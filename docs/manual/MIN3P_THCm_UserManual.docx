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8C140" w14:textId="77777777" w:rsidR="00DB1505" w:rsidRPr="005519D0" w:rsidRDefault="00DB1505" w:rsidP="00DB1505">
      <w:pPr>
        <w:jc w:val="center"/>
        <w:rPr>
          <w:vertAlign w:val="superscript"/>
        </w:rPr>
      </w:pPr>
    </w:p>
    <w:p w14:paraId="7DAA798E" w14:textId="77777777" w:rsidR="00DB1505" w:rsidRPr="00ED3698" w:rsidRDefault="00DB1505" w:rsidP="00DB1505">
      <w:pPr>
        <w:jc w:val="center"/>
        <w:rPr>
          <w:b/>
          <w:sz w:val="36"/>
        </w:rPr>
      </w:pPr>
    </w:p>
    <w:p w14:paraId="10063D77" w14:textId="77777777" w:rsidR="00DB1505" w:rsidRDefault="00DB1505" w:rsidP="00DB1505">
      <w:pPr>
        <w:jc w:val="center"/>
        <w:rPr>
          <w:b/>
          <w:sz w:val="40"/>
          <w:lang w:val="da-DK"/>
        </w:rPr>
      </w:pPr>
      <w:r w:rsidRPr="00ED3698">
        <w:rPr>
          <w:b/>
          <w:sz w:val="40"/>
          <w:lang w:val="da-DK"/>
        </w:rPr>
        <w:t>MIN3P-</w:t>
      </w:r>
      <w:r>
        <w:rPr>
          <w:b/>
          <w:sz w:val="40"/>
          <w:lang w:val="da-DK"/>
        </w:rPr>
        <w:t>THCm</w:t>
      </w:r>
    </w:p>
    <w:p w14:paraId="5A70C1E4" w14:textId="77777777" w:rsidR="00DB1505" w:rsidRPr="00070CF6" w:rsidRDefault="00DB1505" w:rsidP="00DB1505">
      <w:pPr>
        <w:jc w:val="center"/>
        <w:rPr>
          <w:sz w:val="40"/>
          <w:lang w:val="da-DK"/>
        </w:rPr>
      </w:pPr>
      <w:r>
        <w:rPr>
          <w:b/>
          <w:sz w:val="40"/>
          <w:lang w:val="da-DK"/>
        </w:rPr>
        <w:t xml:space="preserve"> </w:t>
      </w:r>
      <w:r w:rsidRPr="00070CF6">
        <w:rPr>
          <w:rFonts w:hint="eastAsia"/>
          <w:sz w:val="40"/>
          <w:lang w:val="da-DK"/>
        </w:rPr>
        <w:t>A Three-dimensional Numerical Model for</w:t>
      </w:r>
      <w:r>
        <w:rPr>
          <w:sz w:val="40"/>
          <w:lang w:val="da-DK"/>
        </w:rPr>
        <w:t xml:space="preserve"> </w:t>
      </w:r>
      <w:r w:rsidRPr="00070CF6">
        <w:rPr>
          <w:rFonts w:hint="eastAsia"/>
          <w:sz w:val="40"/>
          <w:lang w:val="da-DK"/>
        </w:rPr>
        <w:t xml:space="preserve">Multicomponent Reactive Transport in </w:t>
      </w:r>
      <w:r>
        <w:rPr>
          <w:sz w:val="40"/>
          <w:lang w:val="da-DK"/>
        </w:rPr>
        <w:t>Variably S</w:t>
      </w:r>
      <w:r w:rsidRPr="00070CF6">
        <w:rPr>
          <w:rFonts w:hint="eastAsia"/>
          <w:sz w:val="40"/>
          <w:lang w:val="da-DK"/>
        </w:rPr>
        <w:t>aturated Porous Media</w:t>
      </w:r>
    </w:p>
    <w:p w14:paraId="32CB227E" w14:textId="0C033BAF" w:rsidR="00DB1505" w:rsidRPr="00ED3698" w:rsidRDefault="00DB1505" w:rsidP="00DB1505">
      <w:pPr>
        <w:jc w:val="center"/>
        <w:rPr>
          <w:b/>
          <w:sz w:val="36"/>
          <w:lang w:val="da-DK"/>
        </w:rPr>
      </w:pPr>
      <w:r>
        <w:rPr>
          <w:b/>
          <w:sz w:val="40"/>
          <w:lang w:val="da-DK"/>
        </w:rPr>
        <w:t xml:space="preserve">User </w:t>
      </w:r>
      <w:r w:rsidR="00A37275">
        <w:rPr>
          <w:b/>
          <w:sz w:val="40"/>
          <w:lang w:val="da-DK"/>
        </w:rPr>
        <w:t>Manual</w:t>
      </w:r>
    </w:p>
    <w:p w14:paraId="35F70D5F" w14:textId="6CF87E5F" w:rsidR="00DB1505" w:rsidRPr="00ED3698" w:rsidRDefault="00C625D3" w:rsidP="00DB1505">
      <w:pPr>
        <w:jc w:val="center"/>
        <w:rPr>
          <w:b/>
          <w:sz w:val="40"/>
        </w:rPr>
      </w:pPr>
      <w:r>
        <w:rPr>
          <w:b/>
          <w:sz w:val="40"/>
        </w:rPr>
        <w:t>(Draft)</w:t>
      </w:r>
    </w:p>
    <w:p w14:paraId="61C8C7EE" w14:textId="77777777" w:rsidR="00DB1505" w:rsidRPr="00ED3698" w:rsidRDefault="00DB1505" w:rsidP="00DB1505">
      <w:pPr>
        <w:jc w:val="center"/>
        <w:rPr>
          <w:b/>
          <w:sz w:val="36"/>
          <w:lang w:val="da-DK"/>
        </w:rPr>
      </w:pPr>
    </w:p>
    <w:p w14:paraId="6EAAEE2B" w14:textId="77777777" w:rsidR="00DB1505" w:rsidRPr="00ED3698" w:rsidRDefault="00DB1505" w:rsidP="00DB1505">
      <w:pPr>
        <w:jc w:val="center"/>
        <w:rPr>
          <w:b/>
          <w:sz w:val="36"/>
          <w:lang w:val="da-DK"/>
        </w:rPr>
      </w:pPr>
    </w:p>
    <w:p w14:paraId="2E7FD95D" w14:textId="77777777" w:rsidR="00DB1505" w:rsidRPr="007C439D" w:rsidRDefault="00DB1505" w:rsidP="00DB1505">
      <w:pPr>
        <w:jc w:val="center"/>
        <w:rPr>
          <w:b/>
          <w:sz w:val="32"/>
          <w:lang w:val="en-US"/>
        </w:rPr>
      </w:pPr>
    </w:p>
    <w:p w14:paraId="79C2946E" w14:textId="77777777" w:rsidR="00DB1505" w:rsidRPr="00ED3698" w:rsidRDefault="00DB1505" w:rsidP="00DB1505">
      <w:pPr>
        <w:jc w:val="center"/>
        <w:rPr>
          <w:b/>
          <w:sz w:val="32"/>
          <w:lang w:val="da-DK"/>
        </w:rPr>
      </w:pPr>
    </w:p>
    <w:p w14:paraId="38C54363" w14:textId="77777777" w:rsidR="00DB1505" w:rsidRPr="00ED3698" w:rsidRDefault="00DB1505" w:rsidP="00DB1505">
      <w:pPr>
        <w:jc w:val="center"/>
        <w:rPr>
          <w:b/>
          <w:sz w:val="32"/>
          <w:lang w:val="da-DK"/>
        </w:rPr>
      </w:pPr>
      <w:r w:rsidRPr="00ED3698">
        <w:rPr>
          <w:b/>
          <w:sz w:val="32"/>
          <w:lang w:val="da-DK"/>
        </w:rPr>
        <w:t>K. U</w:t>
      </w:r>
      <w:r>
        <w:rPr>
          <w:b/>
          <w:sz w:val="32"/>
          <w:lang w:val="da-DK"/>
        </w:rPr>
        <w:t>lrich</w:t>
      </w:r>
      <w:r w:rsidRPr="00ED3698">
        <w:rPr>
          <w:b/>
          <w:sz w:val="32"/>
          <w:lang w:val="da-DK"/>
        </w:rPr>
        <w:t xml:space="preserve"> Mayer</w:t>
      </w:r>
      <w:r>
        <w:rPr>
          <w:b/>
          <w:sz w:val="32"/>
          <w:lang w:val="da-DK"/>
        </w:rPr>
        <w:t>, Mingliang Xie and Danyang Su</w:t>
      </w:r>
    </w:p>
    <w:p w14:paraId="02B6F786" w14:textId="77777777" w:rsidR="00DB1505" w:rsidRPr="00F016B1" w:rsidRDefault="00DB1505" w:rsidP="00DB1505">
      <w:pPr>
        <w:jc w:val="center"/>
        <w:rPr>
          <w:b/>
          <w:sz w:val="28"/>
          <w:szCs w:val="28"/>
        </w:rPr>
      </w:pPr>
      <w:r w:rsidRPr="00F016B1">
        <w:rPr>
          <w:b/>
          <w:sz w:val="28"/>
          <w:szCs w:val="28"/>
        </w:rPr>
        <w:t>University of British Columbia</w:t>
      </w:r>
    </w:p>
    <w:p w14:paraId="404278E4" w14:textId="77777777" w:rsidR="00DB1505" w:rsidRPr="00F016B1" w:rsidRDefault="00DB1505" w:rsidP="00DB1505">
      <w:pPr>
        <w:jc w:val="center"/>
        <w:rPr>
          <w:b/>
          <w:sz w:val="28"/>
          <w:szCs w:val="28"/>
        </w:rPr>
      </w:pPr>
      <w:r w:rsidRPr="00F016B1">
        <w:rPr>
          <w:b/>
          <w:sz w:val="28"/>
          <w:szCs w:val="28"/>
        </w:rPr>
        <w:t>Department of Earth, Ocean and Atmospheric Sciences</w:t>
      </w:r>
    </w:p>
    <w:p w14:paraId="512498EC" w14:textId="77777777" w:rsidR="00DB1505" w:rsidRPr="007C439D" w:rsidRDefault="00DB1505" w:rsidP="00DB1505">
      <w:pPr>
        <w:jc w:val="center"/>
        <w:rPr>
          <w:b/>
          <w:sz w:val="28"/>
          <w:szCs w:val="28"/>
          <w:lang w:val="en-US"/>
        </w:rPr>
      </w:pPr>
      <w:r w:rsidRPr="007C439D">
        <w:rPr>
          <w:b/>
          <w:sz w:val="28"/>
          <w:szCs w:val="28"/>
          <w:lang w:val="en-US"/>
        </w:rPr>
        <w:t>Vancouver, BC, Canada V5T 2M1</w:t>
      </w:r>
    </w:p>
    <w:p w14:paraId="040B7B44" w14:textId="77777777" w:rsidR="00DB1505" w:rsidRPr="007C439D" w:rsidRDefault="00DB1505" w:rsidP="00DB1505">
      <w:pPr>
        <w:jc w:val="center"/>
        <w:rPr>
          <w:b/>
          <w:sz w:val="32"/>
          <w:lang w:val="en-US"/>
        </w:rPr>
      </w:pPr>
    </w:p>
    <w:p w14:paraId="478497E6" w14:textId="77777777" w:rsidR="00DB1505" w:rsidRPr="007C439D" w:rsidRDefault="00DB1505" w:rsidP="00DB1505">
      <w:pPr>
        <w:jc w:val="center"/>
        <w:rPr>
          <w:b/>
          <w:sz w:val="36"/>
          <w:lang w:val="en-US"/>
        </w:rPr>
      </w:pPr>
    </w:p>
    <w:p w14:paraId="44C4353C" w14:textId="77777777" w:rsidR="00DB1505" w:rsidRPr="007C439D" w:rsidRDefault="00DB1505" w:rsidP="00DB1505">
      <w:pPr>
        <w:jc w:val="center"/>
        <w:rPr>
          <w:b/>
          <w:sz w:val="32"/>
          <w:lang w:val="en-US"/>
        </w:rPr>
      </w:pPr>
      <w:r w:rsidRPr="00F016B1">
        <w:rPr>
          <w:b/>
          <w:sz w:val="32"/>
        </w:rPr>
        <w:t>Kerry MacQuarrie</w:t>
      </w:r>
    </w:p>
    <w:p w14:paraId="363B211B" w14:textId="77777777" w:rsidR="00DB1505" w:rsidRPr="00F016B1" w:rsidRDefault="00DB1505" w:rsidP="00DB1505">
      <w:pPr>
        <w:jc w:val="center"/>
        <w:rPr>
          <w:b/>
          <w:sz w:val="28"/>
          <w:szCs w:val="28"/>
        </w:rPr>
      </w:pPr>
      <w:r w:rsidRPr="00F016B1">
        <w:rPr>
          <w:b/>
          <w:sz w:val="28"/>
          <w:szCs w:val="28"/>
        </w:rPr>
        <w:t>University of New Brunswick</w:t>
      </w:r>
    </w:p>
    <w:p w14:paraId="1571C847" w14:textId="77777777" w:rsidR="00DB1505" w:rsidRDefault="00DB1505" w:rsidP="00DB1505">
      <w:pPr>
        <w:jc w:val="center"/>
        <w:rPr>
          <w:b/>
          <w:sz w:val="28"/>
          <w:szCs w:val="28"/>
        </w:rPr>
      </w:pPr>
      <w:r w:rsidRPr="00F016B1">
        <w:rPr>
          <w:b/>
          <w:sz w:val="28"/>
          <w:szCs w:val="28"/>
        </w:rPr>
        <w:t>Department of Civil Engineering</w:t>
      </w:r>
    </w:p>
    <w:p w14:paraId="491CF980" w14:textId="77777777" w:rsidR="00DB1505" w:rsidRPr="00F016B1" w:rsidRDefault="00DB1505" w:rsidP="00DB1505">
      <w:pPr>
        <w:jc w:val="center"/>
        <w:rPr>
          <w:b/>
          <w:sz w:val="28"/>
          <w:szCs w:val="28"/>
        </w:rPr>
      </w:pPr>
      <w:r w:rsidRPr="00A22B77">
        <w:rPr>
          <w:b/>
          <w:sz w:val="28"/>
          <w:szCs w:val="28"/>
        </w:rPr>
        <w:t>Fredericton, N.B., Canada E3B 5A3</w:t>
      </w:r>
    </w:p>
    <w:p w14:paraId="779C75B1" w14:textId="77777777" w:rsidR="00DB1505" w:rsidRPr="00BC20B7" w:rsidRDefault="00DB1505" w:rsidP="00DB1505">
      <w:pPr>
        <w:jc w:val="center"/>
        <w:rPr>
          <w:b/>
          <w:sz w:val="32"/>
        </w:rPr>
      </w:pPr>
    </w:p>
    <w:p w14:paraId="485C1178" w14:textId="599FCB0E" w:rsidR="00DB1505" w:rsidRPr="007C439D" w:rsidRDefault="00147CDC" w:rsidP="00DB1505">
      <w:pPr>
        <w:jc w:val="center"/>
        <w:rPr>
          <w:b/>
          <w:sz w:val="32"/>
          <w:lang w:val="en-US"/>
        </w:rPr>
      </w:pPr>
      <w:r>
        <w:rPr>
          <w:b/>
          <w:sz w:val="32"/>
        </w:rPr>
        <w:t>July</w:t>
      </w:r>
      <w:r w:rsidR="005A6CCC" w:rsidRPr="007C439D">
        <w:rPr>
          <w:b/>
          <w:sz w:val="32"/>
          <w:lang w:val="en-US"/>
        </w:rPr>
        <w:t xml:space="preserve"> </w:t>
      </w:r>
      <w:r w:rsidR="00DB1505" w:rsidRPr="007C439D">
        <w:rPr>
          <w:b/>
          <w:sz w:val="32"/>
          <w:lang w:val="en-US"/>
        </w:rPr>
        <w:t>201</w:t>
      </w:r>
      <w:r w:rsidR="005A6CCC">
        <w:rPr>
          <w:b/>
          <w:sz w:val="32"/>
          <w:lang w:val="en-US"/>
        </w:rPr>
        <w:t>9</w:t>
      </w:r>
    </w:p>
    <w:p w14:paraId="0F170057" w14:textId="77777777" w:rsidR="00DB1505" w:rsidRPr="005519D0" w:rsidRDefault="00DB1505" w:rsidP="00DB1505">
      <w:pPr>
        <w:jc w:val="center"/>
        <w:rPr>
          <w:vertAlign w:val="superscript"/>
        </w:rPr>
      </w:pPr>
    </w:p>
    <w:p w14:paraId="0074B19F" w14:textId="77777777" w:rsidR="00DB1505" w:rsidRDefault="00DB1505" w:rsidP="00DB1505">
      <w:pPr>
        <w:widowControl/>
        <w:spacing w:before="0" w:after="0"/>
        <w:jc w:val="left"/>
      </w:pPr>
      <w:r>
        <w:br w:type="page"/>
      </w:r>
    </w:p>
    <w:p w14:paraId="17CED417" w14:textId="77777777" w:rsidR="00DB1505" w:rsidRPr="00ED3698" w:rsidRDefault="00DB1505" w:rsidP="00DB1505"/>
    <w:p w14:paraId="74AB3A17" w14:textId="77777777" w:rsidR="00DB1505" w:rsidRDefault="00DB1505" w:rsidP="00DB1505">
      <w:pPr>
        <w:rPr>
          <w:lang w:val="da-DK"/>
        </w:rPr>
      </w:pPr>
      <w:r>
        <w:rPr>
          <w:lang w:val="da-DK"/>
        </w:rPr>
        <w:t xml:space="preserve">MIN3P-THCm </w:t>
      </w:r>
    </w:p>
    <w:p w14:paraId="67E0717D" w14:textId="77777777" w:rsidR="00DB1505" w:rsidRPr="00070CF6" w:rsidRDefault="00DB1505" w:rsidP="00DB1505">
      <w:pPr>
        <w:rPr>
          <w:lang w:val="da-DK"/>
        </w:rPr>
      </w:pPr>
      <w:r w:rsidRPr="00070CF6">
        <w:rPr>
          <w:rFonts w:hint="eastAsia"/>
          <w:lang w:val="da-DK"/>
        </w:rPr>
        <w:t>A Three-dimensional Numerical Model for</w:t>
      </w:r>
      <w:r>
        <w:rPr>
          <w:lang w:val="da-DK"/>
        </w:rPr>
        <w:t xml:space="preserve"> </w:t>
      </w:r>
      <w:r w:rsidRPr="00070CF6">
        <w:rPr>
          <w:rFonts w:hint="eastAsia"/>
          <w:lang w:val="da-DK"/>
        </w:rPr>
        <w:t xml:space="preserve">Multicomponent Reactive Transport in </w:t>
      </w:r>
      <w:r>
        <w:rPr>
          <w:lang w:val="da-DK"/>
        </w:rPr>
        <w:t>Variably S</w:t>
      </w:r>
      <w:r w:rsidRPr="00070CF6">
        <w:rPr>
          <w:rFonts w:hint="eastAsia"/>
          <w:lang w:val="da-DK"/>
        </w:rPr>
        <w:t>aturated Porous Media</w:t>
      </w:r>
    </w:p>
    <w:p w14:paraId="286EA4A6" w14:textId="77777777" w:rsidR="00DB1505" w:rsidRPr="00ED3698" w:rsidRDefault="00DB1505" w:rsidP="00DB1505">
      <w:pPr>
        <w:rPr>
          <w:sz w:val="36"/>
          <w:lang w:val="da-DK"/>
        </w:rPr>
      </w:pPr>
      <w:r>
        <w:rPr>
          <w:lang w:val="da-DK"/>
        </w:rPr>
        <w:t>User Guide</w:t>
      </w:r>
    </w:p>
    <w:p w14:paraId="37AF3EC9" w14:textId="77777777" w:rsidR="00DB1505" w:rsidRPr="00ED3698" w:rsidRDefault="00DB1505" w:rsidP="00DB1505"/>
    <w:p w14:paraId="59086DA0" w14:textId="77777777" w:rsidR="00DB1505" w:rsidRPr="00ED3698" w:rsidRDefault="00DB1505" w:rsidP="00DB1505">
      <w:pPr>
        <w:rPr>
          <w:lang w:val="da-DK"/>
        </w:rPr>
      </w:pPr>
    </w:p>
    <w:p w14:paraId="33626D57" w14:textId="77777777" w:rsidR="00DB1505" w:rsidRPr="00ED3698" w:rsidRDefault="00DB1505" w:rsidP="00DB1505">
      <w:pPr>
        <w:rPr>
          <w:lang w:val="da-DK"/>
        </w:rPr>
      </w:pPr>
    </w:p>
    <w:p w14:paraId="620970C1" w14:textId="77777777" w:rsidR="00DB1505" w:rsidRPr="007C439D" w:rsidRDefault="00DB1505" w:rsidP="00DB1505">
      <w:pPr>
        <w:rPr>
          <w:lang w:val="en-US"/>
        </w:rPr>
      </w:pPr>
    </w:p>
    <w:p w14:paraId="1F378743" w14:textId="77777777" w:rsidR="00DB1505" w:rsidRPr="00ED3698" w:rsidRDefault="00DB1505" w:rsidP="00DB1505">
      <w:pPr>
        <w:rPr>
          <w:lang w:val="da-DK"/>
        </w:rPr>
      </w:pPr>
    </w:p>
    <w:p w14:paraId="304CE571" w14:textId="77777777" w:rsidR="00DB1505" w:rsidRPr="00ED3698" w:rsidRDefault="00DB1505" w:rsidP="00DB1505">
      <w:pPr>
        <w:rPr>
          <w:lang w:val="da-DK"/>
        </w:rPr>
      </w:pPr>
      <w:r w:rsidRPr="00ED3698">
        <w:rPr>
          <w:lang w:val="da-DK"/>
        </w:rPr>
        <w:t>K. U</w:t>
      </w:r>
      <w:r>
        <w:rPr>
          <w:lang w:val="da-DK"/>
        </w:rPr>
        <w:t>lrich</w:t>
      </w:r>
      <w:r w:rsidRPr="00ED3698">
        <w:rPr>
          <w:lang w:val="da-DK"/>
        </w:rPr>
        <w:t xml:space="preserve"> Mayer</w:t>
      </w:r>
      <w:r>
        <w:rPr>
          <w:lang w:val="da-DK"/>
        </w:rPr>
        <w:t>, Mingliang Xie and Danyang Su</w:t>
      </w:r>
    </w:p>
    <w:p w14:paraId="110ADA33" w14:textId="77777777" w:rsidR="00DB1505" w:rsidRPr="00F016B1" w:rsidRDefault="00DB1505" w:rsidP="00DB1505">
      <w:r w:rsidRPr="00F016B1">
        <w:t>University of British Columbia</w:t>
      </w:r>
    </w:p>
    <w:p w14:paraId="68618834" w14:textId="77777777" w:rsidR="00DB1505" w:rsidRPr="00F016B1" w:rsidRDefault="00DB1505" w:rsidP="00DB1505">
      <w:r w:rsidRPr="00F016B1">
        <w:t>Department of Earth, Ocean and Atmospheric Sciences</w:t>
      </w:r>
    </w:p>
    <w:p w14:paraId="00B31D25" w14:textId="77777777" w:rsidR="00DB1505" w:rsidRPr="007C439D" w:rsidRDefault="00DB1505" w:rsidP="00DB1505">
      <w:pPr>
        <w:rPr>
          <w:lang w:val="en-US"/>
        </w:rPr>
      </w:pPr>
      <w:r w:rsidRPr="007C439D">
        <w:rPr>
          <w:lang w:val="en-US"/>
        </w:rPr>
        <w:t>Vancouver, BC, Canada V5T 2M1</w:t>
      </w:r>
    </w:p>
    <w:p w14:paraId="7271B748" w14:textId="77777777" w:rsidR="00DB1505" w:rsidRPr="007C439D" w:rsidRDefault="00DB1505" w:rsidP="00DB1505">
      <w:pPr>
        <w:rPr>
          <w:lang w:val="en-US"/>
        </w:rPr>
      </w:pPr>
    </w:p>
    <w:p w14:paraId="0F9130C2" w14:textId="77777777" w:rsidR="00DB1505" w:rsidRPr="007C439D" w:rsidRDefault="00DB1505" w:rsidP="00DB1505">
      <w:pPr>
        <w:rPr>
          <w:lang w:val="en-US"/>
        </w:rPr>
      </w:pPr>
    </w:p>
    <w:p w14:paraId="50083B32" w14:textId="77777777" w:rsidR="00DB1505" w:rsidRPr="007C439D" w:rsidRDefault="00DB1505" w:rsidP="00DB1505">
      <w:pPr>
        <w:rPr>
          <w:lang w:val="en-US"/>
        </w:rPr>
      </w:pPr>
      <w:r w:rsidRPr="00F016B1">
        <w:t>Kerry MacQuarrie</w:t>
      </w:r>
    </w:p>
    <w:p w14:paraId="66D3DA42" w14:textId="77777777" w:rsidR="00DB1505" w:rsidRPr="00F016B1" w:rsidRDefault="00DB1505" w:rsidP="00DB1505">
      <w:r w:rsidRPr="00F016B1">
        <w:t>University of New Brunswick</w:t>
      </w:r>
    </w:p>
    <w:p w14:paraId="686901CC" w14:textId="77777777" w:rsidR="00DB1505" w:rsidRDefault="00DB1505" w:rsidP="00DB1505">
      <w:r w:rsidRPr="00F016B1">
        <w:t>Department of Civil Engineering</w:t>
      </w:r>
    </w:p>
    <w:p w14:paraId="1F76D790" w14:textId="77777777" w:rsidR="00DB1505" w:rsidRPr="00F016B1" w:rsidRDefault="00DB1505" w:rsidP="00DB1505">
      <w:r w:rsidRPr="00A22B77">
        <w:t>Fredericton, N.B., Canada E3B 5A3</w:t>
      </w:r>
    </w:p>
    <w:p w14:paraId="2D386ABB" w14:textId="77777777" w:rsidR="00DB1505" w:rsidRPr="00BC20B7" w:rsidRDefault="00DB1505" w:rsidP="00DB1505"/>
    <w:p w14:paraId="68636358" w14:textId="77777777" w:rsidR="00DB1505" w:rsidRPr="007C439D" w:rsidRDefault="00DB1505" w:rsidP="00DB1505">
      <w:pPr>
        <w:rPr>
          <w:lang w:val="en-US"/>
        </w:rPr>
        <w:sectPr w:rsidR="00DB1505" w:rsidRPr="007C439D">
          <w:headerReference w:type="default" r:id="rId8"/>
          <w:footerReference w:type="even" r:id="rId9"/>
          <w:footerReference w:type="first" r:id="rId10"/>
          <w:pgSz w:w="12240" w:h="15840"/>
          <w:pgMar w:top="1440" w:right="1800" w:bottom="1440" w:left="1800" w:header="720" w:footer="720" w:gutter="0"/>
          <w:pgNumType w:chapStyle="2"/>
          <w:cols w:space="720"/>
          <w:titlePg/>
        </w:sectPr>
      </w:pPr>
    </w:p>
    <w:p w14:paraId="47E717E3" w14:textId="77777777" w:rsidR="00DB1505" w:rsidRDefault="00DB1505" w:rsidP="00DB1505"/>
    <w:p w14:paraId="078C2F0B" w14:textId="77777777" w:rsidR="00DB1505" w:rsidRPr="00ED3698" w:rsidRDefault="00DB1505" w:rsidP="00DB1505">
      <w:r w:rsidRPr="00ED3698">
        <w:t>COPYRIGHT NOTICE AND USAGE LIMITATIONS</w:t>
      </w:r>
    </w:p>
    <w:p w14:paraId="27F568BA" w14:textId="77777777" w:rsidR="00DB1505" w:rsidRPr="00ED3698" w:rsidRDefault="00DB1505" w:rsidP="00DB1505"/>
    <w:p w14:paraId="0CBF7619" w14:textId="1F609AB4" w:rsidR="00DB1505" w:rsidRPr="00ED3698" w:rsidRDefault="00DB1505" w:rsidP="00DB1505">
      <w:r w:rsidRPr="00ED3698">
        <w:t xml:space="preserve">All rights are reserved. The </w:t>
      </w:r>
      <w:r>
        <w:t xml:space="preserve">MIN3P-THCm </w:t>
      </w:r>
      <w:r w:rsidRPr="00ED3698">
        <w:t xml:space="preserve">model and </w:t>
      </w:r>
      <w:r w:rsidR="0052475C" w:rsidRPr="00ED3698">
        <w:t>U</w:t>
      </w:r>
      <w:r w:rsidR="0052475C">
        <w:t>ser</w:t>
      </w:r>
      <w:r w:rsidR="0052475C" w:rsidRPr="00ED3698">
        <w:t xml:space="preserve"> </w:t>
      </w:r>
      <w:r w:rsidRPr="00ED3698">
        <w:t xml:space="preserve">Guide are copyright. The documentation, executable, source code, or any part thereof, may not be reproduced, duplicated, translated or distributed in any way without the express written permission of the copyright holder. The </w:t>
      </w:r>
      <w:r>
        <w:t xml:space="preserve">MIN3P-THCm </w:t>
      </w:r>
      <w:r w:rsidRPr="00ED3698">
        <w:t>program must be specifically licensed for inclusion in software distributed in any manner, sold commercially, or used in for-profit research/consulting. Distribution of</w:t>
      </w:r>
      <w:r w:rsidR="0052475C">
        <w:t xml:space="preserve"> the</w:t>
      </w:r>
      <w:r w:rsidRPr="00ED3698">
        <w:t xml:space="preserve"> source code is expressly forbidden.</w:t>
      </w:r>
    </w:p>
    <w:p w14:paraId="28225E59" w14:textId="77777777" w:rsidR="00DB1505" w:rsidRPr="00ED3698" w:rsidRDefault="00DB1505" w:rsidP="00DB1505"/>
    <w:p w14:paraId="498A37D3" w14:textId="77777777" w:rsidR="00DB1505" w:rsidRPr="00ED3698" w:rsidRDefault="00DB1505" w:rsidP="00DB1505"/>
    <w:p w14:paraId="568C7C08" w14:textId="77777777" w:rsidR="00DB1505" w:rsidRPr="00ED3698" w:rsidRDefault="00DB1505" w:rsidP="00DB1505"/>
    <w:p w14:paraId="667F2BB3" w14:textId="77777777" w:rsidR="00DB1505" w:rsidRPr="00ED3698" w:rsidRDefault="00DB1505" w:rsidP="00DB1505">
      <w:r w:rsidRPr="00ED3698">
        <w:t>DISCLAIMER</w:t>
      </w:r>
    </w:p>
    <w:p w14:paraId="37BC6857" w14:textId="77777777" w:rsidR="00DB1505" w:rsidRPr="00ED3698" w:rsidRDefault="00DB1505" w:rsidP="00DB1505"/>
    <w:p w14:paraId="51FBA42D" w14:textId="01BC0D57" w:rsidR="00DB1505" w:rsidRPr="00ED3698" w:rsidRDefault="00DB1505" w:rsidP="00DB1505">
      <w:r w:rsidRPr="00ED3698">
        <w:t xml:space="preserve">Although great care has been taken in preparing </w:t>
      </w:r>
      <w:r>
        <w:t xml:space="preserve">MIN3P-THCm </w:t>
      </w:r>
      <w:r w:rsidRPr="00ED3698">
        <w:t>and its documentation, the author</w:t>
      </w:r>
      <w:r>
        <w:t>s</w:t>
      </w:r>
      <w:r w:rsidRPr="00ED3698">
        <w:t xml:space="preserve"> cannot be held responsible for any errors or omissions. As such, this code is offered </w:t>
      </w:r>
      <w:r w:rsidR="00CE074D">
        <w:t>‘</w:t>
      </w:r>
      <w:r w:rsidRPr="00ED3698">
        <w:t>as is</w:t>
      </w:r>
      <w:r w:rsidR="00A92416">
        <w:t>.</w:t>
      </w:r>
      <w:r w:rsidR="00CE074D">
        <w:t>’</w:t>
      </w:r>
      <w:r w:rsidRPr="00ED3698">
        <w:t xml:space="preserve"> The author</w:t>
      </w:r>
      <w:r>
        <w:t>s</w:t>
      </w:r>
      <w:r w:rsidRPr="00ED3698">
        <w:t xml:space="preserve"> make no warranty of any kind, express or implied. The author</w:t>
      </w:r>
      <w:r>
        <w:t>s</w:t>
      </w:r>
      <w:r w:rsidRPr="00ED3698">
        <w:t xml:space="preserve"> shall not be liable for any damages arising from a failure of this program to operate in the manner desired by the user. The author</w:t>
      </w:r>
      <w:r>
        <w:t>s</w:t>
      </w:r>
      <w:r w:rsidRPr="00ED3698">
        <w:t xml:space="preserve"> shall not be liable for any damage to data or property</w:t>
      </w:r>
      <w:r w:rsidR="00413C88">
        <w:t>,</w:t>
      </w:r>
      <w:r w:rsidRPr="00ED3698">
        <w:t xml:space="preserve"> which may be caused directly or indirectly by use of this program. In no event will the author</w:t>
      </w:r>
      <w:r>
        <w:t>s</w:t>
      </w:r>
      <w:r w:rsidRPr="00ED3698">
        <w:t xml:space="preserve"> be liable for any damages, including, but not limited to, lost profits, lost savings or other incidental or consequential damages arising out of the use, or inability to use, this program. Use, attempted use, and/or installation of this program shall constitute implied acceptance of the above conditions. Authorized users encountering problems with the code, or requiring specific implementations not supported by this version, are encouraged to contact the author</w:t>
      </w:r>
      <w:r>
        <w:t>s</w:t>
      </w:r>
      <w:r w:rsidRPr="00ED3698">
        <w:t xml:space="preserve"> for possible assistance.</w:t>
      </w:r>
    </w:p>
    <w:p w14:paraId="3DD632A2" w14:textId="77777777" w:rsidR="00DB1505" w:rsidRPr="00ED3698" w:rsidRDefault="00DB1505" w:rsidP="00DB1505"/>
    <w:p w14:paraId="5D6133FC" w14:textId="77777777" w:rsidR="00DB1505" w:rsidRPr="00ED3698" w:rsidRDefault="00DB1505" w:rsidP="00DB1505">
      <w:pPr>
        <w:sectPr w:rsidR="00DB1505" w:rsidRPr="00ED3698">
          <w:pgSz w:w="12240" w:h="15840"/>
          <w:pgMar w:top="1440" w:right="1800" w:bottom="1440" w:left="1800" w:header="720" w:footer="720" w:gutter="0"/>
          <w:pgNumType w:chapStyle="2"/>
          <w:cols w:space="720"/>
          <w:titlePg/>
        </w:sectPr>
      </w:pPr>
    </w:p>
    <w:p w14:paraId="75144128" w14:textId="77777777" w:rsidR="00DB1505" w:rsidRDefault="00DB1505" w:rsidP="00DB1505"/>
    <w:p w14:paraId="251489FA" w14:textId="77777777" w:rsidR="00DB1505" w:rsidRPr="00ED3698" w:rsidRDefault="00DB1505" w:rsidP="00DB1505">
      <w:r w:rsidRPr="00ED3698">
        <w:t>ACKNOWLEDGEMENTS</w:t>
      </w:r>
    </w:p>
    <w:p w14:paraId="1FFE0BC5" w14:textId="77777777" w:rsidR="00DB1505" w:rsidRPr="00ED3698" w:rsidRDefault="00DB1505" w:rsidP="00DB1505"/>
    <w:p w14:paraId="70165723" w14:textId="77777777" w:rsidR="00DB1505" w:rsidRPr="00ED3698" w:rsidRDefault="00DB1505" w:rsidP="00DB1505"/>
    <w:p w14:paraId="0A015537" w14:textId="6DDEC600" w:rsidR="00DB1505" w:rsidRPr="00ED3698" w:rsidRDefault="00DB1505" w:rsidP="00DB1505">
      <w:pPr>
        <w:sectPr w:rsidR="00DB1505" w:rsidRPr="00ED3698">
          <w:pgSz w:w="12240" w:h="15840"/>
          <w:pgMar w:top="1440" w:right="1800" w:bottom="1440" w:left="1800" w:header="720" w:footer="720" w:gutter="0"/>
          <w:pgNumType w:chapStyle="2"/>
          <w:cols w:space="720"/>
          <w:titlePg/>
        </w:sectPr>
      </w:pPr>
      <w:r w:rsidRPr="00ED3698">
        <w:t xml:space="preserve">The </w:t>
      </w:r>
      <w:commentRangeStart w:id="0"/>
      <w:commentRangeStart w:id="1"/>
      <w:r w:rsidR="00413C88" w:rsidRPr="00ED3698">
        <w:t>autho</w:t>
      </w:r>
      <w:r w:rsidR="00413C88">
        <w:t>rs</w:t>
      </w:r>
      <w:r w:rsidR="00413C88" w:rsidRPr="00ED3698">
        <w:t xml:space="preserve"> </w:t>
      </w:r>
      <w:commentRangeEnd w:id="0"/>
      <w:r w:rsidR="00413C88">
        <w:rPr>
          <w:rStyle w:val="CommentReference"/>
        </w:rPr>
        <w:commentReference w:id="0"/>
      </w:r>
      <w:commentRangeEnd w:id="1"/>
      <w:r w:rsidR="00376165">
        <w:rPr>
          <w:rStyle w:val="CommentReference"/>
        </w:rPr>
        <w:commentReference w:id="1"/>
      </w:r>
      <w:r w:rsidRPr="00ED3698">
        <w:t>would like to thank Shawn G. Benner (</w:t>
      </w:r>
      <w:r w:rsidRPr="0075340C">
        <w:rPr>
          <w:noProof/>
        </w:rPr>
        <w:t>University</w:t>
      </w:r>
      <w:r w:rsidRPr="00ED3698">
        <w:t xml:space="preserve"> of Waterloo, now at Idaho State University</w:t>
      </w:r>
      <w:r>
        <w:t>, Boise, ID</w:t>
      </w:r>
      <w:r w:rsidRPr="00ED3698">
        <w:t>)</w:t>
      </w:r>
      <w:r>
        <w:t>,</w:t>
      </w:r>
      <w:r w:rsidRPr="00ED3698">
        <w:t xml:space="preserve"> Frederic Gerard </w:t>
      </w:r>
      <w:r>
        <w:t>(</w:t>
      </w:r>
      <w:r w:rsidRPr="00ED3698">
        <w:t>Eco&amp;Sols, UMR1222, INRA/IRD</w:t>
      </w:r>
      <w:r w:rsidRPr="00BC20B7">
        <w:t>/SupAgro</w:t>
      </w:r>
      <w:r>
        <w:t xml:space="preserve">, Montpellier, France), </w:t>
      </w:r>
      <w:r w:rsidR="00BF253F">
        <w:t xml:space="preserve">Céline Blitz Frayret (Eco&amp;Sols, UMR1222, CIRAD, Montpellier, france), </w:t>
      </w:r>
      <w:r w:rsidRPr="00F016B1">
        <w:t>Sergio Andres Bea</w:t>
      </w:r>
      <w:r>
        <w:t xml:space="preserve"> (UBC, now at </w:t>
      </w:r>
      <w:r>
        <w:rPr>
          <w:lang w:eastAsia="en-CA"/>
        </w:rPr>
        <w:t>CONICET, IHLLA-Large Plains Hydrology Institute, Buenos Aires, Argentina</w:t>
      </w:r>
      <w:r>
        <w:t>)</w:t>
      </w:r>
      <w:r w:rsidRPr="00F016B1">
        <w:t>, Tom Henderson</w:t>
      </w:r>
      <w:r>
        <w:t xml:space="preserve"> (UBC, now at Montana Department of Environmental Quality, Helena, MT)</w:t>
      </w:r>
      <w:r w:rsidRPr="00F016B1">
        <w:t>,</w:t>
      </w:r>
      <w:r>
        <w:t xml:space="preserve"> Richard Amos (</w:t>
      </w:r>
      <w:r w:rsidR="00E7179A">
        <w:t>Carleton</w:t>
      </w:r>
      <w:r>
        <w:t xml:space="preserve"> University)</w:t>
      </w:r>
      <w:r w:rsidRPr="00F016B1">
        <w:t xml:space="preserve"> </w:t>
      </w:r>
      <w:r>
        <w:t xml:space="preserve">and </w:t>
      </w:r>
      <w:r w:rsidRPr="006B48C2">
        <w:rPr>
          <w:rFonts w:ascii="Times" w:hAnsi="Times"/>
        </w:rPr>
        <w:t>Anna Harrison</w:t>
      </w:r>
      <w:r>
        <w:rPr>
          <w:rFonts w:ascii="Times" w:hAnsi="Times"/>
        </w:rPr>
        <w:t xml:space="preserve"> (UBC)</w:t>
      </w:r>
      <w:r w:rsidRPr="00F016B1">
        <w:t xml:space="preserve"> </w:t>
      </w:r>
      <w:r w:rsidRPr="00ED3698">
        <w:t xml:space="preserve">for their contributions to </w:t>
      </w:r>
      <w:r>
        <w:t xml:space="preserve">earlier versions of this </w:t>
      </w:r>
      <w:r w:rsidR="00413C88" w:rsidRPr="00ED3698">
        <w:t>Use</w:t>
      </w:r>
      <w:r w:rsidR="00413C88">
        <w:t>r</w:t>
      </w:r>
      <w:r w:rsidR="00413C88" w:rsidRPr="00ED3698">
        <w:t xml:space="preserve"> </w:t>
      </w:r>
      <w:r w:rsidR="00596A17">
        <w:t>Manual</w:t>
      </w:r>
      <w:r w:rsidRPr="00ED3698">
        <w:t>.</w:t>
      </w:r>
    </w:p>
    <w:p w14:paraId="702ECFD5" w14:textId="77777777" w:rsidR="00DB1505" w:rsidRPr="00ED3698" w:rsidRDefault="00DB1505" w:rsidP="00DB1505">
      <w:r>
        <w:rPr>
          <w:rFonts w:hint="eastAsia"/>
        </w:rPr>
        <w:lastRenderedPageBreak/>
        <w:t>ABSTRACT</w:t>
      </w:r>
    </w:p>
    <w:p w14:paraId="4EE808B4" w14:textId="77777777" w:rsidR="00DB1505" w:rsidRDefault="00DB1505" w:rsidP="00DB1505"/>
    <w:p w14:paraId="36A2B1A4" w14:textId="4787BD89" w:rsidR="00DB1505" w:rsidRPr="00ED3698" w:rsidRDefault="00DB1505" w:rsidP="00DB1505">
      <w:r w:rsidRPr="00ED3698">
        <w:t xml:space="preserve">The </w:t>
      </w:r>
      <w:r>
        <w:t>MIN3P-THCm</w:t>
      </w:r>
      <w:r w:rsidRPr="00ED3698">
        <w:t xml:space="preserve"> code </w:t>
      </w:r>
      <w:r w:rsidR="00786FF9">
        <w:t>was</w:t>
      </w:r>
      <w:r w:rsidR="00786FF9" w:rsidRPr="00ED3698">
        <w:t xml:space="preserve"> </w:t>
      </w:r>
      <w:r w:rsidRPr="00ED3698">
        <w:t xml:space="preserve">developed as a multicomponent reactive transport model for </w:t>
      </w:r>
      <w:r w:rsidR="00EB176D">
        <w:t xml:space="preserve">variably </w:t>
      </w:r>
      <w:r>
        <w:t xml:space="preserve">saturated </w:t>
      </w:r>
      <w:r w:rsidRPr="00ED3698">
        <w:t xml:space="preserve">porous media in one, two or three spatial dimensions with the extension of heat transport, </w:t>
      </w:r>
      <w:r>
        <w:t xml:space="preserve">density-dependent flow, </w:t>
      </w:r>
      <w:r w:rsidR="00413C88" w:rsidRPr="00ED3698">
        <w:t>one</w:t>
      </w:r>
      <w:r w:rsidR="00413C88">
        <w:t>-</w:t>
      </w:r>
      <w:r w:rsidR="00413C88" w:rsidRPr="00ED3698">
        <w:t xml:space="preserve">dimensional </w:t>
      </w:r>
      <w:r>
        <w:rPr>
          <w:rFonts w:hint="eastAsia"/>
        </w:rPr>
        <w:t>hydr</w:t>
      </w:r>
      <w:r>
        <w:t>o</w:t>
      </w:r>
      <w:r>
        <w:rPr>
          <w:rFonts w:hint="eastAsia"/>
        </w:rPr>
        <w:t>mechanical coupling</w:t>
      </w:r>
      <w:r w:rsidRPr="00ED3698">
        <w:t xml:space="preserve">, multicomponent diffusion and reactive transport in highly saline </w:t>
      </w:r>
      <w:r w:rsidR="00413C88" w:rsidRPr="00ED3698">
        <w:t>solutio</w:t>
      </w:r>
      <w:r w:rsidR="00413C88">
        <w:t>ns</w:t>
      </w:r>
      <w:r w:rsidRPr="00ED3698">
        <w:t xml:space="preserve">. Advective-dispersive transport in the aqueous phase, as well as diffusive gas </w:t>
      </w:r>
      <w:r w:rsidRPr="0075340C">
        <w:rPr>
          <w:noProof/>
        </w:rPr>
        <w:t>transport</w:t>
      </w:r>
      <w:r w:rsidR="00FC2059">
        <w:rPr>
          <w:noProof/>
        </w:rPr>
        <w:t xml:space="preserve">, </w:t>
      </w:r>
      <w:r w:rsidRPr="00ED3698">
        <w:t xml:space="preserve">can be considered. Darcy velocities are calculated internally using a </w:t>
      </w:r>
      <w:r w:rsidR="00EB176D" w:rsidRPr="0075340C">
        <w:rPr>
          <w:noProof/>
        </w:rPr>
        <w:t>variably</w:t>
      </w:r>
      <w:r w:rsidR="00FC2059">
        <w:rPr>
          <w:noProof/>
        </w:rPr>
        <w:t xml:space="preserve"> </w:t>
      </w:r>
      <w:r w:rsidRPr="0075340C">
        <w:rPr>
          <w:noProof/>
        </w:rPr>
        <w:t>saturated</w:t>
      </w:r>
      <w:r w:rsidRPr="00ED3698">
        <w:t xml:space="preserve"> flow module.</w:t>
      </w:r>
      <w:r w:rsidR="00D23513">
        <w:t xml:space="preserve"> The governing equations are discretized using a locally mass conservative finite volume method.</w:t>
      </w:r>
      <w:r w:rsidRPr="00ED3698">
        <w:t xml:space="preserve"> The model formulation</w:t>
      </w:r>
      <w:r>
        <w:rPr>
          <w:rFonts w:hint="eastAsia"/>
        </w:rPr>
        <w:t xml:space="preserve"> for reactive transport</w:t>
      </w:r>
      <w:r w:rsidRPr="00ED3698">
        <w:t xml:space="preserve"> is based on the global implicit solution approach, which considers reaction and transport processes simultaneously. This formulation enforces a global mass balance between solid, surface, dissolved and gaseous species</w:t>
      </w:r>
      <w:r w:rsidR="00786FF9">
        <w:t>,</w:t>
      </w:r>
      <w:r w:rsidRPr="00ED3698">
        <w:t xml:space="preserve"> </w:t>
      </w:r>
      <w:r w:rsidR="00786FF9">
        <w:t>facilitating</w:t>
      </w:r>
      <w:r w:rsidRPr="00ED3698">
        <w:t xml:space="preserve"> the investigation of the interactions </w:t>
      </w:r>
      <w:r w:rsidR="00786FF9">
        <w:t>between</w:t>
      </w:r>
      <w:r w:rsidR="00786FF9" w:rsidRPr="00ED3698">
        <w:t xml:space="preserve"> </w:t>
      </w:r>
      <w:r w:rsidRPr="00ED3698">
        <w:t xml:space="preserve">reaction and transport processes. The model can also be used as a batch model for equilibrium speciation problems, kinetic batch problems or for </w:t>
      </w:r>
      <w:r w:rsidR="006264BB">
        <w:t>generating</w:t>
      </w:r>
      <w:r w:rsidRPr="00ED3698">
        <w:t xml:space="preserve"> </w:t>
      </w:r>
      <w:r w:rsidRPr="0075340C">
        <w:rPr>
          <w:noProof/>
        </w:rPr>
        <w:t>pC</w:t>
      </w:r>
      <w:r w:rsidRPr="00ED3698">
        <w:t>-pH-diagrams.</w:t>
      </w:r>
    </w:p>
    <w:p w14:paraId="1A85A8A9" w14:textId="3C99F1A5" w:rsidR="00DB1505" w:rsidRDefault="00DB1505" w:rsidP="00DB1505">
      <w:r>
        <w:t>MIN3P-THCm</w:t>
      </w:r>
      <w:r w:rsidRPr="00ED3698">
        <w:t xml:space="preserve"> is characterized by a high degree of flexibility </w:t>
      </w:r>
      <w:r w:rsidR="006264BB">
        <w:t>concerning</w:t>
      </w:r>
      <w:r w:rsidRPr="00ED3698">
        <w:t xml:space="preserve"> the definition of the geochemical reaction network to facilitate the </w:t>
      </w:r>
      <w:r w:rsidR="006264BB">
        <w:t xml:space="preserve">model’s </w:t>
      </w:r>
      <w:r w:rsidRPr="00ED3698">
        <w:t xml:space="preserve">application to a wide range of hydrogeological and geochemical problems. </w:t>
      </w:r>
      <w:r w:rsidR="006264BB">
        <w:t>The c</w:t>
      </w:r>
      <w:r w:rsidR="006264BB" w:rsidRPr="00ED3698">
        <w:t xml:space="preserve">hemical </w:t>
      </w:r>
      <w:r w:rsidRPr="00ED3698">
        <w:t xml:space="preserve">processes included are homogeneous reactions in the aqueous phase, such as complexation and oxidation-reduction reactions, as well as heterogeneous reactions, such as ion exchange, surface complexation, mineral dissolution-precipitation and gas exchange reactions. Reactions within the aqueous phase and dissolution-precipitation reactions can be considered as equilibrium or </w:t>
      </w:r>
      <w:r w:rsidR="00EB176D" w:rsidRPr="00ED3698">
        <w:t>kineticall</w:t>
      </w:r>
      <w:r w:rsidR="00EB176D">
        <w:t xml:space="preserve">y </w:t>
      </w:r>
      <w:r w:rsidRPr="00ED3698">
        <w:t>controlled processes.</w:t>
      </w:r>
    </w:p>
    <w:p w14:paraId="7919E1CC" w14:textId="1BCF4265" w:rsidR="00DB1505" w:rsidRDefault="00DB1505" w:rsidP="00DB1505">
      <w:r w:rsidRPr="00ED3698">
        <w:t xml:space="preserve">A new, general framework for </w:t>
      </w:r>
      <w:r w:rsidR="00EB176D" w:rsidRPr="00ED3698">
        <w:t>kineticall</w:t>
      </w:r>
      <w:r w:rsidR="00EB176D">
        <w:t xml:space="preserve">y </w:t>
      </w:r>
      <w:r w:rsidRPr="00ED3698">
        <w:t xml:space="preserve">controlled intra-aqueous and mineral dissolution-precipitation reactions was developed. All </w:t>
      </w:r>
      <w:r w:rsidR="00EB176D" w:rsidRPr="00ED3698">
        <w:t>kineticall</w:t>
      </w:r>
      <w:r w:rsidR="00EB176D">
        <w:t xml:space="preserve">y </w:t>
      </w:r>
      <w:r w:rsidRPr="00ED3698">
        <w:t xml:space="preserve">controlled reactions can be described as reversible or irreversible reaction processes. Different reaction mechanisms for dissolution-precipitation reactions are considered, which can be subdivided into </w:t>
      </w:r>
      <w:r w:rsidRPr="0075340C">
        <w:rPr>
          <w:noProof/>
        </w:rPr>
        <w:t>surface</w:t>
      </w:r>
      <w:r w:rsidRPr="00ED3698">
        <w:t xml:space="preserve">- and transport-controlled reactions. This approach allows </w:t>
      </w:r>
      <w:r w:rsidR="006264BB">
        <w:t>for considering</w:t>
      </w:r>
      <w:r w:rsidRPr="00ED3698">
        <w:t xml:space="preserve"> </w:t>
      </w:r>
      <w:r w:rsidR="006264BB" w:rsidRPr="0075340C">
        <w:rPr>
          <w:noProof/>
        </w:rPr>
        <w:t xml:space="preserve">the </w:t>
      </w:r>
      <w:r w:rsidRPr="0075340C">
        <w:rPr>
          <w:noProof/>
        </w:rPr>
        <w:t>large</w:t>
      </w:r>
      <w:r w:rsidRPr="00ED3698">
        <w:t xml:space="preserve"> number of rate expressions reported in the literature. Related reaction and rate parameters can be incorporated into the model through an accompanying database. </w:t>
      </w:r>
      <w:r w:rsidR="00D23513" w:rsidRPr="00ED3698">
        <w:t>The model is primarily designed for problems involving inorganic chemistry</w:t>
      </w:r>
      <w:r w:rsidR="006264BB">
        <w:t>. However,</w:t>
      </w:r>
      <w:r w:rsidR="00D23513" w:rsidRPr="00ED3698">
        <w:t xml:space="preserve"> reactions involving organic chemicals can also be accommodated. </w:t>
      </w:r>
      <w:r w:rsidR="00EB176D" w:rsidRPr="00ED3698">
        <w:t>Microbiall</w:t>
      </w:r>
      <w:r w:rsidR="00EB176D">
        <w:t xml:space="preserve">y </w:t>
      </w:r>
      <w:r w:rsidR="00D23513" w:rsidRPr="00ED3698">
        <w:t>mediated reactions can be described using a multiplicative Monod approach.</w:t>
      </w:r>
      <w:r w:rsidR="00D23513">
        <w:t xml:space="preserve"> The </w:t>
      </w:r>
      <w:r w:rsidR="00FC2059" w:rsidRPr="00C1350C">
        <w:rPr>
          <w:noProof/>
        </w:rPr>
        <w:t>mass</w:t>
      </w:r>
      <w:r w:rsidR="00FC2059">
        <w:rPr>
          <w:noProof/>
        </w:rPr>
        <w:t>-</w:t>
      </w:r>
      <w:r w:rsidR="00FC2059" w:rsidRPr="00C1350C">
        <w:rPr>
          <w:noProof/>
        </w:rPr>
        <w:t>dependent</w:t>
      </w:r>
      <w:r w:rsidR="00FC2059">
        <w:t xml:space="preserve"> </w:t>
      </w:r>
      <w:r w:rsidR="00D23513">
        <w:t xml:space="preserve">fractionation model can be used to determine the isotope fractionation during microbially mediated mass reduction and </w:t>
      </w:r>
      <w:r w:rsidR="00FC2059" w:rsidRPr="00C1350C">
        <w:rPr>
          <w:noProof/>
        </w:rPr>
        <w:t>precipitation</w:t>
      </w:r>
      <w:r w:rsidR="00FC2059">
        <w:rPr>
          <w:noProof/>
        </w:rPr>
        <w:t>-</w:t>
      </w:r>
      <w:r w:rsidR="00FC2059" w:rsidRPr="00C1350C">
        <w:rPr>
          <w:noProof/>
        </w:rPr>
        <w:t>dissolution</w:t>
      </w:r>
      <w:r w:rsidR="00FC2059">
        <w:t xml:space="preserve"> </w:t>
      </w:r>
      <w:r w:rsidR="00D23513">
        <w:t>reactions.</w:t>
      </w:r>
    </w:p>
    <w:p w14:paraId="127EAE29" w14:textId="448EA7AE" w:rsidR="00FC6F42" w:rsidRPr="00D828CC" w:rsidRDefault="00FC6F42" w:rsidP="00DB1505">
      <w:r>
        <w:t>Parallelization of MIN3P-THCm (ParMIN3P-THCm) was achieved through the d</w:t>
      </w:r>
      <w:r w:rsidRPr="00351002">
        <w:t xml:space="preserve">omain decomposition </w:t>
      </w:r>
      <w:r>
        <w:t>method</w:t>
      </w:r>
      <w:r w:rsidRPr="00351002">
        <w:t xml:space="preserve"> </w:t>
      </w:r>
      <w:r>
        <w:t xml:space="preserve">based on </w:t>
      </w:r>
      <w:r w:rsidRPr="00351002">
        <w:t>PETSc</w:t>
      </w:r>
      <w:r>
        <w:t xml:space="preserve"> (Portable Extensible Toolkit for Scientific Computation) libraries. PETSc </w:t>
      </w:r>
      <w:r w:rsidR="006264BB">
        <w:t xml:space="preserve">was </w:t>
      </w:r>
      <w:r>
        <w:t xml:space="preserve">also used as </w:t>
      </w:r>
      <w:r w:rsidRPr="00351002">
        <w:t>the parallel solver</w:t>
      </w:r>
      <w:r>
        <w:t xml:space="preserve"> package</w:t>
      </w:r>
      <w:r w:rsidRPr="00351002">
        <w:t xml:space="preserve"> </w:t>
      </w:r>
      <w:r>
        <w:t xml:space="preserve">and for </w:t>
      </w:r>
      <w:r w:rsidRPr="00351002">
        <w:t xml:space="preserve">data structure and message communication. A hybrid MPI and OpenMP parallel programming </w:t>
      </w:r>
      <w:r>
        <w:t>approach</w:t>
      </w:r>
      <w:r w:rsidRPr="00351002">
        <w:t xml:space="preserve"> </w:t>
      </w:r>
      <w:r w:rsidR="006264BB" w:rsidRPr="0075340C">
        <w:rPr>
          <w:noProof/>
        </w:rPr>
        <w:t>w</w:t>
      </w:r>
      <w:r w:rsidR="00FC2059" w:rsidRPr="00FC2059">
        <w:rPr>
          <w:noProof/>
        </w:rPr>
        <w:t>as</w:t>
      </w:r>
      <w:r w:rsidR="006264BB" w:rsidRPr="00351002">
        <w:t xml:space="preserve"> </w:t>
      </w:r>
      <w:r w:rsidRPr="00351002">
        <w:t xml:space="preserve">implemented in the code to take advantage of </w:t>
      </w:r>
      <w:r>
        <w:t>leadership-class supercomputers</w:t>
      </w:r>
      <w:r w:rsidRPr="00351002">
        <w:t xml:space="preserve"> that combine</w:t>
      </w:r>
      <w:r>
        <w:t xml:space="preserve"> </w:t>
      </w:r>
      <w:r w:rsidRPr="00351002">
        <w:t>both shared memory and distributed memory architecture</w:t>
      </w:r>
      <w:r>
        <w:t>s</w:t>
      </w:r>
      <w:r w:rsidRPr="00351002">
        <w:t>.</w:t>
      </w:r>
    </w:p>
    <w:p w14:paraId="70F837A2" w14:textId="77777777" w:rsidR="00DB1505" w:rsidRDefault="00DB1505" w:rsidP="00DB1505">
      <w:pPr>
        <w:rPr>
          <w:szCs w:val="24"/>
        </w:rPr>
      </w:pPr>
      <w:r>
        <w:br w:type="page"/>
      </w:r>
    </w:p>
    <w:p w14:paraId="7D7B2AAC" w14:textId="77777777" w:rsidR="00DB1505" w:rsidRPr="0017659E" w:rsidRDefault="00DB1505">
      <w:pPr>
        <w:pStyle w:val="TOC1"/>
      </w:pPr>
      <w:r w:rsidRPr="0017659E">
        <w:rPr>
          <w:rFonts w:hint="eastAsia"/>
        </w:rPr>
        <w:lastRenderedPageBreak/>
        <w:t>Contents</w:t>
      </w:r>
    </w:p>
    <w:p w14:paraId="79210D2E" w14:textId="77777777" w:rsidR="00DB1505" w:rsidRPr="00070CF6" w:rsidRDefault="00DB1505" w:rsidP="00DB1505"/>
    <w:p w14:paraId="3D25062C" w14:textId="77777777" w:rsidR="001B6382" w:rsidRDefault="00DB1505">
      <w:pPr>
        <w:pStyle w:val="TOC1"/>
        <w:rPr>
          <w:rFonts w:asciiTheme="minorHAnsi" w:hAnsiTheme="minorHAnsi"/>
          <w:b w:val="0"/>
          <w:noProof/>
          <w:szCs w:val="22"/>
        </w:rPr>
      </w:pPr>
      <w:r w:rsidRPr="00ED3698">
        <w:fldChar w:fldCharType="begin"/>
      </w:r>
      <w:r w:rsidRPr="00ED3698">
        <w:instrText xml:space="preserve"> TOC \o "1-4" </w:instrText>
      </w:r>
      <w:r w:rsidRPr="00ED3698">
        <w:fldChar w:fldCharType="separate"/>
      </w:r>
      <w:r w:rsidR="001B6382">
        <w:rPr>
          <w:noProof/>
        </w:rPr>
        <w:t>1</w:t>
      </w:r>
      <w:r w:rsidR="001B6382">
        <w:rPr>
          <w:rFonts w:asciiTheme="minorHAnsi" w:hAnsiTheme="minorHAnsi"/>
          <w:b w:val="0"/>
          <w:noProof/>
          <w:szCs w:val="22"/>
        </w:rPr>
        <w:tab/>
      </w:r>
      <w:r w:rsidR="001B6382">
        <w:rPr>
          <w:noProof/>
        </w:rPr>
        <w:t>Installing and running min3p-THCm</w:t>
      </w:r>
      <w:r w:rsidR="001B6382">
        <w:rPr>
          <w:noProof/>
        </w:rPr>
        <w:tab/>
      </w:r>
      <w:r w:rsidR="001B6382">
        <w:rPr>
          <w:noProof/>
        </w:rPr>
        <w:fldChar w:fldCharType="begin"/>
      </w:r>
      <w:r w:rsidR="001B6382">
        <w:rPr>
          <w:noProof/>
        </w:rPr>
        <w:instrText xml:space="preserve"> PAGEREF _Toc13055864 \h </w:instrText>
      </w:r>
      <w:r w:rsidR="001B6382">
        <w:rPr>
          <w:noProof/>
        </w:rPr>
      </w:r>
      <w:r w:rsidR="001B6382">
        <w:rPr>
          <w:noProof/>
        </w:rPr>
        <w:fldChar w:fldCharType="separate"/>
      </w:r>
      <w:r w:rsidR="00D41448">
        <w:rPr>
          <w:noProof/>
        </w:rPr>
        <w:t>1-18</w:t>
      </w:r>
      <w:r w:rsidR="001B6382">
        <w:rPr>
          <w:noProof/>
        </w:rPr>
        <w:fldChar w:fldCharType="end"/>
      </w:r>
    </w:p>
    <w:p w14:paraId="506A9482" w14:textId="77777777" w:rsidR="001B6382" w:rsidRDefault="001B6382">
      <w:pPr>
        <w:pStyle w:val="TOC1"/>
        <w:rPr>
          <w:rFonts w:asciiTheme="minorHAnsi" w:hAnsiTheme="minorHAnsi"/>
          <w:b w:val="0"/>
          <w:noProof/>
          <w:szCs w:val="22"/>
        </w:rPr>
      </w:pPr>
      <w:r>
        <w:rPr>
          <w:noProof/>
        </w:rPr>
        <w:t>2</w:t>
      </w:r>
      <w:r>
        <w:rPr>
          <w:rFonts w:asciiTheme="minorHAnsi" w:hAnsiTheme="minorHAnsi"/>
          <w:b w:val="0"/>
          <w:noProof/>
          <w:szCs w:val="22"/>
        </w:rPr>
        <w:tab/>
      </w:r>
      <w:r>
        <w:rPr>
          <w:noProof/>
        </w:rPr>
        <w:t>File structure</w:t>
      </w:r>
      <w:r>
        <w:rPr>
          <w:noProof/>
        </w:rPr>
        <w:tab/>
      </w:r>
      <w:r>
        <w:rPr>
          <w:noProof/>
        </w:rPr>
        <w:fldChar w:fldCharType="begin"/>
      </w:r>
      <w:r>
        <w:rPr>
          <w:noProof/>
        </w:rPr>
        <w:instrText xml:space="preserve"> PAGEREF _Toc13055865 \h </w:instrText>
      </w:r>
      <w:r>
        <w:rPr>
          <w:noProof/>
        </w:rPr>
      </w:r>
      <w:r>
        <w:rPr>
          <w:noProof/>
        </w:rPr>
        <w:fldChar w:fldCharType="separate"/>
      </w:r>
      <w:r w:rsidR="00D41448">
        <w:rPr>
          <w:noProof/>
        </w:rPr>
        <w:t>2-20</w:t>
      </w:r>
      <w:r>
        <w:rPr>
          <w:noProof/>
        </w:rPr>
        <w:fldChar w:fldCharType="end"/>
      </w:r>
    </w:p>
    <w:p w14:paraId="23D026DB" w14:textId="77777777" w:rsidR="001B6382" w:rsidRDefault="001B6382">
      <w:pPr>
        <w:pStyle w:val="TOC2"/>
        <w:tabs>
          <w:tab w:val="left" w:pos="720"/>
          <w:tab w:val="right" w:leader="dot" w:pos="8630"/>
        </w:tabs>
        <w:rPr>
          <w:rFonts w:asciiTheme="minorHAnsi" w:hAnsiTheme="minorHAnsi"/>
          <w:smallCaps w:val="0"/>
          <w:noProof/>
          <w:sz w:val="22"/>
        </w:rPr>
      </w:pPr>
      <w:r>
        <w:rPr>
          <w:noProof/>
        </w:rPr>
        <w:t>2.1</w:t>
      </w:r>
      <w:r>
        <w:rPr>
          <w:rFonts w:asciiTheme="minorHAnsi" w:hAnsiTheme="minorHAnsi"/>
          <w:smallCaps w:val="0"/>
          <w:noProof/>
          <w:sz w:val="22"/>
        </w:rPr>
        <w:tab/>
      </w:r>
      <w:r>
        <w:rPr>
          <w:noProof/>
        </w:rPr>
        <w:t>Input files</w:t>
      </w:r>
      <w:r>
        <w:rPr>
          <w:noProof/>
        </w:rPr>
        <w:tab/>
      </w:r>
      <w:r>
        <w:rPr>
          <w:noProof/>
        </w:rPr>
        <w:fldChar w:fldCharType="begin"/>
      </w:r>
      <w:r>
        <w:rPr>
          <w:noProof/>
        </w:rPr>
        <w:instrText xml:space="preserve"> PAGEREF _Toc13055866 \h </w:instrText>
      </w:r>
      <w:r>
        <w:rPr>
          <w:noProof/>
        </w:rPr>
      </w:r>
      <w:r>
        <w:rPr>
          <w:noProof/>
        </w:rPr>
        <w:fldChar w:fldCharType="separate"/>
      </w:r>
      <w:r w:rsidR="00D41448">
        <w:rPr>
          <w:noProof/>
        </w:rPr>
        <w:t>2-20</w:t>
      </w:r>
      <w:r>
        <w:rPr>
          <w:noProof/>
        </w:rPr>
        <w:fldChar w:fldCharType="end"/>
      </w:r>
    </w:p>
    <w:p w14:paraId="036F5B0E" w14:textId="77777777" w:rsidR="001B6382" w:rsidRDefault="001B6382">
      <w:pPr>
        <w:pStyle w:val="TOC2"/>
        <w:tabs>
          <w:tab w:val="left" w:pos="720"/>
          <w:tab w:val="right" w:leader="dot" w:pos="8630"/>
        </w:tabs>
        <w:rPr>
          <w:rFonts w:asciiTheme="minorHAnsi" w:hAnsiTheme="minorHAnsi"/>
          <w:smallCaps w:val="0"/>
          <w:noProof/>
          <w:sz w:val="22"/>
        </w:rPr>
      </w:pPr>
      <w:r>
        <w:rPr>
          <w:noProof/>
        </w:rPr>
        <w:t>2.2</w:t>
      </w:r>
      <w:r>
        <w:rPr>
          <w:rFonts w:asciiTheme="minorHAnsi" w:hAnsiTheme="minorHAnsi"/>
          <w:smallCaps w:val="0"/>
          <w:noProof/>
          <w:sz w:val="22"/>
        </w:rPr>
        <w:tab/>
      </w:r>
      <w:r>
        <w:rPr>
          <w:noProof/>
        </w:rPr>
        <w:t>Output files</w:t>
      </w:r>
      <w:r>
        <w:rPr>
          <w:noProof/>
        </w:rPr>
        <w:tab/>
      </w:r>
      <w:r>
        <w:rPr>
          <w:noProof/>
        </w:rPr>
        <w:fldChar w:fldCharType="begin"/>
      </w:r>
      <w:r>
        <w:rPr>
          <w:noProof/>
        </w:rPr>
        <w:instrText xml:space="preserve"> PAGEREF _Toc13055867 \h </w:instrText>
      </w:r>
      <w:r>
        <w:rPr>
          <w:noProof/>
        </w:rPr>
      </w:r>
      <w:r>
        <w:rPr>
          <w:noProof/>
        </w:rPr>
        <w:fldChar w:fldCharType="separate"/>
      </w:r>
      <w:r w:rsidR="00D41448">
        <w:rPr>
          <w:noProof/>
        </w:rPr>
        <w:t>2-21</w:t>
      </w:r>
      <w:r>
        <w:rPr>
          <w:noProof/>
        </w:rPr>
        <w:fldChar w:fldCharType="end"/>
      </w:r>
    </w:p>
    <w:p w14:paraId="6204E41A" w14:textId="77777777" w:rsidR="001B6382" w:rsidRDefault="001B6382">
      <w:pPr>
        <w:pStyle w:val="TOC1"/>
        <w:rPr>
          <w:rFonts w:asciiTheme="minorHAnsi" w:hAnsiTheme="minorHAnsi"/>
          <w:b w:val="0"/>
          <w:noProof/>
          <w:szCs w:val="22"/>
        </w:rPr>
      </w:pPr>
      <w:r>
        <w:rPr>
          <w:noProof/>
        </w:rPr>
        <w:t>3</w:t>
      </w:r>
      <w:r>
        <w:rPr>
          <w:rFonts w:asciiTheme="minorHAnsi" w:hAnsiTheme="minorHAnsi"/>
          <w:b w:val="0"/>
          <w:noProof/>
          <w:szCs w:val="22"/>
        </w:rPr>
        <w:tab/>
      </w:r>
      <w:r>
        <w:rPr>
          <w:noProof/>
        </w:rPr>
        <w:t>Problem-specific input</w:t>
      </w:r>
      <w:r>
        <w:rPr>
          <w:noProof/>
        </w:rPr>
        <w:tab/>
      </w:r>
      <w:r>
        <w:rPr>
          <w:noProof/>
        </w:rPr>
        <w:fldChar w:fldCharType="begin"/>
      </w:r>
      <w:r>
        <w:rPr>
          <w:noProof/>
        </w:rPr>
        <w:instrText xml:space="preserve"> PAGEREF _Toc13055868 \h </w:instrText>
      </w:r>
      <w:r>
        <w:rPr>
          <w:noProof/>
        </w:rPr>
      </w:r>
      <w:r>
        <w:rPr>
          <w:noProof/>
        </w:rPr>
        <w:fldChar w:fldCharType="separate"/>
      </w:r>
      <w:r w:rsidR="00D41448">
        <w:rPr>
          <w:noProof/>
        </w:rPr>
        <w:t>3-29</w:t>
      </w:r>
      <w:r>
        <w:rPr>
          <w:noProof/>
        </w:rPr>
        <w:fldChar w:fldCharType="end"/>
      </w:r>
    </w:p>
    <w:p w14:paraId="70AFA63D" w14:textId="77777777" w:rsidR="001B6382" w:rsidRDefault="001B6382">
      <w:pPr>
        <w:pStyle w:val="TOC2"/>
        <w:tabs>
          <w:tab w:val="left" w:pos="720"/>
          <w:tab w:val="right" w:leader="dot" w:pos="8630"/>
        </w:tabs>
        <w:rPr>
          <w:rFonts w:asciiTheme="minorHAnsi" w:hAnsiTheme="minorHAnsi"/>
          <w:smallCaps w:val="0"/>
          <w:noProof/>
          <w:sz w:val="22"/>
        </w:rPr>
      </w:pPr>
      <w:r>
        <w:rPr>
          <w:noProof/>
        </w:rPr>
        <w:t>3.1</w:t>
      </w:r>
      <w:r>
        <w:rPr>
          <w:rFonts w:asciiTheme="minorHAnsi" w:hAnsiTheme="minorHAnsi"/>
          <w:smallCaps w:val="0"/>
          <w:noProof/>
          <w:sz w:val="22"/>
        </w:rPr>
        <w:tab/>
      </w:r>
      <w:r>
        <w:rPr>
          <w:noProof/>
        </w:rPr>
        <w:t>Overview</w:t>
      </w:r>
      <w:r>
        <w:rPr>
          <w:noProof/>
        </w:rPr>
        <w:tab/>
      </w:r>
      <w:r>
        <w:rPr>
          <w:noProof/>
        </w:rPr>
        <w:fldChar w:fldCharType="begin"/>
      </w:r>
      <w:r>
        <w:rPr>
          <w:noProof/>
        </w:rPr>
        <w:instrText xml:space="preserve"> PAGEREF _Toc13055869 \h </w:instrText>
      </w:r>
      <w:r>
        <w:rPr>
          <w:noProof/>
        </w:rPr>
      </w:r>
      <w:r>
        <w:rPr>
          <w:noProof/>
        </w:rPr>
        <w:fldChar w:fldCharType="separate"/>
      </w:r>
      <w:r w:rsidR="00D41448">
        <w:rPr>
          <w:noProof/>
        </w:rPr>
        <w:t>3-29</w:t>
      </w:r>
      <w:r>
        <w:rPr>
          <w:noProof/>
        </w:rPr>
        <w:fldChar w:fldCharType="end"/>
      </w:r>
    </w:p>
    <w:p w14:paraId="1D896879"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3.1.1</w:t>
      </w:r>
      <w:r>
        <w:rPr>
          <w:rFonts w:asciiTheme="minorHAnsi" w:hAnsiTheme="minorHAnsi"/>
          <w:i w:val="0"/>
          <w:noProof/>
          <w:sz w:val="22"/>
        </w:rPr>
        <w:tab/>
      </w:r>
      <w:r>
        <w:rPr>
          <w:noProof/>
        </w:rPr>
        <w:t>prefix.dat file</w:t>
      </w:r>
      <w:r>
        <w:rPr>
          <w:noProof/>
        </w:rPr>
        <w:tab/>
      </w:r>
      <w:r>
        <w:rPr>
          <w:noProof/>
        </w:rPr>
        <w:fldChar w:fldCharType="begin"/>
      </w:r>
      <w:r>
        <w:rPr>
          <w:noProof/>
        </w:rPr>
        <w:instrText xml:space="preserve"> PAGEREF _Toc13055870 \h </w:instrText>
      </w:r>
      <w:r>
        <w:rPr>
          <w:noProof/>
        </w:rPr>
      </w:r>
      <w:r>
        <w:rPr>
          <w:noProof/>
        </w:rPr>
        <w:fldChar w:fldCharType="separate"/>
      </w:r>
      <w:r w:rsidR="00D41448">
        <w:rPr>
          <w:noProof/>
        </w:rPr>
        <w:t>3-29</w:t>
      </w:r>
      <w:r>
        <w:rPr>
          <w:noProof/>
        </w:rPr>
        <w:fldChar w:fldCharType="end"/>
      </w:r>
    </w:p>
    <w:p w14:paraId="3B79BC9B"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3.1.2</w:t>
      </w:r>
      <w:r>
        <w:rPr>
          <w:rFonts w:asciiTheme="minorHAnsi" w:hAnsiTheme="minorHAnsi"/>
          <w:i w:val="0"/>
          <w:noProof/>
          <w:sz w:val="22"/>
        </w:rPr>
        <w:tab/>
      </w:r>
      <w:r>
        <w:rPr>
          <w:noProof/>
        </w:rPr>
        <w:t>Types of Simulations</w:t>
      </w:r>
      <w:r>
        <w:rPr>
          <w:noProof/>
        </w:rPr>
        <w:tab/>
      </w:r>
      <w:r>
        <w:rPr>
          <w:noProof/>
        </w:rPr>
        <w:fldChar w:fldCharType="begin"/>
      </w:r>
      <w:r>
        <w:rPr>
          <w:noProof/>
        </w:rPr>
        <w:instrText xml:space="preserve"> PAGEREF _Toc13055871 \h </w:instrText>
      </w:r>
      <w:r>
        <w:rPr>
          <w:noProof/>
        </w:rPr>
      </w:r>
      <w:r>
        <w:rPr>
          <w:noProof/>
        </w:rPr>
        <w:fldChar w:fldCharType="separate"/>
      </w:r>
      <w:r w:rsidR="00D41448">
        <w:rPr>
          <w:noProof/>
        </w:rPr>
        <w:t>3-29</w:t>
      </w:r>
      <w:r>
        <w:rPr>
          <w:noProof/>
        </w:rPr>
        <w:fldChar w:fldCharType="end"/>
      </w:r>
    </w:p>
    <w:p w14:paraId="48454732"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3.1.3</w:t>
      </w:r>
      <w:r>
        <w:rPr>
          <w:rFonts w:asciiTheme="minorHAnsi" w:hAnsiTheme="minorHAnsi"/>
          <w:i w:val="0"/>
          <w:noProof/>
          <w:sz w:val="22"/>
        </w:rPr>
        <w:tab/>
      </w:r>
      <w:r>
        <w:rPr>
          <w:noProof/>
        </w:rPr>
        <w:t>Comment Lines and Notations</w:t>
      </w:r>
      <w:r>
        <w:rPr>
          <w:noProof/>
        </w:rPr>
        <w:tab/>
      </w:r>
      <w:r>
        <w:rPr>
          <w:noProof/>
        </w:rPr>
        <w:fldChar w:fldCharType="begin"/>
      </w:r>
      <w:r>
        <w:rPr>
          <w:noProof/>
        </w:rPr>
        <w:instrText xml:space="preserve"> PAGEREF _Toc13055872 \h </w:instrText>
      </w:r>
      <w:r>
        <w:rPr>
          <w:noProof/>
        </w:rPr>
      </w:r>
      <w:r>
        <w:rPr>
          <w:noProof/>
        </w:rPr>
        <w:fldChar w:fldCharType="separate"/>
      </w:r>
      <w:r w:rsidR="00D41448">
        <w:rPr>
          <w:noProof/>
        </w:rPr>
        <w:t>3-30</w:t>
      </w:r>
      <w:r>
        <w:rPr>
          <w:noProof/>
        </w:rPr>
        <w:fldChar w:fldCharType="end"/>
      </w:r>
    </w:p>
    <w:p w14:paraId="24C92E8B"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3.1.4</w:t>
      </w:r>
      <w:r>
        <w:rPr>
          <w:rFonts w:asciiTheme="minorHAnsi" w:hAnsiTheme="minorHAnsi"/>
          <w:i w:val="0"/>
          <w:noProof/>
          <w:sz w:val="22"/>
        </w:rPr>
        <w:tab/>
      </w:r>
      <w:r>
        <w:rPr>
          <w:noProof/>
        </w:rPr>
        <w:t>Units</w:t>
      </w:r>
      <w:r>
        <w:rPr>
          <w:noProof/>
        </w:rPr>
        <w:tab/>
      </w:r>
      <w:r>
        <w:rPr>
          <w:noProof/>
        </w:rPr>
        <w:fldChar w:fldCharType="begin"/>
      </w:r>
      <w:r>
        <w:rPr>
          <w:noProof/>
        </w:rPr>
        <w:instrText xml:space="preserve"> PAGEREF _Toc13055873 \h </w:instrText>
      </w:r>
      <w:r>
        <w:rPr>
          <w:noProof/>
        </w:rPr>
      </w:r>
      <w:r>
        <w:rPr>
          <w:noProof/>
        </w:rPr>
        <w:fldChar w:fldCharType="separate"/>
      </w:r>
      <w:r w:rsidR="00D41448">
        <w:rPr>
          <w:noProof/>
        </w:rPr>
        <w:t>3-31</w:t>
      </w:r>
      <w:r>
        <w:rPr>
          <w:noProof/>
        </w:rPr>
        <w:fldChar w:fldCharType="end"/>
      </w:r>
    </w:p>
    <w:p w14:paraId="550B5B1E" w14:textId="77777777" w:rsidR="001B6382" w:rsidRDefault="001B6382">
      <w:pPr>
        <w:pStyle w:val="TOC2"/>
        <w:tabs>
          <w:tab w:val="left" w:pos="720"/>
          <w:tab w:val="right" w:leader="dot" w:pos="8630"/>
        </w:tabs>
        <w:rPr>
          <w:rFonts w:asciiTheme="minorHAnsi" w:hAnsiTheme="minorHAnsi"/>
          <w:smallCaps w:val="0"/>
          <w:noProof/>
          <w:sz w:val="22"/>
        </w:rPr>
      </w:pPr>
      <w:r>
        <w:rPr>
          <w:noProof/>
        </w:rPr>
        <w:t>3.2</w:t>
      </w:r>
      <w:r>
        <w:rPr>
          <w:rFonts w:asciiTheme="minorHAnsi" w:hAnsiTheme="minorHAnsi"/>
          <w:smallCaps w:val="0"/>
          <w:noProof/>
          <w:sz w:val="22"/>
        </w:rPr>
        <w:tab/>
      </w:r>
      <w:r>
        <w:rPr>
          <w:noProof/>
        </w:rPr>
        <w:t>Global control parameters (Data Block 1)</w:t>
      </w:r>
      <w:r>
        <w:rPr>
          <w:noProof/>
        </w:rPr>
        <w:tab/>
      </w:r>
      <w:r>
        <w:rPr>
          <w:noProof/>
        </w:rPr>
        <w:fldChar w:fldCharType="begin"/>
      </w:r>
      <w:r>
        <w:rPr>
          <w:noProof/>
        </w:rPr>
        <w:instrText xml:space="preserve"> PAGEREF _Toc13055874 \h </w:instrText>
      </w:r>
      <w:r>
        <w:rPr>
          <w:noProof/>
        </w:rPr>
      </w:r>
      <w:r>
        <w:rPr>
          <w:noProof/>
        </w:rPr>
        <w:fldChar w:fldCharType="separate"/>
      </w:r>
      <w:r w:rsidR="00D41448">
        <w:rPr>
          <w:noProof/>
        </w:rPr>
        <w:t>3-31</w:t>
      </w:r>
      <w:r>
        <w:rPr>
          <w:noProof/>
        </w:rPr>
        <w:fldChar w:fldCharType="end"/>
      </w:r>
    </w:p>
    <w:p w14:paraId="2FB378D3"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3.2.1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_Toc13055875 \h </w:instrText>
      </w:r>
      <w:r>
        <w:rPr>
          <w:noProof/>
        </w:rPr>
      </w:r>
      <w:r>
        <w:rPr>
          <w:noProof/>
        </w:rPr>
        <w:fldChar w:fldCharType="separate"/>
      </w:r>
      <w:r w:rsidR="00D41448">
        <w:rPr>
          <w:noProof/>
        </w:rPr>
        <w:t>3-31</w:t>
      </w:r>
      <w:r>
        <w:rPr>
          <w:noProof/>
        </w:rPr>
        <w:fldChar w:fldCharType="end"/>
      </w:r>
    </w:p>
    <w:p w14:paraId="132EF1D9"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3.2.2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_Toc13055876 \h </w:instrText>
      </w:r>
      <w:r>
        <w:rPr>
          <w:noProof/>
        </w:rPr>
      </w:r>
      <w:r>
        <w:rPr>
          <w:noProof/>
        </w:rPr>
        <w:fldChar w:fldCharType="separate"/>
      </w:r>
      <w:r w:rsidR="00D41448">
        <w:rPr>
          <w:noProof/>
        </w:rPr>
        <w:t>3-31</w:t>
      </w:r>
      <w:r>
        <w:rPr>
          <w:noProof/>
        </w:rPr>
        <w:fldChar w:fldCharType="end"/>
      </w:r>
    </w:p>
    <w:p w14:paraId="0B00D858" w14:textId="77777777" w:rsidR="001B6382" w:rsidRDefault="001B6382">
      <w:pPr>
        <w:pStyle w:val="TOC4"/>
        <w:tabs>
          <w:tab w:val="left" w:pos="1440"/>
          <w:tab w:val="right" w:leader="dot" w:pos="8630"/>
        </w:tabs>
        <w:rPr>
          <w:rFonts w:asciiTheme="minorHAnsi" w:hAnsiTheme="minorHAnsi"/>
          <w:noProof/>
          <w:sz w:val="22"/>
        </w:rPr>
      </w:pPr>
      <w:r>
        <w:rPr>
          <w:noProof/>
        </w:rPr>
        <w:t>3.2.2.1</w:t>
      </w:r>
      <w:r>
        <w:rPr>
          <w:rFonts w:asciiTheme="minorHAnsi" w:hAnsiTheme="minorHAnsi"/>
          <w:noProof/>
          <w:sz w:val="22"/>
        </w:rPr>
        <w:tab/>
      </w:r>
      <w:r>
        <w:rPr>
          <w:noProof/>
        </w:rPr>
        <w:t>‘global control parameters’</w:t>
      </w:r>
      <w:r>
        <w:rPr>
          <w:noProof/>
        </w:rPr>
        <w:tab/>
      </w:r>
      <w:r>
        <w:rPr>
          <w:noProof/>
        </w:rPr>
        <w:fldChar w:fldCharType="begin"/>
      </w:r>
      <w:r>
        <w:rPr>
          <w:noProof/>
        </w:rPr>
        <w:instrText xml:space="preserve"> PAGEREF _Toc13055877 \h </w:instrText>
      </w:r>
      <w:r>
        <w:rPr>
          <w:noProof/>
        </w:rPr>
      </w:r>
      <w:r>
        <w:rPr>
          <w:noProof/>
        </w:rPr>
        <w:fldChar w:fldCharType="separate"/>
      </w:r>
      <w:r w:rsidR="00D41448">
        <w:rPr>
          <w:noProof/>
        </w:rPr>
        <w:t>3-31</w:t>
      </w:r>
      <w:r>
        <w:rPr>
          <w:noProof/>
        </w:rPr>
        <w:fldChar w:fldCharType="end"/>
      </w:r>
    </w:p>
    <w:p w14:paraId="3A785886" w14:textId="77777777" w:rsidR="001B6382" w:rsidRDefault="001B6382">
      <w:pPr>
        <w:pStyle w:val="TOC4"/>
        <w:tabs>
          <w:tab w:val="left" w:pos="1440"/>
          <w:tab w:val="right" w:leader="dot" w:pos="8630"/>
        </w:tabs>
        <w:rPr>
          <w:rFonts w:asciiTheme="minorHAnsi" w:hAnsiTheme="minorHAnsi"/>
          <w:noProof/>
          <w:sz w:val="22"/>
        </w:rPr>
      </w:pPr>
      <w:r>
        <w:rPr>
          <w:noProof/>
        </w:rPr>
        <w:t>3.2.2.2</w:t>
      </w:r>
      <w:r>
        <w:rPr>
          <w:rFonts w:asciiTheme="minorHAnsi" w:hAnsiTheme="minorHAnsi"/>
          <w:noProof/>
          <w:sz w:val="22"/>
        </w:rPr>
        <w:tab/>
      </w:r>
      <w:r>
        <w:rPr>
          <w:noProof/>
        </w:rPr>
        <w:t xml:space="preserve">varsat_flow </w:t>
      </w:r>
      <w:r>
        <w:rPr>
          <w:noProof/>
        </w:rPr>
        <w:tab/>
      </w:r>
      <w:r>
        <w:rPr>
          <w:noProof/>
        </w:rPr>
        <w:fldChar w:fldCharType="begin"/>
      </w:r>
      <w:r>
        <w:rPr>
          <w:noProof/>
        </w:rPr>
        <w:instrText xml:space="preserve"> PAGEREF _Toc13055878 \h </w:instrText>
      </w:r>
      <w:r>
        <w:rPr>
          <w:noProof/>
        </w:rPr>
      </w:r>
      <w:r>
        <w:rPr>
          <w:noProof/>
        </w:rPr>
        <w:fldChar w:fldCharType="separate"/>
      </w:r>
      <w:r w:rsidR="00D41448">
        <w:rPr>
          <w:noProof/>
        </w:rPr>
        <w:t>3-31</w:t>
      </w:r>
      <w:r>
        <w:rPr>
          <w:noProof/>
        </w:rPr>
        <w:fldChar w:fldCharType="end"/>
      </w:r>
    </w:p>
    <w:p w14:paraId="35E8DB21" w14:textId="77777777" w:rsidR="001B6382" w:rsidRDefault="001B6382">
      <w:pPr>
        <w:pStyle w:val="TOC4"/>
        <w:tabs>
          <w:tab w:val="left" w:pos="1440"/>
          <w:tab w:val="right" w:leader="dot" w:pos="8630"/>
        </w:tabs>
        <w:rPr>
          <w:rFonts w:asciiTheme="minorHAnsi" w:hAnsiTheme="minorHAnsi"/>
          <w:noProof/>
          <w:sz w:val="22"/>
        </w:rPr>
      </w:pPr>
      <w:r>
        <w:rPr>
          <w:noProof/>
        </w:rPr>
        <w:t>3.2.2.3</w:t>
      </w:r>
      <w:r>
        <w:rPr>
          <w:rFonts w:asciiTheme="minorHAnsi" w:hAnsiTheme="minorHAnsi"/>
          <w:noProof/>
          <w:sz w:val="22"/>
        </w:rPr>
        <w:tab/>
      </w:r>
      <w:r>
        <w:rPr>
          <w:noProof/>
        </w:rPr>
        <w:t xml:space="preserve">steady_flow </w:t>
      </w:r>
      <w:r>
        <w:rPr>
          <w:noProof/>
        </w:rPr>
        <w:tab/>
      </w:r>
      <w:r>
        <w:rPr>
          <w:noProof/>
        </w:rPr>
        <w:fldChar w:fldCharType="begin"/>
      </w:r>
      <w:r>
        <w:rPr>
          <w:noProof/>
        </w:rPr>
        <w:instrText xml:space="preserve"> PAGEREF _Toc13055879 \h </w:instrText>
      </w:r>
      <w:r>
        <w:rPr>
          <w:noProof/>
        </w:rPr>
      </w:r>
      <w:r>
        <w:rPr>
          <w:noProof/>
        </w:rPr>
        <w:fldChar w:fldCharType="separate"/>
      </w:r>
      <w:r w:rsidR="00D41448">
        <w:rPr>
          <w:noProof/>
        </w:rPr>
        <w:t>3-31</w:t>
      </w:r>
      <w:r>
        <w:rPr>
          <w:noProof/>
        </w:rPr>
        <w:fldChar w:fldCharType="end"/>
      </w:r>
    </w:p>
    <w:p w14:paraId="412B61A5" w14:textId="77777777" w:rsidR="001B6382" w:rsidRDefault="001B6382">
      <w:pPr>
        <w:pStyle w:val="TOC4"/>
        <w:tabs>
          <w:tab w:val="left" w:pos="1440"/>
          <w:tab w:val="right" w:leader="dot" w:pos="8630"/>
        </w:tabs>
        <w:rPr>
          <w:rFonts w:asciiTheme="minorHAnsi" w:hAnsiTheme="minorHAnsi"/>
          <w:noProof/>
          <w:sz w:val="22"/>
        </w:rPr>
      </w:pPr>
      <w:r>
        <w:rPr>
          <w:noProof/>
        </w:rPr>
        <w:t>3.2.2.4</w:t>
      </w:r>
      <w:r>
        <w:rPr>
          <w:rFonts w:asciiTheme="minorHAnsi" w:hAnsiTheme="minorHAnsi"/>
          <w:noProof/>
          <w:sz w:val="22"/>
        </w:rPr>
        <w:tab/>
      </w:r>
      <w:r>
        <w:rPr>
          <w:noProof/>
        </w:rPr>
        <w:t xml:space="preserve">fully_saturated </w:t>
      </w:r>
      <w:r>
        <w:rPr>
          <w:noProof/>
        </w:rPr>
        <w:tab/>
      </w:r>
      <w:r>
        <w:rPr>
          <w:noProof/>
        </w:rPr>
        <w:fldChar w:fldCharType="begin"/>
      </w:r>
      <w:r>
        <w:rPr>
          <w:noProof/>
        </w:rPr>
        <w:instrText xml:space="preserve"> PAGEREF _Toc13055880 \h </w:instrText>
      </w:r>
      <w:r>
        <w:rPr>
          <w:noProof/>
        </w:rPr>
      </w:r>
      <w:r>
        <w:rPr>
          <w:noProof/>
        </w:rPr>
        <w:fldChar w:fldCharType="separate"/>
      </w:r>
      <w:r w:rsidR="00D41448">
        <w:rPr>
          <w:noProof/>
        </w:rPr>
        <w:t>3-31</w:t>
      </w:r>
      <w:r>
        <w:rPr>
          <w:noProof/>
        </w:rPr>
        <w:fldChar w:fldCharType="end"/>
      </w:r>
    </w:p>
    <w:p w14:paraId="384DDCEB" w14:textId="77777777" w:rsidR="001B6382" w:rsidRDefault="001B6382">
      <w:pPr>
        <w:pStyle w:val="TOC4"/>
        <w:tabs>
          <w:tab w:val="left" w:pos="1440"/>
          <w:tab w:val="right" w:leader="dot" w:pos="8630"/>
        </w:tabs>
        <w:rPr>
          <w:rFonts w:asciiTheme="minorHAnsi" w:hAnsiTheme="minorHAnsi"/>
          <w:noProof/>
          <w:sz w:val="22"/>
        </w:rPr>
      </w:pPr>
      <w:r>
        <w:rPr>
          <w:noProof/>
        </w:rPr>
        <w:t>3.2.2.5</w:t>
      </w:r>
      <w:r>
        <w:rPr>
          <w:rFonts w:asciiTheme="minorHAnsi" w:hAnsiTheme="minorHAnsi"/>
          <w:noProof/>
          <w:sz w:val="22"/>
        </w:rPr>
        <w:tab/>
      </w:r>
      <w:r>
        <w:rPr>
          <w:noProof/>
        </w:rPr>
        <w:t>reactive_transport</w:t>
      </w:r>
      <w:r>
        <w:rPr>
          <w:noProof/>
        </w:rPr>
        <w:tab/>
      </w:r>
      <w:r>
        <w:rPr>
          <w:noProof/>
        </w:rPr>
        <w:fldChar w:fldCharType="begin"/>
      </w:r>
      <w:r>
        <w:rPr>
          <w:noProof/>
        </w:rPr>
        <w:instrText xml:space="preserve"> PAGEREF _Toc13055881 \h </w:instrText>
      </w:r>
      <w:r>
        <w:rPr>
          <w:noProof/>
        </w:rPr>
      </w:r>
      <w:r>
        <w:rPr>
          <w:noProof/>
        </w:rPr>
        <w:fldChar w:fldCharType="separate"/>
      </w:r>
      <w:r w:rsidR="00D41448">
        <w:rPr>
          <w:noProof/>
        </w:rPr>
        <w:t>3-31</w:t>
      </w:r>
      <w:r>
        <w:rPr>
          <w:noProof/>
        </w:rPr>
        <w:fldChar w:fldCharType="end"/>
      </w:r>
    </w:p>
    <w:p w14:paraId="1E210561" w14:textId="77777777" w:rsidR="001B6382" w:rsidRDefault="001B6382">
      <w:pPr>
        <w:pStyle w:val="TOC4"/>
        <w:tabs>
          <w:tab w:val="left" w:pos="1440"/>
          <w:tab w:val="right" w:leader="dot" w:pos="8630"/>
        </w:tabs>
        <w:rPr>
          <w:rFonts w:asciiTheme="minorHAnsi" w:hAnsiTheme="minorHAnsi"/>
          <w:noProof/>
          <w:sz w:val="22"/>
        </w:rPr>
      </w:pPr>
      <w:r>
        <w:rPr>
          <w:noProof/>
        </w:rPr>
        <w:t>3.2.2.6</w:t>
      </w:r>
      <w:r>
        <w:rPr>
          <w:rFonts w:asciiTheme="minorHAnsi" w:hAnsiTheme="minorHAnsi"/>
          <w:noProof/>
          <w:sz w:val="22"/>
        </w:rPr>
        <w:tab/>
      </w:r>
      <w:r>
        <w:rPr>
          <w:noProof/>
        </w:rPr>
        <w:t>root_uptake</w:t>
      </w:r>
      <w:r>
        <w:rPr>
          <w:noProof/>
        </w:rPr>
        <w:tab/>
      </w:r>
      <w:r>
        <w:rPr>
          <w:noProof/>
        </w:rPr>
        <w:fldChar w:fldCharType="begin"/>
      </w:r>
      <w:r>
        <w:rPr>
          <w:noProof/>
        </w:rPr>
        <w:instrText xml:space="preserve"> PAGEREF _Toc13055882 \h </w:instrText>
      </w:r>
      <w:r>
        <w:rPr>
          <w:noProof/>
        </w:rPr>
      </w:r>
      <w:r>
        <w:rPr>
          <w:noProof/>
        </w:rPr>
        <w:fldChar w:fldCharType="separate"/>
      </w:r>
      <w:r w:rsidR="00D41448">
        <w:rPr>
          <w:noProof/>
        </w:rPr>
        <w:t>3-32</w:t>
      </w:r>
      <w:r>
        <w:rPr>
          <w:noProof/>
        </w:rPr>
        <w:fldChar w:fldCharType="end"/>
      </w:r>
    </w:p>
    <w:p w14:paraId="73D82431" w14:textId="77777777" w:rsidR="001B6382" w:rsidRDefault="001B6382">
      <w:pPr>
        <w:pStyle w:val="TOC4"/>
        <w:tabs>
          <w:tab w:val="left" w:pos="1440"/>
          <w:tab w:val="right" w:leader="dot" w:pos="8630"/>
        </w:tabs>
        <w:rPr>
          <w:rFonts w:asciiTheme="minorHAnsi" w:hAnsiTheme="minorHAnsi"/>
          <w:noProof/>
          <w:sz w:val="22"/>
        </w:rPr>
      </w:pPr>
      <w:r>
        <w:rPr>
          <w:noProof/>
        </w:rPr>
        <w:t>3.2.2.7</w:t>
      </w:r>
      <w:r>
        <w:rPr>
          <w:rFonts w:asciiTheme="minorHAnsi" w:hAnsiTheme="minorHAnsi"/>
          <w:noProof/>
          <w:sz w:val="22"/>
        </w:rPr>
        <w:tab/>
      </w:r>
      <w:r>
        <w:rPr>
          <w:noProof/>
        </w:rPr>
        <w:t>Additional keywords</w:t>
      </w:r>
      <w:r>
        <w:rPr>
          <w:noProof/>
        </w:rPr>
        <w:tab/>
      </w:r>
      <w:r>
        <w:rPr>
          <w:noProof/>
        </w:rPr>
        <w:fldChar w:fldCharType="begin"/>
      </w:r>
      <w:r>
        <w:rPr>
          <w:noProof/>
        </w:rPr>
        <w:instrText xml:space="preserve"> PAGEREF _Toc13055883 \h </w:instrText>
      </w:r>
      <w:r>
        <w:rPr>
          <w:noProof/>
        </w:rPr>
      </w:r>
      <w:r>
        <w:rPr>
          <w:noProof/>
        </w:rPr>
        <w:fldChar w:fldCharType="separate"/>
      </w:r>
      <w:r w:rsidR="00D41448">
        <w:rPr>
          <w:noProof/>
        </w:rPr>
        <w:t>3-32</w:t>
      </w:r>
      <w:r>
        <w:rPr>
          <w:noProof/>
        </w:rPr>
        <w:fldChar w:fldCharType="end"/>
      </w:r>
    </w:p>
    <w:p w14:paraId="45F1505B"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3.2.3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_Toc13055884 \h </w:instrText>
      </w:r>
      <w:r>
        <w:rPr>
          <w:noProof/>
        </w:rPr>
      </w:r>
      <w:r>
        <w:rPr>
          <w:noProof/>
        </w:rPr>
        <w:fldChar w:fldCharType="separate"/>
      </w:r>
      <w:r w:rsidR="00D41448">
        <w:rPr>
          <w:noProof/>
        </w:rPr>
        <w:t>3-34</w:t>
      </w:r>
      <w:r>
        <w:rPr>
          <w:noProof/>
        </w:rPr>
        <w:fldChar w:fldCharType="end"/>
      </w:r>
    </w:p>
    <w:p w14:paraId="55A483E8"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3.2.4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_Toc13055885 \h </w:instrText>
      </w:r>
      <w:r>
        <w:rPr>
          <w:noProof/>
        </w:rPr>
      </w:r>
      <w:r>
        <w:rPr>
          <w:noProof/>
        </w:rPr>
        <w:fldChar w:fldCharType="separate"/>
      </w:r>
      <w:r w:rsidR="00D41448">
        <w:rPr>
          <w:noProof/>
        </w:rPr>
        <w:t>3-35</w:t>
      </w:r>
      <w:r>
        <w:rPr>
          <w:noProof/>
        </w:rPr>
        <w:fldChar w:fldCharType="end"/>
      </w:r>
    </w:p>
    <w:p w14:paraId="236534BF"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3.2.5</w:t>
      </w:r>
      <w:r>
        <w:rPr>
          <w:rFonts w:asciiTheme="minorHAnsi" w:hAnsiTheme="minorHAnsi"/>
          <w:i w:val="0"/>
          <w:noProof/>
          <w:sz w:val="22"/>
        </w:rPr>
        <w:tab/>
      </w:r>
      <w:r>
        <w:rPr>
          <w:noProof/>
        </w:rPr>
        <w:t>Additional Notes</w:t>
      </w:r>
      <w:r>
        <w:rPr>
          <w:noProof/>
        </w:rPr>
        <w:tab/>
      </w:r>
      <w:r>
        <w:rPr>
          <w:noProof/>
        </w:rPr>
        <w:fldChar w:fldCharType="begin"/>
      </w:r>
      <w:r>
        <w:rPr>
          <w:noProof/>
        </w:rPr>
        <w:instrText xml:space="preserve"> PAGEREF _Toc13055886 \h </w:instrText>
      </w:r>
      <w:r>
        <w:rPr>
          <w:noProof/>
        </w:rPr>
      </w:r>
      <w:r>
        <w:rPr>
          <w:noProof/>
        </w:rPr>
        <w:fldChar w:fldCharType="separate"/>
      </w:r>
      <w:r w:rsidR="00D41448">
        <w:rPr>
          <w:noProof/>
        </w:rPr>
        <w:t>3-35</w:t>
      </w:r>
      <w:r>
        <w:rPr>
          <w:noProof/>
        </w:rPr>
        <w:fldChar w:fldCharType="end"/>
      </w:r>
    </w:p>
    <w:p w14:paraId="7CA55894" w14:textId="77777777" w:rsidR="001B6382" w:rsidRDefault="001B6382">
      <w:pPr>
        <w:pStyle w:val="TOC2"/>
        <w:tabs>
          <w:tab w:val="left" w:pos="720"/>
          <w:tab w:val="right" w:leader="dot" w:pos="8630"/>
        </w:tabs>
        <w:rPr>
          <w:rFonts w:asciiTheme="minorHAnsi" w:hAnsiTheme="minorHAnsi"/>
          <w:smallCaps w:val="0"/>
          <w:noProof/>
          <w:sz w:val="22"/>
        </w:rPr>
      </w:pPr>
      <w:r>
        <w:rPr>
          <w:noProof/>
        </w:rPr>
        <w:t>3.3</w:t>
      </w:r>
      <w:r>
        <w:rPr>
          <w:rFonts w:asciiTheme="minorHAnsi" w:hAnsiTheme="minorHAnsi"/>
          <w:smallCaps w:val="0"/>
          <w:noProof/>
          <w:sz w:val="22"/>
        </w:rPr>
        <w:tab/>
      </w:r>
      <w:r>
        <w:rPr>
          <w:noProof/>
        </w:rPr>
        <w:t>Geochemical system (Data Block 2)</w:t>
      </w:r>
      <w:r>
        <w:rPr>
          <w:noProof/>
        </w:rPr>
        <w:tab/>
      </w:r>
      <w:r>
        <w:rPr>
          <w:noProof/>
        </w:rPr>
        <w:fldChar w:fldCharType="begin"/>
      </w:r>
      <w:r>
        <w:rPr>
          <w:noProof/>
        </w:rPr>
        <w:instrText xml:space="preserve"> PAGEREF _Toc13055887 \h </w:instrText>
      </w:r>
      <w:r>
        <w:rPr>
          <w:noProof/>
        </w:rPr>
      </w:r>
      <w:r>
        <w:rPr>
          <w:noProof/>
        </w:rPr>
        <w:fldChar w:fldCharType="separate"/>
      </w:r>
      <w:r w:rsidR="00D41448">
        <w:rPr>
          <w:noProof/>
        </w:rPr>
        <w:t>3-35</w:t>
      </w:r>
      <w:r>
        <w:rPr>
          <w:noProof/>
        </w:rPr>
        <w:fldChar w:fldCharType="end"/>
      </w:r>
    </w:p>
    <w:p w14:paraId="6E4413C2"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3.3.1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_Toc13055888 \h </w:instrText>
      </w:r>
      <w:r>
        <w:rPr>
          <w:noProof/>
        </w:rPr>
      </w:r>
      <w:r>
        <w:rPr>
          <w:noProof/>
        </w:rPr>
        <w:fldChar w:fldCharType="separate"/>
      </w:r>
      <w:r w:rsidR="00D41448">
        <w:rPr>
          <w:noProof/>
        </w:rPr>
        <w:t>3-35</w:t>
      </w:r>
      <w:r>
        <w:rPr>
          <w:noProof/>
        </w:rPr>
        <w:fldChar w:fldCharType="end"/>
      </w:r>
    </w:p>
    <w:p w14:paraId="44B6EC31"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3.3.2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_Toc13055889 \h </w:instrText>
      </w:r>
      <w:r>
        <w:rPr>
          <w:noProof/>
        </w:rPr>
      </w:r>
      <w:r>
        <w:rPr>
          <w:noProof/>
        </w:rPr>
        <w:fldChar w:fldCharType="separate"/>
      </w:r>
      <w:r w:rsidR="00D41448">
        <w:rPr>
          <w:noProof/>
        </w:rPr>
        <w:t>3-35</w:t>
      </w:r>
      <w:r>
        <w:rPr>
          <w:noProof/>
        </w:rPr>
        <w:fldChar w:fldCharType="end"/>
      </w:r>
    </w:p>
    <w:p w14:paraId="388FF13D" w14:textId="77777777" w:rsidR="001B6382" w:rsidRDefault="001B6382">
      <w:pPr>
        <w:pStyle w:val="TOC4"/>
        <w:tabs>
          <w:tab w:val="left" w:pos="1440"/>
          <w:tab w:val="right" w:leader="dot" w:pos="8630"/>
        </w:tabs>
        <w:rPr>
          <w:rFonts w:asciiTheme="minorHAnsi" w:hAnsiTheme="minorHAnsi"/>
          <w:noProof/>
          <w:sz w:val="22"/>
        </w:rPr>
      </w:pPr>
      <w:r>
        <w:rPr>
          <w:noProof/>
        </w:rPr>
        <w:t>3.3.2.1</w:t>
      </w:r>
      <w:r>
        <w:rPr>
          <w:rFonts w:asciiTheme="minorHAnsi" w:hAnsiTheme="minorHAnsi"/>
          <w:noProof/>
          <w:sz w:val="22"/>
        </w:rPr>
        <w:tab/>
      </w:r>
      <w:r>
        <w:rPr>
          <w:noProof/>
        </w:rPr>
        <w:t>‘geochemical system’</w:t>
      </w:r>
      <w:r>
        <w:rPr>
          <w:noProof/>
        </w:rPr>
        <w:tab/>
      </w:r>
      <w:r>
        <w:rPr>
          <w:noProof/>
        </w:rPr>
        <w:fldChar w:fldCharType="begin"/>
      </w:r>
      <w:r>
        <w:rPr>
          <w:noProof/>
        </w:rPr>
        <w:instrText xml:space="preserve"> PAGEREF _Toc13055890 \h </w:instrText>
      </w:r>
      <w:r>
        <w:rPr>
          <w:noProof/>
        </w:rPr>
      </w:r>
      <w:r>
        <w:rPr>
          <w:noProof/>
        </w:rPr>
        <w:fldChar w:fldCharType="separate"/>
      </w:r>
      <w:r w:rsidR="00D41448">
        <w:rPr>
          <w:noProof/>
        </w:rPr>
        <w:t>3-35</w:t>
      </w:r>
      <w:r>
        <w:rPr>
          <w:noProof/>
        </w:rPr>
        <w:fldChar w:fldCharType="end"/>
      </w:r>
    </w:p>
    <w:p w14:paraId="0526780C" w14:textId="77777777" w:rsidR="001B6382" w:rsidRDefault="001B6382">
      <w:pPr>
        <w:pStyle w:val="TOC4"/>
        <w:tabs>
          <w:tab w:val="left" w:pos="1440"/>
          <w:tab w:val="right" w:leader="dot" w:pos="8630"/>
        </w:tabs>
        <w:rPr>
          <w:rFonts w:asciiTheme="minorHAnsi" w:hAnsiTheme="minorHAnsi"/>
          <w:noProof/>
          <w:sz w:val="22"/>
        </w:rPr>
      </w:pPr>
      <w:r>
        <w:rPr>
          <w:noProof/>
        </w:rPr>
        <w:t>3.3.2.2</w:t>
      </w:r>
      <w:r>
        <w:rPr>
          <w:rFonts w:asciiTheme="minorHAnsi" w:hAnsiTheme="minorHAnsi"/>
          <w:noProof/>
          <w:sz w:val="22"/>
        </w:rPr>
        <w:tab/>
      </w:r>
      <w:r>
        <w:rPr>
          <w:noProof/>
        </w:rPr>
        <w:t>‘components’</w:t>
      </w:r>
      <w:r>
        <w:rPr>
          <w:noProof/>
        </w:rPr>
        <w:tab/>
      </w:r>
      <w:r>
        <w:rPr>
          <w:noProof/>
        </w:rPr>
        <w:fldChar w:fldCharType="begin"/>
      </w:r>
      <w:r>
        <w:rPr>
          <w:noProof/>
        </w:rPr>
        <w:instrText xml:space="preserve"> PAGEREF _Toc13055891 \h </w:instrText>
      </w:r>
      <w:r>
        <w:rPr>
          <w:noProof/>
        </w:rPr>
      </w:r>
      <w:r>
        <w:rPr>
          <w:noProof/>
        </w:rPr>
        <w:fldChar w:fldCharType="separate"/>
      </w:r>
      <w:r w:rsidR="00D41448">
        <w:rPr>
          <w:noProof/>
        </w:rPr>
        <w:t>3-37</w:t>
      </w:r>
      <w:r>
        <w:rPr>
          <w:noProof/>
        </w:rPr>
        <w:fldChar w:fldCharType="end"/>
      </w:r>
    </w:p>
    <w:p w14:paraId="2FD81165" w14:textId="77777777" w:rsidR="001B6382" w:rsidRDefault="001B6382">
      <w:pPr>
        <w:pStyle w:val="TOC4"/>
        <w:tabs>
          <w:tab w:val="left" w:pos="1440"/>
          <w:tab w:val="right" w:leader="dot" w:pos="8630"/>
        </w:tabs>
        <w:rPr>
          <w:rFonts w:asciiTheme="minorHAnsi" w:hAnsiTheme="minorHAnsi"/>
          <w:noProof/>
          <w:sz w:val="22"/>
        </w:rPr>
      </w:pPr>
      <w:r>
        <w:rPr>
          <w:noProof/>
        </w:rPr>
        <w:t>3.3.2.3</w:t>
      </w:r>
      <w:r>
        <w:rPr>
          <w:rFonts w:asciiTheme="minorHAnsi" w:hAnsiTheme="minorHAnsi"/>
          <w:noProof/>
          <w:sz w:val="22"/>
        </w:rPr>
        <w:tab/>
      </w:r>
      <w:r>
        <w:rPr>
          <w:noProof/>
        </w:rPr>
        <w:t>‘non-aqueous components’</w:t>
      </w:r>
      <w:r>
        <w:rPr>
          <w:noProof/>
        </w:rPr>
        <w:tab/>
      </w:r>
      <w:r>
        <w:rPr>
          <w:noProof/>
        </w:rPr>
        <w:fldChar w:fldCharType="begin"/>
      </w:r>
      <w:r>
        <w:rPr>
          <w:noProof/>
        </w:rPr>
        <w:instrText xml:space="preserve"> PAGEREF _Toc13055892 \h </w:instrText>
      </w:r>
      <w:r>
        <w:rPr>
          <w:noProof/>
        </w:rPr>
      </w:r>
      <w:r>
        <w:rPr>
          <w:noProof/>
        </w:rPr>
        <w:fldChar w:fldCharType="separate"/>
      </w:r>
      <w:r w:rsidR="00D41448">
        <w:rPr>
          <w:noProof/>
        </w:rPr>
        <w:t>3-37</w:t>
      </w:r>
      <w:r>
        <w:rPr>
          <w:noProof/>
        </w:rPr>
        <w:fldChar w:fldCharType="end"/>
      </w:r>
    </w:p>
    <w:p w14:paraId="0F20098A" w14:textId="77777777" w:rsidR="001B6382" w:rsidRDefault="001B6382">
      <w:pPr>
        <w:pStyle w:val="TOC4"/>
        <w:tabs>
          <w:tab w:val="left" w:pos="1440"/>
          <w:tab w:val="right" w:leader="dot" w:pos="8630"/>
        </w:tabs>
        <w:rPr>
          <w:rFonts w:asciiTheme="minorHAnsi" w:hAnsiTheme="minorHAnsi"/>
          <w:noProof/>
          <w:sz w:val="22"/>
        </w:rPr>
      </w:pPr>
      <w:r>
        <w:rPr>
          <w:noProof/>
        </w:rPr>
        <w:t>3.3.2.4</w:t>
      </w:r>
      <w:r>
        <w:rPr>
          <w:rFonts w:asciiTheme="minorHAnsi" w:hAnsiTheme="minorHAnsi"/>
          <w:noProof/>
          <w:sz w:val="22"/>
        </w:rPr>
        <w:tab/>
      </w:r>
      <w:r>
        <w:rPr>
          <w:noProof/>
        </w:rPr>
        <w:t>‘biomass components’</w:t>
      </w:r>
      <w:r>
        <w:rPr>
          <w:noProof/>
        </w:rPr>
        <w:tab/>
      </w:r>
      <w:r>
        <w:rPr>
          <w:noProof/>
        </w:rPr>
        <w:fldChar w:fldCharType="begin"/>
      </w:r>
      <w:r>
        <w:rPr>
          <w:noProof/>
        </w:rPr>
        <w:instrText xml:space="preserve"> PAGEREF _Toc13055893 \h </w:instrText>
      </w:r>
      <w:r>
        <w:rPr>
          <w:noProof/>
        </w:rPr>
      </w:r>
      <w:r>
        <w:rPr>
          <w:noProof/>
        </w:rPr>
        <w:fldChar w:fldCharType="separate"/>
      </w:r>
      <w:r w:rsidR="00D41448">
        <w:rPr>
          <w:noProof/>
        </w:rPr>
        <w:t>3-37</w:t>
      </w:r>
      <w:r>
        <w:rPr>
          <w:noProof/>
        </w:rPr>
        <w:fldChar w:fldCharType="end"/>
      </w:r>
    </w:p>
    <w:p w14:paraId="5B1AAF4D" w14:textId="77777777" w:rsidR="001B6382" w:rsidRDefault="001B6382">
      <w:pPr>
        <w:pStyle w:val="TOC4"/>
        <w:tabs>
          <w:tab w:val="left" w:pos="1440"/>
          <w:tab w:val="right" w:leader="dot" w:pos="8630"/>
        </w:tabs>
        <w:rPr>
          <w:rFonts w:asciiTheme="minorHAnsi" w:hAnsiTheme="minorHAnsi"/>
          <w:noProof/>
          <w:sz w:val="22"/>
        </w:rPr>
      </w:pPr>
      <w:r>
        <w:rPr>
          <w:noProof/>
        </w:rPr>
        <w:t>3.3.2.5</w:t>
      </w:r>
      <w:r>
        <w:rPr>
          <w:rFonts w:asciiTheme="minorHAnsi" w:hAnsiTheme="minorHAnsi"/>
          <w:noProof/>
          <w:sz w:val="22"/>
        </w:rPr>
        <w:tab/>
      </w:r>
      <w:r>
        <w:rPr>
          <w:noProof/>
        </w:rPr>
        <w:t>‘secondary aqueous species’</w:t>
      </w:r>
      <w:r>
        <w:rPr>
          <w:noProof/>
        </w:rPr>
        <w:tab/>
      </w:r>
      <w:r>
        <w:rPr>
          <w:noProof/>
        </w:rPr>
        <w:fldChar w:fldCharType="begin"/>
      </w:r>
      <w:r>
        <w:rPr>
          <w:noProof/>
        </w:rPr>
        <w:instrText xml:space="preserve"> PAGEREF _Toc13055894 \h </w:instrText>
      </w:r>
      <w:r>
        <w:rPr>
          <w:noProof/>
        </w:rPr>
      </w:r>
      <w:r>
        <w:rPr>
          <w:noProof/>
        </w:rPr>
        <w:fldChar w:fldCharType="separate"/>
      </w:r>
      <w:r w:rsidR="00D41448">
        <w:rPr>
          <w:noProof/>
        </w:rPr>
        <w:t>3-38</w:t>
      </w:r>
      <w:r>
        <w:rPr>
          <w:noProof/>
        </w:rPr>
        <w:fldChar w:fldCharType="end"/>
      </w:r>
    </w:p>
    <w:p w14:paraId="29C3F158" w14:textId="77777777" w:rsidR="001B6382" w:rsidRDefault="001B6382">
      <w:pPr>
        <w:pStyle w:val="TOC4"/>
        <w:tabs>
          <w:tab w:val="left" w:pos="1440"/>
          <w:tab w:val="right" w:leader="dot" w:pos="8630"/>
        </w:tabs>
        <w:rPr>
          <w:rFonts w:asciiTheme="minorHAnsi" w:hAnsiTheme="minorHAnsi"/>
          <w:noProof/>
          <w:sz w:val="22"/>
        </w:rPr>
      </w:pPr>
      <w:r>
        <w:rPr>
          <w:noProof/>
        </w:rPr>
        <w:t>3.3.2.6</w:t>
      </w:r>
      <w:r>
        <w:rPr>
          <w:rFonts w:asciiTheme="minorHAnsi" w:hAnsiTheme="minorHAnsi"/>
          <w:noProof/>
          <w:sz w:val="22"/>
        </w:rPr>
        <w:tab/>
      </w:r>
      <w:r>
        <w:rPr>
          <w:noProof/>
        </w:rPr>
        <w:t>‘minerals’</w:t>
      </w:r>
      <w:r>
        <w:rPr>
          <w:noProof/>
        </w:rPr>
        <w:tab/>
      </w:r>
      <w:r>
        <w:rPr>
          <w:noProof/>
        </w:rPr>
        <w:fldChar w:fldCharType="begin"/>
      </w:r>
      <w:r>
        <w:rPr>
          <w:noProof/>
        </w:rPr>
        <w:instrText xml:space="preserve"> PAGEREF _Toc13055895 \h </w:instrText>
      </w:r>
      <w:r>
        <w:rPr>
          <w:noProof/>
        </w:rPr>
      </w:r>
      <w:r>
        <w:rPr>
          <w:noProof/>
        </w:rPr>
        <w:fldChar w:fldCharType="separate"/>
      </w:r>
      <w:r w:rsidR="00D41448">
        <w:rPr>
          <w:noProof/>
        </w:rPr>
        <w:t>3-39</w:t>
      </w:r>
      <w:r>
        <w:rPr>
          <w:noProof/>
        </w:rPr>
        <w:fldChar w:fldCharType="end"/>
      </w:r>
    </w:p>
    <w:p w14:paraId="5D0E84AC" w14:textId="77777777" w:rsidR="001B6382" w:rsidRDefault="001B6382">
      <w:pPr>
        <w:pStyle w:val="TOC4"/>
        <w:tabs>
          <w:tab w:val="left" w:pos="1440"/>
          <w:tab w:val="right" w:leader="dot" w:pos="8630"/>
        </w:tabs>
        <w:rPr>
          <w:rFonts w:asciiTheme="minorHAnsi" w:hAnsiTheme="minorHAnsi"/>
          <w:noProof/>
          <w:sz w:val="22"/>
        </w:rPr>
      </w:pPr>
      <w:r>
        <w:rPr>
          <w:noProof/>
        </w:rPr>
        <w:t>3.3.2.7</w:t>
      </w:r>
      <w:r>
        <w:rPr>
          <w:rFonts w:asciiTheme="minorHAnsi" w:hAnsiTheme="minorHAnsi"/>
          <w:noProof/>
          <w:sz w:val="22"/>
        </w:rPr>
        <w:tab/>
      </w:r>
      <w:r>
        <w:rPr>
          <w:noProof/>
        </w:rPr>
        <w:t>‘linear sorption’</w:t>
      </w:r>
      <w:r>
        <w:rPr>
          <w:noProof/>
        </w:rPr>
        <w:tab/>
      </w:r>
      <w:r>
        <w:rPr>
          <w:noProof/>
        </w:rPr>
        <w:fldChar w:fldCharType="begin"/>
      </w:r>
      <w:r>
        <w:rPr>
          <w:noProof/>
        </w:rPr>
        <w:instrText xml:space="preserve"> PAGEREF _Toc13055896 \h </w:instrText>
      </w:r>
      <w:r>
        <w:rPr>
          <w:noProof/>
        </w:rPr>
      </w:r>
      <w:r>
        <w:rPr>
          <w:noProof/>
        </w:rPr>
        <w:fldChar w:fldCharType="separate"/>
      </w:r>
      <w:r w:rsidR="00D41448">
        <w:rPr>
          <w:noProof/>
        </w:rPr>
        <w:t>3-39</w:t>
      </w:r>
      <w:r>
        <w:rPr>
          <w:noProof/>
        </w:rPr>
        <w:fldChar w:fldCharType="end"/>
      </w:r>
    </w:p>
    <w:p w14:paraId="1104B42C" w14:textId="77777777" w:rsidR="001B6382" w:rsidRDefault="001B6382">
      <w:pPr>
        <w:pStyle w:val="TOC4"/>
        <w:tabs>
          <w:tab w:val="left" w:pos="1440"/>
          <w:tab w:val="right" w:leader="dot" w:pos="8630"/>
        </w:tabs>
        <w:rPr>
          <w:rFonts w:asciiTheme="minorHAnsi" w:hAnsiTheme="minorHAnsi"/>
          <w:noProof/>
          <w:sz w:val="22"/>
        </w:rPr>
      </w:pPr>
      <w:r>
        <w:rPr>
          <w:noProof/>
        </w:rPr>
        <w:t>3.3.2.8</w:t>
      </w:r>
      <w:r>
        <w:rPr>
          <w:rFonts w:asciiTheme="minorHAnsi" w:hAnsiTheme="minorHAnsi"/>
          <w:noProof/>
          <w:sz w:val="22"/>
        </w:rPr>
        <w:tab/>
      </w:r>
      <w:r>
        <w:rPr>
          <w:noProof/>
        </w:rPr>
        <w:t>‘sorbed species’</w:t>
      </w:r>
      <w:r>
        <w:rPr>
          <w:noProof/>
        </w:rPr>
        <w:tab/>
      </w:r>
      <w:r>
        <w:rPr>
          <w:noProof/>
        </w:rPr>
        <w:fldChar w:fldCharType="begin"/>
      </w:r>
      <w:r>
        <w:rPr>
          <w:noProof/>
        </w:rPr>
        <w:instrText xml:space="preserve"> PAGEREF _Toc13055897 \h </w:instrText>
      </w:r>
      <w:r>
        <w:rPr>
          <w:noProof/>
        </w:rPr>
      </w:r>
      <w:r>
        <w:rPr>
          <w:noProof/>
        </w:rPr>
        <w:fldChar w:fldCharType="separate"/>
      </w:r>
      <w:r w:rsidR="00D41448">
        <w:rPr>
          <w:noProof/>
        </w:rPr>
        <w:t>3-39</w:t>
      </w:r>
      <w:r>
        <w:rPr>
          <w:noProof/>
        </w:rPr>
        <w:fldChar w:fldCharType="end"/>
      </w:r>
    </w:p>
    <w:p w14:paraId="7C80AEDB" w14:textId="77777777" w:rsidR="001B6382" w:rsidRDefault="001B6382">
      <w:pPr>
        <w:pStyle w:val="TOC4"/>
        <w:tabs>
          <w:tab w:val="right" w:leader="dot" w:pos="8630"/>
        </w:tabs>
        <w:rPr>
          <w:rFonts w:asciiTheme="minorHAnsi" w:hAnsiTheme="minorHAnsi"/>
          <w:noProof/>
          <w:sz w:val="22"/>
        </w:rPr>
      </w:pPr>
      <w:r>
        <w:rPr>
          <w:noProof/>
        </w:rPr>
        <w:t>‘sorbed species of surface-complex’</w:t>
      </w:r>
      <w:r>
        <w:rPr>
          <w:noProof/>
        </w:rPr>
        <w:tab/>
      </w:r>
      <w:r>
        <w:rPr>
          <w:noProof/>
        </w:rPr>
        <w:fldChar w:fldCharType="begin"/>
      </w:r>
      <w:r>
        <w:rPr>
          <w:noProof/>
        </w:rPr>
        <w:instrText xml:space="preserve"> PAGEREF _Toc13055898 \h </w:instrText>
      </w:r>
      <w:r>
        <w:rPr>
          <w:noProof/>
        </w:rPr>
      </w:r>
      <w:r>
        <w:rPr>
          <w:noProof/>
        </w:rPr>
        <w:fldChar w:fldCharType="separate"/>
      </w:r>
      <w:r w:rsidR="00D41448">
        <w:rPr>
          <w:noProof/>
        </w:rPr>
        <w:t>3-40</w:t>
      </w:r>
      <w:r>
        <w:rPr>
          <w:noProof/>
        </w:rPr>
        <w:fldChar w:fldCharType="end"/>
      </w:r>
    </w:p>
    <w:p w14:paraId="6FC11492" w14:textId="77777777" w:rsidR="001B6382" w:rsidRDefault="001B6382">
      <w:pPr>
        <w:pStyle w:val="TOC4"/>
        <w:tabs>
          <w:tab w:val="left" w:pos="1440"/>
          <w:tab w:val="right" w:leader="dot" w:pos="8630"/>
        </w:tabs>
        <w:rPr>
          <w:rFonts w:asciiTheme="minorHAnsi" w:hAnsiTheme="minorHAnsi"/>
          <w:noProof/>
          <w:sz w:val="22"/>
        </w:rPr>
      </w:pPr>
      <w:r>
        <w:rPr>
          <w:noProof/>
        </w:rPr>
        <w:t>3.3.2.9</w:t>
      </w:r>
      <w:r>
        <w:rPr>
          <w:rFonts w:asciiTheme="minorHAnsi" w:hAnsiTheme="minorHAnsi"/>
          <w:noProof/>
          <w:sz w:val="22"/>
        </w:rPr>
        <w:tab/>
      </w:r>
      <w:r>
        <w:rPr>
          <w:noProof/>
        </w:rPr>
        <w:t>‘sorbed species of ion-exchange’</w:t>
      </w:r>
      <w:r>
        <w:rPr>
          <w:noProof/>
        </w:rPr>
        <w:tab/>
      </w:r>
      <w:r>
        <w:rPr>
          <w:noProof/>
        </w:rPr>
        <w:fldChar w:fldCharType="begin"/>
      </w:r>
      <w:r>
        <w:rPr>
          <w:noProof/>
        </w:rPr>
        <w:instrText xml:space="preserve"> PAGEREF _Toc13055899 \h </w:instrText>
      </w:r>
      <w:r>
        <w:rPr>
          <w:noProof/>
        </w:rPr>
      </w:r>
      <w:r>
        <w:rPr>
          <w:noProof/>
        </w:rPr>
        <w:fldChar w:fldCharType="separate"/>
      </w:r>
      <w:r w:rsidR="00D41448">
        <w:rPr>
          <w:noProof/>
        </w:rPr>
        <w:t>3-41</w:t>
      </w:r>
      <w:r>
        <w:rPr>
          <w:noProof/>
        </w:rPr>
        <w:fldChar w:fldCharType="end"/>
      </w:r>
    </w:p>
    <w:p w14:paraId="5D3F1F8C" w14:textId="77777777" w:rsidR="001B6382" w:rsidRDefault="001B6382">
      <w:pPr>
        <w:pStyle w:val="TOC4"/>
        <w:tabs>
          <w:tab w:val="left" w:pos="1680"/>
          <w:tab w:val="right" w:leader="dot" w:pos="8630"/>
        </w:tabs>
        <w:rPr>
          <w:rFonts w:asciiTheme="minorHAnsi" w:hAnsiTheme="minorHAnsi"/>
          <w:noProof/>
          <w:sz w:val="22"/>
        </w:rPr>
      </w:pPr>
      <w:r>
        <w:rPr>
          <w:noProof/>
        </w:rPr>
        <w:lastRenderedPageBreak/>
        <w:t>3.3.2.10</w:t>
      </w:r>
      <w:r>
        <w:rPr>
          <w:rFonts w:asciiTheme="minorHAnsi" w:hAnsiTheme="minorHAnsi"/>
          <w:noProof/>
          <w:sz w:val="22"/>
        </w:rPr>
        <w:tab/>
      </w:r>
      <w:r>
        <w:rPr>
          <w:noProof/>
        </w:rPr>
        <w:t>‘surface sites of ion-exchange’</w:t>
      </w:r>
      <w:r>
        <w:rPr>
          <w:noProof/>
        </w:rPr>
        <w:tab/>
      </w:r>
      <w:r>
        <w:rPr>
          <w:noProof/>
        </w:rPr>
        <w:fldChar w:fldCharType="begin"/>
      </w:r>
      <w:r>
        <w:rPr>
          <w:noProof/>
        </w:rPr>
        <w:instrText xml:space="preserve"> PAGEREF _Toc13055900 \h </w:instrText>
      </w:r>
      <w:r>
        <w:rPr>
          <w:noProof/>
        </w:rPr>
      </w:r>
      <w:r>
        <w:rPr>
          <w:noProof/>
        </w:rPr>
        <w:fldChar w:fldCharType="separate"/>
      </w:r>
      <w:r w:rsidR="00D41448">
        <w:rPr>
          <w:noProof/>
        </w:rPr>
        <w:t>3-41</w:t>
      </w:r>
      <w:r>
        <w:rPr>
          <w:noProof/>
        </w:rPr>
        <w:fldChar w:fldCharType="end"/>
      </w:r>
    </w:p>
    <w:p w14:paraId="59AA1719" w14:textId="77777777" w:rsidR="001B6382" w:rsidRDefault="001B6382">
      <w:pPr>
        <w:pStyle w:val="TOC4"/>
        <w:tabs>
          <w:tab w:val="left" w:pos="1680"/>
          <w:tab w:val="right" w:leader="dot" w:pos="8630"/>
        </w:tabs>
        <w:rPr>
          <w:rFonts w:asciiTheme="minorHAnsi" w:hAnsiTheme="minorHAnsi"/>
          <w:noProof/>
          <w:sz w:val="22"/>
        </w:rPr>
      </w:pPr>
      <w:r>
        <w:rPr>
          <w:noProof/>
        </w:rPr>
        <w:t>3.3.2.11</w:t>
      </w:r>
      <w:r>
        <w:rPr>
          <w:rFonts w:asciiTheme="minorHAnsi" w:hAnsiTheme="minorHAnsi"/>
          <w:noProof/>
          <w:sz w:val="22"/>
        </w:rPr>
        <w:tab/>
      </w:r>
      <w:r>
        <w:rPr>
          <w:noProof/>
        </w:rPr>
        <w:t>‘database directory’</w:t>
      </w:r>
      <w:r>
        <w:rPr>
          <w:noProof/>
        </w:rPr>
        <w:tab/>
      </w:r>
      <w:r>
        <w:rPr>
          <w:noProof/>
        </w:rPr>
        <w:fldChar w:fldCharType="begin"/>
      </w:r>
      <w:r>
        <w:rPr>
          <w:noProof/>
        </w:rPr>
        <w:instrText xml:space="preserve"> PAGEREF _Toc13055901 \h </w:instrText>
      </w:r>
      <w:r>
        <w:rPr>
          <w:noProof/>
        </w:rPr>
      </w:r>
      <w:r>
        <w:rPr>
          <w:noProof/>
        </w:rPr>
        <w:fldChar w:fldCharType="separate"/>
      </w:r>
      <w:r w:rsidR="00D41448">
        <w:rPr>
          <w:noProof/>
        </w:rPr>
        <w:t>3-41</w:t>
      </w:r>
      <w:r>
        <w:rPr>
          <w:noProof/>
        </w:rPr>
        <w:fldChar w:fldCharType="end"/>
      </w:r>
    </w:p>
    <w:p w14:paraId="6D4500BB" w14:textId="77777777" w:rsidR="001B6382" w:rsidRDefault="001B6382">
      <w:pPr>
        <w:pStyle w:val="TOC4"/>
        <w:tabs>
          <w:tab w:val="left" w:pos="1680"/>
          <w:tab w:val="right" w:leader="dot" w:pos="8630"/>
        </w:tabs>
        <w:rPr>
          <w:rFonts w:asciiTheme="minorHAnsi" w:hAnsiTheme="minorHAnsi"/>
          <w:noProof/>
          <w:sz w:val="22"/>
        </w:rPr>
      </w:pPr>
      <w:r>
        <w:rPr>
          <w:noProof/>
        </w:rPr>
        <w:t>3.3.2.12</w:t>
      </w:r>
      <w:r>
        <w:rPr>
          <w:rFonts w:asciiTheme="minorHAnsi" w:hAnsiTheme="minorHAnsi"/>
          <w:noProof/>
          <w:sz w:val="22"/>
        </w:rPr>
        <w:tab/>
      </w:r>
      <w:r>
        <w:rPr>
          <w:noProof/>
        </w:rPr>
        <w:t>‘compute alkalinity’</w:t>
      </w:r>
      <w:r>
        <w:rPr>
          <w:noProof/>
        </w:rPr>
        <w:tab/>
      </w:r>
      <w:r>
        <w:rPr>
          <w:noProof/>
        </w:rPr>
        <w:fldChar w:fldCharType="begin"/>
      </w:r>
      <w:r>
        <w:rPr>
          <w:noProof/>
        </w:rPr>
        <w:instrText xml:space="preserve"> PAGEREF _Toc13055902 \h </w:instrText>
      </w:r>
      <w:r>
        <w:rPr>
          <w:noProof/>
        </w:rPr>
      </w:r>
      <w:r>
        <w:rPr>
          <w:noProof/>
        </w:rPr>
        <w:fldChar w:fldCharType="separate"/>
      </w:r>
      <w:r w:rsidR="00D41448">
        <w:rPr>
          <w:noProof/>
        </w:rPr>
        <w:t>3-42</w:t>
      </w:r>
      <w:r>
        <w:rPr>
          <w:noProof/>
        </w:rPr>
        <w:fldChar w:fldCharType="end"/>
      </w:r>
    </w:p>
    <w:p w14:paraId="0B3A004C" w14:textId="77777777" w:rsidR="001B6382" w:rsidRDefault="001B6382">
      <w:pPr>
        <w:pStyle w:val="TOC4"/>
        <w:tabs>
          <w:tab w:val="left" w:pos="1680"/>
          <w:tab w:val="right" w:leader="dot" w:pos="8630"/>
        </w:tabs>
        <w:rPr>
          <w:rFonts w:asciiTheme="minorHAnsi" w:hAnsiTheme="minorHAnsi"/>
          <w:noProof/>
          <w:sz w:val="22"/>
        </w:rPr>
      </w:pPr>
      <w:r>
        <w:rPr>
          <w:noProof/>
        </w:rPr>
        <w:t>3.3.2.13</w:t>
      </w:r>
      <w:r>
        <w:rPr>
          <w:rFonts w:asciiTheme="minorHAnsi" w:hAnsiTheme="minorHAnsi"/>
          <w:noProof/>
          <w:sz w:val="22"/>
        </w:rPr>
        <w:tab/>
      </w:r>
      <w:r>
        <w:rPr>
          <w:noProof/>
        </w:rPr>
        <w:t>‘define input units’</w:t>
      </w:r>
      <w:r>
        <w:rPr>
          <w:noProof/>
        </w:rPr>
        <w:tab/>
      </w:r>
      <w:r>
        <w:rPr>
          <w:noProof/>
        </w:rPr>
        <w:fldChar w:fldCharType="begin"/>
      </w:r>
      <w:r>
        <w:rPr>
          <w:noProof/>
        </w:rPr>
        <w:instrText xml:space="preserve"> PAGEREF _Toc13055903 \h </w:instrText>
      </w:r>
      <w:r>
        <w:rPr>
          <w:noProof/>
        </w:rPr>
      </w:r>
      <w:r>
        <w:rPr>
          <w:noProof/>
        </w:rPr>
        <w:fldChar w:fldCharType="separate"/>
      </w:r>
      <w:r w:rsidR="00D41448">
        <w:rPr>
          <w:noProof/>
        </w:rPr>
        <w:t>3-42</w:t>
      </w:r>
      <w:r>
        <w:rPr>
          <w:noProof/>
        </w:rPr>
        <w:fldChar w:fldCharType="end"/>
      </w:r>
    </w:p>
    <w:p w14:paraId="4B2A088C" w14:textId="77777777" w:rsidR="001B6382" w:rsidRDefault="001B6382">
      <w:pPr>
        <w:pStyle w:val="TOC4"/>
        <w:tabs>
          <w:tab w:val="left" w:pos="1680"/>
          <w:tab w:val="right" w:leader="dot" w:pos="8630"/>
        </w:tabs>
        <w:rPr>
          <w:rFonts w:asciiTheme="minorHAnsi" w:hAnsiTheme="minorHAnsi"/>
          <w:noProof/>
          <w:sz w:val="22"/>
        </w:rPr>
      </w:pPr>
      <w:r>
        <w:rPr>
          <w:noProof/>
        </w:rPr>
        <w:t>3.3.2.14</w:t>
      </w:r>
      <w:r>
        <w:rPr>
          <w:rFonts w:asciiTheme="minorHAnsi" w:hAnsiTheme="minorHAnsi"/>
          <w:noProof/>
          <w:sz w:val="22"/>
        </w:rPr>
        <w:tab/>
      </w:r>
      <w:r>
        <w:rPr>
          <w:noProof/>
        </w:rPr>
        <w:t>‘define temperature’</w:t>
      </w:r>
      <w:r>
        <w:rPr>
          <w:noProof/>
        </w:rPr>
        <w:tab/>
      </w:r>
      <w:r>
        <w:rPr>
          <w:noProof/>
        </w:rPr>
        <w:fldChar w:fldCharType="begin"/>
      </w:r>
      <w:r>
        <w:rPr>
          <w:noProof/>
        </w:rPr>
        <w:instrText xml:space="preserve"> PAGEREF _Toc13055904 \h </w:instrText>
      </w:r>
      <w:r>
        <w:rPr>
          <w:noProof/>
        </w:rPr>
      </w:r>
      <w:r>
        <w:rPr>
          <w:noProof/>
        </w:rPr>
        <w:fldChar w:fldCharType="separate"/>
      </w:r>
      <w:r w:rsidR="00D41448">
        <w:rPr>
          <w:noProof/>
        </w:rPr>
        <w:t>3-42</w:t>
      </w:r>
      <w:r>
        <w:rPr>
          <w:noProof/>
        </w:rPr>
        <w:fldChar w:fldCharType="end"/>
      </w:r>
    </w:p>
    <w:p w14:paraId="2696D1C1" w14:textId="77777777" w:rsidR="001B6382" w:rsidRDefault="001B6382">
      <w:pPr>
        <w:pStyle w:val="TOC4"/>
        <w:tabs>
          <w:tab w:val="left" w:pos="1680"/>
          <w:tab w:val="right" w:leader="dot" w:pos="8630"/>
        </w:tabs>
        <w:rPr>
          <w:rFonts w:asciiTheme="minorHAnsi" w:hAnsiTheme="minorHAnsi"/>
          <w:noProof/>
          <w:sz w:val="22"/>
        </w:rPr>
      </w:pPr>
      <w:r>
        <w:rPr>
          <w:noProof/>
        </w:rPr>
        <w:t>3.3.2.15</w:t>
      </w:r>
      <w:r>
        <w:rPr>
          <w:rFonts w:asciiTheme="minorHAnsi" w:hAnsiTheme="minorHAnsi"/>
          <w:noProof/>
          <w:sz w:val="22"/>
        </w:rPr>
        <w:tab/>
      </w:r>
      <w:r>
        <w:rPr>
          <w:noProof/>
        </w:rPr>
        <w:t>‘define temperature field’</w:t>
      </w:r>
      <w:r>
        <w:rPr>
          <w:noProof/>
        </w:rPr>
        <w:tab/>
      </w:r>
      <w:r>
        <w:rPr>
          <w:noProof/>
        </w:rPr>
        <w:fldChar w:fldCharType="begin"/>
      </w:r>
      <w:r>
        <w:rPr>
          <w:noProof/>
        </w:rPr>
        <w:instrText xml:space="preserve"> PAGEREF _Toc13055905 \h </w:instrText>
      </w:r>
      <w:r>
        <w:rPr>
          <w:noProof/>
        </w:rPr>
      </w:r>
      <w:r>
        <w:rPr>
          <w:noProof/>
        </w:rPr>
        <w:fldChar w:fldCharType="separate"/>
      </w:r>
      <w:r w:rsidR="00D41448">
        <w:rPr>
          <w:noProof/>
        </w:rPr>
        <w:t>3-42</w:t>
      </w:r>
      <w:r>
        <w:rPr>
          <w:noProof/>
        </w:rPr>
        <w:fldChar w:fldCharType="end"/>
      </w:r>
    </w:p>
    <w:p w14:paraId="02F9AC5D" w14:textId="77777777" w:rsidR="001B6382" w:rsidRDefault="001B6382">
      <w:pPr>
        <w:pStyle w:val="TOC4"/>
        <w:tabs>
          <w:tab w:val="left" w:pos="1680"/>
          <w:tab w:val="right" w:leader="dot" w:pos="8630"/>
        </w:tabs>
        <w:rPr>
          <w:rFonts w:asciiTheme="minorHAnsi" w:hAnsiTheme="minorHAnsi"/>
          <w:noProof/>
          <w:sz w:val="22"/>
        </w:rPr>
      </w:pPr>
      <w:r>
        <w:rPr>
          <w:noProof/>
        </w:rPr>
        <w:t>3.3.2.16</w:t>
      </w:r>
      <w:r>
        <w:rPr>
          <w:rFonts w:asciiTheme="minorHAnsi" w:hAnsiTheme="minorHAnsi"/>
          <w:noProof/>
          <w:sz w:val="22"/>
        </w:rPr>
        <w:tab/>
      </w:r>
      <w:r>
        <w:rPr>
          <w:noProof/>
        </w:rPr>
        <w:t>‘define sorption type’ and ‘specify output unit for SCM sorbed species concentration’</w:t>
      </w:r>
      <w:r>
        <w:rPr>
          <w:noProof/>
        </w:rPr>
        <w:tab/>
      </w:r>
      <w:r>
        <w:rPr>
          <w:noProof/>
        </w:rPr>
        <w:fldChar w:fldCharType="begin"/>
      </w:r>
      <w:r>
        <w:rPr>
          <w:noProof/>
        </w:rPr>
        <w:instrText xml:space="preserve"> PAGEREF _Toc13055906 \h </w:instrText>
      </w:r>
      <w:r>
        <w:rPr>
          <w:noProof/>
        </w:rPr>
      </w:r>
      <w:r>
        <w:rPr>
          <w:noProof/>
        </w:rPr>
        <w:fldChar w:fldCharType="separate"/>
      </w:r>
      <w:r w:rsidR="00D41448">
        <w:rPr>
          <w:noProof/>
        </w:rPr>
        <w:t>3-43</w:t>
      </w:r>
      <w:r>
        <w:rPr>
          <w:noProof/>
        </w:rPr>
        <w:fldChar w:fldCharType="end"/>
      </w:r>
    </w:p>
    <w:p w14:paraId="3F5617B2" w14:textId="77777777" w:rsidR="001B6382" w:rsidRDefault="001B6382">
      <w:pPr>
        <w:pStyle w:val="TOC4"/>
        <w:tabs>
          <w:tab w:val="left" w:pos="1680"/>
          <w:tab w:val="right" w:leader="dot" w:pos="8630"/>
        </w:tabs>
        <w:rPr>
          <w:rFonts w:asciiTheme="minorHAnsi" w:hAnsiTheme="minorHAnsi"/>
          <w:noProof/>
          <w:sz w:val="22"/>
        </w:rPr>
      </w:pPr>
      <w:r>
        <w:rPr>
          <w:noProof/>
        </w:rPr>
        <w:t>3.3.2.17</w:t>
      </w:r>
      <w:r>
        <w:rPr>
          <w:rFonts w:asciiTheme="minorHAnsi" w:hAnsiTheme="minorHAnsi"/>
          <w:noProof/>
          <w:sz w:val="22"/>
        </w:rPr>
        <w:tab/>
      </w:r>
      <w:r>
        <w:rPr>
          <w:noProof/>
        </w:rPr>
        <w:t>‘combine mineralogical parameters’</w:t>
      </w:r>
      <w:r>
        <w:rPr>
          <w:noProof/>
        </w:rPr>
        <w:tab/>
      </w:r>
      <w:r>
        <w:rPr>
          <w:noProof/>
        </w:rPr>
        <w:fldChar w:fldCharType="begin"/>
      </w:r>
      <w:r>
        <w:rPr>
          <w:noProof/>
        </w:rPr>
        <w:instrText xml:space="preserve"> PAGEREF _Toc13055907 \h </w:instrText>
      </w:r>
      <w:r>
        <w:rPr>
          <w:noProof/>
        </w:rPr>
      </w:r>
      <w:r>
        <w:rPr>
          <w:noProof/>
        </w:rPr>
        <w:fldChar w:fldCharType="separate"/>
      </w:r>
      <w:r w:rsidR="00D41448">
        <w:rPr>
          <w:noProof/>
        </w:rPr>
        <w:t>3-45</w:t>
      </w:r>
      <w:r>
        <w:rPr>
          <w:noProof/>
        </w:rPr>
        <w:fldChar w:fldCharType="end"/>
      </w:r>
    </w:p>
    <w:p w14:paraId="64D7CC13" w14:textId="77777777" w:rsidR="001B6382" w:rsidRDefault="001B6382">
      <w:pPr>
        <w:pStyle w:val="TOC4"/>
        <w:tabs>
          <w:tab w:val="left" w:pos="1680"/>
          <w:tab w:val="right" w:leader="dot" w:pos="8630"/>
        </w:tabs>
        <w:rPr>
          <w:rFonts w:asciiTheme="minorHAnsi" w:hAnsiTheme="minorHAnsi"/>
          <w:noProof/>
          <w:sz w:val="22"/>
        </w:rPr>
      </w:pPr>
      <w:r>
        <w:rPr>
          <w:noProof/>
        </w:rPr>
        <w:t>3.3.2.18</w:t>
      </w:r>
      <w:r>
        <w:rPr>
          <w:rFonts w:asciiTheme="minorHAnsi" w:hAnsiTheme="minorHAnsi"/>
          <w:noProof/>
          <w:sz w:val="22"/>
        </w:rPr>
        <w:tab/>
      </w:r>
      <w:r>
        <w:rPr>
          <w:noProof/>
        </w:rPr>
        <w:t>‘use pitzer model’</w:t>
      </w:r>
      <w:r>
        <w:rPr>
          <w:noProof/>
        </w:rPr>
        <w:tab/>
      </w:r>
      <w:r>
        <w:rPr>
          <w:noProof/>
        </w:rPr>
        <w:fldChar w:fldCharType="begin"/>
      </w:r>
      <w:r>
        <w:rPr>
          <w:noProof/>
        </w:rPr>
        <w:instrText xml:space="preserve"> PAGEREF _Toc13055908 \h </w:instrText>
      </w:r>
      <w:r>
        <w:rPr>
          <w:noProof/>
        </w:rPr>
      </w:r>
      <w:r>
        <w:rPr>
          <w:noProof/>
        </w:rPr>
        <w:fldChar w:fldCharType="separate"/>
      </w:r>
      <w:r w:rsidR="00D41448">
        <w:rPr>
          <w:noProof/>
        </w:rPr>
        <w:t>3-46</w:t>
      </w:r>
      <w:r>
        <w:rPr>
          <w:noProof/>
        </w:rPr>
        <w:fldChar w:fldCharType="end"/>
      </w:r>
    </w:p>
    <w:p w14:paraId="45BCDF86" w14:textId="77777777" w:rsidR="001B6382" w:rsidRDefault="001B6382">
      <w:pPr>
        <w:pStyle w:val="TOC4"/>
        <w:tabs>
          <w:tab w:val="left" w:pos="1680"/>
          <w:tab w:val="right" w:leader="dot" w:pos="8630"/>
        </w:tabs>
        <w:rPr>
          <w:rFonts w:asciiTheme="minorHAnsi" w:hAnsiTheme="minorHAnsi"/>
          <w:noProof/>
          <w:sz w:val="22"/>
        </w:rPr>
      </w:pPr>
      <w:r>
        <w:rPr>
          <w:noProof/>
        </w:rPr>
        <w:t>3.3.2.19</w:t>
      </w:r>
      <w:r>
        <w:rPr>
          <w:rFonts w:asciiTheme="minorHAnsi" w:hAnsiTheme="minorHAnsi"/>
          <w:noProof/>
          <w:sz w:val="22"/>
        </w:rPr>
        <w:tab/>
      </w:r>
      <w:r>
        <w:rPr>
          <w:noProof/>
        </w:rPr>
        <w:t>‘use macinnes convention’</w:t>
      </w:r>
      <w:r>
        <w:rPr>
          <w:noProof/>
        </w:rPr>
        <w:tab/>
      </w:r>
      <w:r>
        <w:rPr>
          <w:noProof/>
        </w:rPr>
        <w:fldChar w:fldCharType="begin"/>
      </w:r>
      <w:r>
        <w:rPr>
          <w:noProof/>
        </w:rPr>
        <w:instrText xml:space="preserve"> PAGEREF _Toc13055909 \h </w:instrText>
      </w:r>
      <w:r>
        <w:rPr>
          <w:noProof/>
        </w:rPr>
      </w:r>
      <w:r>
        <w:rPr>
          <w:noProof/>
        </w:rPr>
        <w:fldChar w:fldCharType="separate"/>
      </w:r>
      <w:r w:rsidR="00D41448">
        <w:rPr>
          <w:noProof/>
        </w:rPr>
        <w:t>3-46</w:t>
      </w:r>
      <w:r>
        <w:rPr>
          <w:noProof/>
        </w:rPr>
        <w:fldChar w:fldCharType="end"/>
      </w:r>
    </w:p>
    <w:p w14:paraId="79D803B9" w14:textId="77777777" w:rsidR="001B6382" w:rsidRDefault="001B6382">
      <w:pPr>
        <w:pStyle w:val="TOC4"/>
        <w:tabs>
          <w:tab w:val="left" w:pos="1680"/>
          <w:tab w:val="right" w:leader="dot" w:pos="8630"/>
        </w:tabs>
        <w:rPr>
          <w:rFonts w:asciiTheme="minorHAnsi" w:hAnsiTheme="minorHAnsi"/>
          <w:noProof/>
          <w:sz w:val="22"/>
        </w:rPr>
      </w:pPr>
      <w:r>
        <w:rPr>
          <w:noProof/>
        </w:rPr>
        <w:t>3.3.2.20</w:t>
      </w:r>
      <w:r>
        <w:rPr>
          <w:rFonts w:asciiTheme="minorHAnsi" w:hAnsiTheme="minorHAnsi"/>
          <w:noProof/>
          <w:sz w:val="22"/>
        </w:rPr>
        <w:tab/>
      </w:r>
      <w:r>
        <w:rPr>
          <w:noProof/>
        </w:rPr>
        <w:t>‘use sit model’</w:t>
      </w:r>
      <w:r>
        <w:rPr>
          <w:noProof/>
        </w:rPr>
        <w:tab/>
      </w:r>
      <w:r>
        <w:rPr>
          <w:noProof/>
        </w:rPr>
        <w:fldChar w:fldCharType="begin"/>
      </w:r>
      <w:r>
        <w:rPr>
          <w:noProof/>
        </w:rPr>
        <w:instrText xml:space="preserve"> PAGEREF _Toc13055910 \h </w:instrText>
      </w:r>
      <w:r>
        <w:rPr>
          <w:noProof/>
        </w:rPr>
      </w:r>
      <w:r>
        <w:rPr>
          <w:noProof/>
        </w:rPr>
        <w:fldChar w:fldCharType="separate"/>
      </w:r>
      <w:r w:rsidR="00D41448">
        <w:rPr>
          <w:noProof/>
        </w:rPr>
        <w:t>3-46</w:t>
      </w:r>
      <w:r>
        <w:rPr>
          <w:noProof/>
        </w:rPr>
        <w:fldChar w:fldCharType="end"/>
      </w:r>
    </w:p>
    <w:p w14:paraId="6F13CD8F"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3.3.3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_Toc13055911 \h </w:instrText>
      </w:r>
      <w:r>
        <w:rPr>
          <w:noProof/>
        </w:rPr>
      </w:r>
      <w:r>
        <w:rPr>
          <w:noProof/>
        </w:rPr>
        <w:fldChar w:fldCharType="separate"/>
      </w:r>
      <w:r w:rsidR="00D41448">
        <w:rPr>
          <w:noProof/>
        </w:rPr>
        <w:t>3-46</w:t>
      </w:r>
      <w:r>
        <w:rPr>
          <w:noProof/>
        </w:rPr>
        <w:fldChar w:fldCharType="end"/>
      </w:r>
    </w:p>
    <w:p w14:paraId="65C1E2CE"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3.3.4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_Toc13055912 \h </w:instrText>
      </w:r>
      <w:r>
        <w:rPr>
          <w:noProof/>
        </w:rPr>
      </w:r>
      <w:r>
        <w:rPr>
          <w:noProof/>
        </w:rPr>
        <w:fldChar w:fldCharType="separate"/>
      </w:r>
      <w:r w:rsidR="00D41448">
        <w:rPr>
          <w:noProof/>
        </w:rPr>
        <w:t>3-48</w:t>
      </w:r>
      <w:r>
        <w:rPr>
          <w:noProof/>
        </w:rPr>
        <w:fldChar w:fldCharType="end"/>
      </w:r>
    </w:p>
    <w:p w14:paraId="5A26DC6A"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3.3.5</w:t>
      </w:r>
      <w:r>
        <w:rPr>
          <w:rFonts w:asciiTheme="minorHAnsi" w:hAnsiTheme="minorHAnsi"/>
          <w:i w:val="0"/>
          <w:noProof/>
          <w:sz w:val="22"/>
        </w:rPr>
        <w:tab/>
      </w:r>
      <w:r>
        <w:rPr>
          <w:noProof/>
        </w:rPr>
        <w:t>Additional Comments</w:t>
      </w:r>
      <w:r>
        <w:rPr>
          <w:noProof/>
        </w:rPr>
        <w:tab/>
      </w:r>
      <w:r>
        <w:rPr>
          <w:noProof/>
        </w:rPr>
        <w:fldChar w:fldCharType="begin"/>
      </w:r>
      <w:r>
        <w:rPr>
          <w:noProof/>
        </w:rPr>
        <w:instrText xml:space="preserve"> PAGEREF _Toc13055913 \h </w:instrText>
      </w:r>
      <w:r>
        <w:rPr>
          <w:noProof/>
        </w:rPr>
      </w:r>
      <w:r>
        <w:rPr>
          <w:noProof/>
        </w:rPr>
        <w:fldChar w:fldCharType="separate"/>
      </w:r>
      <w:r w:rsidR="00D41448">
        <w:rPr>
          <w:noProof/>
        </w:rPr>
        <w:t>3-48</w:t>
      </w:r>
      <w:r>
        <w:rPr>
          <w:noProof/>
        </w:rPr>
        <w:fldChar w:fldCharType="end"/>
      </w:r>
    </w:p>
    <w:p w14:paraId="1FE2B7B6" w14:textId="77777777" w:rsidR="001B6382" w:rsidRDefault="001B6382">
      <w:pPr>
        <w:pStyle w:val="TOC4"/>
        <w:tabs>
          <w:tab w:val="left" w:pos="1440"/>
          <w:tab w:val="right" w:leader="dot" w:pos="8630"/>
        </w:tabs>
        <w:rPr>
          <w:rFonts w:asciiTheme="minorHAnsi" w:hAnsiTheme="minorHAnsi"/>
          <w:noProof/>
          <w:sz w:val="22"/>
        </w:rPr>
      </w:pPr>
      <w:r>
        <w:rPr>
          <w:noProof/>
        </w:rPr>
        <w:t>3.3.5.1</w:t>
      </w:r>
      <w:r>
        <w:rPr>
          <w:rFonts w:asciiTheme="minorHAnsi" w:hAnsiTheme="minorHAnsi"/>
          <w:noProof/>
          <w:sz w:val="22"/>
        </w:rPr>
        <w:tab/>
      </w:r>
      <w:r>
        <w:rPr>
          <w:noProof/>
        </w:rPr>
        <w:t>Choosing aqueous species</w:t>
      </w:r>
      <w:r>
        <w:rPr>
          <w:noProof/>
        </w:rPr>
        <w:tab/>
      </w:r>
      <w:r>
        <w:rPr>
          <w:noProof/>
        </w:rPr>
        <w:fldChar w:fldCharType="begin"/>
      </w:r>
      <w:r>
        <w:rPr>
          <w:noProof/>
        </w:rPr>
        <w:instrText xml:space="preserve"> PAGEREF _Toc13055914 \h </w:instrText>
      </w:r>
      <w:r>
        <w:rPr>
          <w:noProof/>
        </w:rPr>
      </w:r>
      <w:r>
        <w:rPr>
          <w:noProof/>
        </w:rPr>
        <w:fldChar w:fldCharType="separate"/>
      </w:r>
      <w:r w:rsidR="00D41448">
        <w:rPr>
          <w:noProof/>
        </w:rPr>
        <w:t>3-48</w:t>
      </w:r>
      <w:r>
        <w:rPr>
          <w:noProof/>
        </w:rPr>
        <w:fldChar w:fldCharType="end"/>
      </w:r>
    </w:p>
    <w:p w14:paraId="57AE757E" w14:textId="77777777" w:rsidR="001B6382" w:rsidRDefault="001B6382">
      <w:pPr>
        <w:pStyle w:val="TOC4"/>
        <w:tabs>
          <w:tab w:val="left" w:pos="1440"/>
          <w:tab w:val="right" w:leader="dot" w:pos="8630"/>
        </w:tabs>
        <w:rPr>
          <w:rFonts w:asciiTheme="minorHAnsi" w:hAnsiTheme="minorHAnsi"/>
          <w:noProof/>
          <w:sz w:val="22"/>
        </w:rPr>
      </w:pPr>
      <w:r>
        <w:rPr>
          <w:noProof/>
        </w:rPr>
        <w:t>3.3.5.2</w:t>
      </w:r>
      <w:r>
        <w:rPr>
          <w:rFonts w:asciiTheme="minorHAnsi" w:hAnsiTheme="minorHAnsi"/>
          <w:noProof/>
          <w:sz w:val="22"/>
        </w:rPr>
        <w:tab/>
      </w:r>
      <w:r>
        <w:rPr>
          <w:noProof/>
        </w:rPr>
        <w:t>Redox notes</w:t>
      </w:r>
      <w:r>
        <w:rPr>
          <w:noProof/>
        </w:rPr>
        <w:tab/>
      </w:r>
      <w:r>
        <w:rPr>
          <w:noProof/>
        </w:rPr>
        <w:fldChar w:fldCharType="begin"/>
      </w:r>
      <w:r>
        <w:rPr>
          <w:noProof/>
        </w:rPr>
        <w:instrText xml:space="preserve"> PAGEREF _Toc13055915 \h </w:instrText>
      </w:r>
      <w:r>
        <w:rPr>
          <w:noProof/>
        </w:rPr>
      </w:r>
      <w:r>
        <w:rPr>
          <w:noProof/>
        </w:rPr>
        <w:fldChar w:fldCharType="separate"/>
      </w:r>
      <w:r w:rsidR="00D41448">
        <w:rPr>
          <w:noProof/>
        </w:rPr>
        <w:t>3-48</w:t>
      </w:r>
      <w:r>
        <w:rPr>
          <w:noProof/>
        </w:rPr>
        <w:fldChar w:fldCharType="end"/>
      </w:r>
    </w:p>
    <w:p w14:paraId="5ADE3B56" w14:textId="77777777" w:rsidR="001B6382" w:rsidRDefault="001B6382">
      <w:pPr>
        <w:pStyle w:val="TOC4"/>
        <w:tabs>
          <w:tab w:val="left" w:pos="1440"/>
          <w:tab w:val="right" w:leader="dot" w:pos="8630"/>
        </w:tabs>
        <w:rPr>
          <w:rFonts w:asciiTheme="minorHAnsi" w:hAnsiTheme="minorHAnsi"/>
          <w:noProof/>
          <w:sz w:val="22"/>
        </w:rPr>
      </w:pPr>
      <w:r>
        <w:rPr>
          <w:noProof/>
        </w:rPr>
        <w:t>3.3.5.3</w:t>
      </w:r>
      <w:r>
        <w:rPr>
          <w:rFonts w:asciiTheme="minorHAnsi" w:hAnsiTheme="minorHAnsi"/>
          <w:noProof/>
          <w:sz w:val="22"/>
        </w:rPr>
        <w:tab/>
      </w:r>
      <w:r>
        <w:rPr>
          <w:noProof/>
        </w:rPr>
        <w:t>Adding additional species</w:t>
      </w:r>
      <w:r>
        <w:rPr>
          <w:noProof/>
        </w:rPr>
        <w:tab/>
      </w:r>
      <w:r>
        <w:rPr>
          <w:noProof/>
        </w:rPr>
        <w:fldChar w:fldCharType="begin"/>
      </w:r>
      <w:r>
        <w:rPr>
          <w:noProof/>
        </w:rPr>
        <w:instrText xml:space="preserve"> PAGEREF _Toc13055916 \h </w:instrText>
      </w:r>
      <w:r>
        <w:rPr>
          <w:noProof/>
        </w:rPr>
      </w:r>
      <w:r>
        <w:rPr>
          <w:noProof/>
        </w:rPr>
        <w:fldChar w:fldCharType="separate"/>
      </w:r>
      <w:r w:rsidR="00D41448">
        <w:rPr>
          <w:noProof/>
        </w:rPr>
        <w:t>3-49</w:t>
      </w:r>
      <w:r>
        <w:rPr>
          <w:noProof/>
        </w:rPr>
        <w:fldChar w:fldCharType="end"/>
      </w:r>
    </w:p>
    <w:p w14:paraId="1A9746E8" w14:textId="77777777" w:rsidR="001B6382" w:rsidRDefault="001B6382">
      <w:pPr>
        <w:pStyle w:val="TOC2"/>
        <w:tabs>
          <w:tab w:val="left" w:pos="720"/>
          <w:tab w:val="right" w:leader="dot" w:pos="8630"/>
        </w:tabs>
        <w:rPr>
          <w:rFonts w:asciiTheme="minorHAnsi" w:hAnsiTheme="minorHAnsi"/>
          <w:smallCaps w:val="0"/>
          <w:noProof/>
          <w:sz w:val="22"/>
        </w:rPr>
      </w:pPr>
      <w:r>
        <w:rPr>
          <w:noProof/>
        </w:rPr>
        <w:t>3.4</w:t>
      </w:r>
      <w:r>
        <w:rPr>
          <w:rFonts w:asciiTheme="minorHAnsi" w:hAnsiTheme="minorHAnsi"/>
          <w:smallCaps w:val="0"/>
          <w:noProof/>
          <w:sz w:val="22"/>
        </w:rPr>
        <w:tab/>
      </w:r>
      <w:r>
        <w:rPr>
          <w:noProof/>
        </w:rPr>
        <w:t>Spatial discretization (Data Block 3)</w:t>
      </w:r>
      <w:r>
        <w:rPr>
          <w:noProof/>
        </w:rPr>
        <w:tab/>
      </w:r>
      <w:r>
        <w:rPr>
          <w:noProof/>
        </w:rPr>
        <w:fldChar w:fldCharType="begin"/>
      </w:r>
      <w:r>
        <w:rPr>
          <w:noProof/>
        </w:rPr>
        <w:instrText xml:space="preserve"> PAGEREF _Toc13055917 \h </w:instrText>
      </w:r>
      <w:r>
        <w:rPr>
          <w:noProof/>
        </w:rPr>
      </w:r>
      <w:r>
        <w:rPr>
          <w:noProof/>
        </w:rPr>
        <w:fldChar w:fldCharType="separate"/>
      </w:r>
      <w:r w:rsidR="00D41448">
        <w:rPr>
          <w:noProof/>
        </w:rPr>
        <w:t>3-49</w:t>
      </w:r>
      <w:r>
        <w:rPr>
          <w:noProof/>
        </w:rPr>
        <w:fldChar w:fldCharType="end"/>
      </w:r>
    </w:p>
    <w:p w14:paraId="38880501"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3.4.1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_Toc13055918 \h </w:instrText>
      </w:r>
      <w:r>
        <w:rPr>
          <w:noProof/>
        </w:rPr>
      </w:r>
      <w:r>
        <w:rPr>
          <w:noProof/>
        </w:rPr>
        <w:fldChar w:fldCharType="separate"/>
      </w:r>
      <w:r w:rsidR="00D41448">
        <w:rPr>
          <w:noProof/>
        </w:rPr>
        <w:t>3-49</w:t>
      </w:r>
      <w:r>
        <w:rPr>
          <w:noProof/>
        </w:rPr>
        <w:fldChar w:fldCharType="end"/>
      </w:r>
    </w:p>
    <w:p w14:paraId="5534BF38"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3.4.2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_Toc13055919 \h </w:instrText>
      </w:r>
      <w:r>
        <w:rPr>
          <w:noProof/>
        </w:rPr>
      </w:r>
      <w:r>
        <w:rPr>
          <w:noProof/>
        </w:rPr>
        <w:fldChar w:fldCharType="separate"/>
      </w:r>
      <w:r w:rsidR="00D41448">
        <w:rPr>
          <w:noProof/>
        </w:rPr>
        <w:t>3-49</w:t>
      </w:r>
      <w:r>
        <w:rPr>
          <w:noProof/>
        </w:rPr>
        <w:fldChar w:fldCharType="end"/>
      </w:r>
    </w:p>
    <w:p w14:paraId="6398A899" w14:textId="77777777" w:rsidR="001B6382" w:rsidRDefault="001B6382">
      <w:pPr>
        <w:pStyle w:val="TOC4"/>
        <w:tabs>
          <w:tab w:val="left" w:pos="1440"/>
          <w:tab w:val="right" w:leader="dot" w:pos="8630"/>
        </w:tabs>
        <w:rPr>
          <w:rFonts w:asciiTheme="minorHAnsi" w:hAnsiTheme="minorHAnsi"/>
          <w:noProof/>
          <w:sz w:val="22"/>
        </w:rPr>
      </w:pPr>
      <w:r>
        <w:rPr>
          <w:noProof/>
        </w:rPr>
        <w:t>3.4.2.1</w:t>
      </w:r>
      <w:r>
        <w:rPr>
          <w:rFonts w:asciiTheme="minorHAnsi" w:hAnsiTheme="minorHAnsi"/>
          <w:noProof/>
          <w:sz w:val="22"/>
        </w:rPr>
        <w:tab/>
      </w:r>
      <w:r>
        <w:rPr>
          <w:noProof/>
        </w:rPr>
        <w:t>‘spatial discretization’</w:t>
      </w:r>
      <w:r>
        <w:rPr>
          <w:noProof/>
        </w:rPr>
        <w:tab/>
      </w:r>
      <w:r>
        <w:rPr>
          <w:noProof/>
        </w:rPr>
        <w:fldChar w:fldCharType="begin"/>
      </w:r>
      <w:r>
        <w:rPr>
          <w:noProof/>
        </w:rPr>
        <w:instrText xml:space="preserve"> PAGEREF _Toc13055920 \h </w:instrText>
      </w:r>
      <w:r>
        <w:rPr>
          <w:noProof/>
        </w:rPr>
      </w:r>
      <w:r>
        <w:rPr>
          <w:noProof/>
        </w:rPr>
        <w:fldChar w:fldCharType="separate"/>
      </w:r>
      <w:r w:rsidR="00D41448">
        <w:rPr>
          <w:noProof/>
        </w:rPr>
        <w:t>3-49</w:t>
      </w:r>
      <w:r>
        <w:rPr>
          <w:noProof/>
        </w:rPr>
        <w:fldChar w:fldCharType="end"/>
      </w:r>
    </w:p>
    <w:p w14:paraId="7288ECF1" w14:textId="77777777" w:rsidR="001B6382" w:rsidRDefault="001B6382">
      <w:pPr>
        <w:pStyle w:val="TOC4"/>
        <w:tabs>
          <w:tab w:val="left" w:pos="1440"/>
          <w:tab w:val="right" w:leader="dot" w:pos="8630"/>
        </w:tabs>
        <w:rPr>
          <w:rFonts w:asciiTheme="minorHAnsi" w:hAnsiTheme="minorHAnsi"/>
          <w:noProof/>
          <w:sz w:val="22"/>
        </w:rPr>
      </w:pPr>
      <w:r>
        <w:rPr>
          <w:noProof/>
        </w:rPr>
        <w:t>3.4.2.2</w:t>
      </w:r>
      <w:r>
        <w:rPr>
          <w:rFonts w:asciiTheme="minorHAnsi" w:hAnsiTheme="minorHAnsi"/>
          <w:noProof/>
          <w:sz w:val="22"/>
        </w:rPr>
        <w:tab/>
      </w:r>
      <w:r>
        <w:rPr>
          <w:noProof/>
        </w:rPr>
        <w:t>‘radial coordinates’</w:t>
      </w:r>
      <w:r>
        <w:rPr>
          <w:noProof/>
        </w:rPr>
        <w:tab/>
      </w:r>
      <w:r>
        <w:rPr>
          <w:noProof/>
        </w:rPr>
        <w:fldChar w:fldCharType="begin"/>
      </w:r>
      <w:r>
        <w:rPr>
          <w:noProof/>
        </w:rPr>
        <w:instrText xml:space="preserve"> PAGEREF _Toc13055921 \h </w:instrText>
      </w:r>
      <w:r>
        <w:rPr>
          <w:noProof/>
        </w:rPr>
      </w:r>
      <w:r>
        <w:rPr>
          <w:noProof/>
        </w:rPr>
        <w:fldChar w:fldCharType="separate"/>
      </w:r>
      <w:r w:rsidR="00D41448">
        <w:rPr>
          <w:noProof/>
        </w:rPr>
        <w:t>3-49</w:t>
      </w:r>
      <w:r>
        <w:rPr>
          <w:noProof/>
        </w:rPr>
        <w:fldChar w:fldCharType="end"/>
      </w:r>
    </w:p>
    <w:p w14:paraId="09F6C0F5"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3.4.3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_Toc13055922 \h </w:instrText>
      </w:r>
      <w:r>
        <w:rPr>
          <w:noProof/>
        </w:rPr>
      </w:r>
      <w:r>
        <w:rPr>
          <w:noProof/>
        </w:rPr>
        <w:fldChar w:fldCharType="separate"/>
      </w:r>
      <w:r w:rsidR="00D41448">
        <w:rPr>
          <w:noProof/>
        </w:rPr>
        <w:t>3-50</w:t>
      </w:r>
      <w:r>
        <w:rPr>
          <w:noProof/>
        </w:rPr>
        <w:fldChar w:fldCharType="end"/>
      </w:r>
    </w:p>
    <w:p w14:paraId="5A551D97"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3.4.4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_Toc13055923 \h </w:instrText>
      </w:r>
      <w:r>
        <w:rPr>
          <w:noProof/>
        </w:rPr>
      </w:r>
      <w:r>
        <w:rPr>
          <w:noProof/>
        </w:rPr>
        <w:fldChar w:fldCharType="separate"/>
      </w:r>
      <w:r w:rsidR="00D41448">
        <w:rPr>
          <w:noProof/>
        </w:rPr>
        <w:t>3-50</w:t>
      </w:r>
      <w:r>
        <w:rPr>
          <w:noProof/>
        </w:rPr>
        <w:fldChar w:fldCharType="end"/>
      </w:r>
    </w:p>
    <w:p w14:paraId="0E5D189A"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3.4.5</w:t>
      </w:r>
      <w:r>
        <w:rPr>
          <w:rFonts w:asciiTheme="minorHAnsi" w:hAnsiTheme="minorHAnsi"/>
          <w:i w:val="0"/>
          <w:noProof/>
          <w:sz w:val="22"/>
        </w:rPr>
        <w:tab/>
      </w:r>
      <w:r>
        <w:rPr>
          <w:noProof/>
        </w:rPr>
        <w:t>Additional Notes</w:t>
      </w:r>
      <w:r>
        <w:rPr>
          <w:noProof/>
        </w:rPr>
        <w:tab/>
      </w:r>
      <w:r>
        <w:rPr>
          <w:noProof/>
        </w:rPr>
        <w:fldChar w:fldCharType="begin"/>
      </w:r>
      <w:r>
        <w:rPr>
          <w:noProof/>
        </w:rPr>
        <w:instrText xml:space="preserve"> PAGEREF _Toc13055924 \h </w:instrText>
      </w:r>
      <w:r>
        <w:rPr>
          <w:noProof/>
        </w:rPr>
      </w:r>
      <w:r>
        <w:rPr>
          <w:noProof/>
        </w:rPr>
        <w:fldChar w:fldCharType="separate"/>
      </w:r>
      <w:r w:rsidR="00D41448">
        <w:rPr>
          <w:noProof/>
        </w:rPr>
        <w:t>3-51</w:t>
      </w:r>
      <w:r>
        <w:rPr>
          <w:noProof/>
        </w:rPr>
        <w:fldChar w:fldCharType="end"/>
      </w:r>
    </w:p>
    <w:p w14:paraId="24859142" w14:textId="77777777" w:rsidR="001B6382" w:rsidRDefault="001B6382">
      <w:pPr>
        <w:pStyle w:val="TOC2"/>
        <w:tabs>
          <w:tab w:val="left" w:pos="720"/>
          <w:tab w:val="right" w:leader="dot" w:pos="8630"/>
        </w:tabs>
        <w:rPr>
          <w:rFonts w:asciiTheme="minorHAnsi" w:hAnsiTheme="minorHAnsi"/>
          <w:smallCaps w:val="0"/>
          <w:noProof/>
          <w:sz w:val="22"/>
        </w:rPr>
      </w:pPr>
      <w:r>
        <w:rPr>
          <w:noProof/>
        </w:rPr>
        <w:t>3.5</w:t>
      </w:r>
      <w:r>
        <w:rPr>
          <w:rFonts w:asciiTheme="minorHAnsi" w:hAnsiTheme="minorHAnsi"/>
          <w:smallCaps w:val="0"/>
          <w:noProof/>
          <w:sz w:val="22"/>
        </w:rPr>
        <w:tab/>
      </w:r>
      <w:r>
        <w:rPr>
          <w:noProof/>
        </w:rPr>
        <w:t>Time Step control (Data Block 4)</w:t>
      </w:r>
      <w:r>
        <w:rPr>
          <w:noProof/>
        </w:rPr>
        <w:tab/>
      </w:r>
      <w:r>
        <w:rPr>
          <w:noProof/>
        </w:rPr>
        <w:fldChar w:fldCharType="begin"/>
      </w:r>
      <w:r>
        <w:rPr>
          <w:noProof/>
        </w:rPr>
        <w:instrText xml:space="preserve"> PAGEREF _Toc13055925 \h </w:instrText>
      </w:r>
      <w:r>
        <w:rPr>
          <w:noProof/>
        </w:rPr>
      </w:r>
      <w:r>
        <w:rPr>
          <w:noProof/>
        </w:rPr>
        <w:fldChar w:fldCharType="separate"/>
      </w:r>
      <w:r w:rsidR="00D41448">
        <w:rPr>
          <w:noProof/>
        </w:rPr>
        <w:t>3-51</w:t>
      </w:r>
      <w:r>
        <w:rPr>
          <w:noProof/>
        </w:rPr>
        <w:fldChar w:fldCharType="end"/>
      </w:r>
    </w:p>
    <w:p w14:paraId="33224521"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3.5.1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_Toc13055926 \h </w:instrText>
      </w:r>
      <w:r>
        <w:rPr>
          <w:noProof/>
        </w:rPr>
      </w:r>
      <w:r>
        <w:rPr>
          <w:noProof/>
        </w:rPr>
        <w:fldChar w:fldCharType="separate"/>
      </w:r>
      <w:r w:rsidR="00D41448">
        <w:rPr>
          <w:noProof/>
        </w:rPr>
        <w:t>3-51</w:t>
      </w:r>
      <w:r>
        <w:rPr>
          <w:noProof/>
        </w:rPr>
        <w:fldChar w:fldCharType="end"/>
      </w:r>
    </w:p>
    <w:p w14:paraId="44C2C6A6"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3.5.2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_Toc13055927 \h </w:instrText>
      </w:r>
      <w:r>
        <w:rPr>
          <w:noProof/>
        </w:rPr>
      </w:r>
      <w:r>
        <w:rPr>
          <w:noProof/>
        </w:rPr>
        <w:fldChar w:fldCharType="separate"/>
      </w:r>
      <w:r w:rsidR="00D41448">
        <w:rPr>
          <w:noProof/>
        </w:rPr>
        <w:t>3-51</w:t>
      </w:r>
      <w:r>
        <w:rPr>
          <w:noProof/>
        </w:rPr>
        <w:fldChar w:fldCharType="end"/>
      </w:r>
    </w:p>
    <w:p w14:paraId="7F4BA8F7" w14:textId="77777777" w:rsidR="001B6382" w:rsidRDefault="001B6382">
      <w:pPr>
        <w:pStyle w:val="TOC4"/>
        <w:tabs>
          <w:tab w:val="left" w:pos="1440"/>
          <w:tab w:val="right" w:leader="dot" w:pos="8630"/>
        </w:tabs>
        <w:rPr>
          <w:rFonts w:asciiTheme="minorHAnsi" w:hAnsiTheme="minorHAnsi"/>
          <w:noProof/>
          <w:sz w:val="22"/>
        </w:rPr>
      </w:pPr>
      <w:r>
        <w:rPr>
          <w:noProof/>
        </w:rPr>
        <w:t>3.5.2.1</w:t>
      </w:r>
      <w:r>
        <w:rPr>
          <w:rFonts w:asciiTheme="minorHAnsi" w:hAnsiTheme="minorHAnsi"/>
          <w:noProof/>
          <w:sz w:val="22"/>
        </w:rPr>
        <w:tab/>
      </w:r>
      <w:r>
        <w:rPr>
          <w:noProof/>
        </w:rPr>
        <w:t>‘time step control - global system’</w:t>
      </w:r>
      <w:r>
        <w:rPr>
          <w:noProof/>
        </w:rPr>
        <w:tab/>
      </w:r>
      <w:r>
        <w:rPr>
          <w:noProof/>
        </w:rPr>
        <w:fldChar w:fldCharType="begin"/>
      </w:r>
      <w:r>
        <w:rPr>
          <w:noProof/>
        </w:rPr>
        <w:instrText xml:space="preserve"> PAGEREF _Toc13055928 \h </w:instrText>
      </w:r>
      <w:r>
        <w:rPr>
          <w:noProof/>
        </w:rPr>
      </w:r>
      <w:r>
        <w:rPr>
          <w:noProof/>
        </w:rPr>
        <w:fldChar w:fldCharType="separate"/>
      </w:r>
      <w:r w:rsidR="00D41448">
        <w:rPr>
          <w:noProof/>
        </w:rPr>
        <w:t>3-51</w:t>
      </w:r>
      <w:r>
        <w:rPr>
          <w:noProof/>
        </w:rPr>
        <w:fldChar w:fldCharType="end"/>
      </w:r>
    </w:p>
    <w:p w14:paraId="149E03B2" w14:textId="77777777" w:rsidR="001B6382" w:rsidRDefault="001B6382">
      <w:pPr>
        <w:pStyle w:val="TOC4"/>
        <w:tabs>
          <w:tab w:val="left" w:pos="1440"/>
          <w:tab w:val="right" w:leader="dot" w:pos="8630"/>
        </w:tabs>
        <w:rPr>
          <w:rFonts w:asciiTheme="minorHAnsi" w:hAnsiTheme="minorHAnsi"/>
          <w:noProof/>
          <w:sz w:val="22"/>
        </w:rPr>
      </w:pPr>
      <w:r>
        <w:rPr>
          <w:noProof/>
        </w:rPr>
        <w:t>3.5.2.2</w:t>
      </w:r>
      <w:r>
        <w:rPr>
          <w:rFonts w:asciiTheme="minorHAnsi" w:hAnsiTheme="minorHAnsi"/>
          <w:noProof/>
          <w:sz w:val="22"/>
        </w:rPr>
        <w:tab/>
      </w:r>
      <w:r>
        <w:rPr>
          <w:noProof/>
        </w:rPr>
        <w:t>‘threshold of failed timestep ratio’</w:t>
      </w:r>
      <w:r>
        <w:rPr>
          <w:noProof/>
        </w:rPr>
        <w:tab/>
      </w:r>
      <w:r>
        <w:rPr>
          <w:noProof/>
        </w:rPr>
        <w:fldChar w:fldCharType="begin"/>
      </w:r>
      <w:r>
        <w:rPr>
          <w:noProof/>
        </w:rPr>
        <w:instrText xml:space="preserve"> PAGEREF _Toc13055929 \h </w:instrText>
      </w:r>
      <w:r>
        <w:rPr>
          <w:noProof/>
        </w:rPr>
      </w:r>
      <w:r>
        <w:rPr>
          <w:noProof/>
        </w:rPr>
        <w:fldChar w:fldCharType="separate"/>
      </w:r>
      <w:r w:rsidR="00D41448">
        <w:rPr>
          <w:noProof/>
        </w:rPr>
        <w:t>3-52</w:t>
      </w:r>
      <w:r>
        <w:rPr>
          <w:noProof/>
        </w:rPr>
        <w:fldChar w:fldCharType="end"/>
      </w:r>
    </w:p>
    <w:p w14:paraId="0D006FCD" w14:textId="77777777" w:rsidR="001B6382" w:rsidRDefault="001B6382">
      <w:pPr>
        <w:pStyle w:val="TOC4"/>
        <w:tabs>
          <w:tab w:val="left" w:pos="1440"/>
          <w:tab w:val="right" w:leader="dot" w:pos="8630"/>
        </w:tabs>
        <w:rPr>
          <w:rFonts w:asciiTheme="minorHAnsi" w:hAnsiTheme="minorHAnsi"/>
          <w:noProof/>
          <w:sz w:val="22"/>
        </w:rPr>
      </w:pPr>
      <w:r>
        <w:rPr>
          <w:noProof/>
        </w:rPr>
        <w:t>3.5.2.3</w:t>
      </w:r>
      <w:r>
        <w:rPr>
          <w:rFonts w:asciiTheme="minorHAnsi" w:hAnsiTheme="minorHAnsi"/>
          <w:noProof/>
          <w:sz w:val="22"/>
        </w:rPr>
        <w:tab/>
      </w:r>
      <w:r>
        <w:rPr>
          <w:noProof/>
        </w:rPr>
        <w:t>‘periodic maximum time step’</w:t>
      </w:r>
      <w:r>
        <w:rPr>
          <w:noProof/>
        </w:rPr>
        <w:tab/>
      </w:r>
      <w:r>
        <w:rPr>
          <w:noProof/>
        </w:rPr>
        <w:fldChar w:fldCharType="begin"/>
      </w:r>
      <w:r>
        <w:rPr>
          <w:noProof/>
        </w:rPr>
        <w:instrText xml:space="preserve"> PAGEREF _Toc13055930 \h </w:instrText>
      </w:r>
      <w:r>
        <w:rPr>
          <w:noProof/>
        </w:rPr>
      </w:r>
      <w:r>
        <w:rPr>
          <w:noProof/>
        </w:rPr>
        <w:fldChar w:fldCharType="separate"/>
      </w:r>
      <w:r w:rsidR="00D41448">
        <w:rPr>
          <w:noProof/>
        </w:rPr>
        <w:t>3-52</w:t>
      </w:r>
      <w:r>
        <w:rPr>
          <w:noProof/>
        </w:rPr>
        <w:fldChar w:fldCharType="end"/>
      </w:r>
    </w:p>
    <w:p w14:paraId="64CDBE6C"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3.5.3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_Toc13055931 \h </w:instrText>
      </w:r>
      <w:r>
        <w:rPr>
          <w:noProof/>
        </w:rPr>
      </w:r>
      <w:r>
        <w:rPr>
          <w:noProof/>
        </w:rPr>
        <w:fldChar w:fldCharType="separate"/>
      </w:r>
      <w:r w:rsidR="00D41448">
        <w:rPr>
          <w:noProof/>
        </w:rPr>
        <w:t>3-52</w:t>
      </w:r>
      <w:r>
        <w:rPr>
          <w:noProof/>
        </w:rPr>
        <w:fldChar w:fldCharType="end"/>
      </w:r>
    </w:p>
    <w:p w14:paraId="440F22DB" w14:textId="77777777" w:rsidR="001B6382" w:rsidRDefault="001B6382">
      <w:pPr>
        <w:pStyle w:val="TOC4"/>
        <w:tabs>
          <w:tab w:val="left" w:pos="1440"/>
          <w:tab w:val="right" w:leader="dot" w:pos="8630"/>
        </w:tabs>
        <w:rPr>
          <w:rFonts w:asciiTheme="minorHAnsi" w:hAnsiTheme="minorHAnsi"/>
          <w:noProof/>
          <w:sz w:val="22"/>
        </w:rPr>
      </w:pPr>
      <w:r>
        <w:rPr>
          <w:noProof/>
        </w:rPr>
        <w:t>3.5.3.1</w:t>
      </w:r>
      <w:r>
        <w:rPr>
          <w:rFonts w:asciiTheme="minorHAnsi" w:hAnsiTheme="minorHAnsi"/>
          <w:noProof/>
          <w:sz w:val="22"/>
        </w:rPr>
        <w:tab/>
      </w:r>
      <w:r>
        <w:rPr>
          <w:noProof/>
        </w:rPr>
        <w:t>Description of the Example Input</w:t>
      </w:r>
      <w:r>
        <w:rPr>
          <w:noProof/>
        </w:rPr>
        <w:tab/>
      </w:r>
      <w:r>
        <w:rPr>
          <w:noProof/>
        </w:rPr>
        <w:fldChar w:fldCharType="begin"/>
      </w:r>
      <w:r>
        <w:rPr>
          <w:noProof/>
        </w:rPr>
        <w:instrText xml:space="preserve"> PAGEREF _Toc13055932 \h </w:instrText>
      </w:r>
      <w:r>
        <w:rPr>
          <w:noProof/>
        </w:rPr>
      </w:r>
      <w:r>
        <w:rPr>
          <w:noProof/>
        </w:rPr>
        <w:fldChar w:fldCharType="separate"/>
      </w:r>
      <w:r w:rsidR="00D41448">
        <w:rPr>
          <w:noProof/>
        </w:rPr>
        <w:t>3-53</w:t>
      </w:r>
      <w:r>
        <w:rPr>
          <w:noProof/>
        </w:rPr>
        <w:fldChar w:fldCharType="end"/>
      </w:r>
    </w:p>
    <w:p w14:paraId="13B8FB6F" w14:textId="77777777" w:rsidR="001B6382" w:rsidRDefault="001B6382">
      <w:pPr>
        <w:pStyle w:val="TOC4"/>
        <w:tabs>
          <w:tab w:val="left" w:pos="1440"/>
          <w:tab w:val="right" w:leader="dot" w:pos="8630"/>
        </w:tabs>
        <w:rPr>
          <w:rFonts w:asciiTheme="minorHAnsi" w:hAnsiTheme="minorHAnsi"/>
          <w:noProof/>
          <w:sz w:val="22"/>
        </w:rPr>
      </w:pPr>
      <w:r>
        <w:rPr>
          <w:noProof/>
        </w:rPr>
        <w:t>3.5.3.2</w:t>
      </w:r>
      <w:r>
        <w:rPr>
          <w:rFonts w:asciiTheme="minorHAnsi" w:hAnsiTheme="minorHAnsi"/>
          <w:noProof/>
          <w:sz w:val="22"/>
        </w:rPr>
        <w:tab/>
      </w:r>
      <w:r>
        <w:rPr>
          <w:noProof/>
        </w:rPr>
        <w:t>Additional Comments</w:t>
      </w:r>
      <w:r>
        <w:rPr>
          <w:noProof/>
        </w:rPr>
        <w:tab/>
      </w:r>
      <w:r>
        <w:rPr>
          <w:noProof/>
        </w:rPr>
        <w:fldChar w:fldCharType="begin"/>
      </w:r>
      <w:r>
        <w:rPr>
          <w:noProof/>
        </w:rPr>
        <w:instrText xml:space="preserve"> PAGEREF _Toc13055933 \h </w:instrText>
      </w:r>
      <w:r>
        <w:rPr>
          <w:noProof/>
        </w:rPr>
      </w:r>
      <w:r>
        <w:rPr>
          <w:noProof/>
        </w:rPr>
        <w:fldChar w:fldCharType="separate"/>
      </w:r>
      <w:r w:rsidR="00D41448">
        <w:rPr>
          <w:noProof/>
        </w:rPr>
        <w:t>3-53</w:t>
      </w:r>
      <w:r>
        <w:rPr>
          <w:noProof/>
        </w:rPr>
        <w:fldChar w:fldCharType="end"/>
      </w:r>
    </w:p>
    <w:p w14:paraId="3A929CED" w14:textId="77777777" w:rsidR="001B6382" w:rsidRDefault="001B6382">
      <w:pPr>
        <w:pStyle w:val="TOC2"/>
        <w:tabs>
          <w:tab w:val="left" w:pos="720"/>
          <w:tab w:val="right" w:leader="dot" w:pos="8630"/>
        </w:tabs>
        <w:rPr>
          <w:rFonts w:asciiTheme="minorHAnsi" w:hAnsiTheme="minorHAnsi"/>
          <w:smallCaps w:val="0"/>
          <w:noProof/>
          <w:sz w:val="22"/>
        </w:rPr>
      </w:pPr>
      <w:r>
        <w:rPr>
          <w:noProof/>
        </w:rPr>
        <w:t>3.6</w:t>
      </w:r>
      <w:r>
        <w:rPr>
          <w:rFonts w:asciiTheme="minorHAnsi" w:hAnsiTheme="minorHAnsi"/>
          <w:smallCaps w:val="0"/>
          <w:noProof/>
          <w:sz w:val="22"/>
        </w:rPr>
        <w:tab/>
      </w:r>
      <w:r>
        <w:rPr>
          <w:noProof/>
        </w:rPr>
        <w:t>Control parameters–Local chemistry (Data Block 5)</w:t>
      </w:r>
      <w:r>
        <w:rPr>
          <w:noProof/>
        </w:rPr>
        <w:tab/>
      </w:r>
      <w:r>
        <w:rPr>
          <w:noProof/>
        </w:rPr>
        <w:fldChar w:fldCharType="begin"/>
      </w:r>
      <w:r>
        <w:rPr>
          <w:noProof/>
        </w:rPr>
        <w:instrText xml:space="preserve"> PAGEREF _Toc13055934 \h </w:instrText>
      </w:r>
      <w:r>
        <w:rPr>
          <w:noProof/>
        </w:rPr>
      </w:r>
      <w:r>
        <w:rPr>
          <w:noProof/>
        </w:rPr>
        <w:fldChar w:fldCharType="separate"/>
      </w:r>
      <w:r w:rsidR="00D41448">
        <w:rPr>
          <w:noProof/>
        </w:rPr>
        <w:t>3-53</w:t>
      </w:r>
      <w:r>
        <w:rPr>
          <w:noProof/>
        </w:rPr>
        <w:fldChar w:fldCharType="end"/>
      </w:r>
    </w:p>
    <w:p w14:paraId="259B1481"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3.6.1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_Toc13055935 \h </w:instrText>
      </w:r>
      <w:r>
        <w:rPr>
          <w:noProof/>
        </w:rPr>
      </w:r>
      <w:r>
        <w:rPr>
          <w:noProof/>
        </w:rPr>
        <w:fldChar w:fldCharType="separate"/>
      </w:r>
      <w:r w:rsidR="00D41448">
        <w:rPr>
          <w:noProof/>
        </w:rPr>
        <w:t>3-53</w:t>
      </w:r>
      <w:r>
        <w:rPr>
          <w:noProof/>
        </w:rPr>
        <w:fldChar w:fldCharType="end"/>
      </w:r>
    </w:p>
    <w:p w14:paraId="496E5BA0"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3.6.2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_Toc13055936 \h </w:instrText>
      </w:r>
      <w:r>
        <w:rPr>
          <w:noProof/>
        </w:rPr>
      </w:r>
      <w:r>
        <w:rPr>
          <w:noProof/>
        </w:rPr>
        <w:fldChar w:fldCharType="separate"/>
      </w:r>
      <w:r w:rsidR="00D41448">
        <w:rPr>
          <w:noProof/>
        </w:rPr>
        <w:t>3-53</w:t>
      </w:r>
      <w:r>
        <w:rPr>
          <w:noProof/>
        </w:rPr>
        <w:fldChar w:fldCharType="end"/>
      </w:r>
    </w:p>
    <w:p w14:paraId="29BDDCE6" w14:textId="77777777" w:rsidR="001B6382" w:rsidRDefault="001B6382">
      <w:pPr>
        <w:pStyle w:val="TOC4"/>
        <w:tabs>
          <w:tab w:val="left" w:pos="1440"/>
          <w:tab w:val="right" w:leader="dot" w:pos="8630"/>
        </w:tabs>
        <w:rPr>
          <w:rFonts w:asciiTheme="minorHAnsi" w:hAnsiTheme="minorHAnsi"/>
          <w:noProof/>
          <w:sz w:val="22"/>
        </w:rPr>
      </w:pPr>
      <w:r>
        <w:rPr>
          <w:noProof/>
        </w:rPr>
        <w:t>3.6.2.1</w:t>
      </w:r>
      <w:r>
        <w:rPr>
          <w:rFonts w:asciiTheme="minorHAnsi" w:hAnsiTheme="minorHAnsi"/>
          <w:noProof/>
          <w:sz w:val="22"/>
        </w:rPr>
        <w:tab/>
      </w:r>
      <w:r>
        <w:rPr>
          <w:noProof/>
        </w:rPr>
        <w:t>‘control parameters - local geochemistry’</w:t>
      </w:r>
      <w:r>
        <w:rPr>
          <w:noProof/>
        </w:rPr>
        <w:tab/>
      </w:r>
      <w:r>
        <w:rPr>
          <w:noProof/>
        </w:rPr>
        <w:fldChar w:fldCharType="begin"/>
      </w:r>
      <w:r>
        <w:rPr>
          <w:noProof/>
        </w:rPr>
        <w:instrText xml:space="preserve"> PAGEREF _Toc13055937 \h </w:instrText>
      </w:r>
      <w:r>
        <w:rPr>
          <w:noProof/>
        </w:rPr>
      </w:r>
      <w:r>
        <w:rPr>
          <w:noProof/>
        </w:rPr>
        <w:fldChar w:fldCharType="separate"/>
      </w:r>
      <w:r w:rsidR="00D41448">
        <w:rPr>
          <w:noProof/>
        </w:rPr>
        <w:t>3-53</w:t>
      </w:r>
      <w:r>
        <w:rPr>
          <w:noProof/>
        </w:rPr>
        <w:fldChar w:fldCharType="end"/>
      </w:r>
    </w:p>
    <w:p w14:paraId="73D019E0" w14:textId="77777777" w:rsidR="001B6382" w:rsidRDefault="001B6382">
      <w:pPr>
        <w:pStyle w:val="TOC4"/>
        <w:tabs>
          <w:tab w:val="left" w:pos="1440"/>
          <w:tab w:val="right" w:leader="dot" w:pos="8630"/>
        </w:tabs>
        <w:rPr>
          <w:rFonts w:asciiTheme="minorHAnsi" w:hAnsiTheme="minorHAnsi"/>
          <w:noProof/>
          <w:sz w:val="22"/>
        </w:rPr>
      </w:pPr>
      <w:r>
        <w:rPr>
          <w:noProof/>
        </w:rPr>
        <w:lastRenderedPageBreak/>
        <w:t>3.6.2.2</w:t>
      </w:r>
      <w:r>
        <w:rPr>
          <w:rFonts w:asciiTheme="minorHAnsi" w:hAnsiTheme="minorHAnsi"/>
          <w:noProof/>
          <w:sz w:val="22"/>
        </w:rPr>
        <w:tab/>
      </w:r>
      <w:r>
        <w:rPr>
          <w:noProof/>
        </w:rPr>
        <w:t>‘newton iteration settings’</w:t>
      </w:r>
      <w:r>
        <w:rPr>
          <w:noProof/>
        </w:rPr>
        <w:tab/>
      </w:r>
      <w:r>
        <w:rPr>
          <w:noProof/>
        </w:rPr>
        <w:fldChar w:fldCharType="begin"/>
      </w:r>
      <w:r>
        <w:rPr>
          <w:noProof/>
        </w:rPr>
        <w:instrText xml:space="preserve"> PAGEREF _Toc13055938 \h </w:instrText>
      </w:r>
      <w:r>
        <w:rPr>
          <w:noProof/>
        </w:rPr>
      </w:r>
      <w:r>
        <w:rPr>
          <w:noProof/>
        </w:rPr>
        <w:fldChar w:fldCharType="separate"/>
      </w:r>
      <w:r w:rsidR="00D41448">
        <w:rPr>
          <w:noProof/>
        </w:rPr>
        <w:t>3-53</w:t>
      </w:r>
      <w:r>
        <w:rPr>
          <w:noProof/>
        </w:rPr>
        <w:fldChar w:fldCharType="end"/>
      </w:r>
    </w:p>
    <w:p w14:paraId="117D9AAB" w14:textId="77777777" w:rsidR="001B6382" w:rsidRDefault="001B6382">
      <w:pPr>
        <w:pStyle w:val="TOC4"/>
        <w:tabs>
          <w:tab w:val="left" w:pos="1440"/>
          <w:tab w:val="right" w:leader="dot" w:pos="8630"/>
        </w:tabs>
        <w:rPr>
          <w:rFonts w:asciiTheme="minorHAnsi" w:hAnsiTheme="minorHAnsi"/>
          <w:noProof/>
          <w:sz w:val="22"/>
        </w:rPr>
      </w:pPr>
      <w:r>
        <w:rPr>
          <w:noProof/>
        </w:rPr>
        <w:t>3.6.2.3</w:t>
      </w:r>
      <w:r>
        <w:rPr>
          <w:rFonts w:asciiTheme="minorHAnsi" w:hAnsiTheme="minorHAnsi"/>
          <w:noProof/>
          <w:sz w:val="22"/>
        </w:rPr>
        <w:tab/>
      </w:r>
      <w:r>
        <w:rPr>
          <w:noProof/>
        </w:rPr>
        <w:t>‘output time unit’</w:t>
      </w:r>
      <w:r>
        <w:rPr>
          <w:noProof/>
        </w:rPr>
        <w:tab/>
      </w:r>
      <w:r>
        <w:rPr>
          <w:noProof/>
        </w:rPr>
        <w:fldChar w:fldCharType="begin"/>
      </w:r>
      <w:r>
        <w:rPr>
          <w:noProof/>
        </w:rPr>
        <w:instrText xml:space="preserve"> PAGEREF _Toc13055939 \h </w:instrText>
      </w:r>
      <w:r>
        <w:rPr>
          <w:noProof/>
        </w:rPr>
      </w:r>
      <w:r>
        <w:rPr>
          <w:noProof/>
        </w:rPr>
        <w:fldChar w:fldCharType="separate"/>
      </w:r>
      <w:r w:rsidR="00D41448">
        <w:rPr>
          <w:noProof/>
        </w:rPr>
        <w:t>3-54</w:t>
      </w:r>
      <w:r>
        <w:rPr>
          <w:noProof/>
        </w:rPr>
        <w:fldChar w:fldCharType="end"/>
      </w:r>
    </w:p>
    <w:p w14:paraId="1AA34201" w14:textId="77777777" w:rsidR="001B6382" w:rsidRDefault="001B6382">
      <w:pPr>
        <w:pStyle w:val="TOC4"/>
        <w:tabs>
          <w:tab w:val="left" w:pos="1440"/>
          <w:tab w:val="right" w:leader="dot" w:pos="8630"/>
        </w:tabs>
        <w:rPr>
          <w:rFonts w:asciiTheme="minorHAnsi" w:hAnsiTheme="minorHAnsi"/>
          <w:noProof/>
          <w:sz w:val="22"/>
        </w:rPr>
      </w:pPr>
      <w:r>
        <w:rPr>
          <w:noProof/>
        </w:rPr>
        <w:t>3.6.2.4</w:t>
      </w:r>
      <w:r>
        <w:rPr>
          <w:rFonts w:asciiTheme="minorHAnsi" w:hAnsiTheme="minorHAnsi"/>
          <w:noProof/>
          <w:sz w:val="22"/>
        </w:rPr>
        <w:tab/>
      </w:r>
      <w:r>
        <w:rPr>
          <w:noProof/>
        </w:rPr>
        <w:t>‘maximum ionic strength’</w:t>
      </w:r>
      <w:r>
        <w:rPr>
          <w:noProof/>
        </w:rPr>
        <w:tab/>
      </w:r>
      <w:r>
        <w:rPr>
          <w:noProof/>
        </w:rPr>
        <w:fldChar w:fldCharType="begin"/>
      </w:r>
      <w:r>
        <w:rPr>
          <w:noProof/>
        </w:rPr>
        <w:instrText xml:space="preserve"> PAGEREF _Toc13055940 \h </w:instrText>
      </w:r>
      <w:r>
        <w:rPr>
          <w:noProof/>
        </w:rPr>
      </w:r>
      <w:r>
        <w:rPr>
          <w:noProof/>
        </w:rPr>
        <w:fldChar w:fldCharType="separate"/>
      </w:r>
      <w:r w:rsidR="00D41448">
        <w:rPr>
          <w:noProof/>
        </w:rPr>
        <w:t>3-54</w:t>
      </w:r>
      <w:r>
        <w:rPr>
          <w:noProof/>
        </w:rPr>
        <w:fldChar w:fldCharType="end"/>
      </w:r>
    </w:p>
    <w:p w14:paraId="0427D677" w14:textId="77777777" w:rsidR="001B6382" w:rsidRDefault="001B6382">
      <w:pPr>
        <w:pStyle w:val="TOC4"/>
        <w:tabs>
          <w:tab w:val="left" w:pos="1440"/>
          <w:tab w:val="right" w:leader="dot" w:pos="8630"/>
        </w:tabs>
        <w:rPr>
          <w:rFonts w:asciiTheme="minorHAnsi" w:hAnsiTheme="minorHAnsi"/>
          <w:noProof/>
          <w:sz w:val="22"/>
        </w:rPr>
      </w:pPr>
      <w:r>
        <w:rPr>
          <w:noProof/>
        </w:rPr>
        <w:t>3.6.2.5</w:t>
      </w:r>
      <w:r>
        <w:rPr>
          <w:rFonts w:asciiTheme="minorHAnsi" w:hAnsiTheme="minorHAnsi"/>
          <w:noProof/>
          <w:sz w:val="22"/>
        </w:rPr>
        <w:tab/>
      </w:r>
      <w:r>
        <w:rPr>
          <w:noProof/>
        </w:rPr>
        <w:t>‘minimum activity for h2o’</w:t>
      </w:r>
      <w:r>
        <w:rPr>
          <w:noProof/>
        </w:rPr>
        <w:tab/>
      </w:r>
      <w:r>
        <w:rPr>
          <w:noProof/>
        </w:rPr>
        <w:fldChar w:fldCharType="begin"/>
      </w:r>
      <w:r>
        <w:rPr>
          <w:noProof/>
        </w:rPr>
        <w:instrText xml:space="preserve"> PAGEREF _Toc13055941 \h </w:instrText>
      </w:r>
      <w:r>
        <w:rPr>
          <w:noProof/>
        </w:rPr>
      </w:r>
      <w:r>
        <w:rPr>
          <w:noProof/>
        </w:rPr>
        <w:fldChar w:fldCharType="separate"/>
      </w:r>
      <w:r w:rsidR="00D41448">
        <w:rPr>
          <w:noProof/>
        </w:rPr>
        <w:t>3-54</w:t>
      </w:r>
      <w:r>
        <w:rPr>
          <w:noProof/>
        </w:rPr>
        <w:fldChar w:fldCharType="end"/>
      </w:r>
    </w:p>
    <w:p w14:paraId="075B4C41" w14:textId="77777777" w:rsidR="001B6382" w:rsidRDefault="001B6382">
      <w:pPr>
        <w:pStyle w:val="TOC4"/>
        <w:tabs>
          <w:tab w:val="left" w:pos="1440"/>
          <w:tab w:val="right" w:leader="dot" w:pos="8630"/>
        </w:tabs>
        <w:rPr>
          <w:rFonts w:asciiTheme="minorHAnsi" w:hAnsiTheme="minorHAnsi"/>
          <w:noProof/>
          <w:sz w:val="22"/>
        </w:rPr>
      </w:pPr>
      <w:r>
        <w:rPr>
          <w:noProof/>
        </w:rPr>
        <w:t>3.6.2.6</w:t>
      </w:r>
      <w:r>
        <w:rPr>
          <w:rFonts w:asciiTheme="minorHAnsi" w:hAnsiTheme="minorHAnsi"/>
          <w:noProof/>
          <w:sz w:val="22"/>
        </w:rPr>
        <w:tab/>
      </w:r>
      <w:r>
        <w:rPr>
          <w:noProof/>
        </w:rPr>
        <w:t>‘redox reactions’</w:t>
      </w:r>
      <w:r>
        <w:rPr>
          <w:noProof/>
        </w:rPr>
        <w:tab/>
      </w:r>
      <w:r>
        <w:rPr>
          <w:noProof/>
        </w:rPr>
        <w:fldChar w:fldCharType="begin"/>
      </w:r>
      <w:r>
        <w:rPr>
          <w:noProof/>
        </w:rPr>
        <w:instrText xml:space="preserve"> PAGEREF _Toc13055942 \h </w:instrText>
      </w:r>
      <w:r>
        <w:rPr>
          <w:noProof/>
        </w:rPr>
      </w:r>
      <w:r>
        <w:rPr>
          <w:noProof/>
        </w:rPr>
        <w:fldChar w:fldCharType="separate"/>
      </w:r>
      <w:r w:rsidR="00D41448">
        <w:rPr>
          <w:noProof/>
        </w:rPr>
        <w:t>3-54</w:t>
      </w:r>
      <w:r>
        <w:rPr>
          <w:noProof/>
        </w:rPr>
        <w:fldChar w:fldCharType="end"/>
      </w:r>
    </w:p>
    <w:p w14:paraId="548915DB" w14:textId="77777777" w:rsidR="001B6382" w:rsidRDefault="001B6382">
      <w:pPr>
        <w:pStyle w:val="TOC4"/>
        <w:tabs>
          <w:tab w:val="left" w:pos="1440"/>
          <w:tab w:val="right" w:leader="dot" w:pos="8630"/>
        </w:tabs>
        <w:rPr>
          <w:rFonts w:asciiTheme="minorHAnsi" w:hAnsiTheme="minorHAnsi"/>
          <w:noProof/>
          <w:sz w:val="22"/>
        </w:rPr>
      </w:pPr>
      <w:r>
        <w:rPr>
          <w:noProof/>
        </w:rPr>
        <w:t>3.6.2.7</w:t>
      </w:r>
      <w:r>
        <w:rPr>
          <w:rFonts w:asciiTheme="minorHAnsi" w:hAnsiTheme="minorHAnsi"/>
          <w:noProof/>
          <w:sz w:val="22"/>
        </w:rPr>
        <w:tab/>
      </w:r>
      <w:r>
        <w:rPr>
          <w:noProof/>
        </w:rPr>
        <w:t>‘finite minerals’</w:t>
      </w:r>
      <w:r>
        <w:rPr>
          <w:noProof/>
        </w:rPr>
        <w:tab/>
      </w:r>
      <w:r>
        <w:rPr>
          <w:noProof/>
        </w:rPr>
        <w:fldChar w:fldCharType="begin"/>
      </w:r>
      <w:r>
        <w:rPr>
          <w:noProof/>
        </w:rPr>
        <w:instrText xml:space="preserve"> PAGEREF _Toc13055943 \h </w:instrText>
      </w:r>
      <w:r>
        <w:rPr>
          <w:noProof/>
        </w:rPr>
      </w:r>
      <w:r>
        <w:rPr>
          <w:noProof/>
        </w:rPr>
        <w:fldChar w:fldCharType="separate"/>
      </w:r>
      <w:r w:rsidR="00D41448">
        <w:rPr>
          <w:noProof/>
        </w:rPr>
        <w:t>3-54</w:t>
      </w:r>
      <w:r>
        <w:rPr>
          <w:noProof/>
        </w:rPr>
        <w:fldChar w:fldCharType="end"/>
      </w:r>
    </w:p>
    <w:p w14:paraId="2A184DE6" w14:textId="77777777" w:rsidR="001B6382" w:rsidRDefault="001B6382">
      <w:pPr>
        <w:pStyle w:val="TOC4"/>
        <w:tabs>
          <w:tab w:val="left" w:pos="1440"/>
          <w:tab w:val="right" w:leader="dot" w:pos="8630"/>
        </w:tabs>
        <w:rPr>
          <w:rFonts w:asciiTheme="minorHAnsi" w:hAnsiTheme="minorHAnsi"/>
          <w:noProof/>
          <w:sz w:val="22"/>
        </w:rPr>
      </w:pPr>
      <w:r>
        <w:rPr>
          <w:noProof/>
        </w:rPr>
        <w:t>3.6.2.8</w:t>
      </w:r>
      <w:r>
        <w:rPr>
          <w:rFonts w:asciiTheme="minorHAnsi" w:hAnsiTheme="minorHAnsi"/>
          <w:noProof/>
          <w:sz w:val="22"/>
        </w:rPr>
        <w:tab/>
      </w:r>
      <w:r>
        <w:rPr>
          <w:noProof/>
        </w:rPr>
        <w:t>‘activity update settings’</w:t>
      </w:r>
      <w:r>
        <w:rPr>
          <w:noProof/>
        </w:rPr>
        <w:tab/>
      </w:r>
      <w:r>
        <w:rPr>
          <w:noProof/>
        </w:rPr>
        <w:fldChar w:fldCharType="begin"/>
      </w:r>
      <w:r>
        <w:rPr>
          <w:noProof/>
        </w:rPr>
        <w:instrText xml:space="preserve"> PAGEREF _Toc13055944 \h </w:instrText>
      </w:r>
      <w:r>
        <w:rPr>
          <w:noProof/>
        </w:rPr>
      </w:r>
      <w:r>
        <w:rPr>
          <w:noProof/>
        </w:rPr>
        <w:fldChar w:fldCharType="separate"/>
      </w:r>
      <w:r w:rsidR="00D41448">
        <w:rPr>
          <w:noProof/>
        </w:rPr>
        <w:t>3-54</w:t>
      </w:r>
      <w:r>
        <w:rPr>
          <w:noProof/>
        </w:rPr>
        <w:fldChar w:fldCharType="end"/>
      </w:r>
    </w:p>
    <w:p w14:paraId="01713425" w14:textId="77777777" w:rsidR="001B6382" w:rsidRDefault="001B6382">
      <w:pPr>
        <w:pStyle w:val="TOC4"/>
        <w:tabs>
          <w:tab w:val="left" w:pos="1440"/>
          <w:tab w:val="right" w:leader="dot" w:pos="8630"/>
        </w:tabs>
        <w:rPr>
          <w:rFonts w:asciiTheme="minorHAnsi" w:hAnsiTheme="minorHAnsi"/>
          <w:noProof/>
          <w:sz w:val="22"/>
        </w:rPr>
      </w:pPr>
      <w:r>
        <w:rPr>
          <w:noProof/>
        </w:rPr>
        <w:t>3.6.2.9</w:t>
      </w:r>
      <w:r>
        <w:rPr>
          <w:rFonts w:asciiTheme="minorHAnsi" w:hAnsiTheme="minorHAnsi"/>
          <w:noProof/>
          <w:sz w:val="22"/>
        </w:rPr>
        <w:tab/>
      </w:r>
      <w:r>
        <w:rPr>
          <w:noProof/>
        </w:rPr>
        <w:t>‘define minimum reaction rate’</w:t>
      </w:r>
      <w:r>
        <w:rPr>
          <w:noProof/>
        </w:rPr>
        <w:tab/>
      </w:r>
      <w:r>
        <w:rPr>
          <w:noProof/>
        </w:rPr>
        <w:fldChar w:fldCharType="begin"/>
      </w:r>
      <w:r>
        <w:rPr>
          <w:noProof/>
        </w:rPr>
        <w:instrText xml:space="preserve"> PAGEREF _Toc13055945 \h </w:instrText>
      </w:r>
      <w:r>
        <w:rPr>
          <w:noProof/>
        </w:rPr>
      </w:r>
      <w:r>
        <w:rPr>
          <w:noProof/>
        </w:rPr>
        <w:fldChar w:fldCharType="separate"/>
      </w:r>
      <w:r w:rsidR="00D41448">
        <w:rPr>
          <w:noProof/>
        </w:rPr>
        <w:t>3-54</w:t>
      </w:r>
      <w:r>
        <w:rPr>
          <w:noProof/>
        </w:rPr>
        <w:fldChar w:fldCharType="end"/>
      </w:r>
    </w:p>
    <w:p w14:paraId="6EEA1CC5" w14:textId="77777777" w:rsidR="001B6382" w:rsidRDefault="001B6382">
      <w:pPr>
        <w:pStyle w:val="TOC4"/>
        <w:tabs>
          <w:tab w:val="left" w:pos="1680"/>
          <w:tab w:val="right" w:leader="dot" w:pos="8630"/>
        </w:tabs>
        <w:rPr>
          <w:rFonts w:asciiTheme="minorHAnsi" w:hAnsiTheme="minorHAnsi"/>
          <w:noProof/>
          <w:sz w:val="22"/>
        </w:rPr>
      </w:pPr>
      <w:r>
        <w:rPr>
          <w:noProof/>
        </w:rPr>
        <w:t>3.6.2.10</w:t>
      </w:r>
      <w:r>
        <w:rPr>
          <w:rFonts w:asciiTheme="minorHAnsi" w:hAnsiTheme="minorHAnsi"/>
          <w:noProof/>
          <w:sz w:val="22"/>
        </w:rPr>
        <w:tab/>
      </w:r>
      <w:r>
        <w:rPr>
          <w:noProof/>
        </w:rPr>
        <w:t>‘sparse block matrices’ and ‘dense block matrices’</w:t>
      </w:r>
      <w:r>
        <w:rPr>
          <w:noProof/>
        </w:rPr>
        <w:tab/>
      </w:r>
      <w:r>
        <w:rPr>
          <w:noProof/>
        </w:rPr>
        <w:fldChar w:fldCharType="begin"/>
      </w:r>
      <w:r>
        <w:rPr>
          <w:noProof/>
        </w:rPr>
        <w:instrText xml:space="preserve"> PAGEREF _Toc13055946 \h </w:instrText>
      </w:r>
      <w:r>
        <w:rPr>
          <w:noProof/>
        </w:rPr>
      </w:r>
      <w:r>
        <w:rPr>
          <w:noProof/>
        </w:rPr>
        <w:fldChar w:fldCharType="separate"/>
      </w:r>
      <w:r w:rsidR="00D41448">
        <w:rPr>
          <w:noProof/>
        </w:rPr>
        <w:t>3-54</w:t>
      </w:r>
      <w:r>
        <w:rPr>
          <w:noProof/>
        </w:rPr>
        <w:fldChar w:fldCharType="end"/>
      </w:r>
    </w:p>
    <w:p w14:paraId="265EADA7"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3.6.3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_Toc13055947 \h </w:instrText>
      </w:r>
      <w:r>
        <w:rPr>
          <w:noProof/>
        </w:rPr>
      </w:r>
      <w:r>
        <w:rPr>
          <w:noProof/>
        </w:rPr>
        <w:fldChar w:fldCharType="separate"/>
      </w:r>
      <w:r w:rsidR="00D41448">
        <w:rPr>
          <w:noProof/>
        </w:rPr>
        <w:t>3-55</w:t>
      </w:r>
      <w:r>
        <w:rPr>
          <w:noProof/>
        </w:rPr>
        <w:fldChar w:fldCharType="end"/>
      </w:r>
    </w:p>
    <w:p w14:paraId="193896E5" w14:textId="77777777" w:rsidR="001B6382" w:rsidRDefault="001B6382">
      <w:pPr>
        <w:pStyle w:val="TOC4"/>
        <w:tabs>
          <w:tab w:val="left" w:pos="1440"/>
          <w:tab w:val="right" w:leader="dot" w:pos="8630"/>
        </w:tabs>
        <w:rPr>
          <w:rFonts w:asciiTheme="minorHAnsi" w:hAnsiTheme="minorHAnsi"/>
          <w:noProof/>
          <w:sz w:val="22"/>
        </w:rPr>
      </w:pPr>
      <w:r>
        <w:rPr>
          <w:noProof/>
        </w:rPr>
        <w:t>3.6.3.1</w:t>
      </w:r>
      <w:r>
        <w:rPr>
          <w:rFonts w:asciiTheme="minorHAnsi" w:hAnsiTheme="minorHAnsi"/>
          <w:noProof/>
          <w:sz w:val="22"/>
        </w:rPr>
        <w:tab/>
      </w:r>
      <w:r>
        <w:rPr>
          <w:noProof/>
        </w:rPr>
        <w:t>Additional Comments</w:t>
      </w:r>
      <w:r>
        <w:rPr>
          <w:noProof/>
        </w:rPr>
        <w:tab/>
      </w:r>
      <w:r>
        <w:rPr>
          <w:noProof/>
        </w:rPr>
        <w:fldChar w:fldCharType="begin"/>
      </w:r>
      <w:r>
        <w:rPr>
          <w:noProof/>
        </w:rPr>
        <w:instrText xml:space="preserve"> PAGEREF _Toc13055948 \h </w:instrText>
      </w:r>
      <w:r>
        <w:rPr>
          <w:noProof/>
        </w:rPr>
      </w:r>
      <w:r>
        <w:rPr>
          <w:noProof/>
        </w:rPr>
        <w:fldChar w:fldCharType="separate"/>
      </w:r>
      <w:r w:rsidR="00D41448">
        <w:rPr>
          <w:noProof/>
        </w:rPr>
        <w:t>3-56</w:t>
      </w:r>
      <w:r>
        <w:rPr>
          <w:noProof/>
        </w:rPr>
        <w:fldChar w:fldCharType="end"/>
      </w:r>
    </w:p>
    <w:p w14:paraId="2B017DA6" w14:textId="77777777" w:rsidR="001B6382" w:rsidRDefault="001B6382">
      <w:pPr>
        <w:pStyle w:val="TOC2"/>
        <w:tabs>
          <w:tab w:val="left" w:pos="720"/>
          <w:tab w:val="right" w:leader="dot" w:pos="8630"/>
        </w:tabs>
        <w:rPr>
          <w:rFonts w:asciiTheme="minorHAnsi" w:hAnsiTheme="minorHAnsi"/>
          <w:smallCaps w:val="0"/>
          <w:noProof/>
          <w:sz w:val="22"/>
        </w:rPr>
      </w:pPr>
      <w:r>
        <w:rPr>
          <w:noProof/>
        </w:rPr>
        <w:t>3.7</w:t>
      </w:r>
      <w:r>
        <w:rPr>
          <w:rFonts w:asciiTheme="minorHAnsi" w:hAnsiTheme="minorHAnsi"/>
          <w:smallCaps w:val="0"/>
          <w:noProof/>
          <w:sz w:val="22"/>
        </w:rPr>
        <w:tab/>
      </w:r>
      <w:r>
        <w:rPr>
          <w:noProof/>
        </w:rPr>
        <w:t>Control parameters – variably-saturated flow (Data Block 6)</w:t>
      </w:r>
      <w:r>
        <w:rPr>
          <w:noProof/>
        </w:rPr>
        <w:tab/>
      </w:r>
      <w:r>
        <w:rPr>
          <w:noProof/>
        </w:rPr>
        <w:fldChar w:fldCharType="begin"/>
      </w:r>
      <w:r>
        <w:rPr>
          <w:noProof/>
        </w:rPr>
        <w:instrText xml:space="preserve"> PAGEREF _Toc13055949 \h </w:instrText>
      </w:r>
      <w:r>
        <w:rPr>
          <w:noProof/>
        </w:rPr>
      </w:r>
      <w:r>
        <w:rPr>
          <w:noProof/>
        </w:rPr>
        <w:fldChar w:fldCharType="separate"/>
      </w:r>
      <w:r w:rsidR="00D41448">
        <w:rPr>
          <w:noProof/>
        </w:rPr>
        <w:t>3-56</w:t>
      </w:r>
      <w:r>
        <w:rPr>
          <w:noProof/>
        </w:rPr>
        <w:fldChar w:fldCharType="end"/>
      </w:r>
    </w:p>
    <w:p w14:paraId="733E1474"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3.7.1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_Toc13055950 \h </w:instrText>
      </w:r>
      <w:r>
        <w:rPr>
          <w:noProof/>
        </w:rPr>
      </w:r>
      <w:r>
        <w:rPr>
          <w:noProof/>
        </w:rPr>
        <w:fldChar w:fldCharType="separate"/>
      </w:r>
      <w:r w:rsidR="00D41448">
        <w:rPr>
          <w:noProof/>
        </w:rPr>
        <w:t>3-56</w:t>
      </w:r>
      <w:r>
        <w:rPr>
          <w:noProof/>
        </w:rPr>
        <w:fldChar w:fldCharType="end"/>
      </w:r>
    </w:p>
    <w:p w14:paraId="2FA3AD76"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3.7.2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_Toc13055951 \h </w:instrText>
      </w:r>
      <w:r>
        <w:rPr>
          <w:noProof/>
        </w:rPr>
      </w:r>
      <w:r>
        <w:rPr>
          <w:noProof/>
        </w:rPr>
        <w:fldChar w:fldCharType="separate"/>
      </w:r>
      <w:r w:rsidR="00D41448">
        <w:rPr>
          <w:noProof/>
        </w:rPr>
        <w:t>3-56</w:t>
      </w:r>
      <w:r>
        <w:rPr>
          <w:noProof/>
        </w:rPr>
        <w:fldChar w:fldCharType="end"/>
      </w:r>
    </w:p>
    <w:p w14:paraId="35426381" w14:textId="77777777" w:rsidR="001B6382" w:rsidRDefault="001B6382">
      <w:pPr>
        <w:pStyle w:val="TOC4"/>
        <w:tabs>
          <w:tab w:val="left" w:pos="1440"/>
          <w:tab w:val="right" w:leader="dot" w:pos="8630"/>
        </w:tabs>
        <w:rPr>
          <w:rFonts w:asciiTheme="minorHAnsi" w:hAnsiTheme="minorHAnsi"/>
          <w:noProof/>
          <w:sz w:val="22"/>
        </w:rPr>
      </w:pPr>
      <w:r>
        <w:rPr>
          <w:noProof/>
        </w:rPr>
        <w:t>3.7.2.1</w:t>
      </w:r>
      <w:r>
        <w:rPr>
          <w:rFonts w:asciiTheme="minorHAnsi" w:hAnsiTheme="minorHAnsi"/>
          <w:noProof/>
          <w:sz w:val="22"/>
        </w:rPr>
        <w:tab/>
      </w:r>
      <w:r>
        <w:rPr>
          <w:noProof/>
        </w:rPr>
        <w:t>‘control parameters - variably-saturated flow’</w:t>
      </w:r>
      <w:r>
        <w:rPr>
          <w:noProof/>
        </w:rPr>
        <w:tab/>
      </w:r>
      <w:r>
        <w:rPr>
          <w:noProof/>
        </w:rPr>
        <w:fldChar w:fldCharType="begin"/>
      </w:r>
      <w:r>
        <w:rPr>
          <w:noProof/>
        </w:rPr>
        <w:instrText xml:space="preserve"> PAGEREF _Toc13055952 \h </w:instrText>
      </w:r>
      <w:r>
        <w:rPr>
          <w:noProof/>
        </w:rPr>
      </w:r>
      <w:r>
        <w:rPr>
          <w:noProof/>
        </w:rPr>
        <w:fldChar w:fldCharType="separate"/>
      </w:r>
      <w:r w:rsidR="00D41448">
        <w:rPr>
          <w:noProof/>
        </w:rPr>
        <w:t>3-56</w:t>
      </w:r>
      <w:r>
        <w:rPr>
          <w:noProof/>
        </w:rPr>
        <w:fldChar w:fldCharType="end"/>
      </w:r>
    </w:p>
    <w:p w14:paraId="4EF02B52" w14:textId="77777777" w:rsidR="001B6382" w:rsidRDefault="001B6382">
      <w:pPr>
        <w:pStyle w:val="TOC4"/>
        <w:tabs>
          <w:tab w:val="left" w:pos="1440"/>
          <w:tab w:val="right" w:leader="dot" w:pos="8630"/>
        </w:tabs>
        <w:rPr>
          <w:rFonts w:asciiTheme="minorHAnsi" w:hAnsiTheme="minorHAnsi"/>
          <w:noProof/>
          <w:sz w:val="22"/>
        </w:rPr>
      </w:pPr>
      <w:r>
        <w:rPr>
          <w:noProof/>
        </w:rPr>
        <w:t>3.7.2.2</w:t>
      </w:r>
      <w:r>
        <w:rPr>
          <w:rFonts w:asciiTheme="minorHAnsi" w:hAnsiTheme="minorHAnsi"/>
          <w:noProof/>
          <w:sz w:val="22"/>
        </w:rPr>
        <w:tab/>
      </w:r>
      <w:r>
        <w:rPr>
          <w:noProof/>
        </w:rPr>
        <w:t>‘mass balance’</w:t>
      </w:r>
      <w:r>
        <w:rPr>
          <w:noProof/>
        </w:rPr>
        <w:tab/>
      </w:r>
      <w:r>
        <w:rPr>
          <w:noProof/>
        </w:rPr>
        <w:fldChar w:fldCharType="begin"/>
      </w:r>
      <w:r>
        <w:rPr>
          <w:noProof/>
        </w:rPr>
        <w:instrText xml:space="preserve"> PAGEREF _Toc13055953 \h </w:instrText>
      </w:r>
      <w:r>
        <w:rPr>
          <w:noProof/>
        </w:rPr>
      </w:r>
      <w:r>
        <w:rPr>
          <w:noProof/>
        </w:rPr>
        <w:fldChar w:fldCharType="separate"/>
      </w:r>
      <w:r w:rsidR="00D41448">
        <w:rPr>
          <w:noProof/>
        </w:rPr>
        <w:t>3-56</w:t>
      </w:r>
      <w:r>
        <w:rPr>
          <w:noProof/>
        </w:rPr>
        <w:fldChar w:fldCharType="end"/>
      </w:r>
    </w:p>
    <w:p w14:paraId="6EBAD25C" w14:textId="77777777" w:rsidR="001B6382" w:rsidRDefault="001B6382">
      <w:pPr>
        <w:pStyle w:val="TOC4"/>
        <w:tabs>
          <w:tab w:val="left" w:pos="1440"/>
          <w:tab w:val="right" w:leader="dot" w:pos="8630"/>
        </w:tabs>
        <w:rPr>
          <w:rFonts w:asciiTheme="minorHAnsi" w:hAnsiTheme="minorHAnsi"/>
          <w:noProof/>
          <w:sz w:val="22"/>
        </w:rPr>
      </w:pPr>
      <w:r>
        <w:rPr>
          <w:noProof/>
        </w:rPr>
        <w:t>3.7.2.3</w:t>
      </w:r>
      <w:r>
        <w:rPr>
          <w:rFonts w:asciiTheme="minorHAnsi" w:hAnsiTheme="minorHAnsi"/>
          <w:noProof/>
          <w:sz w:val="22"/>
        </w:rPr>
        <w:tab/>
      </w:r>
      <w:r>
        <w:rPr>
          <w:noProof/>
        </w:rPr>
        <w:t>‘run steady state flow in transient mode’</w:t>
      </w:r>
      <w:r>
        <w:rPr>
          <w:noProof/>
        </w:rPr>
        <w:tab/>
      </w:r>
      <w:r>
        <w:rPr>
          <w:noProof/>
        </w:rPr>
        <w:fldChar w:fldCharType="begin"/>
      </w:r>
      <w:r>
        <w:rPr>
          <w:noProof/>
        </w:rPr>
        <w:instrText xml:space="preserve"> PAGEREF _Toc13055954 \h </w:instrText>
      </w:r>
      <w:r>
        <w:rPr>
          <w:noProof/>
        </w:rPr>
      </w:r>
      <w:r>
        <w:rPr>
          <w:noProof/>
        </w:rPr>
        <w:fldChar w:fldCharType="separate"/>
      </w:r>
      <w:r w:rsidR="00D41448">
        <w:rPr>
          <w:noProof/>
        </w:rPr>
        <w:t>3-56</w:t>
      </w:r>
      <w:r>
        <w:rPr>
          <w:noProof/>
        </w:rPr>
        <w:fldChar w:fldCharType="end"/>
      </w:r>
    </w:p>
    <w:p w14:paraId="10251101" w14:textId="77777777" w:rsidR="001B6382" w:rsidRDefault="001B6382">
      <w:pPr>
        <w:pStyle w:val="TOC4"/>
        <w:tabs>
          <w:tab w:val="left" w:pos="1440"/>
          <w:tab w:val="right" w:leader="dot" w:pos="8630"/>
        </w:tabs>
        <w:rPr>
          <w:rFonts w:asciiTheme="minorHAnsi" w:hAnsiTheme="minorHAnsi"/>
          <w:noProof/>
          <w:sz w:val="22"/>
        </w:rPr>
      </w:pPr>
      <w:r>
        <w:rPr>
          <w:noProof/>
        </w:rPr>
        <w:t>3.7.2.4</w:t>
      </w:r>
      <w:r>
        <w:rPr>
          <w:rFonts w:asciiTheme="minorHAnsi" w:hAnsiTheme="minorHAnsi"/>
          <w:noProof/>
          <w:sz w:val="22"/>
        </w:rPr>
        <w:tab/>
      </w:r>
      <w:r>
        <w:rPr>
          <w:noProof/>
        </w:rPr>
        <w:t>‘variable density parameters’</w:t>
      </w:r>
      <w:r>
        <w:rPr>
          <w:noProof/>
        </w:rPr>
        <w:tab/>
      </w:r>
      <w:r>
        <w:rPr>
          <w:noProof/>
        </w:rPr>
        <w:fldChar w:fldCharType="begin"/>
      </w:r>
      <w:r>
        <w:rPr>
          <w:noProof/>
        </w:rPr>
        <w:instrText xml:space="preserve"> PAGEREF _Toc13055955 \h </w:instrText>
      </w:r>
      <w:r>
        <w:rPr>
          <w:noProof/>
        </w:rPr>
      </w:r>
      <w:r>
        <w:rPr>
          <w:noProof/>
        </w:rPr>
        <w:fldChar w:fldCharType="separate"/>
      </w:r>
      <w:r w:rsidR="00D41448">
        <w:rPr>
          <w:noProof/>
        </w:rPr>
        <w:t>3-57</w:t>
      </w:r>
      <w:r>
        <w:rPr>
          <w:noProof/>
        </w:rPr>
        <w:fldChar w:fldCharType="end"/>
      </w:r>
    </w:p>
    <w:p w14:paraId="790A1752" w14:textId="77777777" w:rsidR="001B6382" w:rsidRDefault="001B6382">
      <w:pPr>
        <w:pStyle w:val="TOC4"/>
        <w:tabs>
          <w:tab w:val="left" w:pos="1440"/>
          <w:tab w:val="right" w:leader="dot" w:pos="8630"/>
        </w:tabs>
        <w:rPr>
          <w:rFonts w:asciiTheme="minorHAnsi" w:hAnsiTheme="minorHAnsi"/>
          <w:noProof/>
          <w:sz w:val="22"/>
        </w:rPr>
      </w:pPr>
      <w:r>
        <w:rPr>
          <w:noProof/>
        </w:rPr>
        <w:t>3.7.2.5</w:t>
      </w:r>
      <w:r>
        <w:rPr>
          <w:rFonts w:asciiTheme="minorHAnsi" w:hAnsiTheme="minorHAnsi"/>
          <w:noProof/>
          <w:sz w:val="22"/>
        </w:rPr>
        <w:tab/>
      </w:r>
      <w:r>
        <w:rPr>
          <w:noProof/>
        </w:rPr>
        <w:t>‘input units for boundary and initial conditions’</w:t>
      </w:r>
      <w:r>
        <w:rPr>
          <w:noProof/>
        </w:rPr>
        <w:tab/>
      </w:r>
      <w:r>
        <w:rPr>
          <w:noProof/>
        </w:rPr>
        <w:fldChar w:fldCharType="begin"/>
      </w:r>
      <w:r>
        <w:rPr>
          <w:noProof/>
        </w:rPr>
        <w:instrText xml:space="preserve"> PAGEREF _Toc13055956 \h </w:instrText>
      </w:r>
      <w:r>
        <w:rPr>
          <w:noProof/>
        </w:rPr>
      </w:r>
      <w:r>
        <w:rPr>
          <w:noProof/>
        </w:rPr>
        <w:fldChar w:fldCharType="separate"/>
      </w:r>
      <w:r w:rsidR="00D41448">
        <w:rPr>
          <w:noProof/>
        </w:rPr>
        <w:t>3-57</w:t>
      </w:r>
      <w:r>
        <w:rPr>
          <w:noProof/>
        </w:rPr>
        <w:fldChar w:fldCharType="end"/>
      </w:r>
    </w:p>
    <w:p w14:paraId="132D9B54" w14:textId="77777777" w:rsidR="001B6382" w:rsidRDefault="001B6382">
      <w:pPr>
        <w:pStyle w:val="TOC4"/>
        <w:tabs>
          <w:tab w:val="left" w:pos="1440"/>
          <w:tab w:val="right" w:leader="dot" w:pos="8630"/>
        </w:tabs>
        <w:rPr>
          <w:rFonts w:asciiTheme="minorHAnsi" w:hAnsiTheme="minorHAnsi"/>
          <w:noProof/>
          <w:sz w:val="22"/>
        </w:rPr>
      </w:pPr>
      <w:r>
        <w:rPr>
          <w:noProof/>
        </w:rPr>
        <w:t>3.7.2.6</w:t>
      </w:r>
      <w:r>
        <w:rPr>
          <w:rFonts w:asciiTheme="minorHAnsi" w:hAnsiTheme="minorHAnsi"/>
          <w:noProof/>
          <w:sz w:val="22"/>
        </w:rPr>
        <w:tab/>
      </w:r>
      <w:r>
        <w:rPr>
          <w:noProof/>
        </w:rPr>
        <w:t>‘input units for media permeability’</w:t>
      </w:r>
      <w:r>
        <w:rPr>
          <w:noProof/>
        </w:rPr>
        <w:tab/>
      </w:r>
      <w:r>
        <w:rPr>
          <w:noProof/>
        </w:rPr>
        <w:fldChar w:fldCharType="begin"/>
      </w:r>
      <w:r>
        <w:rPr>
          <w:noProof/>
        </w:rPr>
        <w:instrText xml:space="preserve"> PAGEREF _Toc13055957 \h </w:instrText>
      </w:r>
      <w:r>
        <w:rPr>
          <w:noProof/>
        </w:rPr>
      </w:r>
      <w:r>
        <w:rPr>
          <w:noProof/>
        </w:rPr>
        <w:fldChar w:fldCharType="separate"/>
      </w:r>
      <w:r w:rsidR="00D41448">
        <w:rPr>
          <w:noProof/>
        </w:rPr>
        <w:t>3-58</w:t>
      </w:r>
      <w:r>
        <w:rPr>
          <w:noProof/>
        </w:rPr>
        <w:fldChar w:fldCharType="end"/>
      </w:r>
    </w:p>
    <w:p w14:paraId="57ACA6C7" w14:textId="77777777" w:rsidR="001B6382" w:rsidRDefault="001B6382">
      <w:pPr>
        <w:pStyle w:val="TOC4"/>
        <w:tabs>
          <w:tab w:val="left" w:pos="1440"/>
          <w:tab w:val="right" w:leader="dot" w:pos="8630"/>
        </w:tabs>
        <w:rPr>
          <w:rFonts w:asciiTheme="minorHAnsi" w:hAnsiTheme="minorHAnsi"/>
          <w:noProof/>
          <w:sz w:val="22"/>
        </w:rPr>
      </w:pPr>
      <w:r>
        <w:rPr>
          <w:noProof/>
        </w:rPr>
        <w:t>3.7.2.7</w:t>
      </w:r>
      <w:r>
        <w:rPr>
          <w:rFonts w:asciiTheme="minorHAnsi" w:hAnsiTheme="minorHAnsi"/>
          <w:noProof/>
          <w:sz w:val="22"/>
        </w:rPr>
        <w:tab/>
      </w:r>
      <w:r>
        <w:rPr>
          <w:noProof/>
        </w:rPr>
        <w:t>‘centered weighting’</w:t>
      </w:r>
      <w:r>
        <w:rPr>
          <w:noProof/>
        </w:rPr>
        <w:tab/>
      </w:r>
      <w:r>
        <w:rPr>
          <w:noProof/>
        </w:rPr>
        <w:fldChar w:fldCharType="begin"/>
      </w:r>
      <w:r>
        <w:rPr>
          <w:noProof/>
        </w:rPr>
        <w:instrText xml:space="preserve"> PAGEREF _Toc13055958 \h </w:instrText>
      </w:r>
      <w:r>
        <w:rPr>
          <w:noProof/>
        </w:rPr>
      </w:r>
      <w:r>
        <w:rPr>
          <w:noProof/>
        </w:rPr>
        <w:fldChar w:fldCharType="separate"/>
      </w:r>
      <w:r w:rsidR="00D41448">
        <w:rPr>
          <w:noProof/>
        </w:rPr>
        <w:t>3-58</w:t>
      </w:r>
      <w:r>
        <w:rPr>
          <w:noProof/>
        </w:rPr>
        <w:fldChar w:fldCharType="end"/>
      </w:r>
    </w:p>
    <w:p w14:paraId="15870227" w14:textId="77777777" w:rsidR="001B6382" w:rsidRDefault="001B6382">
      <w:pPr>
        <w:pStyle w:val="TOC4"/>
        <w:tabs>
          <w:tab w:val="left" w:pos="1440"/>
          <w:tab w:val="right" w:leader="dot" w:pos="8630"/>
        </w:tabs>
        <w:rPr>
          <w:rFonts w:asciiTheme="minorHAnsi" w:hAnsiTheme="minorHAnsi"/>
          <w:noProof/>
          <w:sz w:val="22"/>
        </w:rPr>
      </w:pPr>
      <w:r>
        <w:rPr>
          <w:noProof/>
        </w:rPr>
        <w:t>3.7.2.8</w:t>
      </w:r>
      <w:r>
        <w:rPr>
          <w:rFonts w:asciiTheme="minorHAnsi" w:hAnsiTheme="minorHAnsi"/>
          <w:noProof/>
          <w:sz w:val="22"/>
        </w:rPr>
        <w:tab/>
      </w:r>
      <w:r>
        <w:rPr>
          <w:noProof/>
        </w:rPr>
        <w:t>‘compute underrelaxation factor’</w:t>
      </w:r>
      <w:r>
        <w:rPr>
          <w:noProof/>
        </w:rPr>
        <w:tab/>
      </w:r>
      <w:r>
        <w:rPr>
          <w:noProof/>
        </w:rPr>
        <w:fldChar w:fldCharType="begin"/>
      </w:r>
      <w:r>
        <w:rPr>
          <w:noProof/>
        </w:rPr>
        <w:instrText xml:space="preserve"> PAGEREF _Toc13055959 \h </w:instrText>
      </w:r>
      <w:r>
        <w:rPr>
          <w:noProof/>
        </w:rPr>
      </w:r>
      <w:r>
        <w:rPr>
          <w:noProof/>
        </w:rPr>
        <w:fldChar w:fldCharType="separate"/>
      </w:r>
      <w:r w:rsidR="00D41448">
        <w:rPr>
          <w:noProof/>
        </w:rPr>
        <w:t>3-59</w:t>
      </w:r>
      <w:r>
        <w:rPr>
          <w:noProof/>
        </w:rPr>
        <w:fldChar w:fldCharType="end"/>
      </w:r>
    </w:p>
    <w:p w14:paraId="776A4E2F" w14:textId="77777777" w:rsidR="001B6382" w:rsidRDefault="001B6382">
      <w:pPr>
        <w:pStyle w:val="TOC4"/>
        <w:tabs>
          <w:tab w:val="left" w:pos="1440"/>
          <w:tab w:val="right" w:leader="dot" w:pos="8630"/>
        </w:tabs>
        <w:rPr>
          <w:rFonts w:asciiTheme="minorHAnsi" w:hAnsiTheme="minorHAnsi"/>
          <w:noProof/>
          <w:sz w:val="22"/>
        </w:rPr>
      </w:pPr>
      <w:r>
        <w:rPr>
          <w:noProof/>
        </w:rPr>
        <w:t>3.7.2.9</w:t>
      </w:r>
      <w:r>
        <w:rPr>
          <w:rFonts w:asciiTheme="minorHAnsi" w:hAnsiTheme="minorHAnsi"/>
          <w:noProof/>
          <w:sz w:val="22"/>
        </w:rPr>
        <w:tab/>
      </w:r>
      <w:r>
        <w:rPr>
          <w:noProof/>
        </w:rPr>
        <w:t>‘newton iteration settings’</w:t>
      </w:r>
      <w:r>
        <w:rPr>
          <w:noProof/>
        </w:rPr>
        <w:tab/>
      </w:r>
      <w:r>
        <w:rPr>
          <w:noProof/>
        </w:rPr>
        <w:fldChar w:fldCharType="begin"/>
      </w:r>
      <w:r>
        <w:rPr>
          <w:noProof/>
        </w:rPr>
        <w:instrText xml:space="preserve"> PAGEREF _Toc13055960 \h </w:instrText>
      </w:r>
      <w:r>
        <w:rPr>
          <w:noProof/>
        </w:rPr>
      </w:r>
      <w:r>
        <w:rPr>
          <w:noProof/>
        </w:rPr>
        <w:fldChar w:fldCharType="separate"/>
      </w:r>
      <w:r w:rsidR="00D41448">
        <w:rPr>
          <w:noProof/>
        </w:rPr>
        <w:t>3-59</w:t>
      </w:r>
      <w:r>
        <w:rPr>
          <w:noProof/>
        </w:rPr>
        <w:fldChar w:fldCharType="end"/>
      </w:r>
    </w:p>
    <w:p w14:paraId="44464DDF" w14:textId="77777777" w:rsidR="001B6382" w:rsidRDefault="001B6382">
      <w:pPr>
        <w:pStyle w:val="TOC4"/>
        <w:tabs>
          <w:tab w:val="left" w:pos="1680"/>
          <w:tab w:val="right" w:leader="dot" w:pos="8630"/>
        </w:tabs>
        <w:rPr>
          <w:rFonts w:asciiTheme="minorHAnsi" w:hAnsiTheme="minorHAnsi"/>
          <w:noProof/>
          <w:sz w:val="22"/>
        </w:rPr>
      </w:pPr>
      <w:r>
        <w:rPr>
          <w:noProof/>
        </w:rPr>
        <w:t>3.7.2.10</w:t>
      </w:r>
      <w:r>
        <w:rPr>
          <w:rFonts w:asciiTheme="minorHAnsi" w:hAnsiTheme="minorHAnsi"/>
          <w:noProof/>
          <w:sz w:val="22"/>
        </w:rPr>
        <w:tab/>
      </w:r>
      <w:r>
        <w:rPr>
          <w:noProof/>
        </w:rPr>
        <w:t>water freezing/thawing feature</w:t>
      </w:r>
      <w:r>
        <w:rPr>
          <w:noProof/>
        </w:rPr>
        <w:tab/>
      </w:r>
      <w:r>
        <w:rPr>
          <w:noProof/>
        </w:rPr>
        <w:fldChar w:fldCharType="begin"/>
      </w:r>
      <w:r>
        <w:rPr>
          <w:noProof/>
        </w:rPr>
        <w:instrText xml:space="preserve"> PAGEREF _Toc13055961 \h </w:instrText>
      </w:r>
      <w:r>
        <w:rPr>
          <w:noProof/>
        </w:rPr>
      </w:r>
      <w:r>
        <w:rPr>
          <w:noProof/>
        </w:rPr>
        <w:fldChar w:fldCharType="separate"/>
      </w:r>
      <w:r w:rsidR="00D41448">
        <w:rPr>
          <w:noProof/>
        </w:rPr>
        <w:t>3-59</w:t>
      </w:r>
      <w:r>
        <w:rPr>
          <w:noProof/>
        </w:rPr>
        <w:fldChar w:fldCharType="end"/>
      </w:r>
    </w:p>
    <w:p w14:paraId="582633F6" w14:textId="77777777" w:rsidR="001B6382" w:rsidRDefault="001B6382">
      <w:pPr>
        <w:pStyle w:val="TOC4"/>
        <w:tabs>
          <w:tab w:val="left" w:pos="1680"/>
          <w:tab w:val="right" w:leader="dot" w:pos="8630"/>
        </w:tabs>
        <w:rPr>
          <w:rFonts w:asciiTheme="minorHAnsi" w:hAnsiTheme="minorHAnsi"/>
          <w:noProof/>
          <w:sz w:val="22"/>
        </w:rPr>
      </w:pPr>
      <w:r>
        <w:rPr>
          <w:noProof/>
        </w:rPr>
        <w:t>3.7.2.11</w:t>
      </w:r>
      <w:r>
        <w:rPr>
          <w:rFonts w:asciiTheme="minorHAnsi" w:hAnsiTheme="minorHAnsi"/>
          <w:noProof/>
          <w:sz w:val="22"/>
        </w:rPr>
        <w:tab/>
      </w:r>
      <w:r>
        <w:rPr>
          <w:noProof/>
        </w:rPr>
        <w:t>‘enable divergence check’</w:t>
      </w:r>
      <w:r>
        <w:rPr>
          <w:noProof/>
        </w:rPr>
        <w:tab/>
      </w:r>
      <w:r>
        <w:rPr>
          <w:noProof/>
        </w:rPr>
        <w:fldChar w:fldCharType="begin"/>
      </w:r>
      <w:r>
        <w:rPr>
          <w:noProof/>
        </w:rPr>
        <w:instrText xml:space="preserve"> PAGEREF _Toc13055962 \h </w:instrText>
      </w:r>
      <w:r>
        <w:rPr>
          <w:noProof/>
        </w:rPr>
      </w:r>
      <w:r>
        <w:rPr>
          <w:noProof/>
        </w:rPr>
        <w:fldChar w:fldCharType="separate"/>
      </w:r>
      <w:r w:rsidR="00D41448">
        <w:rPr>
          <w:noProof/>
        </w:rPr>
        <w:t>3-60</w:t>
      </w:r>
      <w:r>
        <w:rPr>
          <w:noProof/>
        </w:rPr>
        <w:fldChar w:fldCharType="end"/>
      </w:r>
    </w:p>
    <w:p w14:paraId="4CA436F0" w14:textId="77777777" w:rsidR="001B6382" w:rsidRDefault="001B6382">
      <w:pPr>
        <w:pStyle w:val="TOC4"/>
        <w:tabs>
          <w:tab w:val="left" w:pos="1680"/>
          <w:tab w:val="right" w:leader="dot" w:pos="8630"/>
        </w:tabs>
        <w:rPr>
          <w:rFonts w:asciiTheme="minorHAnsi" w:hAnsiTheme="minorHAnsi"/>
          <w:noProof/>
          <w:sz w:val="22"/>
        </w:rPr>
      </w:pPr>
      <w:r>
        <w:rPr>
          <w:noProof/>
        </w:rPr>
        <w:t>3.7.2.12</w:t>
      </w:r>
      <w:r>
        <w:rPr>
          <w:rFonts w:asciiTheme="minorHAnsi" w:hAnsiTheme="minorHAnsi"/>
          <w:noProof/>
          <w:sz w:val="22"/>
        </w:rPr>
        <w:tab/>
      </w:r>
      <w:r>
        <w:rPr>
          <w:noProof/>
        </w:rPr>
        <w:t>‘solver settings’</w:t>
      </w:r>
      <w:r>
        <w:rPr>
          <w:noProof/>
        </w:rPr>
        <w:tab/>
      </w:r>
      <w:r>
        <w:rPr>
          <w:noProof/>
        </w:rPr>
        <w:fldChar w:fldCharType="begin"/>
      </w:r>
      <w:r>
        <w:rPr>
          <w:noProof/>
        </w:rPr>
        <w:instrText xml:space="preserve"> PAGEREF _Toc13055963 \h </w:instrText>
      </w:r>
      <w:r>
        <w:rPr>
          <w:noProof/>
        </w:rPr>
      </w:r>
      <w:r>
        <w:rPr>
          <w:noProof/>
        </w:rPr>
        <w:fldChar w:fldCharType="separate"/>
      </w:r>
      <w:r w:rsidR="00D41448">
        <w:rPr>
          <w:noProof/>
        </w:rPr>
        <w:t>3-60</w:t>
      </w:r>
      <w:r>
        <w:rPr>
          <w:noProof/>
        </w:rPr>
        <w:fldChar w:fldCharType="end"/>
      </w:r>
    </w:p>
    <w:p w14:paraId="52DC7578"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3.7.3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_Toc13055964 \h </w:instrText>
      </w:r>
      <w:r>
        <w:rPr>
          <w:noProof/>
        </w:rPr>
      </w:r>
      <w:r>
        <w:rPr>
          <w:noProof/>
        </w:rPr>
        <w:fldChar w:fldCharType="separate"/>
      </w:r>
      <w:r w:rsidR="00D41448">
        <w:rPr>
          <w:noProof/>
        </w:rPr>
        <w:t>3-61</w:t>
      </w:r>
      <w:r>
        <w:rPr>
          <w:noProof/>
        </w:rPr>
        <w:fldChar w:fldCharType="end"/>
      </w:r>
    </w:p>
    <w:p w14:paraId="6E936617"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3.7.4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_Toc13055965 \h </w:instrText>
      </w:r>
      <w:r>
        <w:rPr>
          <w:noProof/>
        </w:rPr>
      </w:r>
      <w:r>
        <w:rPr>
          <w:noProof/>
        </w:rPr>
        <w:fldChar w:fldCharType="separate"/>
      </w:r>
      <w:r w:rsidR="00D41448">
        <w:rPr>
          <w:noProof/>
        </w:rPr>
        <w:t>3-62</w:t>
      </w:r>
      <w:r>
        <w:rPr>
          <w:noProof/>
        </w:rPr>
        <w:fldChar w:fldCharType="end"/>
      </w:r>
    </w:p>
    <w:p w14:paraId="27C076F8" w14:textId="77777777" w:rsidR="001B6382" w:rsidRDefault="001B6382">
      <w:pPr>
        <w:pStyle w:val="TOC2"/>
        <w:tabs>
          <w:tab w:val="left" w:pos="720"/>
          <w:tab w:val="right" w:leader="dot" w:pos="8630"/>
        </w:tabs>
        <w:rPr>
          <w:rFonts w:asciiTheme="minorHAnsi" w:hAnsiTheme="minorHAnsi"/>
          <w:smallCaps w:val="0"/>
          <w:noProof/>
          <w:sz w:val="22"/>
        </w:rPr>
      </w:pPr>
      <w:r>
        <w:rPr>
          <w:noProof/>
        </w:rPr>
        <w:t>3.8</w:t>
      </w:r>
      <w:r>
        <w:rPr>
          <w:rFonts w:asciiTheme="minorHAnsi" w:hAnsiTheme="minorHAnsi"/>
          <w:smallCaps w:val="0"/>
          <w:noProof/>
          <w:sz w:val="22"/>
        </w:rPr>
        <w:tab/>
      </w:r>
      <w:r>
        <w:rPr>
          <w:noProof/>
        </w:rPr>
        <w:t>Control parameter – energy balance</w:t>
      </w:r>
      <w:r>
        <w:rPr>
          <w:noProof/>
        </w:rPr>
        <w:tab/>
      </w:r>
      <w:r>
        <w:rPr>
          <w:noProof/>
        </w:rPr>
        <w:fldChar w:fldCharType="begin"/>
      </w:r>
      <w:r>
        <w:rPr>
          <w:noProof/>
        </w:rPr>
        <w:instrText xml:space="preserve"> PAGEREF _Toc13055966 \h </w:instrText>
      </w:r>
      <w:r>
        <w:rPr>
          <w:noProof/>
        </w:rPr>
      </w:r>
      <w:r>
        <w:rPr>
          <w:noProof/>
        </w:rPr>
        <w:fldChar w:fldCharType="separate"/>
      </w:r>
      <w:r w:rsidR="00D41448">
        <w:rPr>
          <w:noProof/>
        </w:rPr>
        <w:t>3-62</w:t>
      </w:r>
      <w:r>
        <w:rPr>
          <w:noProof/>
        </w:rPr>
        <w:fldChar w:fldCharType="end"/>
      </w:r>
    </w:p>
    <w:p w14:paraId="1DA0D041"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3.8.1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_Toc13055967 \h </w:instrText>
      </w:r>
      <w:r>
        <w:rPr>
          <w:noProof/>
        </w:rPr>
      </w:r>
      <w:r>
        <w:rPr>
          <w:noProof/>
        </w:rPr>
        <w:fldChar w:fldCharType="separate"/>
      </w:r>
      <w:r w:rsidR="00D41448">
        <w:rPr>
          <w:noProof/>
        </w:rPr>
        <w:t>3-62</w:t>
      </w:r>
      <w:r>
        <w:rPr>
          <w:noProof/>
        </w:rPr>
        <w:fldChar w:fldCharType="end"/>
      </w:r>
    </w:p>
    <w:p w14:paraId="3D61FE04"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3.8.2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_Toc13055968 \h </w:instrText>
      </w:r>
      <w:r>
        <w:rPr>
          <w:noProof/>
        </w:rPr>
      </w:r>
      <w:r>
        <w:rPr>
          <w:noProof/>
        </w:rPr>
        <w:fldChar w:fldCharType="separate"/>
      </w:r>
      <w:r w:rsidR="00D41448">
        <w:rPr>
          <w:noProof/>
        </w:rPr>
        <w:t>3-62</w:t>
      </w:r>
      <w:r>
        <w:rPr>
          <w:noProof/>
        </w:rPr>
        <w:fldChar w:fldCharType="end"/>
      </w:r>
    </w:p>
    <w:p w14:paraId="735AC654" w14:textId="77777777" w:rsidR="001B6382" w:rsidRDefault="001B6382">
      <w:pPr>
        <w:pStyle w:val="TOC4"/>
        <w:tabs>
          <w:tab w:val="left" w:pos="1440"/>
          <w:tab w:val="right" w:leader="dot" w:pos="8630"/>
        </w:tabs>
        <w:rPr>
          <w:rFonts w:asciiTheme="minorHAnsi" w:hAnsiTheme="minorHAnsi"/>
          <w:noProof/>
          <w:sz w:val="22"/>
        </w:rPr>
      </w:pPr>
      <w:r>
        <w:rPr>
          <w:noProof/>
        </w:rPr>
        <w:t>3.8.2.1</w:t>
      </w:r>
      <w:r>
        <w:rPr>
          <w:rFonts w:asciiTheme="minorHAnsi" w:hAnsiTheme="minorHAnsi"/>
          <w:noProof/>
          <w:sz w:val="22"/>
        </w:rPr>
        <w:tab/>
      </w:r>
      <w:r>
        <w:rPr>
          <w:noProof/>
        </w:rPr>
        <w:t>‘energy balance’</w:t>
      </w:r>
      <w:r>
        <w:rPr>
          <w:noProof/>
        </w:rPr>
        <w:tab/>
      </w:r>
      <w:r>
        <w:rPr>
          <w:noProof/>
        </w:rPr>
        <w:fldChar w:fldCharType="begin"/>
      </w:r>
      <w:r>
        <w:rPr>
          <w:noProof/>
        </w:rPr>
        <w:instrText xml:space="preserve"> PAGEREF _Toc13055969 \h </w:instrText>
      </w:r>
      <w:r>
        <w:rPr>
          <w:noProof/>
        </w:rPr>
      </w:r>
      <w:r>
        <w:rPr>
          <w:noProof/>
        </w:rPr>
        <w:fldChar w:fldCharType="separate"/>
      </w:r>
      <w:r w:rsidR="00D41448">
        <w:rPr>
          <w:noProof/>
        </w:rPr>
        <w:t>3-62</w:t>
      </w:r>
      <w:r>
        <w:rPr>
          <w:noProof/>
        </w:rPr>
        <w:fldChar w:fldCharType="end"/>
      </w:r>
    </w:p>
    <w:p w14:paraId="7C776D69" w14:textId="77777777" w:rsidR="001B6382" w:rsidRDefault="001B6382">
      <w:pPr>
        <w:pStyle w:val="TOC4"/>
        <w:tabs>
          <w:tab w:val="left" w:pos="1440"/>
          <w:tab w:val="right" w:leader="dot" w:pos="8630"/>
        </w:tabs>
        <w:rPr>
          <w:rFonts w:asciiTheme="minorHAnsi" w:hAnsiTheme="minorHAnsi"/>
          <w:noProof/>
          <w:sz w:val="22"/>
        </w:rPr>
      </w:pPr>
      <w:r>
        <w:rPr>
          <w:noProof/>
        </w:rPr>
        <w:t>3.8.2.2</w:t>
      </w:r>
      <w:r>
        <w:rPr>
          <w:rFonts w:asciiTheme="minorHAnsi" w:hAnsiTheme="minorHAnsi"/>
          <w:noProof/>
          <w:sz w:val="22"/>
        </w:rPr>
        <w:tab/>
      </w:r>
      <w:r>
        <w:rPr>
          <w:noProof/>
        </w:rPr>
        <w:t>‘update viscosity’</w:t>
      </w:r>
      <w:r>
        <w:rPr>
          <w:noProof/>
        </w:rPr>
        <w:tab/>
      </w:r>
      <w:r>
        <w:rPr>
          <w:noProof/>
        </w:rPr>
        <w:fldChar w:fldCharType="begin"/>
      </w:r>
      <w:r>
        <w:rPr>
          <w:noProof/>
        </w:rPr>
        <w:instrText xml:space="preserve"> PAGEREF _Toc13055970 \h </w:instrText>
      </w:r>
      <w:r>
        <w:rPr>
          <w:noProof/>
        </w:rPr>
      </w:r>
      <w:r>
        <w:rPr>
          <w:noProof/>
        </w:rPr>
        <w:fldChar w:fldCharType="separate"/>
      </w:r>
      <w:r w:rsidR="00D41448">
        <w:rPr>
          <w:noProof/>
        </w:rPr>
        <w:t>3-62</w:t>
      </w:r>
      <w:r>
        <w:rPr>
          <w:noProof/>
        </w:rPr>
        <w:fldChar w:fldCharType="end"/>
      </w:r>
    </w:p>
    <w:p w14:paraId="0CAD60BD" w14:textId="77777777" w:rsidR="001B6382" w:rsidRDefault="001B6382">
      <w:pPr>
        <w:pStyle w:val="TOC4"/>
        <w:tabs>
          <w:tab w:val="left" w:pos="1440"/>
          <w:tab w:val="right" w:leader="dot" w:pos="8630"/>
        </w:tabs>
        <w:rPr>
          <w:rFonts w:asciiTheme="minorHAnsi" w:hAnsiTheme="minorHAnsi"/>
          <w:noProof/>
          <w:sz w:val="22"/>
        </w:rPr>
      </w:pPr>
      <w:r>
        <w:rPr>
          <w:noProof/>
        </w:rPr>
        <w:t>3.8.2.3</w:t>
      </w:r>
      <w:r>
        <w:rPr>
          <w:rFonts w:asciiTheme="minorHAnsi" w:hAnsiTheme="minorHAnsi"/>
          <w:noProof/>
          <w:sz w:val="22"/>
        </w:rPr>
        <w:tab/>
      </w:r>
      <w:r>
        <w:rPr>
          <w:noProof/>
        </w:rPr>
        <w:t>‘spatial weighting’</w:t>
      </w:r>
      <w:r>
        <w:rPr>
          <w:noProof/>
        </w:rPr>
        <w:tab/>
      </w:r>
      <w:r>
        <w:rPr>
          <w:noProof/>
        </w:rPr>
        <w:fldChar w:fldCharType="begin"/>
      </w:r>
      <w:r>
        <w:rPr>
          <w:noProof/>
        </w:rPr>
        <w:instrText xml:space="preserve"> PAGEREF _Toc13055971 \h </w:instrText>
      </w:r>
      <w:r>
        <w:rPr>
          <w:noProof/>
        </w:rPr>
      </w:r>
      <w:r>
        <w:rPr>
          <w:noProof/>
        </w:rPr>
        <w:fldChar w:fldCharType="separate"/>
      </w:r>
      <w:r w:rsidR="00D41448">
        <w:rPr>
          <w:noProof/>
        </w:rPr>
        <w:t>3-63</w:t>
      </w:r>
      <w:r>
        <w:rPr>
          <w:noProof/>
        </w:rPr>
        <w:fldChar w:fldCharType="end"/>
      </w:r>
    </w:p>
    <w:p w14:paraId="7264F56B" w14:textId="77777777" w:rsidR="001B6382" w:rsidRDefault="001B6382">
      <w:pPr>
        <w:pStyle w:val="TOC4"/>
        <w:tabs>
          <w:tab w:val="left" w:pos="1440"/>
          <w:tab w:val="right" w:leader="dot" w:pos="8630"/>
        </w:tabs>
        <w:rPr>
          <w:rFonts w:asciiTheme="minorHAnsi" w:hAnsiTheme="minorHAnsi"/>
          <w:noProof/>
          <w:sz w:val="22"/>
        </w:rPr>
      </w:pPr>
      <w:r>
        <w:rPr>
          <w:noProof/>
        </w:rPr>
        <w:t>3.8.2.4</w:t>
      </w:r>
      <w:r>
        <w:rPr>
          <w:rFonts w:asciiTheme="minorHAnsi" w:hAnsiTheme="minorHAnsi"/>
          <w:noProof/>
          <w:sz w:val="22"/>
        </w:rPr>
        <w:tab/>
      </w:r>
      <w:r>
        <w:rPr>
          <w:noProof/>
        </w:rPr>
        <w:t>‘compute evaporation’</w:t>
      </w:r>
      <w:r>
        <w:rPr>
          <w:noProof/>
        </w:rPr>
        <w:tab/>
      </w:r>
      <w:r>
        <w:rPr>
          <w:noProof/>
        </w:rPr>
        <w:fldChar w:fldCharType="begin"/>
      </w:r>
      <w:r>
        <w:rPr>
          <w:noProof/>
        </w:rPr>
        <w:instrText xml:space="preserve"> PAGEREF _Toc13055972 \h </w:instrText>
      </w:r>
      <w:r>
        <w:rPr>
          <w:noProof/>
        </w:rPr>
      </w:r>
      <w:r>
        <w:rPr>
          <w:noProof/>
        </w:rPr>
        <w:fldChar w:fldCharType="separate"/>
      </w:r>
      <w:r w:rsidR="00D41448">
        <w:rPr>
          <w:noProof/>
        </w:rPr>
        <w:t>3-63</w:t>
      </w:r>
      <w:r>
        <w:rPr>
          <w:noProof/>
        </w:rPr>
        <w:fldChar w:fldCharType="end"/>
      </w:r>
    </w:p>
    <w:p w14:paraId="26280402" w14:textId="77777777" w:rsidR="001B6382" w:rsidRDefault="001B6382">
      <w:pPr>
        <w:pStyle w:val="TOC4"/>
        <w:tabs>
          <w:tab w:val="left" w:pos="1440"/>
          <w:tab w:val="right" w:leader="dot" w:pos="8630"/>
        </w:tabs>
        <w:rPr>
          <w:rFonts w:asciiTheme="minorHAnsi" w:hAnsiTheme="minorHAnsi"/>
          <w:noProof/>
          <w:sz w:val="22"/>
        </w:rPr>
      </w:pPr>
      <w:r>
        <w:rPr>
          <w:noProof/>
        </w:rPr>
        <w:t>3.8.2.5</w:t>
      </w:r>
      <w:r>
        <w:rPr>
          <w:rFonts w:asciiTheme="minorHAnsi" w:hAnsiTheme="minorHAnsi"/>
          <w:noProof/>
          <w:sz w:val="22"/>
        </w:rPr>
        <w:tab/>
      </w:r>
      <w:r>
        <w:rPr>
          <w:noProof/>
        </w:rPr>
        <w:t>‘reference tds’</w:t>
      </w:r>
      <w:r>
        <w:rPr>
          <w:noProof/>
        </w:rPr>
        <w:tab/>
      </w:r>
      <w:r>
        <w:rPr>
          <w:noProof/>
        </w:rPr>
        <w:fldChar w:fldCharType="begin"/>
      </w:r>
      <w:r>
        <w:rPr>
          <w:noProof/>
        </w:rPr>
        <w:instrText xml:space="preserve"> PAGEREF _Toc13055973 \h </w:instrText>
      </w:r>
      <w:r>
        <w:rPr>
          <w:noProof/>
        </w:rPr>
      </w:r>
      <w:r>
        <w:rPr>
          <w:noProof/>
        </w:rPr>
        <w:fldChar w:fldCharType="separate"/>
      </w:r>
      <w:r w:rsidR="00D41448">
        <w:rPr>
          <w:noProof/>
        </w:rPr>
        <w:t>3-63</w:t>
      </w:r>
      <w:r>
        <w:rPr>
          <w:noProof/>
        </w:rPr>
        <w:fldChar w:fldCharType="end"/>
      </w:r>
    </w:p>
    <w:p w14:paraId="682E7733" w14:textId="77777777" w:rsidR="001B6382" w:rsidRDefault="001B6382">
      <w:pPr>
        <w:pStyle w:val="TOC4"/>
        <w:tabs>
          <w:tab w:val="left" w:pos="1440"/>
          <w:tab w:val="right" w:leader="dot" w:pos="8630"/>
        </w:tabs>
        <w:rPr>
          <w:rFonts w:asciiTheme="minorHAnsi" w:hAnsiTheme="minorHAnsi"/>
          <w:noProof/>
          <w:sz w:val="22"/>
        </w:rPr>
      </w:pPr>
      <w:r>
        <w:rPr>
          <w:noProof/>
        </w:rPr>
        <w:t>3.8.2.6</w:t>
      </w:r>
      <w:r>
        <w:rPr>
          <w:rFonts w:asciiTheme="minorHAnsi" w:hAnsiTheme="minorHAnsi"/>
          <w:noProof/>
          <w:sz w:val="22"/>
        </w:rPr>
        <w:tab/>
      </w:r>
      <w:r>
        <w:rPr>
          <w:noProof/>
        </w:rPr>
        <w:t>‘reference temperature for density’</w:t>
      </w:r>
      <w:r>
        <w:rPr>
          <w:noProof/>
        </w:rPr>
        <w:tab/>
      </w:r>
      <w:r>
        <w:rPr>
          <w:noProof/>
        </w:rPr>
        <w:fldChar w:fldCharType="begin"/>
      </w:r>
      <w:r>
        <w:rPr>
          <w:noProof/>
        </w:rPr>
        <w:instrText xml:space="preserve"> PAGEREF _Toc13055974 \h </w:instrText>
      </w:r>
      <w:r>
        <w:rPr>
          <w:noProof/>
        </w:rPr>
      </w:r>
      <w:r>
        <w:rPr>
          <w:noProof/>
        </w:rPr>
        <w:fldChar w:fldCharType="separate"/>
      </w:r>
      <w:r w:rsidR="00D41448">
        <w:rPr>
          <w:noProof/>
        </w:rPr>
        <w:t>3-64</w:t>
      </w:r>
      <w:r>
        <w:rPr>
          <w:noProof/>
        </w:rPr>
        <w:fldChar w:fldCharType="end"/>
      </w:r>
    </w:p>
    <w:p w14:paraId="599FBB63" w14:textId="77777777" w:rsidR="001B6382" w:rsidRDefault="001B6382">
      <w:pPr>
        <w:pStyle w:val="TOC4"/>
        <w:tabs>
          <w:tab w:val="left" w:pos="1440"/>
          <w:tab w:val="right" w:leader="dot" w:pos="8630"/>
        </w:tabs>
        <w:rPr>
          <w:rFonts w:asciiTheme="minorHAnsi" w:hAnsiTheme="minorHAnsi"/>
          <w:noProof/>
          <w:sz w:val="22"/>
        </w:rPr>
      </w:pPr>
      <w:r>
        <w:rPr>
          <w:noProof/>
        </w:rPr>
        <w:t>3.8.2.7</w:t>
      </w:r>
      <w:r>
        <w:rPr>
          <w:rFonts w:asciiTheme="minorHAnsi" w:hAnsiTheme="minorHAnsi"/>
          <w:noProof/>
          <w:sz w:val="22"/>
        </w:rPr>
        <w:tab/>
      </w:r>
      <w:r>
        <w:rPr>
          <w:noProof/>
        </w:rPr>
        <w:t>‘energy balance parameters’</w:t>
      </w:r>
      <w:r>
        <w:rPr>
          <w:noProof/>
        </w:rPr>
        <w:tab/>
      </w:r>
      <w:r>
        <w:rPr>
          <w:noProof/>
        </w:rPr>
        <w:fldChar w:fldCharType="begin"/>
      </w:r>
      <w:r>
        <w:rPr>
          <w:noProof/>
        </w:rPr>
        <w:instrText xml:space="preserve"> PAGEREF _Toc13055975 \h </w:instrText>
      </w:r>
      <w:r>
        <w:rPr>
          <w:noProof/>
        </w:rPr>
      </w:r>
      <w:r>
        <w:rPr>
          <w:noProof/>
        </w:rPr>
        <w:fldChar w:fldCharType="separate"/>
      </w:r>
      <w:r w:rsidR="00D41448">
        <w:rPr>
          <w:noProof/>
        </w:rPr>
        <w:t>3-64</w:t>
      </w:r>
      <w:r>
        <w:rPr>
          <w:noProof/>
        </w:rPr>
        <w:fldChar w:fldCharType="end"/>
      </w:r>
    </w:p>
    <w:p w14:paraId="5FE4B954" w14:textId="77777777" w:rsidR="001B6382" w:rsidRDefault="001B6382">
      <w:pPr>
        <w:pStyle w:val="TOC4"/>
        <w:tabs>
          <w:tab w:val="left" w:pos="1440"/>
          <w:tab w:val="right" w:leader="dot" w:pos="8630"/>
        </w:tabs>
        <w:rPr>
          <w:rFonts w:asciiTheme="minorHAnsi" w:hAnsiTheme="minorHAnsi"/>
          <w:noProof/>
          <w:sz w:val="22"/>
        </w:rPr>
      </w:pPr>
      <w:r>
        <w:rPr>
          <w:noProof/>
        </w:rPr>
        <w:t>3.8.2.8</w:t>
      </w:r>
      <w:r>
        <w:rPr>
          <w:rFonts w:asciiTheme="minorHAnsi" w:hAnsiTheme="minorHAnsi"/>
          <w:noProof/>
          <w:sz w:val="22"/>
        </w:rPr>
        <w:tab/>
      </w:r>
      <w:r>
        <w:rPr>
          <w:noProof/>
        </w:rPr>
        <w:t>‘non-linear density’</w:t>
      </w:r>
      <w:r>
        <w:rPr>
          <w:noProof/>
        </w:rPr>
        <w:tab/>
      </w:r>
      <w:r>
        <w:rPr>
          <w:noProof/>
        </w:rPr>
        <w:fldChar w:fldCharType="begin"/>
      </w:r>
      <w:r>
        <w:rPr>
          <w:noProof/>
        </w:rPr>
        <w:instrText xml:space="preserve"> PAGEREF _Toc13055976 \h </w:instrText>
      </w:r>
      <w:r>
        <w:rPr>
          <w:noProof/>
        </w:rPr>
      </w:r>
      <w:r>
        <w:rPr>
          <w:noProof/>
        </w:rPr>
        <w:fldChar w:fldCharType="separate"/>
      </w:r>
      <w:r w:rsidR="00D41448">
        <w:rPr>
          <w:noProof/>
        </w:rPr>
        <w:t>3-64</w:t>
      </w:r>
      <w:r>
        <w:rPr>
          <w:noProof/>
        </w:rPr>
        <w:fldChar w:fldCharType="end"/>
      </w:r>
    </w:p>
    <w:p w14:paraId="64A6A8B9" w14:textId="77777777" w:rsidR="001B6382" w:rsidRDefault="001B6382">
      <w:pPr>
        <w:pStyle w:val="TOC4"/>
        <w:tabs>
          <w:tab w:val="left" w:pos="1440"/>
          <w:tab w:val="right" w:leader="dot" w:pos="8630"/>
        </w:tabs>
        <w:rPr>
          <w:rFonts w:asciiTheme="minorHAnsi" w:hAnsiTheme="minorHAnsi"/>
          <w:noProof/>
          <w:sz w:val="22"/>
        </w:rPr>
      </w:pPr>
      <w:r>
        <w:rPr>
          <w:noProof/>
        </w:rPr>
        <w:lastRenderedPageBreak/>
        <w:t>3.8.2.9</w:t>
      </w:r>
      <w:r>
        <w:rPr>
          <w:rFonts w:asciiTheme="minorHAnsi" w:hAnsiTheme="minorHAnsi"/>
          <w:noProof/>
          <w:sz w:val="22"/>
        </w:rPr>
        <w:tab/>
      </w:r>
      <w:r>
        <w:rPr>
          <w:noProof/>
        </w:rPr>
        <w:t>‘thermal conductivity model’</w:t>
      </w:r>
      <w:r>
        <w:rPr>
          <w:noProof/>
        </w:rPr>
        <w:tab/>
      </w:r>
      <w:r>
        <w:rPr>
          <w:noProof/>
        </w:rPr>
        <w:fldChar w:fldCharType="begin"/>
      </w:r>
      <w:r>
        <w:rPr>
          <w:noProof/>
        </w:rPr>
        <w:instrText xml:space="preserve"> PAGEREF _Toc13055977 \h </w:instrText>
      </w:r>
      <w:r>
        <w:rPr>
          <w:noProof/>
        </w:rPr>
      </w:r>
      <w:r>
        <w:rPr>
          <w:noProof/>
        </w:rPr>
        <w:fldChar w:fldCharType="separate"/>
      </w:r>
      <w:r w:rsidR="00D41448">
        <w:rPr>
          <w:noProof/>
        </w:rPr>
        <w:t>3-64</w:t>
      </w:r>
      <w:r>
        <w:rPr>
          <w:noProof/>
        </w:rPr>
        <w:fldChar w:fldCharType="end"/>
      </w:r>
    </w:p>
    <w:p w14:paraId="68A3BFE9" w14:textId="77777777" w:rsidR="001B6382" w:rsidRDefault="001B6382">
      <w:pPr>
        <w:pStyle w:val="TOC4"/>
        <w:tabs>
          <w:tab w:val="left" w:pos="1680"/>
          <w:tab w:val="right" w:leader="dot" w:pos="8630"/>
        </w:tabs>
        <w:rPr>
          <w:rFonts w:asciiTheme="minorHAnsi" w:hAnsiTheme="minorHAnsi"/>
          <w:noProof/>
          <w:sz w:val="22"/>
        </w:rPr>
      </w:pPr>
      <w:r>
        <w:rPr>
          <w:noProof/>
        </w:rPr>
        <w:t>3.8.2.10</w:t>
      </w:r>
      <w:r>
        <w:rPr>
          <w:rFonts w:asciiTheme="minorHAnsi" w:hAnsiTheme="minorHAnsi"/>
          <w:noProof/>
          <w:sz w:val="22"/>
        </w:rPr>
        <w:tab/>
      </w:r>
      <w:r>
        <w:rPr>
          <w:noProof/>
        </w:rPr>
        <w:t>‘newton iteration settings’</w:t>
      </w:r>
      <w:r>
        <w:rPr>
          <w:noProof/>
        </w:rPr>
        <w:tab/>
      </w:r>
      <w:r>
        <w:rPr>
          <w:noProof/>
        </w:rPr>
        <w:fldChar w:fldCharType="begin"/>
      </w:r>
      <w:r>
        <w:rPr>
          <w:noProof/>
        </w:rPr>
        <w:instrText xml:space="preserve"> PAGEREF _Toc13055978 \h </w:instrText>
      </w:r>
      <w:r>
        <w:rPr>
          <w:noProof/>
        </w:rPr>
      </w:r>
      <w:r>
        <w:rPr>
          <w:noProof/>
        </w:rPr>
        <w:fldChar w:fldCharType="separate"/>
      </w:r>
      <w:r w:rsidR="00D41448">
        <w:rPr>
          <w:noProof/>
        </w:rPr>
        <w:t>3-65</w:t>
      </w:r>
      <w:r>
        <w:rPr>
          <w:noProof/>
        </w:rPr>
        <w:fldChar w:fldCharType="end"/>
      </w:r>
    </w:p>
    <w:p w14:paraId="6D062D67" w14:textId="77777777" w:rsidR="001B6382" w:rsidRDefault="001B6382">
      <w:pPr>
        <w:pStyle w:val="TOC4"/>
        <w:tabs>
          <w:tab w:val="left" w:pos="1680"/>
          <w:tab w:val="right" w:leader="dot" w:pos="8630"/>
        </w:tabs>
        <w:rPr>
          <w:rFonts w:asciiTheme="minorHAnsi" w:hAnsiTheme="minorHAnsi"/>
          <w:noProof/>
          <w:sz w:val="22"/>
        </w:rPr>
      </w:pPr>
      <w:r>
        <w:rPr>
          <w:noProof/>
        </w:rPr>
        <w:t>3.8.2.11</w:t>
      </w:r>
      <w:r>
        <w:rPr>
          <w:rFonts w:asciiTheme="minorHAnsi" w:hAnsiTheme="minorHAnsi"/>
          <w:noProof/>
          <w:sz w:val="22"/>
        </w:rPr>
        <w:tab/>
      </w:r>
      <w:r>
        <w:rPr>
          <w:noProof/>
        </w:rPr>
        <w:t>‘solver settings’</w:t>
      </w:r>
      <w:r>
        <w:rPr>
          <w:noProof/>
        </w:rPr>
        <w:tab/>
      </w:r>
      <w:r>
        <w:rPr>
          <w:noProof/>
        </w:rPr>
        <w:fldChar w:fldCharType="begin"/>
      </w:r>
      <w:r>
        <w:rPr>
          <w:noProof/>
        </w:rPr>
        <w:instrText xml:space="preserve"> PAGEREF _Toc13055979 \h </w:instrText>
      </w:r>
      <w:r>
        <w:rPr>
          <w:noProof/>
        </w:rPr>
      </w:r>
      <w:r>
        <w:rPr>
          <w:noProof/>
        </w:rPr>
        <w:fldChar w:fldCharType="separate"/>
      </w:r>
      <w:r w:rsidR="00D41448">
        <w:rPr>
          <w:noProof/>
        </w:rPr>
        <w:t>3-65</w:t>
      </w:r>
      <w:r>
        <w:rPr>
          <w:noProof/>
        </w:rPr>
        <w:fldChar w:fldCharType="end"/>
      </w:r>
    </w:p>
    <w:p w14:paraId="2108A781"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3.8.3</w:t>
      </w:r>
      <w:r>
        <w:rPr>
          <w:rFonts w:asciiTheme="minorHAnsi" w:hAnsiTheme="minorHAnsi"/>
          <w:i w:val="0"/>
          <w:noProof/>
          <w:sz w:val="22"/>
        </w:rPr>
        <w:tab/>
      </w:r>
      <w:r>
        <w:rPr>
          <w:noProof/>
        </w:rPr>
        <w:t>Data input file</w:t>
      </w:r>
      <w:r>
        <w:rPr>
          <w:noProof/>
        </w:rPr>
        <w:tab/>
      </w:r>
      <w:r>
        <w:rPr>
          <w:noProof/>
        </w:rPr>
        <w:fldChar w:fldCharType="begin"/>
      </w:r>
      <w:r>
        <w:rPr>
          <w:noProof/>
        </w:rPr>
        <w:instrText xml:space="preserve"> PAGEREF _Toc13055980 \h </w:instrText>
      </w:r>
      <w:r>
        <w:rPr>
          <w:noProof/>
        </w:rPr>
      </w:r>
      <w:r>
        <w:rPr>
          <w:noProof/>
        </w:rPr>
        <w:fldChar w:fldCharType="separate"/>
      </w:r>
      <w:r w:rsidR="00D41448">
        <w:rPr>
          <w:noProof/>
        </w:rPr>
        <w:t>3-65</w:t>
      </w:r>
      <w:r>
        <w:rPr>
          <w:noProof/>
        </w:rPr>
        <w:fldChar w:fldCharType="end"/>
      </w:r>
    </w:p>
    <w:p w14:paraId="640EC6AB"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3.8.4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_Toc13055981 \h </w:instrText>
      </w:r>
      <w:r>
        <w:rPr>
          <w:noProof/>
        </w:rPr>
      </w:r>
      <w:r>
        <w:rPr>
          <w:noProof/>
        </w:rPr>
        <w:fldChar w:fldCharType="separate"/>
      </w:r>
      <w:r w:rsidR="00D41448">
        <w:rPr>
          <w:noProof/>
        </w:rPr>
        <w:t>3-66</w:t>
      </w:r>
      <w:r>
        <w:rPr>
          <w:noProof/>
        </w:rPr>
        <w:fldChar w:fldCharType="end"/>
      </w:r>
    </w:p>
    <w:p w14:paraId="25E880EA" w14:textId="77777777" w:rsidR="001B6382" w:rsidRDefault="001B6382">
      <w:pPr>
        <w:pStyle w:val="TOC2"/>
        <w:tabs>
          <w:tab w:val="left" w:pos="720"/>
          <w:tab w:val="right" w:leader="dot" w:pos="8630"/>
        </w:tabs>
        <w:rPr>
          <w:rFonts w:asciiTheme="minorHAnsi" w:hAnsiTheme="minorHAnsi"/>
          <w:smallCaps w:val="0"/>
          <w:noProof/>
          <w:sz w:val="22"/>
        </w:rPr>
      </w:pPr>
      <w:r>
        <w:rPr>
          <w:noProof/>
        </w:rPr>
        <w:t>3.9</w:t>
      </w:r>
      <w:r>
        <w:rPr>
          <w:rFonts w:asciiTheme="minorHAnsi" w:hAnsiTheme="minorHAnsi"/>
          <w:smallCaps w:val="0"/>
          <w:noProof/>
          <w:sz w:val="22"/>
        </w:rPr>
        <w:tab/>
      </w:r>
      <w:r>
        <w:rPr>
          <w:noProof/>
        </w:rPr>
        <w:t>Control parameters – evaporation</w:t>
      </w:r>
      <w:r>
        <w:rPr>
          <w:noProof/>
        </w:rPr>
        <w:tab/>
      </w:r>
      <w:r>
        <w:rPr>
          <w:noProof/>
        </w:rPr>
        <w:fldChar w:fldCharType="begin"/>
      </w:r>
      <w:r>
        <w:rPr>
          <w:noProof/>
        </w:rPr>
        <w:instrText xml:space="preserve"> PAGEREF _Toc13055982 \h </w:instrText>
      </w:r>
      <w:r>
        <w:rPr>
          <w:noProof/>
        </w:rPr>
      </w:r>
      <w:r>
        <w:rPr>
          <w:noProof/>
        </w:rPr>
        <w:fldChar w:fldCharType="separate"/>
      </w:r>
      <w:r w:rsidR="00D41448">
        <w:rPr>
          <w:noProof/>
        </w:rPr>
        <w:t>3-68</w:t>
      </w:r>
      <w:r>
        <w:rPr>
          <w:noProof/>
        </w:rPr>
        <w:fldChar w:fldCharType="end"/>
      </w:r>
    </w:p>
    <w:p w14:paraId="63A64EF9"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3.9.1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_Toc13055983 \h </w:instrText>
      </w:r>
      <w:r>
        <w:rPr>
          <w:noProof/>
        </w:rPr>
      </w:r>
      <w:r>
        <w:rPr>
          <w:noProof/>
        </w:rPr>
        <w:fldChar w:fldCharType="separate"/>
      </w:r>
      <w:r w:rsidR="00D41448">
        <w:rPr>
          <w:noProof/>
        </w:rPr>
        <w:t>3-69</w:t>
      </w:r>
      <w:r>
        <w:rPr>
          <w:noProof/>
        </w:rPr>
        <w:fldChar w:fldCharType="end"/>
      </w:r>
    </w:p>
    <w:p w14:paraId="7E30889C"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3.9.2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_Toc13055984 \h </w:instrText>
      </w:r>
      <w:r>
        <w:rPr>
          <w:noProof/>
        </w:rPr>
      </w:r>
      <w:r>
        <w:rPr>
          <w:noProof/>
        </w:rPr>
        <w:fldChar w:fldCharType="separate"/>
      </w:r>
      <w:r w:rsidR="00D41448">
        <w:rPr>
          <w:noProof/>
        </w:rPr>
        <w:t>3-69</w:t>
      </w:r>
      <w:r>
        <w:rPr>
          <w:noProof/>
        </w:rPr>
        <w:fldChar w:fldCharType="end"/>
      </w:r>
    </w:p>
    <w:p w14:paraId="26F5C6EE" w14:textId="77777777" w:rsidR="001B6382" w:rsidRDefault="001B6382">
      <w:pPr>
        <w:pStyle w:val="TOC4"/>
        <w:tabs>
          <w:tab w:val="left" w:pos="1440"/>
          <w:tab w:val="right" w:leader="dot" w:pos="8630"/>
        </w:tabs>
        <w:rPr>
          <w:rFonts w:asciiTheme="minorHAnsi" w:hAnsiTheme="minorHAnsi"/>
          <w:noProof/>
          <w:sz w:val="22"/>
        </w:rPr>
      </w:pPr>
      <w:r>
        <w:rPr>
          <w:noProof/>
        </w:rPr>
        <w:t>3.9.2.1</w:t>
      </w:r>
      <w:r>
        <w:rPr>
          <w:rFonts w:asciiTheme="minorHAnsi" w:hAnsiTheme="minorHAnsi"/>
          <w:noProof/>
          <w:sz w:val="22"/>
        </w:rPr>
        <w:tab/>
      </w:r>
      <w:r>
        <w:rPr>
          <w:noProof/>
        </w:rPr>
        <w:t>‘write transient evaporation info’</w:t>
      </w:r>
      <w:r>
        <w:rPr>
          <w:noProof/>
        </w:rPr>
        <w:tab/>
      </w:r>
      <w:r>
        <w:rPr>
          <w:noProof/>
        </w:rPr>
        <w:fldChar w:fldCharType="begin"/>
      </w:r>
      <w:r>
        <w:rPr>
          <w:noProof/>
        </w:rPr>
        <w:instrText xml:space="preserve"> PAGEREF _Toc13055985 \h </w:instrText>
      </w:r>
      <w:r>
        <w:rPr>
          <w:noProof/>
        </w:rPr>
      </w:r>
      <w:r>
        <w:rPr>
          <w:noProof/>
        </w:rPr>
        <w:fldChar w:fldCharType="separate"/>
      </w:r>
      <w:r w:rsidR="00D41448">
        <w:rPr>
          <w:noProof/>
        </w:rPr>
        <w:t>3-69</w:t>
      </w:r>
      <w:r>
        <w:rPr>
          <w:noProof/>
        </w:rPr>
        <w:fldChar w:fldCharType="end"/>
      </w:r>
    </w:p>
    <w:p w14:paraId="3DDD4E7C" w14:textId="77777777" w:rsidR="001B6382" w:rsidRDefault="001B6382">
      <w:pPr>
        <w:pStyle w:val="TOC4"/>
        <w:tabs>
          <w:tab w:val="left" w:pos="1440"/>
          <w:tab w:val="right" w:leader="dot" w:pos="8630"/>
        </w:tabs>
        <w:rPr>
          <w:rFonts w:asciiTheme="minorHAnsi" w:hAnsiTheme="minorHAnsi"/>
          <w:noProof/>
          <w:sz w:val="22"/>
        </w:rPr>
      </w:pPr>
      <w:r>
        <w:rPr>
          <w:noProof/>
        </w:rPr>
        <w:t>3.9.2.2</w:t>
      </w:r>
      <w:r>
        <w:rPr>
          <w:rFonts w:asciiTheme="minorHAnsi" w:hAnsiTheme="minorHAnsi"/>
          <w:noProof/>
          <w:sz w:val="22"/>
        </w:rPr>
        <w:tab/>
      </w:r>
      <w:r>
        <w:rPr>
          <w:noProof/>
        </w:rPr>
        <w:t>‘vapour density model’</w:t>
      </w:r>
      <w:r>
        <w:rPr>
          <w:noProof/>
        </w:rPr>
        <w:tab/>
      </w:r>
      <w:r>
        <w:rPr>
          <w:noProof/>
        </w:rPr>
        <w:fldChar w:fldCharType="begin"/>
      </w:r>
      <w:r>
        <w:rPr>
          <w:noProof/>
        </w:rPr>
        <w:instrText xml:space="preserve"> PAGEREF _Toc13055986 \h </w:instrText>
      </w:r>
      <w:r>
        <w:rPr>
          <w:noProof/>
        </w:rPr>
      </w:r>
      <w:r>
        <w:rPr>
          <w:noProof/>
        </w:rPr>
        <w:fldChar w:fldCharType="separate"/>
      </w:r>
      <w:r w:rsidR="00D41448">
        <w:rPr>
          <w:noProof/>
        </w:rPr>
        <w:t>3-69</w:t>
      </w:r>
      <w:r>
        <w:rPr>
          <w:noProof/>
        </w:rPr>
        <w:fldChar w:fldCharType="end"/>
      </w:r>
    </w:p>
    <w:p w14:paraId="6E18C376" w14:textId="77777777" w:rsidR="001B6382" w:rsidRDefault="001B6382">
      <w:pPr>
        <w:pStyle w:val="TOC4"/>
        <w:tabs>
          <w:tab w:val="left" w:pos="1440"/>
          <w:tab w:val="right" w:leader="dot" w:pos="8630"/>
        </w:tabs>
        <w:rPr>
          <w:rFonts w:asciiTheme="minorHAnsi" w:hAnsiTheme="minorHAnsi"/>
          <w:noProof/>
          <w:sz w:val="22"/>
        </w:rPr>
      </w:pPr>
      <w:r>
        <w:rPr>
          <w:noProof/>
        </w:rPr>
        <w:t>3.9.2.3</w:t>
      </w:r>
      <w:r>
        <w:rPr>
          <w:rFonts w:asciiTheme="minorHAnsi" w:hAnsiTheme="minorHAnsi"/>
          <w:noProof/>
          <w:sz w:val="22"/>
        </w:rPr>
        <w:tab/>
      </w:r>
      <w:r>
        <w:rPr>
          <w:noProof/>
        </w:rPr>
        <w:t>‘update vapor density derivatives’</w:t>
      </w:r>
      <w:r>
        <w:rPr>
          <w:noProof/>
        </w:rPr>
        <w:tab/>
      </w:r>
      <w:r>
        <w:rPr>
          <w:noProof/>
        </w:rPr>
        <w:fldChar w:fldCharType="begin"/>
      </w:r>
      <w:r>
        <w:rPr>
          <w:noProof/>
        </w:rPr>
        <w:instrText xml:space="preserve"> PAGEREF _Toc13055987 \h </w:instrText>
      </w:r>
      <w:r>
        <w:rPr>
          <w:noProof/>
        </w:rPr>
      </w:r>
      <w:r>
        <w:rPr>
          <w:noProof/>
        </w:rPr>
        <w:fldChar w:fldCharType="separate"/>
      </w:r>
      <w:r w:rsidR="00D41448">
        <w:rPr>
          <w:noProof/>
        </w:rPr>
        <w:t>3-70</w:t>
      </w:r>
      <w:r>
        <w:rPr>
          <w:noProof/>
        </w:rPr>
        <w:fldChar w:fldCharType="end"/>
      </w:r>
    </w:p>
    <w:p w14:paraId="470F6C98" w14:textId="77777777" w:rsidR="001B6382" w:rsidRDefault="001B6382">
      <w:pPr>
        <w:pStyle w:val="TOC4"/>
        <w:tabs>
          <w:tab w:val="left" w:pos="1440"/>
          <w:tab w:val="right" w:leader="dot" w:pos="8630"/>
        </w:tabs>
        <w:rPr>
          <w:rFonts w:asciiTheme="minorHAnsi" w:hAnsiTheme="minorHAnsi"/>
          <w:noProof/>
          <w:sz w:val="22"/>
        </w:rPr>
      </w:pPr>
      <w:r>
        <w:rPr>
          <w:noProof/>
        </w:rPr>
        <w:t>3.9.2.4</w:t>
      </w:r>
      <w:r>
        <w:rPr>
          <w:rFonts w:asciiTheme="minorHAnsi" w:hAnsiTheme="minorHAnsi"/>
          <w:noProof/>
          <w:sz w:val="22"/>
        </w:rPr>
        <w:tab/>
      </w:r>
      <w:r>
        <w:rPr>
          <w:noProof/>
        </w:rPr>
        <w:t>‘temperature gain factor for soil’</w:t>
      </w:r>
      <w:r>
        <w:rPr>
          <w:noProof/>
        </w:rPr>
        <w:tab/>
      </w:r>
      <w:r>
        <w:rPr>
          <w:noProof/>
        </w:rPr>
        <w:fldChar w:fldCharType="begin"/>
      </w:r>
      <w:r>
        <w:rPr>
          <w:noProof/>
        </w:rPr>
        <w:instrText xml:space="preserve"> PAGEREF _Toc13055988 \h </w:instrText>
      </w:r>
      <w:r>
        <w:rPr>
          <w:noProof/>
        </w:rPr>
      </w:r>
      <w:r>
        <w:rPr>
          <w:noProof/>
        </w:rPr>
        <w:fldChar w:fldCharType="separate"/>
      </w:r>
      <w:r w:rsidR="00D41448">
        <w:rPr>
          <w:noProof/>
        </w:rPr>
        <w:t>3-70</w:t>
      </w:r>
      <w:r>
        <w:rPr>
          <w:noProof/>
        </w:rPr>
        <w:fldChar w:fldCharType="end"/>
      </w:r>
    </w:p>
    <w:p w14:paraId="35C5DE42" w14:textId="77777777" w:rsidR="001B6382" w:rsidRDefault="001B6382">
      <w:pPr>
        <w:pStyle w:val="TOC4"/>
        <w:tabs>
          <w:tab w:val="left" w:pos="1440"/>
          <w:tab w:val="right" w:leader="dot" w:pos="8630"/>
        </w:tabs>
        <w:rPr>
          <w:rFonts w:asciiTheme="minorHAnsi" w:hAnsiTheme="minorHAnsi"/>
          <w:noProof/>
          <w:sz w:val="22"/>
        </w:rPr>
      </w:pPr>
      <w:r>
        <w:rPr>
          <w:noProof/>
        </w:rPr>
        <w:t>3.9.2.5</w:t>
      </w:r>
      <w:r>
        <w:rPr>
          <w:rFonts w:asciiTheme="minorHAnsi" w:hAnsiTheme="minorHAnsi"/>
          <w:noProof/>
          <w:sz w:val="22"/>
        </w:rPr>
        <w:tab/>
      </w:r>
      <w:r>
        <w:rPr>
          <w:noProof/>
        </w:rPr>
        <w:t>‘reference vapor diffusivity’</w:t>
      </w:r>
      <w:r>
        <w:rPr>
          <w:noProof/>
        </w:rPr>
        <w:tab/>
      </w:r>
      <w:r>
        <w:rPr>
          <w:noProof/>
        </w:rPr>
        <w:fldChar w:fldCharType="begin"/>
      </w:r>
      <w:r>
        <w:rPr>
          <w:noProof/>
        </w:rPr>
        <w:instrText xml:space="preserve"> PAGEREF _Toc13055989 \h </w:instrText>
      </w:r>
      <w:r>
        <w:rPr>
          <w:noProof/>
        </w:rPr>
      </w:r>
      <w:r>
        <w:rPr>
          <w:noProof/>
        </w:rPr>
        <w:fldChar w:fldCharType="separate"/>
      </w:r>
      <w:r w:rsidR="00D41448">
        <w:rPr>
          <w:noProof/>
        </w:rPr>
        <w:t>3-70</w:t>
      </w:r>
      <w:r>
        <w:rPr>
          <w:noProof/>
        </w:rPr>
        <w:fldChar w:fldCharType="end"/>
      </w:r>
    </w:p>
    <w:p w14:paraId="02EC580E" w14:textId="77777777" w:rsidR="001B6382" w:rsidRDefault="001B6382">
      <w:pPr>
        <w:pStyle w:val="TOC4"/>
        <w:tabs>
          <w:tab w:val="left" w:pos="1440"/>
          <w:tab w:val="right" w:leader="dot" w:pos="8630"/>
        </w:tabs>
        <w:rPr>
          <w:rFonts w:asciiTheme="minorHAnsi" w:hAnsiTheme="minorHAnsi"/>
          <w:noProof/>
          <w:sz w:val="22"/>
        </w:rPr>
      </w:pPr>
      <w:r>
        <w:rPr>
          <w:noProof/>
        </w:rPr>
        <w:t>3.9.2.6</w:t>
      </w:r>
      <w:r>
        <w:rPr>
          <w:rFonts w:asciiTheme="minorHAnsi" w:hAnsiTheme="minorHAnsi"/>
          <w:noProof/>
          <w:sz w:val="22"/>
        </w:rPr>
        <w:tab/>
      </w:r>
      <w:r>
        <w:rPr>
          <w:noProof/>
        </w:rPr>
        <w:t>‘enhanced factor in isothermal vapor fluxes’</w:t>
      </w:r>
      <w:r>
        <w:rPr>
          <w:noProof/>
        </w:rPr>
        <w:tab/>
      </w:r>
      <w:r>
        <w:rPr>
          <w:noProof/>
        </w:rPr>
        <w:fldChar w:fldCharType="begin"/>
      </w:r>
      <w:r>
        <w:rPr>
          <w:noProof/>
        </w:rPr>
        <w:instrText xml:space="preserve"> PAGEREF _Toc13055990 \h </w:instrText>
      </w:r>
      <w:r>
        <w:rPr>
          <w:noProof/>
        </w:rPr>
      </w:r>
      <w:r>
        <w:rPr>
          <w:noProof/>
        </w:rPr>
        <w:fldChar w:fldCharType="separate"/>
      </w:r>
      <w:r w:rsidR="00D41448">
        <w:rPr>
          <w:noProof/>
        </w:rPr>
        <w:t>3-70</w:t>
      </w:r>
      <w:r>
        <w:rPr>
          <w:noProof/>
        </w:rPr>
        <w:fldChar w:fldCharType="end"/>
      </w:r>
    </w:p>
    <w:p w14:paraId="3FFACEE7" w14:textId="77777777" w:rsidR="001B6382" w:rsidRDefault="001B6382">
      <w:pPr>
        <w:pStyle w:val="TOC4"/>
        <w:tabs>
          <w:tab w:val="left" w:pos="1440"/>
          <w:tab w:val="right" w:leader="dot" w:pos="8630"/>
        </w:tabs>
        <w:rPr>
          <w:rFonts w:asciiTheme="minorHAnsi" w:hAnsiTheme="minorHAnsi"/>
          <w:noProof/>
          <w:sz w:val="22"/>
        </w:rPr>
      </w:pPr>
      <w:r>
        <w:rPr>
          <w:noProof/>
        </w:rPr>
        <w:t>3.9.2.7</w:t>
      </w:r>
      <w:r>
        <w:rPr>
          <w:rFonts w:asciiTheme="minorHAnsi" w:hAnsiTheme="minorHAnsi"/>
          <w:noProof/>
          <w:sz w:val="22"/>
        </w:rPr>
        <w:tab/>
      </w:r>
      <w:r>
        <w:rPr>
          <w:noProof/>
        </w:rPr>
        <w:t>‘compute enhanced factor in thermal vapor fluxes’</w:t>
      </w:r>
      <w:r>
        <w:rPr>
          <w:noProof/>
        </w:rPr>
        <w:tab/>
      </w:r>
      <w:r>
        <w:rPr>
          <w:noProof/>
        </w:rPr>
        <w:fldChar w:fldCharType="begin"/>
      </w:r>
      <w:r>
        <w:rPr>
          <w:noProof/>
        </w:rPr>
        <w:instrText xml:space="preserve"> PAGEREF _Toc13055991 \h </w:instrText>
      </w:r>
      <w:r>
        <w:rPr>
          <w:noProof/>
        </w:rPr>
      </w:r>
      <w:r>
        <w:rPr>
          <w:noProof/>
        </w:rPr>
        <w:fldChar w:fldCharType="separate"/>
      </w:r>
      <w:r w:rsidR="00D41448">
        <w:rPr>
          <w:noProof/>
        </w:rPr>
        <w:t>3-70</w:t>
      </w:r>
      <w:r>
        <w:rPr>
          <w:noProof/>
        </w:rPr>
        <w:fldChar w:fldCharType="end"/>
      </w:r>
    </w:p>
    <w:p w14:paraId="13E04825" w14:textId="77777777" w:rsidR="001B6382" w:rsidRDefault="001B6382">
      <w:pPr>
        <w:pStyle w:val="TOC4"/>
        <w:tabs>
          <w:tab w:val="left" w:pos="1440"/>
          <w:tab w:val="right" w:leader="dot" w:pos="8630"/>
        </w:tabs>
        <w:rPr>
          <w:rFonts w:asciiTheme="minorHAnsi" w:hAnsiTheme="minorHAnsi"/>
          <w:noProof/>
          <w:sz w:val="22"/>
        </w:rPr>
      </w:pPr>
      <w:r>
        <w:rPr>
          <w:noProof/>
        </w:rPr>
        <w:t>3.9.2.8</w:t>
      </w:r>
      <w:r>
        <w:rPr>
          <w:rFonts w:asciiTheme="minorHAnsi" w:hAnsiTheme="minorHAnsi"/>
          <w:noProof/>
          <w:sz w:val="22"/>
        </w:rPr>
        <w:tab/>
      </w:r>
      <w:r>
        <w:rPr>
          <w:noProof/>
        </w:rPr>
        <w:t>‘soil surface resistance to vapor flow’</w:t>
      </w:r>
      <w:r>
        <w:rPr>
          <w:noProof/>
        </w:rPr>
        <w:tab/>
      </w:r>
      <w:r>
        <w:rPr>
          <w:noProof/>
        </w:rPr>
        <w:fldChar w:fldCharType="begin"/>
      </w:r>
      <w:r>
        <w:rPr>
          <w:noProof/>
        </w:rPr>
        <w:instrText xml:space="preserve"> PAGEREF _Toc13055992 \h </w:instrText>
      </w:r>
      <w:r>
        <w:rPr>
          <w:noProof/>
        </w:rPr>
      </w:r>
      <w:r>
        <w:rPr>
          <w:noProof/>
        </w:rPr>
        <w:fldChar w:fldCharType="separate"/>
      </w:r>
      <w:r w:rsidR="00D41448">
        <w:rPr>
          <w:noProof/>
        </w:rPr>
        <w:t>3-70</w:t>
      </w:r>
      <w:r>
        <w:rPr>
          <w:noProof/>
        </w:rPr>
        <w:fldChar w:fldCharType="end"/>
      </w:r>
    </w:p>
    <w:p w14:paraId="1E3C5DDA" w14:textId="77777777" w:rsidR="001B6382" w:rsidRDefault="001B6382">
      <w:pPr>
        <w:pStyle w:val="TOC4"/>
        <w:tabs>
          <w:tab w:val="left" w:pos="1440"/>
          <w:tab w:val="right" w:leader="dot" w:pos="8630"/>
        </w:tabs>
        <w:rPr>
          <w:rFonts w:asciiTheme="minorHAnsi" w:hAnsiTheme="minorHAnsi"/>
          <w:noProof/>
          <w:sz w:val="22"/>
        </w:rPr>
      </w:pPr>
      <w:r>
        <w:rPr>
          <w:noProof/>
        </w:rPr>
        <w:t>3.9.2.9</w:t>
      </w:r>
      <w:r>
        <w:rPr>
          <w:rFonts w:asciiTheme="minorHAnsi" w:hAnsiTheme="minorHAnsi"/>
          <w:noProof/>
          <w:sz w:val="22"/>
        </w:rPr>
        <w:tab/>
      </w:r>
      <w:r>
        <w:rPr>
          <w:noProof/>
        </w:rPr>
        <w:t>‘split divergence of vapor density’</w:t>
      </w:r>
      <w:r>
        <w:rPr>
          <w:noProof/>
        </w:rPr>
        <w:tab/>
      </w:r>
      <w:r>
        <w:rPr>
          <w:noProof/>
        </w:rPr>
        <w:fldChar w:fldCharType="begin"/>
      </w:r>
      <w:r>
        <w:rPr>
          <w:noProof/>
        </w:rPr>
        <w:instrText xml:space="preserve"> PAGEREF _Toc13055993 \h </w:instrText>
      </w:r>
      <w:r>
        <w:rPr>
          <w:noProof/>
        </w:rPr>
      </w:r>
      <w:r>
        <w:rPr>
          <w:noProof/>
        </w:rPr>
        <w:fldChar w:fldCharType="separate"/>
      </w:r>
      <w:r w:rsidR="00D41448">
        <w:rPr>
          <w:noProof/>
        </w:rPr>
        <w:t>3-71</w:t>
      </w:r>
      <w:r>
        <w:rPr>
          <w:noProof/>
        </w:rPr>
        <w:fldChar w:fldCharType="end"/>
      </w:r>
    </w:p>
    <w:p w14:paraId="0CE946B2" w14:textId="77777777" w:rsidR="001B6382" w:rsidRDefault="001B6382">
      <w:pPr>
        <w:pStyle w:val="TOC4"/>
        <w:tabs>
          <w:tab w:val="left" w:pos="1680"/>
          <w:tab w:val="right" w:leader="dot" w:pos="8630"/>
        </w:tabs>
        <w:rPr>
          <w:rFonts w:asciiTheme="minorHAnsi" w:hAnsiTheme="minorHAnsi"/>
          <w:noProof/>
          <w:sz w:val="22"/>
        </w:rPr>
      </w:pPr>
      <w:r>
        <w:rPr>
          <w:noProof/>
        </w:rPr>
        <w:t>3.9.2.10</w:t>
      </w:r>
      <w:r>
        <w:rPr>
          <w:rFonts w:asciiTheme="minorHAnsi" w:hAnsiTheme="minorHAnsi"/>
          <w:noProof/>
          <w:sz w:val="22"/>
        </w:rPr>
        <w:tab/>
      </w:r>
      <w:r>
        <w:rPr>
          <w:noProof/>
        </w:rPr>
        <w:t>‘tortuosity model to vapor flow’</w:t>
      </w:r>
      <w:r>
        <w:rPr>
          <w:noProof/>
        </w:rPr>
        <w:tab/>
      </w:r>
      <w:r>
        <w:rPr>
          <w:noProof/>
        </w:rPr>
        <w:fldChar w:fldCharType="begin"/>
      </w:r>
      <w:r>
        <w:rPr>
          <w:noProof/>
        </w:rPr>
        <w:instrText xml:space="preserve"> PAGEREF _Toc13055994 \h </w:instrText>
      </w:r>
      <w:r>
        <w:rPr>
          <w:noProof/>
        </w:rPr>
      </w:r>
      <w:r>
        <w:rPr>
          <w:noProof/>
        </w:rPr>
        <w:fldChar w:fldCharType="separate"/>
      </w:r>
      <w:r w:rsidR="00D41448">
        <w:rPr>
          <w:noProof/>
        </w:rPr>
        <w:t>3-71</w:t>
      </w:r>
      <w:r>
        <w:rPr>
          <w:noProof/>
        </w:rPr>
        <w:fldChar w:fldCharType="end"/>
      </w:r>
    </w:p>
    <w:p w14:paraId="6C49CD9D" w14:textId="77777777" w:rsidR="001B6382" w:rsidRDefault="001B6382">
      <w:pPr>
        <w:pStyle w:val="TOC4"/>
        <w:tabs>
          <w:tab w:val="left" w:pos="1680"/>
          <w:tab w:val="right" w:leader="dot" w:pos="8630"/>
        </w:tabs>
        <w:rPr>
          <w:rFonts w:asciiTheme="minorHAnsi" w:hAnsiTheme="minorHAnsi"/>
          <w:noProof/>
          <w:sz w:val="22"/>
        </w:rPr>
      </w:pPr>
      <w:r>
        <w:rPr>
          <w:noProof/>
        </w:rPr>
        <w:t>3.9.2.11</w:t>
      </w:r>
      <w:r>
        <w:rPr>
          <w:rFonts w:asciiTheme="minorHAnsi" w:hAnsiTheme="minorHAnsi"/>
          <w:noProof/>
          <w:sz w:val="22"/>
        </w:rPr>
        <w:tab/>
      </w:r>
      <w:r>
        <w:rPr>
          <w:noProof/>
        </w:rPr>
        <w:t>‘relative humidity parameters’</w:t>
      </w:r>
      <w:r>
        <w:rPr>
          <w:noProof/>
        </w:rPr>
        <w:tab/>
      </w:r>
      <w:r>
        <w:rPr>
          <w:noProof/>
        </w:rPr>
        <w:fldChar w:fldCharType="begin"/>
      </w:r>
      <w:r>
        <w:rPr>
          <w:noProof/>
        </w:rPr>
        <w:instrText xml:space="preserve"> PAGEREF _Toc13055995 \h </w:instrText>
      </w:r>
      <w:r>
        <w:rPr>
          <w:noProof/>
        </w:rPr>
      </w:r>
      <w:r>
        <w:rPr>
          <w:noProof/>
        </w:rPr>
        <w:fldChar w:fldCharType="separate"/>
      </w:r>
      <w:r w:rsidR="00D41448">
        <w:rPr>
          <w:noProof/>
        </w:rPr>
        <w:t>3-72</w:t>
      </w:r>
      <w:r>
        <w:rPr>
          <w:noProof/>
        </w:rPr>
        <w:fldChar w:fldCharType="end"/>
      </w:r>
    </w:p>
    <w:p w14:paraId="6661EDA7" w14:textId="77777777" w:rsidR="001B6382" w:rsidRDefault="001B6382">
      <w:pPr>
        <w:pStyle w:val="TOC4"/>
        <w:tabs>
          <w:tab w:val="left" w:pos="1680"/>
          <w:tab w:val="right" w:leader="dot" w:pos="8630"/>
        </w:tabs>
        <w:rPr>
          <w:rFonts w:asciiTheme="minorHAnsi" w:hAnsiTheme="minorHAnsi"/>
          <w:noProof/>
          <w:sz w:val="22"/>
        </w:rPr>
      </w:pPr>
      <w:r>
        <w:rPr>
          <w:noProof/>
        </w:rPr>
        <w:t>3.9.2.12</w:t>
      </w:r>
      <w:r>
        <w:rPr>
          <w:rFonts w:asciiTheme="minorHAnsi" w:hAnsiTheme="minorHAnsi"/>
          <w:noProof/>
          <w:sz w:val="22"/>
        </w:rPr>
        <w:tab/>
      </w:r>
      <w:r>
        <w:rPr>
          <w:noProof/>
        </w:rPr>
        <w:t>‘temperature parameters’</w:t>
      </w:r>
      <w:r>
        <w:rPr>
          <w:noProof/>
        </w:rPr>
        <w:tab/>
      </w:r>
      <w:r>
        <w:rPr>
          <w:noProof/>
        </w:rPr>
        <w:fldChar w:fldCharType="begin"/>
      </w:r>
      <w:r>
        <w:rPr>
          <w:noProof/>
        </w:rPr>
        <w:instrText xml:space="preserve"> PAGEREF _Toc13055996 \h </w:instrText>
      </w:r>
      <w:r>
        <w:rPr>
          <w:noProof/>
        </w:rPr>
      </w:r>
      <w:r>
        <w:rPr>
          <w:noProof/>
        </w:rPr>
        <w:fldChar w:fldCharType="separate"/>
      </w:r>
      <w:r w:rsidR="00D41448">
        <w:rPr>
          <w:noProof/>
        </w:rPr>
        <w:t>3-72</w:t>
      </w:r>
      <w:r>
        <w:rPr>
          <w:noProof/>
        </w:rPr>
        <w:fldChar w:fldCharType="end"/>
      </w:r>
    </w:p>
    <w:p w14:paraId="55E715FB" w14:textId="77777777" w:rsidR="001B6382" w:rsidRDefault="001B6382">
      <w:pPr>
        <w:pStyle w:val="TOC4"/>
        <w:tabs>
          <w:tab w:val="left" w:pos="1680"/>
          <w:tab w:val="right" w:leader="dot" w:pos="8630"/>
        </w:tabs>
        <w:rPr>
          <w:rFonts w:asciiTheme="minorHAnsi" w:hAnsiTheme="minorHAnsi"/>
          <w:noProof/>
          <w:sz w:val="22"/>
        </w:rPr>
      </w:pPr>
      <w:r>
        <w:rPr>
          <w:noProof/>
        </w:rPr>
        <w:t>3.9.2.13</w:t>
      </w:r>
      <w:r>
        <w:rPr>
          <w:rFonts w:asciiTheme="minorHAnsi" w:hAnsiTheme="minorHAnsi"/>
          <w:noProof/>
          <w:sz w:val="22"/>
        </w:rPr>
        <w:tab/>
      </w:r>
      <w:r>
        <w:rPr>
          <w:noProof/>
        </w:rPr>
        <w:t>‘solar radiation parameters’</w:t>
      </w:r>
      <w:r>
        <w:rPr>
          <w:noProof/>
        </w:rPr>
        <w:tab/>
      </w:r>
      <w:r>
        <w:rPr>
          <w:noProof/>
        </w:rPr>
        <w:fldChar w:fldCharType="begin"/>
      </w:r>
      <w:r>
        <w:rPr>
          <w:noProof/>
        </w:rPr>
        <w:instrText xml:space="preserve"> PAGEREF _Toc13055997 \h </w:instrText>
      </w:r>
      <w:r>
        <w:rPr>
          <w:noProof/>
        </w:rPr>
      </w:r>
      <w:r>
        <w:rPr>
          <w:noProof/>
        </w:rPr>
        <w:fldChar w:fldCharType="separate"/>
      </w:r>
      <w:r w:rsidR="00D41448">
        <w:rPr>
          <w:noProof/>
        </w:rPr>
        <w:t>3-72</w:t>
      </w:r>
      <w:r>
        <w:rPr>
          <w:noProof/>
        </w:rPr>
        <w:fldChar w:fldCharType="end"/>
      </w:r>
    </w:p>
    <w:p w14:paraId="1D4310C2" w14:textId="77777777" w:rsidR="001B6382" w:rsidRDefault="001B6382">
      <w:pPr>
        <w:pStyle w:val="TOC4"/>
        <w:tabs>
          <w:tab w:val="left" w:pos="1680"/>
          <w:tab w:val="right" w:leader="dot" w:pos="8630"/>
        </w:tabs>
        <w:rPr>
          <w:rFonts w:asciiTheme="minorHAnsi" w:hAnsiTheme="minorHAnsi"/>
          <w:noProof/>
          <w:sz w:val="22"/>
        </w:rPr>
      </w:pPr>
      <w:r>
        <w:rPr>
          <w:noProof/>
        </w:rPr>
        <w:t>3.9.2.14</w:t>
      </w:r>
      <w:r>
        <w:rPr>
          <w:rFonts w:asciiTheme="minorHAnsi" w:hAnsiTheme="minorHAnsi"/>
          <w:noProof/>
          <w:sz w:val="22"/>
        </w:rPr>
        <w:tab/>
      </w:r>
      <w:r>
        <w:rPr>
          <w:noProof/>
        </w:rPr>
        <w:t>‘rain parameters’</w:t>
      </w:r>
      <w:r>
        <w:rPr>
          <w:noProof/>
        </w:rPr>
        <w:tab/>
      </w:r>
      <w:r>
        <w:rPr>
          <w:noProof/>
        </w:rPr>
        <w:fldChar w:fldCharType="begin"/>
      </w:r>
      <w:r>
        <w:rPr>
          <w:noProof/>
        </w:rPr>
        <w:instrText xml:space="preserve"> PAGEREF _Toc13055998 \h </w:instrText>
      </w:r>
      <w:r>
        <w:rPr>
          <w:noProof/>
        </w:rPr>
      </w:r>
      <w:r>
        <w:rPr>
          <w:noProof/>
        </w:rPr>
        <w:fldChar w:fldCharType="separate"/>
      </w:r>
      <w:r w:rsidR="00D41448">
        <w:rPr>
          <w:noProof/>
        </w:rPr>
        <w:t>3-73</w:t>
      </w:r>
      <w:r>
        <w:rPr>
          <w:noProof/>
        </w:rPr>
        <w:fldChar w:fldCharType="end"/>
      </w:r>
    </w:p>
    <w:p w14:paraId="30E69C66" w14:textId="77777777" w:rsidR="001B6382" w:rsidRDefault="001B6382">
      <w:pPr>
        <w:pStyle w:val="TOC4"/>
        <w:tabs>
          <w:tab w:val="left" w:pos="1680"/>
          <w:tab w:val="right" w:leader="dot" w:pos="8630"/>
        </w:tabs>
        <w:rPr>
          <w:rFonts w:asciiTheme="minorHAnsi" w:hAnsiTheme="minorHAnsi"/>
          <w:noProof/>
          <w:sz w:val="22"/>
        </w:rPr>
      </w:pPr>
      <w:r>
        <w:rPr>
          <w:noProof/>
        </w:rPr>
        <w:t>3.9.2.15</w:t>
      </w:r>
      <w:r>
        <w:rPr>
          <w:rFonts w:asciiTheme="minorHAnsi" w:hAnsiTheme="minorHAnsi"/>
          <w:noProof/>
          <w:sz w:val="22"/>
        </w:rPr>
        <w:tab/>
      </w:r>
      <w:r>
        <w:rPr>
          <w:noProof/>
        </w:rPr>
        <w:t>‘evaporation parameters’</w:t>
      </w:r>
      <w:r>
        <w:rPr>
          <w:noProof/>
        </w:rPr>
        <w:tab/>
      </w:r>
      <w:r>
        <w:rPr>
          <w:noProof/>
        </w:rPr>
        <w:fldChar w:fldCharType="begin"/>
      </w:r>
      <w:r>
        <w:rPr>
          <w:noProof/>
        </w:rPr>
        <w:instrText xml:space="preserve"> PAGEREF _Toc13055999 \h </w:instrText>
      </w:r>
      <w:r>
        <w:rPr>
          <w:noProof/>
        </w:rPr>
      </w:r>
      <w:r>
        <w:rPr>
          <w:noProof/>
        </w:rPr>
        <w:fldChar w:fldCharType="separate"/>
      </w:r>
      <w:r w:rsidR="00D41448">
        <w:rPr>
          <w:noProof/>
        </w:rPr>
        <w:t>3-73</w:t>
      </w:r>
      <w:r>
        <w:rPr>
          <w:noProof/>
        </w:rPr>
        <w:fldChar w:fldCharType="end"/>
      </w:r>
    </w:p>
    <w:p w14:paraId="1A0AB831"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3.9.3</w:t>
      </w:r>
      <w:r>
        <w:rPr>
          <w:rFonts w:asciiTheme="minorHAnsi" w:hAnsiTheme="minorHAnsi"/>
          <w:i w:val="0"/>
          <w:noProof/>
          <w:sz w:val="22"/>
        </w:rPr>
        <w:tab/>
      </w:r>
      <w:r>
        <w:rPr>
          <w:noProof/>
        </w:rPr>
        <w:t>Data input file</w:t>
      </w:r>
      <w:r>
        <w:rPr>
          <w:noProof/>
        </w:rPr>
        <w:tab/>
      </w:r>
      <w:r>
        <w:rPr>
          <w:noProof/>
        </w:rPr>
        <w:fldChar w:fldCharType="begin"/>
      </w:r>
      <w:r>
        <w:rPr>
          <w:noProof/>
        </w:rPr>
        <w:instrText xml:space="preserve"> PAGEREF _Toc13056000 \h </w:instrText>
      </w:r>
      <w:r>
        <w:rPr>
          <w:noProof/>
        </w:rPr>
      </w:r>
      <w:r>
        <w:rPr>
          <w:noProof/>
        </w:rPr>
        <w:fldChar w:fldCharType="separate"/>
      </w:r>
      <w:r w:rsidR="00D41448">
        <w:rPr>
          <w:noProof/>
        </w:rPr>
        <w:t>3-74</w:t>
      </w:r>
      <w:r>
        <w:rPr>
          <w:noProof/>
        </w:rPr>
        <w:fldChar w:fldCharType="end"/>
      </w:r>
    </w:p>
    <w:p w14:paraId="2849000D"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3.9.4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_Toc13056001 \h </w:instrText>
      </w:r>
      <w:r>
        <w:rPr>
          <w:noProof/>
        </w:rPr>
      </w:r>
      <w:r>
        <w:rPr>
          <w:noProof/>
        </w:rPr>
        <w:fldChar w:fldCharType="separate"/>
      </w:r>
      <w:r w:rsidR="00D41448">
        <w:rPr>
          <w:noProof/>
        </w:rPr>
        <w:t>3-75</w:t>
      </w:r>
      <w:r>
        <w:rPr>
          <w:noProof/>
        </w:rPr>
        <w:fldChar w:fldCharType="end"/>
      </w:r>
    </w:p>
    <w:p w14:paraId="1393BACF"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3.9.5</w:t>
      </w:r>
      <w:r>
        <w:rPr>
          <w:rFonts w:asciiTheme="minorHAnsi" w:hAnsiTheme="minorHAnsi"/>
          <w:i w:val="0"/>
          <w:noProof/>
          <w:sz w:val="22"/>
        </w:rPr>
        <w:tab/>
      </w:r>
      <w:r>
        <w:rPr>
          <w:noProof/>
        </w:rPr>
        <w:t>Atmospheric (.atm) file input</w:t>
      </w:r>
      <w:r>
        <w:rPr>
          <w:noProof/>
        </w:rPr>
        <w:tab/>
      </w:r>
      <w:r>
        <w:rPr>
          <w:noProof/>
        </w:rPr>
        <w:fldChar w:fldCharType="begin"/>
      </w:r>
      <w:r>
        <w:rPr>
          <w:noProof/>
        </w:rPr>
        <w:instrText xml:space="preserve"> PAGEREF _Toc13056002 \h </w:instrText>
      </w:r>
      <w:r>
        <w:rPr>
          <w:noProof/>
        </w:rPr>
      </w:r>
      <w:r>
        <w:rPr>
          <w:noProof/>
        </w:rPr>
        <w:fldChar w:fldCharType="separate"/>
      </w:r>
      <w:r w:rsidR="00D41448">
        <w:rPr>
          <w:noProof/>
        </w:rPr>
        <w:t>3-76</w:t>
      </w:r>
      <w:r>
        <w:rPr>
          <w:noProof/>
        </w:rPr>
        <w:fldChar w:fldCharType="end"/>
      </w:r>
    </w:p>
    <w:p w14:paraId="257240A3" w14:textId="77777777" w:rsidR="001B6382" w:rsidRDefault="001B6382">
      <w:pPr>
        <w:pStyle w:val="TOC4"/>
        <w:tabs>
          <w:tab w:val="left" w:pos="1440"/>
          <w:tab w:val="right" w:leader="dot" w:pos="8630"/>
        </w:tabs>
        <w:rPr>
          <w:rFonts w:asciiTheme="minorHAnsi" w:hAnsiTheme="minorHAnsi"/>
          <w:noProof/>
          <w:sz w:val="22"/>
        </w:rPr>
      </w:pPr>
      <w:r>
        <w:rPr>
          <w:noProof/>
        </w:rPr>
        <w:t>3.9.5.1</w:t>
      </w:r>
      <w:r>
        <w:rPr>
          <w:rFonts w:asciiTheme="minorHAnsi" w:hAnsiTheme="minorHAnsi"/>
          <w:noProof/>
          <w:sz w:val="22"/>
        </w:rPr>
        <w:tab/>
      </w:r>
      <w:r>
        <w:rPr>
          <w:noProof/>
        </w:rPr>
        <w:t>Time</w:t>
      </w:r>
      <w:r>
        <w:rPr>
          <w:noProof/>
        </w:rPr>
        <w:tab/>
      </w:r>
      <w:r>
        <w:rPr>
          <w:noProof/>
        </w:rPr>
        <w:fldChar w:fldCharType="begin"/>
      </w:r>
      <w:r>
        <w:rPr>
          <w:noProof/>
        </w:rPr>
        <w:instrText xml:space="preserve"> PAGEREF _Toc13056003 \h </w:instrText>
      </w:r>
      <w:r>
        <w:rPr>
          <w:noProof/>
        </w:rPr>
      </w:r>
      <w:r>
        <w:rPr>
          <w:noProof/>
        </w:rPr>
        <w:fldChar w:fldCharType="separate"/>
      </w:r>
      <w:r w:rsidR="00D41448">
        <w:rPr>
          <w:noProof/>
        </w:rPr>
        <w:t>3-76</w:t>
      </w:r>
      <w:r>
        <w:rPr>
          <w:noProof/>
        </w:rPr>
        <w:fldChar w:fldCharType="end"/>
      </w:r>
    </w:p>
    <w:p w14:paraId="2B2671DA" w14:textId="77777777" w:rsidR="001B6382" w:rsidRDefault="001B6382">
      <w:pPr>
        <w:pStyle w:val="TOC4"/>
        <w:tabs>
          <w:tab w:val="left" w:pos="1440"/>
          <w:tab w:val="right" w:leader="dot" w:pos="8630"/>
        </w:tabs>
        <w:rPr>
          <w:rFonts w:asciiTheme="minorHAnsi" w:hAnsiTheme="minorHAnsi"/>
          <w:noProof/>
          <w:sz w:val="22"/>
        </w:rPr>
      </w:pPr>
      <w:r>
        <w:rPr>
          <w:noProof/>
        </w:rPr>
        <w:t>3.9.5.2</w:t>
      </w:r>
      <w:r>
        <w:rPr>
          <w:rFonts w:asciiTheme="minorHAnsi" w:hAnsiTheme="minorHAnsi"/>
          <w:noProof/>
          <w:sz w:val="22"/>
        </w:rPr>
        <w:tab/>
      </w:r>
      <w:r>
        <w:rPr>
          <w:noProof/>
        </w:rPr>
        <w:t>Temperature</w:t>
      </w:r>
      <w:r>
        <w:rPr>
          <w:noProof/>
        </w:rPr>
        <w:tab/>
      </w:r>
      <w:r>
        <w:rPr>
          <w:noProof/>
        </w:rPr>
        <w:fldChar w:fldCharType="begin"/>
      </w:r>
      <w:r>
        <w:rPr>
          <w:noProof/>
        </w:rPr>
        <w:instrText xml:space="preserve"> PAGEREF _Toc13056004 \h </w:instrText>
      </w:r>
      <w:r>
        <w:rPr>
          <w:noProof/>
        </w:rPr>
      </w:r>
      <w:r>
        <w:rPr>
          <w:noProof/>
        </w:rPr>
        <w:fldChar w:fldCharType="separate"/>
      </w:r>
      <w:r w:rsidR="00D41448">
        <w:rPr>
          <w:noProof/>
        </w:rPr>
        <w:t>3-76</w:t>
      </w:r>
      <w:r>
        <w:rPr>
          <w:noProof/>
        </w:rPr>
        <w:fldChar w:fldCharType="end"/>
      </w:r>
    </w:p>
    <w:p w14:paraId="7CEA7A5B" w14:textId="77777777" w:rsidR="001B6382" w:rsidRDefault="001B6382">
      <w:pPr>
        <w:pStyle w:val="TOC4"/>
        <w:tabs>
          <w:tab w:val="left" w:pos="1440"/>
          <w:tab w:val="right" w:leader="dot" w:pos="8630"/>
        </w:tabs>
        <w:rPr>
          <w:rFonts w:asciiTheme="minorHAnsi" w:hAnsiTheme="minorHAnsi"/>
          <w:noProof/>
          <w:sz w:val="22"/>
        </w:rPr>
      </w:pPr>
      <w:r>
        <w:rPr>
          <w:noProof/>
        </w:rPr>
        <w:t>3.9.5.3</w:t>
      </w:r>
      <w:r>
        <w:rPr>
          <w:rFonts w:asciiTheme="minorHAnsi" w:hAnsiTheme="minorHAnsi"/>
          <w:noProof/>
          <w:sz w:val="22"/>
        </w:rPr>
        <w:tab/>
      </w:r>
      <w:r>
        <w:rPr>
          <w:noProof/>
        </w:rPr>
        <w:t>Relative humidity</w:t>
      </w:r>
      <w:r>
        <w:rPr>
          <w:noProof/>
        </w:rPr>
        <w:tab/>
      </w:r>
      <w:r>
        <w:rPr>
          <w:noProof/>
        </w:rPr>
        <w:fldChar w:fldCharType="begin"/>
      </w:r>
      <w:r>
        <w:rPr>
          <w:noProof/>
        </w:rPr>
        <w:instrText xml:space="preserve"> PAGEREF _Toc13056005 \h </w:instrText>
      </w:r>
      <w:r>
        <w:rPr>
          <w:noProof/>
        </w:rPr>
      </w:r>
      <w:r>
        <w:rPr>
          <w:noProof/>
        </w:rPr>
        <w:fldChar w:fldCharType="separate"/>
      </w:r>
      <w:r w:rsidR="00D41448">
        <w:rPr>
          <w:noProof/>
        </w:rPr>
        <w:t>3-76</w:t>
      </w:r>
      <w:r>
        <w:rPr>
          <w:noProof/>
        </w:rPr>
        <w:fldChar w:fldCharType="end"/>
      </w:r>
    </w:p>
    <w:p w14:paraId="4A64DDCF" w14:textId="77777777" w:rsidR="001B6382" w:rsidRDefault="001B6382">
      <w:pPr>
        <w:pStyle w:val="TOC4"/>
        <w:tabs>
          <w:tab w:val="left" w:pos="1440"/>
          <w:tab w:val="right" w:leader="dot" w:pos="8630"/>
        </w:tabs>
        <w:rPr>
          <w:rFonts w:asciiTheme="minorHAnsi" w:hAnsiTheme="minorHAnsi"/>
          <w:noProof/>
          <w:sz w:val="22"/>
        </w:rPr>
      </w:pPr>
      <w:r>
        <w:rPr>
          <w:noProof/>
        </w:rPr>
        <w:t>3.9.5.4</w:t>
      </w:r>
      <w:r>
        <w:rPr>
          <w:rFonts w:asciiTheme="minorHAnsi" w:hAnsiTheme="minorHAnsi"/>
          <w:noProof/>
          <w:sz w:val="22"/>
        </w:rPr>
        <w:tab/>
      </w:r>
      <w:r>
        <w:rPr>
          <w:noProof/>
        </w:rPr>
        <w:t>Wind</w:t>
      </w:r>
      <w:r>
        <w:rPr>
          <w:noProof/>
        </w:rPr>
        <w:tab/>
      </w:r>
      <w:r>
        <w:rPr>
          <w:noProof/>
        </w:rPr>
        <w:fldChar w:fldCharType="begin"/>
      </w:r>
      <w:r>
        <w:rPr>
          <w:noProof/>
        </w:rPr>
        <w:instrText xml:space="preserve"> PAGEREF _Toc13056006 \h </w:instrText>
      </w:r>
      <w:r>
        <w:rPr>
          <w:noProof/>
        </w:rPr>
      </w:r>
      <w:r>
        <w:rPr>
          <w:noProof/>
        </w:rPr>
        <w:fldChar w:fldCharType="separate"/>
      </w:r>
      <w:r w:rsidR="00D41448">
        <w:rPr>
          <w:noProof/>
        </w:rPr>
        <w:t>3-76</w:t>
      </w:r>
      <w:r>
        <w:rPr>
          <w:noProof/>
        </w:rPr>
        <w:fldChar w:fldCharType="end"/>
      </w:r>
    </w:p>
    <w:p w14:paraId="1A9E25A5" w14:textId="77777777" w:rsidR="001B6382" w:rsidRDefault="001B6382">
      <w:pPr>
        <w:pStyle w:val="TOC4"/>
        <w:tabs>
          <w:tab w:val="left" w:pos="1440"/>
          <w:tab w:val="right" w:leader="dot" w:pos="8630"/>
        </w:tabs>
        <w:rPr>
          <w:rFonts w:asciiTheme="minorHAnsi" w:hAnsiTheme="minorHAnsi"/>
          <w:noProof/>
          <w:sz w:val="22"/>
        </w:rPr>
      </w:pPr>
      <w:r>
        <w:rPr>
          <w:noProof/>
        </w:rPr>
        <w:t>3.9.5.5</w:t>
      </w:r>
      <w:r>
        <w:rPr>
          <w:rFonts w:asciiTheme="minorHAnsi" w:hAnsiTheme="minorHAnsi"/>
          <w:noProof/>
          <w:sz w:val="22"/>
        </w:rPr>
        <w:tab/>
      </w:r>
      <w:r>
        <w:rPr>
          <w:noProof/>
        </w:rPr>
        <w:t>Radiation</w:t>
      </w:r>
      <w:r>
        <w:rPr>
          <w:noProof/>
        </w:rPr>
        <w:tab/>
      </w:r>
      <w:r>
        <w:rPr>
          <w:noProof/>
        </w:rPr>
        <w:fldChar w:fldCharType="begin"/>
      </w:r>
      <w:r>
        <w:rPr>
          <w:noProof/>
        </w:rPr>
        <w:instrText xml:space="preserve"> PAGEREF _Toc13056007 \h </w:instrText>
      </w:r>
      <w:r>
        <w:rPr>
          <w:noProof/>
        </w:rPr>
      </w:r>
      <w:r>
        <w:rPr>
          <w:noProof/>
        </w:rPr>
        <w:fldChar w:fldCharType="separate"/>
      </w:r>
      <w:r w:rsidR="00D41448">
        <w:rPr>
          <w:noProof/>
        </w:rPr>
        <w:t>3-76</w:t>
      </w:r>
      <w:r>
        <w:rPr>
          <w:noProof/>
        </w:rPr>
        <w:fldChar w:fldCharType="end"/>
      </w:r>
    </w:p>
    <w:p w14:paraId="4016DD72" w14:textId="77777777" w:rsidR="001B6382" w:rsidRDefault="001B6382">
      <w:pPr>
        <w:pStyle w:val="TOC4"/>
        <w:tabs>
          <w:tab w:val="left" w:pos="1440"/>
          <w:tab w:val="right" w:leader="dot" w:pos="8630"/>
        </w:tabs>
        <w:rPr>
          <w:rFonts w:asciiTheme="minorHAnsi" w:hAnsiTheme="minorHAnsi"/>
          <w:noProof/>
          <w:sz w:val="22"/>
        </w:rPr>
      </w:pPr>
      <w:r>
        <w:rPr>
          <w:noProof/>
        </w:rPr>
        <w:t>3.9.5.6</w:t>
      </w:r>
      <w:r>
        <w:rPr>
          <w:rFonts w:asciiTheme="minorHAnsi" w:hAnsiTheme="minorHAnsi"/>
          <w:noProof/>
          <w:sz w:val="22"/>
        </w:rPr>
        <w:tab/>
      </w:r>
      <w:r>
        <w:rPr>
          <w:noProof/>
        </w:rPr>
        <w:t>Rainfall</w:t>
      </w:r>
      <w:r>
        <w:rPr>
          <w:noProof/>
        </w:rPr>
        <w:tab/>
      </w:r>
      <w:r>
        <w:rPr>
          <w:noProof/>
        </w:rPr>
        <w:fldChar w:fldCharType="begin"/>
      </w:r>
      <w:r>
        <w:rPr>
          <w:noProof/>
        </w:rPr>
        <w:instrText xml:space="preserve"> PAGEREF _Toc13056008 \h </w:instrText>
      </w:r>
      <w:r>
        <w:rPr>
          <w:noProof/>
        </w:rPr>
      </w:r>
      <w:r>
        <w:rPr>
          <w:noProof/>
        </w:rPr>
        <w:fldChar w:fldCharType="separate"/>
      </w:r>
      <w:r w:rsidR="00D41448">
        <w:rPr>
          <w:noProof/>
        </w:rPr>
        <w:t>3-77</w:t>
      </w:r>
      <w:r>
        <w:rPr>
          <w:noProof/>
        </w:rPr>
        <w:fldChar w:fldCharType="end"/>
      </w:r>
    </w:p>
    <w:p w14:paraId="483A2239" w14:textId="77777777" w:rsidR="001B6382" w:rsidRDefault="001B6382">
      <w:pPr>
        <w:pStyle w:val="TOC4"/>
        <w:tabs>
          <w:tab w:val="left" w:pos="1440"/>
          <w:tab w:val="right" w:leader="dot" w:pos="8630"/>
        </w:tabs>
        <w:rPr>
          <w:rFonts w:asciiTheme="minorHAnsi" w:hAnsiTheme="minorHAnsi"/>
          <w:noProof/>
          <w:sz w:val="22"/>
        </w:rPr>
      </w:pPr>
      <w:r>
        <w:rPr>
          <w:noProof/>
        </w:rPr>
        <w:t>3.9.5.7</w:t>
      </w:r>
      <w:r>
        <w:rPr>
          <w:rFonts w:asciiTheme="minorHAnsi" w:hAnsiTheme="minorHAnsi"/>
          <w:noProof/>
          <w:sz w:val="22"/>
        </w:rPr>
        <w:tab/>
      </w:r>
      <w:r>
        <w:rPr>
          <w:noProof/>
        </w:rPr>
        <w:t>Cloud index</w:t>
      </w:r>
      <w:r>
        <w:rPr>
          <w:noProof/>
        </w:rPr>
        <w:tab/>
      </w:r>
      <w:r>
        <w:rPr>
          <w:noProof/>
        </w:rPr>
        <w:fldChar w:fldCharType="begin"/>
      </w:r>
      <w:r>
        <w:rPr>
          <w:noProof/>
        </w:rPr>
        <w:instrText xml:space="preserve"> PAGEREF _Toc13056009 \h </w:instrText>
      </w:r>
      <w:r>
        <w:rPr>
          <w:noProof/>
        </w:rPr>
      </w:r>
      <w:r>
        <w:rPr>
          <w:noProof/>
        </w:rPr>
        <w:fldChar w:fldCharType="separate"/>
      </w:r>
      <w:r w:rsidR="00D41448">
        <w:rPr>
          <w:noProof/>
        </w:rPr>
        <w:t>3-77</w:t>
      </w:r>
      <w:r>
        <w:rPr>
          <w:noProof/>
        </w:rPr>
        <w:fldChar w:fldCharType="end"/>
      </w:r>
    </w:p>
    <w:p w14:paraId="793FCD4E" w14:textId="77777777" w:rsidR="001B6382" w:rsidRDefault="001B6382">
      <w:pPr>
        <w:pStyle w:val="TOC4"/>
        <w:tabs>
          <w:tab w:val="left" w:pos="1440"/>
          <w:tab w:val="right" w:leader="dot" w:pos="8630"/>
        </w:tabs>
        <w:rPr>
          <w:rFonts w:asciiTheme="minorHAnsi" w:hAnsiTheme="minorHAnsi"/>
          <w:noProof/>
          <w:sz w:val="22"/>
        </w:rPr>
      </w:pPr>
      <w:r>
        <w:rPr>
          <w:noProof/>
        </w:rPr>
        <w:t>3.9.5.8</w:t>
      </w:r>
      <w:r>
        <w:rPr>
          <w:rFonts w:asciiTheme="minorHAnsi" w:hAnsiTheme="minorHAnsi"/>
          <w:noProof/>
          <w:sz w:val="22"/>
        </w:rPr>
        <w:tab/>
      </w:r>
      <w:r>
        <w:rPr>
          <w:noProof/>
        </w:rPr>
        <w:t>Evaporation</w:t>
      </w:r>
      <w:r>
        <w:rPr>
          <w:noProof/>
        </w:rPr>
        <w:tab/>
      </w:r>
      <w:r>
        <w:rPr>
          <w:noProof/>
        </w:rPr>
        <w:fldChar w:fldCharType="begin"/>
      </w:r>
      <w:r>
        <w:rPr>
          <w:noProof/>
        </w:rPr>
        <w:instrText xml:space="preserve"> PAGEREF _Toc13056010 \h </w:instrText>
      </w:r>
      <w:r>
        <w:rPr>
          <w:noProof/>
        </w:rPr>
      </w:r>
      <w:r>
        <w:rPr>
          <w:noProof/>
        </w:rPr>
        <w:fldChar w:fldCharType="separate"/>
      </w:r>
      <w:r w:rsidR="00D41448">
        <w:rPr>
          <w:noProof/>
        </w:rPr>
        <w:t>3-77</w:t>
      </w:r>
      <w:r>
        <w:rPr>
          <w:noProof/>
        </w:rPr>
        <w:fldChar w:fldCharType="end"/>
      </w:r>
    </w:p>
    <w:p w14:paraId="1FB4190E" w14:textId="77777777" w:rsidR="001B6382" w:rsidRDefault="001B6382">
      <w:pPr>
        <w:pStyle w:val="TOC2"/>
        <w:tabs>
          <w:tab w:val="left" w:pos="960"/>
          <w:tab w:val="right" w:leader="dot" w:pos="8630"/>
        </w:tabs>
        <w:rPr>
          <w:rFonts w:asciiTheme="minorHAnsi" w:hAnsiTheme="minorHAnsi"/>
          <w:smallCaps w:val="0"/>
          <w:noProof/>
          <w:sz w:val="22"/>
        </w:rPr>
      </w:pPr>
      <w:r>
        <w:rPr>
          <w:noProof/>
        </w:rPr>
        <w:t>3.10</w:t>
      </w:r>
      <w:r>
        <w:rPr>
          <w:rFonts w:asciiTheme="minorHAnsi" w:hAnsiTheme="minorHAnsi"/>
          <w:smallCaps w:val="0"/>
          <w:noProof/>
          <w:sz w:val="22"/>
        </w:rPr>
        <w:tab/>
      </w:r>
      <w:r>
        <w:rPr>
          <w:noProof/>
        </w:rPr>
        <w:t>Control parameters – Reactive transport (Data Block 7)</w:t>
      </w:r>
      <w:r>
        <w:rPr>
          <w:noProof/>
        </w:rPr>
        <w:tab/>
      </w:r>
      <w:r>
        <w:rPr>
          <w:noProof/>
        </w:rPr>
        <w:fldChar w:fldCharType="begin"/>
      </w:r>
      <w:r>
        <w:rPr>
          <w:noProof/>
        </w:rPr>
        <w:instrText xml:space="preserve"> PAGEREF _Toc13056011 \h </w:instrText>
      </w:r>
      <w:r>
        <w:rPr>
          <w:noProof/>
        </w:rPr>
      </w:r>
      <w:r>
        <w:rPr>
          <w:noProof/>
        </w:rPr>
        <w:fldChar w:fldCharType="separate"/>
      </w:r>
      <w:r w:rsidR="00D41448">
        <w:rPr>
          <w:noProof/>
        </w:rPr>
        <w:t>3-78</w:t>
      </w:r>
      <w:r>
        <w:rPr>
          <w:noProof/>
        </w:rPr>
        <w:fldChar w:fldCharType="end"/>
      </w:r>
    </w:p>
    <w:p w14:paraId="5B320154"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3.10.1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_Toc13056012 \h </w:instrText>
      </w:r>
      <w:r>
        <w:rPr>
          <w:noProof/>
        </w:rPr>
      </w:r>
      <w:r>
        <w:rPr>
          <w:noProof/>
        </w:rPr>
        <w:fldChar w:fldCharType="separate"/>
      </w:r>
      <w:r w:rsidR="00D41448">
        <w:rPr>
          <w:noProof/>
        </w:rPr>
        <w:t>3-78</w:t>
      </w:r>
      <w:r>
        <w:rPr>
          <w:noProof/>
        </w:rPr>
        <w:fldChar w:fldCharType="end"/>
      </w:r>
    </w:p>
    <w:p w14:paraId="2869EC27"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3.10.2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_Toc13056013 \h </w:instrText>
      </w:r>
      <w:r>
        <w:rPr>
          <w:noProof/>
        </w:rPr>
      </w:r>
      <w:r>
        <w:rPr>
          <w:noProof/>
        </w:rPr>
        <w:fldChar w:fldCharType="separate"/>
      </w:r>
      <w:r w:rsidR="00D41448">
        <w:rPr>
          <w:noProof/>
        </w:rPr>
        <w:t>3-78</w:t>
      </w:r>
      <w:r>
        <w:rPr>
          <w:noProof/>
        </w:rPr>
        <w:fldChar w:fldCharType="end"/>
      </w:r>
    </w:p>
    <w:p w14:paraId="02955895" w14:textId="77777777" w:rsidR="001B6382" w:rsidRDefault="001B6382">
      <w:pPr>
        <w:pStyle w:val="TOC4"/>
        <w:tabs>
          <w:tab w:val="left" w:pos="1680"/>
          <w:tab w:val="right" w:leader="dot" w:pos="8630"/>
        </w:tabs>
        <w:rPr>
          <w:rFonts w:asciiTheme="minorHAnsi" w:hAnsiTheme="minorHAnsi"/>
          <w:noProof/>
          <w:sz w:val="22"/>
        </w:rPr>
      </w:pPr>
      <w:r>
        <w:rPr>
          <w:noProof/>
        </w:rPr>
        <w:t>3.10.2.1</w:t>
      </w:r>
      <w:r>
        <w:rPr>
          <w:rFonts w:asciiTheme="minorHAnsi" w:hAnsiTheme="minorHAnsi"/>
          <w:noProof/>
          <w:sz w:val="22"/>
        </w:rPr>
        <w:tab/>
      </w:r>
      <w:r>
        <w:rPr>
          <w:noProof/>
        </w:rPr>
        <w:t>‘mass balance’</w:t>
      </w:r>
      <w:r>
        <w:rPr>
          <w:noProof/>
        </w:rPr>
        <w:tab/>
      </w:r>
      <w:r>
        <w:rPr>
          <w:noProof/>
        </w:rPr>
        <w:fldChar w:fldCharType="begin"/>
      </w:r>
      <w:r>
        <w:rPr>
          <w:noProof/>
        </w:rPr>
        <w:instrText xml:space="preserve"> PAGEREF _Toc13056014 \h </w:instrText>
      </w:r>
      <w:r>
        <w:rPr>
          <w:noProof/>
        </w:rPr>
      </w:r>
      <w:r>
        <w:rPr>
          <w:noProof/>
        </w:rPr>
        <w:fldChar w:fldCharType="separate"/>
      </w:r>
      <w:r w:rsidR="00D41448">
        <w:rPr>
          <w:noProof/>
        </w:rPr>
        <w:t>3-78</w:t>
      </w:r>
      <w:r>
        <w:rPr>
          <w:noProof/>
        </w:rPr>
        <w:fldChar w:fldCharType="end"/>
      </w:r>
    </w:p>
    <w:p w14:paraId="3673F963" w14:textId="77777777" w:rsidR="001B6382" w:rsidRDefault="001B6382">
      <w:pPr>
        <w:pStyle w:val="TOC4"/>
        <w:tabs>
          <w:tab w:val="left" w:pos="1680"/>
          <w:tab w:val="right" w:leader="dot" w:pos="8630"/>
        </w:tabs>
        <w:rPr>
          <w:rFonts w:asciiTheme="minorHAnsi" w:hAnsiTheme="minorHAnsi"/>
          <w:noProof/>
          <w:sz w:val="22"/>
        </w:rPr>
      </w:pPr>
      <w:r>
        <w:rPr>
          <w:noProof/>
        </w:rPr>
        <w:t>3.10.2.2</w:t>
      </w:r>
      <w:r>
        <w:rPr>
          <w:rFonts w:asciiTheme="minorHAnsi" w:hAnsiTheme="minorHAnsi"/>
          <w:noProof/>
          <w:sz w:val="22"/>
        </w:rPr>
        <w:tab/>
      </w:r>
      <w:r>
        <w:rPr>
          <w:noProof/>
        </w:rPr>
        <w:t>‘spatial weighting’</w:t>
      </w:r>
      <w:r>
        <w:rPr>
          <w:noProof/>
        </w:rPr>
        <w:tab/>
      </w:r>
      <w:r>
        <w:rPr>
          <w:noProof/>
        </w:rPr>
        <w:fldChar w:fldCharType="begin"/>
      </w:r>
      <w:r>
        <w:rPr>
          <w:noProof/>
        </w:rPr>
        <w:instrText xml:space="preserve"> PAGEREF _Toc13056015 \h </w:instrText>
      </w:r>
      <w:r>
        <w:rPr>
          <w:noProof/>
        </w:rPr>
      </w:r>
      <w:r>
        <w:rPr>
          <w:noProof/>
        </w:rPr>
        <w:fldChar w:fldCharType="separate"/>
      </w:r>
      <w:r w:rsidR="00D41448">
        <w:rPr>
          <w:noProof/>
        </w:rPr>
        <w:t>3-78</w:t>
      </w:r>
      <w:r>
        <w:rPr>
          <w:noProof/>
        </w:rPr>
        <w:fldChar w:fldCharType="end"/>
      </w:r>
    </w:p>
    <w:p w14:paraId="1A3319B8" w14:textId="77777777" w:rsidR="001B6382" w:rsidRDefault="001B6382">
      <w:pPr>
        <w:pStyle w:val="TOC4"/>
        <w:tabs>
          <w:tab w:val="left" w:pos="1680"/>
          <w:tab w:val="right" w:leader="dot" w:pos="8630"/>
        </w:tabs>
        <w:rPr>
          <w:rFonts w:asciiTheme="minorHAnsi" w:hAnsiTheme="minorHAnsi"/>
          <w:noProof/>
          <w:sz w:val="22"/>
        </w:rPr>
      </w:pPr>
      <w:r>
        <w:rPr>
          <w:noProof/>
        </w:rPr>
        <w:lastRenderedPageBreak/>
        <w:t>3.10.2.3</w:t>
      </w:r>
      <w:r>
        <w:rPr>
          <w:rFonts w:asciiTheme="minorHAnsi" w:hAnsiTheme="minorHAnsi"/>
          <w:noProof/>
          <w:sz w:val="22"/>
        </w:rPr>
        <w:tab/>
      </w:r>
      <w:r>
        <w:rPr>
          <w:noProof/>
        </w:rPr>
        <w:t>‘activity update settings’</w:t>
      </w:r>
      <w:r>
        <w:rPr>
          <w:noProof/>
        </w:rPr>
        <w:tab/>
      </w:r>
      <w:r>
        <w:rPr>
          <w:noProof/>
        </w:rPr>
        <w:fldChar w:fldCharType="begin"/>
      </w:r>
      <w:r>
        <w:rPr>
          <w:noProof/>
        </w:rPr>
        <w:instrText xml:space="preserve"> PAGEREF _Toc13056016 \h </w:instrText>
      </w:r>
      <w:r>
        <w:rPr>
          <w:noProof/>
        </w:rPr>
      </w:r>
      <w:r>
        <w:rPr>
          <w:noProof/>
        </w:rPr>
        <w:fldChar w:fldCharType="separate"/>
      </w:r>
      <w:r w:rsidR="00D41448">
        <w:rPr>
          <w:noProof/>
        </w:rPr>
        <w:t>3-79</w:t>
      </w:r>
      <w:r>
        <w:rPr>
          <w:noProof/>
        </w:rPr>
        <w:fldChar w:fldCharType="end"/>
      </w:r>
    </w:p>
    <w:p w14:paraId="356E6EA7" w14:textId="77777777" w:rsidR="001B6382" w:rsidRDefault="001B6382">
      <w:pPr>
        <w:pStyle w:val="TOC4"/>
        <w:tabs>
          <w:tab w:val="left" w:pos="1680"/>
          <w:tab w:val="right" w:leader="dot" w:pos="8630"/>
        </w:tabs>
        <w:rPr>
          <w:rFonts w:asciiTheme="minorHAnsi" w:hAnsiTheme="minorHAnsi"/>
          <w:noProof/>
          <w:sz w:val="22"/>
        </w:rPr>
      </w:pPr>
      <w:r>
        <w:rPr>
          <w:noProof/>
        </w:rPr>
        <w:t>3.10.2.4</w:t>
      </w:r>
      <w:r>
        <w:rPr>
          <w:rFonts w:asciiTheme="minorHAnsi" w:hAnsiTheme="minorHAnsi"/>
          <w:noProof/>
          <w:sz w:val="22"/>
        </w:rPr>
        <w:tab/>
      </w:r>
      <w:r>
        <w:rPr>
          <w:noProof/>
        </w:rPr>
        <w:t>‘tortuosity correction’</w:t>
      </w:r>
      <w:r>
        <w:rPr>
          <w:noProof/>
        </w:rPr>
        <w:tab/>
      </w:r>
      <w:r>
        <w:rPr>
          <w:noProof/>
        </w:rPr>
        <w:fldChar w:fldCharType="begin"/>
      </w:r>
      <w:r>
        <w:rPr>
          <w:noProof/>
        </w:rPr>
        <w:instrText xml:space="preserve"> PAGEREF _Toc13056017 \h </w:instrText>
      </w:r>
      <w:r>
        <w:rPr>
          <w:noProof/>
        </w:rPr>
      </w:r>
      <w:r>
        <w:rPr>
          <w:noProof/>
        </w:rPr>
        <w:fldChar w:fldCharType="separate"/>
      </w:r>
      <w:r w:rsidR="00D41448">
        <w:rPr>
          <w:noProof/>
        </w:rPr>
        <w:t>3-80</w:t>
      </w:r>
      <w:r>
        <w:rPr>
          <w:noProof/>
        </w:rPr>
        <w:fldChar w:fldCharType="end"/>
      </w:r>
    </w:p>
    <w:p w14:paraId="6897C918" w14:textId="77777777" w:rsidR="001B6382" w:rsidRDefault="001B6382">
      <w:pPr>
        <w:pStyle w:val="TOC4"/>
        <w:tabs>
          <w:tab w:val="left" w:pos="1680"/>
          <w:tab w:val="right" w:leader="dot" w:pos="8630"/>
        </w:tabs>
        <w:rPr>
          <w:rFonts w:asciiTheme="minorHAnsi" w:hAnsiTheme="minorHAnsi"/>
          <w:noProof/>
          <w:sz w:val="22"/>
        </w:rPr>
      </w:pPr>
      <w:r>
        <w:rPr>
          <w:noProof/>
        </w:rPr>
        <w:t>3.10.2.5</w:t>
      </w:r>
      <w:r>
        <w:rPr>
          <w:rFonts w:asciiTheme="minorHAnsi" w:hAnsiTheme="minorHAnsi"/>
          <w:noProof/>
          <w:sz w:val="22"/>
        </w:rPr>
        <w:tab/>
      </w:r>
      <w:r>
        <w:rPr>
          <w:noProof/>
        </w:rPr>
        <w:t>Gas tortuosity correction</w:t>
      </w:r>
      <w:r>
        <w:rPr>
          <w:noProof/>
        </w:rPr>
        <w:tab/>
      </w:r>
      <w:r>
        <w:rPr>
          <w:noProof/>
        </w:rPr>
        <w:fldChar w:fldCharType="begin"/>
      </w:r>
      <w:r>
        <w:rPr>
          <w:noProof/>
        </w:rPr>
        <w:instrText xml:space="preserve"> PAGEREF _Toc13056018 \h </w:instrText>
      </w:r>
      <w:r>
        <w:rPr>
          <w:noProof/>
        </w:rPr>
      </w:r>
      <w:r>
        <w:rPr>
          <w:noProof/>
        </w:rPr>
        <w:fldChar w:fldCharType="separate"/>
      </w:r>
      <w:r w:rsidR="00D41448">
        <w:rPr>
          <w:noProof/>
        </w:rPr>
        <w:t>3-81</w:t>
      </w:r>
      <w:r>
        <w:rPr>
          <w:noProof/>
        </w:rPr>
        <w:fldChar w:fldCharType="end"/>
      </w:r>
    </w:p>
    <w:p w14:paraId="220A820D" w14:textId="77777777" w:rsidR="001B6382" w:rsidRDefault="001B6382">
      <w:pPr>
        <w:pStyle w:val="TOC4"/>
        <w:tabs>
          <w:tab w:val="left" w:pos="1680"/>
          <w:tab w:val="right" w:leader="dot" w:pos="8630"/>
        </w:tabs>
        <w:rPr>
          <w:rFonts w:asciiTheme="minorHAnsi" w:hAnsiTheme="minorHAnsi"/>
          <w:noProof/>
          <w:sz w:val="22"/>
        </w:rPr>
      </w:pPr>
      <w:r>
        <w:rPr>
          <w:noProof/>
        </w:rPr>
        <w:t>3.10.2.6</w:t>
      </w:r>
      <w:r>
        <w:rPr>
          <w:rFonts w:asciiTheme="minorHAnsi" w:hAnsiTheme="minorHAnsi"/>
          <w:noProof/>
          <w:sz w:val="22"/>
        </w:rPr>
        <w:tab/>
      </w:r>
      <w:r>
        <w:rPr>
          <w:noProof/>
        </w:rPr>
        <w:t>‘spatial averaging - diffusion’</w:t>
      </w:r>
      <w:r>
        <w:rPr>
          <w:noProof/>
        </w:rPr>
        <w:tab/>
      </w:r>
      <w:r>
        <w:rPr>
          <w:noProof/>
        </w:rPr>
        <w:fldChar w:fldCharType="begin"/>
      </w:r>
      <w:r>
        <w:rPr>
          <w:noProof/>
        </w:rPr>
        <w:instrText xml:space="preserve"> PAGEREF _Toc13056019 \h </w:instrText>
      </w:r>
      <w:r>
        <w:rPr>
          <w:noProof/>
        </w:rPr>
      </w:r>
      <w:r>
        <w:rPr>
          <w:noProof/>
        </w:rPr>
        <w:fldChar w:fldCharType="separate"/>
      </w:r>
      <w:r w:rsidR="00D41448">
        <w:rPr>
          <w:noProof/>
        </w:rPr>
        <w:t>3-82</w:t>
      </w:r>
      <w:r>
        <w:rPr>
          <w:noProof/>
        </w:rPr>
        <w:fldChar w:fldCharType="end"/>
      </w:r>
    </w:p>
    <w:p w14:paraId="082BE885" w14:textId="77777777" w:rsidR="001B6382" w:rsidRDefault="001B6382">
      <w:pPr>
        <w:pStyle w:val="TOC4"/>
        <w:tabs>
          <w:tab w:val="left" w:pos="1680"/>
          <w:tab w:val="right" w:leader="dot" w:pos="8630"/>
        </w:tabs>
        <w:rPr>
          <w:rFonts w:asciiTheme="minorHAnsi" w:hAnsiTheme="minorHAnsi"/>
          <w:noProof/>
          <w:sz w:val="22"/>
        </w:rPr>
      </w:pPr>
      <w:r>
        <w:rPr>
          <w:noProof/>
        </w:rPr>
        <w:t>3.10.2.7</w:t>
      </w:r>
      <w:r>
        <w:rPr>
          <w:rFonts w:asciiTheme="minorHAnsi" w:hAnsiTheme="minorHAnsi"/>
          <w:noProof/>
          <w:sz w:val="22"/>
        </w:rPr>
        <w:tab/>
      </w:r>
      <w:r>
        <w:rPr>
          <w:noProof/>
        </w:rPr>
        <w:t>‘gas advection’</w:t>
      </w:r>
      <w:r>
        <w:rPr>
          <w:noProof/>
        </w:rPr>
        <w:tab/>
      </w:r>
      <w:r>
        <w:rPr>
          <w:noProof/>
        </w:rPr>
        <w:fldChar w:fldCharType="begin"/>
      </w:r>
      <w:r>
        <w:rPr>
          <w:noProof/>
        </w:rPr>
        <w:instrText xml:space="preserve"> PAGEREF _Toc13056020 \h </w:instrText>
      </w:r>
      <w:r>
        <w:rPr>
          <w:noProof/>
        </w:rPr>
      </w:r>
      <w:r>
        <w:rPr>
          <w:noProof/>
        </w:rPr>
        <w:fldChar w:fldCharType="separate"/>
      </w:r>
      <w:r w:rsidR="00D41448">
        <w:rPr>
          <w:noProof/>
        </w:rPr>
        <w:t>3-83</w:t>
      </w:r>
      <w:r>
        <w:rPr>
          <w:noProof/>
        </w:rPr>
        <w:fldChar w:fldCharType="end"/>
      </w:r>
    </w:p>
    <w:p w14:paraId="1783E7D9" w14:textId="77777777" w:rsidR="001B6382" w:rsidRDefault="001B6382">
      <w:pPr>
        <w:pStyle w:val="TOC4"/>
        <w:tabs>
          <w:tab w:val="left" w:pos="1680"/>
          <w:tab w:val="right" w:leader="dot" w:pos="8630"/>
        </w:tabs>
        <w:rPr>
          <w:rFonts w:asciiTheme="minorHAnsi" w:hAnsiTheme="minorHAnsi"/>
          <w:noProof/>
          <w:sz w:val="22"/>
        </w:rPr>
      </w:pPr>
      <w:r>
        <w:rPr>
          <w:noProof/>
        </w:rPr>
        <w:t>3.10.2.8</w:t>
      </w:r>
      <w:r>
        <w:rPr>
          <w:rFonts w:asciiTheme="minorHAnsi" w:hAnsiTheme="minorHAnsi"/>
          <w:noProof/>
          <w:sz w:val="22"/>
        </w:rPr>
        <w:tab/>
      </w:r>
      <w:r>
        <w:rPr>
          <w:noProof/>
        </w:rPr>
        <w:t>‘cumulative mole fractions’</w:t>
      </w:r>
      <w:r>
        <w:rPr>
          <w:noProof/>
        </w:rPr>
        <w:tab/>
      </w:r>
      <w:r>
        <w:rPr>
          <w:noProof/>
        </w:rPr>
        <w:fldChar w:fldCharType="begin"/>
      </w:r>
      <w:r>
        <w:rPr>
          <w:noProof/>
        </w:rPr>
        <w:instrText xml:space="preserve"> PAGEREF _Toc13056021 \h </w:instrText>
      </w:r>
      <w:r>
        <w:rPr>
          <w:noProof/>
        </w:rPr>
      </w:r>
      <w:r>
        <w:rPr>
          <w:noProof/>
        </w:rPr>
        <w:fldChar w:fldCharType="separate"/>
      </w:r>
      <w:r w:rsidR="00D41448">
        <w:rPr>
          <w:noProof/>
        </w:rPr>
        <w:t>3-83</w:t>
      </w:r>
      <w:r>
        <w:rPr>
          <w:noProof/>
        </w:rPr>
        <w:fldChar w:fldCharType="end"/>
      </w:r>
    </w:p>
    <w:p w14:paraId="3A6225C8" w14:textId="77777777" w:rsidR="001B6382" w:rsidRDefault="001B6382">
      <w:pPr>
        <w:pStyle w:val="TOC4"/>
        <w:tabs>
          <w:tab w:val="left" w:pos="1680"/>
          <w:tab w:val="right" w:leader="dot" w:pos="8630"/>
        </w:tabs>
        <w:rPr>
          <w:rFonts w:asciiTheme="minorHAnsi" w:hAnsiTheme="minorHAnsi"/>
          <w:noProof/>
          <w:sz w:val="22"/>
        </w:rPr>
      </w:pPr>
      <w:r>
        <w:rPr>
          <w:noProof/>
        </w:rPr>
        <w:t>3.10.2.9</w:t>
      </w:r>
      <w:r>
        <w:rPr>
          <w:rFonts w:asciiTheme="minorHAnsi" w:hAnsiTheme="minorHAnsi"/>
          <w:noProof/>
          <w:sz w:val="22"/>
        </w:rPr>
        <w:tab/>
      </w:r>
      <w:r>
        <w:rPr>
          <w:noProof/>
        </w:rPr>
        <w:t>‘enable gravity for gas phase’</w:t>
      </w:r>
      <w:r>
        <w:rPr>
          <w:noProof/>
        </w:rPr>
        <w:tab/>
      </w:r>
      <w:r>
        <w:rPr>
          <w:noProof/>
        </w:rPr>
        <w:fldChar w:fldCharType="begin"/>
      </w:r>
      <w:r>
        <w:rPr>
          <w:noProof/>
        </w:rPr>
        <w:instrText xml:space="preserve"> PAGEREF _Toc13056022 \h </w:instrText>
      </w:r>
      <w:r>
        <w:rPr>
          <w:noProof/>
        </w:rPr>
      </w:r>
      <w:r>
        <w:rPr>
          <w:noProof/>
        </w:rPr>
        <w:fldChar w:fldCharType="separate"/>
      </w:r>
      <w:r w:rsidR="00D41448">
        <w:rPr>
          <w:noProof/>
        </w:rPr>
        <w:t>3-83</w:t>
      </w:r>
      <w:r>
        <w:rPr>
          <w:noProof/>
        </w:rPr>
        <w:fldChar w:fldCharType="end"/>
      </w:r>
    </w:p>
    <w:p w14:paraId="62503B1A" w14:textId="77777777" w:rsidR="001B6382" w:rsidRDefault="001B6382">
      <w:pPr>
        <w:pStyle w:val="TOC4"/>
        <w:tabs>
          <w:tab w:val="left" w:pos="1680"/>
          <w:tab w:val="right" w:leader="dot" w:pos="8630"/>
        </w:tabs>
        <w:rPr>
          <w:rFonts w:asciiTheme="minorHAnsi" w:hAnsiTheme="minorHAnsi"/>
          <w:noProof/>
          <w:sz w:val="22"/>
        </w:rPr>
      </w:pPr>
      <w:r>
        <w:rPr>
          <w:noProof/>
        </w:rPr>
        <w:t>3.10.2.10</w:t>
      </w:r>
      <w:r>
        <w:rPr>
          <w:rFonts w:asciiTheme="minorHAnsi" w:hAnsiTheme="minorHAnsi"/>
          <w:noProof/>
          <w:sz w:val="22"/>
        </w:rPr>
        <w:tab/>
      </w:r>
      <w:r>
        <w:rPr>
          <w:noProof/>
        </w:rPr>
        <w:t>‘degassing’</w:t>
      </w:r>
      <w:r>
        <w:rPr>
          <w:noProof/>
        </w:rPr>
        <w:tab/>
      </w:r>
      <w:r>
        <w:rPr>
          <w:noProof/>
        </w:rPr>
        <w:fldChar w:fldCharType="begin"/>
      </w:r>
      <w:r>
        <w:rPr>
          <w:noProof/>
        </w:rPr>
        <w:instrText xml:space="preserve"> PAGEREF _Toc13056023 \h </w:instrText>
      </w:r>
      <w:r>
        <w:rPr>
          <w:noProof/>
        </w:rPr>
      </w:r>
      <w:r>
        <w:rPr>
          <w:noProof/>
        </w:rPr>
        <w:fldChar w:fldCharType="separate"/>
      </w:r>
      <w:r w:rsidR="00D41448">
        <w:rPr>
          <w:noProof/>
        </w:rPr>
        <w:t>3-83</w:t>
      </w:r>
      <w:r>
        <w:rPr>
          <w:noProof/>
        </w:rPr>
        <w:fldChar w:fldCharType="end"/>
      </w:r>
    </w:p>
    <w:p w14:paraId="3AF83F4B" w14:textId="77777777" w:rsidR="001B6382" w:rsidRDefault="001B6382">
      <w:pPr>
        <w:pStyle w:val="TOC4"/>
        <w:tabs>
          <w:tab w:val="left" w:pos="1680"/>
          <w:tab w:val="right" w:leader="dot" w:pos="8630"/>
        </w:tabs>
        <w:rPr>
          <w:rFonts w:asciiTheme="minorHAnsi" w:hAnsiTheme="minorHAnsi"/>
          <w:noProof/>
          <w:sz w:val="22"/>
        </w:rPr>
      </w:pPr>
      <w:r>
        <w:rPr>
          <w:noProof/>
        </w:rPr>
        <w:t>3.10.2.11</w:t>
      </w:r>
      <w:r>
        <w:rPr>
          <w:rFonts w:asciiTheme="minorHAnsi" w:hAnsiTheme="minorHAnsi"/>
          <w:noProof/>
          <w:sz w:val="22"/>
        </w:rPr>
        <w:tab/>
      </w:r>
      <w:r>
        <w:rPr>
          <w:noProof/>
        </w:rPr>
        <w:t>‘update porosity’</w:t>
      </w:r>
      <w:r>
        <w:rPr>
          <w:noProof/>
        </w:rPr>
        <w:tab/>
      </w:r>
      <w:r>
        <w:rPr>
          <w:noProof/>
        </w:rPr>
        <w:fldChar w:fldCharType="begin"/>
      </w:r>
      <w:r>
        <w:rPr>
          <w:noProof/>
        </w:rPr>
        <w:instrText xml:space="preserve"> PAGEREF _Toc13056024 \h </w:instrText>
      </w:r>
      <w:r>
        <w:rPr>
          <w:noProof/>
        </w:rPr>
      </w:r>
      <w:r>
        <w:rPr>
          <w:noProof/>
        </w:rPr>
        <w:fldChar w:fldCharType="separate"/>
      </w:r>
      <w:r w:rsidR="00D41448">
        <w:rPr>
          <w:noProof/>
        </w:rPr>
        <w:t>3-83</w:t>
      </w:r>
      <w:r>
        <w:rPr>
          <w:noProof/>
        </w:rPr>
        <w:fldChar w:fldCharType="end"/>
      </w:r>
    </w:p>
    <w:p w14:paraId="60A0FAD5" w14:textId="77777777" w:rsidR="001B6382" w:rsidRDefault="001B6382">
      <w:pPr>
        <w:pStyle w:val="TOC4"/>
        <w:tabs>
          <w:tab w:val="left" w:pos="1680"/>
          <w:tab w:val="right" w:leader="dot" w:pos="8630"/>
        </w:tabs>
        <w:rPr>
          <w:rFonts w:asciiTheme="minorHAnsi" w:hAnsiTheme="minorHAnsi"/>
          <w:noProof/>
          <w:sz w:val="22"/>
        </w:rPr>
      </w:pPr>
      <w:r>
        <w:rPr>
          <w:noProof/>
        </w:rPr>
        <w:t>3.10.2.12</w:t>
      </w:r>
      <w:r>
        <w:rPr>
          <w:rFonts w:asciiTheme="minorHAnsi" w:hAnsiTheme="minorHAnsi"/>
          <w:noProof/>
          <w:sz w:val="22"/>
        </w:rPr>
        <w:tab/>
      </w:r>
      <w:r>
        <w:rPr>
          <w:noProof/>
        </w:rPr>
        <w:t>‘update permeability’</w:t>
      </w:r>
      <w:r>
        <w:rPr>
          <w:noProof/>
        </w:rPr>
        <w:tab/>
      </w:r>
      <w:r>
        <w:rPr>
          <w:noProof/>
        </w:rPr>
        <w:fldChar w:fldCharType="begin"/>
      </w:r>
      <w:r>
        <w:rPr>
          <w:noProof/>
        </w:rPr>
        <w:instrText xml:space="preserve"> PAGEREF _Toc13056025 \h </w:instrText>
      </w:r>
      <w:r>
        <w:rPr>
          <w:noProof/>
        </w:rPr>
      </w:r>
      <w:r>
        <w:rPr>
          <w:noProof/>
        </w:rPr>
        <w:fldChar w:fldCharType="separate"/>
      </w:r>
      <w:r w:rsidR="00D41448">
        <w:rPr>
          <w:noProof/>
        </w:rPr>
        <w:t>3-83</w:t>
      </w:r>
      <w:r>
        <w:rPr>
          <w:noProof/>
        </w:rPr>
        <w:fldChar w:fldCharType="end"/>
      </w:r>
    </w:p>
    <w:p w14:paraId="1AC3AE60" w14:textId="77777777" w:rsidR="001B6382" w:rsidRDefault="001B6382">
      <w:pPr>
        <w:pStyle w:val="TOC4"/>
        <w:tabs>
          <w:tab w:val="left" w:pos="1680"/>
          <w:tab w:val="right" w:leader="dot" w:pos="8630"/>
        </w:tabs>
        <w:rPr>
          <w:rFonts w:asciiTheme="minorHAnsi" w:hAnsiTheme="minorHAnsi"/>
          <w:noProof/>
          <w:sz w:val="22"/>
        </w:rPr>
      </w:pPr>
      <w:r>
        <w:rPr>
          <w:noProof/>
        </w:rPr>
        <w:t>3.10.2.13</w:t>
      </w:r>
      <w:r>
        <w:rPr>
          <w:rFonts w:asciiTheme="minorHAnsi" w:hAnsiTheme="minorHAnsi"/>
          <w:noProof/>
          <w:sz w:val="22"/>
        </w:rPr>
        <w:tab/>
      </w:r>
      <w:r>
        <w:rPr>
          <w:noProof/>
        </w:rPr>
        <w:t>‘pore clogging’</w:t>
      </w:r>
      <w:r>
        <w:rPr>
          <w:noProof/>
        </w:rPr>
        <w:tab/>
      </w:r>
      <w:r>
        <w:rPr>
          <w:noProof/>
        </w:rPr>
        <w:fldChar w:fldCharType="begin"/>
      </w:r>
      <w:r>
        <w:rPr>
          <w:noProof/>
        </w:rPr>
        <w:instrText xml:space="preserve"> PAGEREF _Toc13056026 \h </w:instrText>
      </w:r>
      <w:r>
        <w:rPr>
          <w:noProof/>
        </w:rPr>
      </w:r>
      <w:r>
        <w:rPr>
          <w:noProof/>
        </w:rPr>
        <w:fldChar w:fldCharType="separate"/>
      </w:r>
      <w:r w:rsidR="00D41448">
        <w:rPr>
          <w:noProof/>
        </w:rPr>
        <w:t>3-84</w:t>
      </w:r>
      <w:r>
        <w:rPr>
          <w:noProof/>
        </w:rPr>
        <w:fldChar w:fldCharType="end"/>
      </w:r>
    </w:p>
    <w:p w14:paraId="6005490D" w14:textId="77777777" w:rsidR="001B6382" w:rsidRDefault="001B6382">
      <w:pPr>
        <w:pStyle w:val="TOC4"/>
        <w:tabs>
          <w:tab w:val="left" w:pos="1680"/>
          <w:tab w:val="right" w:leader="dot" w:pos="8630"/>
        </w:tabs>
        <w:rPr>
          <w:rFonts w:asciiTheme="minorHAnsi" w:hAnsiTheme="minorHAnsi"/>
          <w:noProof/>
          <w:sz w:val="22"/>
        </w:rPr>
      </w:pPr>
      <w:r>
        <w:rPr>
          <w:noProof/>
        </w:rPr>
        <w:t>3.10.2.14</w:t>
      </w:r>
      <w:r>
        <w:rPr>
          <w:rFonts w:asciiTheme="minorHAnsi" w:hAnsiTheme="minorHAnsi"/>
          <w:noProof/>
          <w:sz w:val="22"/>
        </w:rPr>
        <w:tab/>
      </w:r>
      <w:r>
        <w:rPr>
          <w:noProof/>
        </w:rPr>
        <w:t>‘water freezing reaction rate’</w:t>
      </w:r>
      <w:r>
        <w:rPr>
          <w:noProof/>
        </w:rPr>
        <w:tab/>
      </w:r>
      <w:r>
        <w:rPr>
          <w:noProof/>
        </w:rPr>
        <w:fldChar w:fldCharType="begin"/>
      </w:r>
      <w:r>
        <w:rPr>
          <w:noProof/>
        </w:rPr>
        <w:instrText xml:space="preserve"> PAGEREF _Toc13056027 \h </w:instrText>
      </w:r>
      <w:r>
        <w:rPr>
          <w:noProof/>
        </w:rPr>
      </w:r>
      <w:r>
        <w:rPr>
          <w:noProof/>
        </w:rPr>
        <w:fldChar w:fldCharType="separate"/>
      </w:r>
      <w:r w:rsidR="00D41448">
        <w:rPr>
          <w:noProof/>
        </w:rPr>
        <w:t>3-84</w:t>
      </w:r>
      <w:r>
        <w:rPr>
          <w:noProof/>
        </w:rPr>
        <w:fldChar w:fldCharType="end"/>
      </w:r>
    </w:p>
    <w:p w14:paraId="45D0700F" w14:textId="77777777" w:rsidR="001B6382" w:rsidRDefault="001B6382">
      <w:pPr>
        <w:pStyle w:val="TOC4"/>
        <w:tabs>
          <w:tab w:val="left" w:pos="1680"/>
          <w:tab w:val="right" w:leader="dot" w:pos="8630"/>
        </w:tabs>
        <w:rPr>
          <w:rFonts w:asciiTheme="minorHAnsi" w:hAnsiTheme="minorHAnsi"/>
          <w:noProof/>
          <w:sz w:val="22"/>
        </w:rPr>
      </w:pPr>
      <w:r>
        <w:rPr>
          <w:noProof/>
        </w:rPr>
        <w:t>3.10.2.15</w:t>
      </w:r>
      <w:r>
        <w:rPr>
          <w:rFonts w:asciiTheme="minorHAnsi" w:hAnsiTheme="minorHAnsi"/>
          <w:noProof/>
          <w:sz w:val="22"/>
        </w:rPr>
        <w:tab/>
      </w:r>
      <w:r>
        <w:rPr>
          <w:noProof/>
        </w:rPr>
        <w:t>‘enable divergence check’</w:t>
      </w:r>
      <w:r>
        <w:rPr>
          <w:noProof/>
        </w:rPr>
        <w:tab/>
      </w:r>
      <w:r>
        <w:rPr>
          <w:noProof/>
        </w:rPr>
        <w:fldChar w:fldCharType="begin"/>
      </w:r>
      <w:r>
        <w:rPr>
          <w:noProof/>
        </w:rPr>
        <w:instrText xml:space="preserve"> PAGEREF _Toc13056028 \h </w:instrText>
      </w:r>
      <w:r>
        <w:rPr>
          <w:noProof/>
        </w:rPr>
      </w:r>
      <w:r>
        <w:rPr>
          <w:noProof/>
        </w:rPr>
        <w:fldChar w:fldCharType="separate"/>
      </w:r>
      <w:r w:rsidR="00D41448">
        <w:rPr>
          <w:noProof/>
        </w:rPr>
        <w:t>3-84</w:t>
      </w:r>
      <w:r>
        <w:rPr>
          <w:noProof/>
        </w:rPr>
        <w:fldChar w:fldCharType="end"/>
      </w:r>
    </w:p>
    <w:p w14:paraId="6867BE59" w14:textId="77777777" w:rsidR="001B6382" w:rsidRDefault="001B6382">
      <w:pPr>
        <w:pStyle w:val="TOC4"/>
        <w:tabs>
          <w:tab w:val="left" w:pos="1680"/>
          <w:tab w:val="right" w:leader="dot" w:pos="8630"/>
        </w:tabs>
        <w:rPr>
          <w:rFonts w:asciiTheme="minorHAnsi" w:hAnsiTheme="minorHAnsi"/>
          <w:noProof/>
          <w:sz w:val="22"/>
        </w:rPr>
      </w:pPr>
      <w:r>
        <w:rPr>
          <w:noProof/>
        </w:rPr>
        <w:t>3.10.2.16</w:t>
      </w:r>
      <w:r>
        <w:rPr>
          <w:rFonts w:asciiTheme="minorHAnsi" w:hAnsiTheme="minorHAnsi"/>
          <w:noProof/>
          <w:sz w:val="22"/>
        </w:rPr>
        <w:tab/>
      </w:r>
      <w:r>
        <w:rPr>
          <w:noProof/>
        </w:rPr>
        <w:t>'newton iteration settings’</w:t>
      </w:r>
      <w:r>
        <w:rPr>
          <w:noProof/>
        </w:rPr>
        <w:tab/>
      </w:r>
      <w:r>
        <w:rPr>
          <w:noProof/>
        </w:rPr>
        <w:fldChar w:fldCharType="begin"/>
      </w:r>
      <w:r>
        <w:rPr>
          <w:noProof/>
        </w:rPr>
        <w:instrText xml:space="preserve"> PAGEREF _Toc13056029 \h </w:instrText>
      </w:r>
      <w:r>
        <w:rPr>
          <w:noProof/>
        </w:rPr>
      </w:r>
      <w:r>
        <w:rPr>
          <w:noProof/>
        </w:rPr>
        <w:fldChar w:fldCharType="separate"/>
      </w:r>
      <w:r w:rsidR="00D41448">
        <w:rPr>
          <w:noProof/>
        </w:rPr>
        <w:t>3-84</w:t>
      </w:r>
      <w:r>
        <w:rPr>
          <w:noProof/>
        </w:rPr>
        <w:fldChar w:fldCharType="end"/>
      </w:r>
    </w:p>
    <w:p w14:paraId="6EFE406F" w14:textId="77777777" w:rsidR="001B6382" w:rsidRDefault="001B6382">
      <w:pPr>
        <w:pStyle w:val="TOC4"/>
        <w:tabs>
          <w:tab w:val="left" w:pos="1680"/>
          <w:tab w:val="right" w:leader="dot" w:pos="8630"/>
        </w:tabs>
        <w:rPr>
          <w:rFonts w:asciiTheme="minorHAnsi" w:hAnsiTheme="minorHAnsi"/>
          <w:noProof/>
          <w:sz w:val="22"/>
        </w:rPr>
      </w:pPr>
      <w:r>
        <w:rPr>
          <w:noProof/>
        </w:rPr>
        <w:t>3.10.2.17</w:t>
      </w:r>
      <w:r>
        <w:rPr>
          <w:rFonts w:asciiTheme="minorHAnsi" w:hAnsiTheme="minorHAnsi"/>
          <w:noProof/>
          <w:sz w:val="22"/>
        </w:rPr>
        <w:tab/>
      </w:r>
      <w:r>
        <w:rPr>
          <w:noProof/>
        </w:rPr>
        <w:t>‘solver settings’</w:t>
      </w:r>
      <w:r>
        <w:rPr>
          <w:noProof/>
        </w:rPr>
        <w:tab/>
      </w:r>
      <w:r>
        <w:rPr>
          <w:noProof/>
        </w:rPr>
        <w:fldChar w:fldCharType="begin"/>
      </w:r>
      <w:r>
        <w:rPr>
          <w:noProof/>
        </w:rPr>
        <w:instrText xml:space="preserve"> PAGEREF _Toc13056030 \h </w:instrText>
      </w:r>
      <w:r>
        <w:rPr>
          <w:noProof/>
        </w:rPr>
      </w:r>
      <w:r>
        <w:rPr>
          <w:noProof/>
        </w:rPr>
        <w:fldChar w:fldCharType="separate"/>
      </w:r>
      <w:r w:rsidR="00D41448">
        <w:rPr>
          <w:noProof/>
        </w:rPr>
        <w:t>3-85</w:t>
      </w:r>
      <w:r>
        <w:rPr>
          <w:noProof/>
        </w:rPr>
        <w:fldChar w:fldCharType="end"/>
      </w:r>
    </w:p>
    <w:p w14:paraId="2AFAD5F1"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3.10.3</w:t>
      </w:r>
      <w:r>
        <w:rPr>
          <w:rFonts w:asciiTheme="minorHAnsi" w:hAnsiTheme="minorHAnsi"/>
          <w:i w:val="0"/>
          <w:noProof/>
          <w:sz w:val="22"/>
        </w:rPr>
        <w:tab/>
      </w:r>
      <w:r>
        <w:rPr>
          <w:noProof/>
        </w:rPr>
        <w:t>Data input file</w:t>
      </w:r>
      <w:r>
        <w:rPr>
          <w:noProof/>
        </w:rPr>
        <w:tab/>
      </w:r>
      <w:r>
        <w:rPr>
          <w:noProof/>
        </w:rPr>
        <w:fldChar w:fldCharType="begin"/>
      </w:r>
      <w:r>
        <w:rPr>
          <w:noProof/>
        </w:rPr>
        <w:instrText xml:space="preserve"> PAGEREF _Toc13056031 \h </w:instrText>
      </w:r>
      <w:r>
        <w:rPr>
          <w:noProof/>
        </w:rPr>
      </w:r>
      <w:r>
        <w:rPr>
          <w:noProof/>
        </w:rPr>
        <w:fldChar w:fldCharType="separate"/>
      </w:r>
      <w:r w:rsidR="00D41448">
        <w:rPr>
          <w:noProof/>
        </w:rPr>
        <w:t>3-85</w:t>
      </w:r>
      <w:r>
        <w:rPr>
          <w:noProof/>
        </w:rPr>
        <w:fldChar w:fldCharType="end"/>
      </w:r>
    </w:p>
    <w:p w14:paraId="73EE3C83"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3.10.4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_Toc13056032 \h </w:instrText>
      </w:r>
      <w:r>
        <w:rPr>
          <w:noProof/>
        </w:rPr>
      </w:r>
      <w:r>
        <w:rPr>
          <w:noProof/>
        </w:rPr>
        <w:fldChar w:fldCharType="separate"/>
      </w:r>
      <w:r w:rsidR="00D41448">
        <w:rPr>
          <w:noProof/>
        </w:rPr>
        <w:t>3-86</w:t>
      </w:r>
      <w:r>
        <w:rPr>
          <w:noProof/>
        </w:rPr>
        <w:fldChar w:fldCharType="end"/>
      </w:r>
    </w:p>
    <w:p w14:paraId="1594761D" w14:textId="77777777" w:rsidR="001B6382" w:rsidRDefault="001B6382">
      <w:pPr>
        <w:pStyle w:val="TOC2"/>
        <w:tabs>
          <w:tab w:val="left" w:pos="960"/>
          <w:tab w:val="right" w:leader="dot" w:pos="8630"/>
        </w:tabs>
        <w:rPr>
          <w:rFonts w:asciiTheme="minorHAnsi" w:hAnsiTheme="minorHAnsi"/>
          <w:smallCaps w:val="0"/>
          <w:noProof/>
          <w:sz w:val="22"/>
        </w:rPr>
      </w:pPr>
      <w:r>
        <w:rPr>
          <w:noProof/>
        </w:rPr>
        <w:t>3.11</w:t>
      </w:r>
      <w:r>
        <w:rPr>
          <w:rFonts w:asciiTheme="minorHAnsi" w:hAnsiTheme="minorHAnsi"/>
          <w:smallCaps w:val="0"/>
          <w:noProof/>
          <w:sz w:val="22"/>
        </w:rPr>
        <w:tab/>
      </w:r>
      <w:r>
        <w:rPr>
          <w:noProof/>
        </w:rPr>
        <w:t>Output control (Data Block 8)</w:t>
      </w:r>
      <w:r>
        <w:rPr>
          <w:noProof/>
        </w:rPr>
        <w:tab/>
      </w:r>
      <w:r>
        <w:rPr>
          <w:noProof/>
        </w:rPr>
        <w:fldChar w:fldCharType="begin"/>
      </w:r>
      <w:r>
        <w:rPr>
          <w:noProof/>
        </w:rPr>
        <w:instrText xml:space="preserve"> PAGEREF _Toc13056033 \h </w:instrText>
      </w:r>
      <w:r>
        <w:rPr>
          <w:noProof/>
        </w:rPr>
      </w:r>
      <w:r>
        <w:rPr>
          <w:noProof/>
        </w:rPr>
        <w:fldChar w:fldCharType="separate"/>
      </w:r>
      <w:r w:rsidR="00D41448">
        <w:rPr>
          <w:noProof/>
        </w:rPr>
        <w:t>3-88</w:t>
      </w:r>
      <w:r>
        <w:rPr>
          <w:noProof/>
        </w:rPr>
        <w:fldChar w:fldCharType="end"/>
      </w:r>
    </w:p>
    <w:p w14:paraId="7B83E836"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3.11.1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_Toc13056034 \h </w:instrText>
      </w:r>
      <w:r>
        <w:rPr>
          <w:noProof/>
        </w:rPr>
      </w:r>
      <w:r>
        <w:rPr>
          <w:noProof/>
        </w:rPr>
        <w:fldChar w:fldCharType="separate"/>
      </w:r>
      <w:r w:rsidR="00D41448">
        <w:rPr>
          <w:noProof/>
        </w:rPr>
        <w:t>3-88</w:t>
      </w:r>
      <w:r>
        <w:rPr>
          <w:noProof/>
        </w:rPr>
        <w:fldChar w:fldCharType="end"/>
      </w:r>
    </w:p>
    <w:p w14:paraId="0E7049DE"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3.11.2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_Toc13056035 \h </w:instrText>
      </w:r>
      <w:r>
        <w:rPr>
          <w:noProof/>
        </w:rPr>
      </w:r>
      <w:r>
        <w:rPr>
          <w:noProof/>
        </w:rPr>
        <w:fldChar w:fldCharType="separate"/>
      </w:r>
      <w:r w:rsidR="00D41448">
        <w:rPr>
          <w:noProof/>
        </w:rPr>
        <w:t>3-88</w:t>
      </w:r>
      <w:r>
        <w:rPr>
          <w:noProof/>
        </w:rPr>
        <w:fldChar w:fldCharType="end"/>
      </w:r>
    </w:p>
    <w:p w14:paraId="04CE9302" w14:textId="77777777" w:rsidR="001B6382" w:rsidRDefault="001B6382">
      <w:pPr>
        <w:pStyle w:val="TOC4"/>
        <w:tabs>
          <w:tab w:val="left" w:pos="1680"/>
          <w:tab w:val="right" w:leader="dot" w:pos="8630"/>
        </w:tabs>
        <w:rPr>
          <w:rFonts w:asciiTheme="minorHAnsi" w:hAnsiTheme="minorHAnsi"/>
          <w:noProof/>
          <w:sz w:val="22"/>
        </w:rPr>
      </w:pPr>
      <w:r>
        <w:rPr>
          <w:noProof/>
        </w:rPr>
        <w:t>3.11.2.1</w:t>
      </w:r>
      <w:r>
        <w:rPr>
          <w:rFonts w:asciiTheme="minorHAnsi" w:hAnsiTheme="minorHAnsi"/>
          <w:noProof/>
          <w:sz w:val="22"/>
        </w:rPr>
        <w:tab/>
      </w:r>
      <w:r>
        <w:rPr>
          <w:noProof/>
        </w:rPr>
        <w:t>‘output control’</w:t>
      </w:r>
      <w:r>
        <w:rPr>
          <w:noProof/>
        </w:rPr>
        <w:tab/>
      </w:r>
      <w:r>
        <w:rPr>
          <w:noProof/>
        </w:rPr>
        <w:fldChar w:fldCharType="begin"/>
      </w:r>
      <w:r>
        <w:rPr>
          <w:noProof/>
        </w:rPr>
        <w:instrText xml:space="preserve"> PAGEREF _Toc13056036 \h </w:instrText>
      </w:r>
      <w:r>
        <w:rPr>
          <w:noProof/>
        </w:rPr>
      </w:r>
      <w:r>
        <w:rPr>
          <w:noProof/>
        </w:rPr>
        <w:fldChar w:fldCharType="separate"/>
      </w:r>
      <w:r w:rsidR="00D41448">
        <w:rPr>
          <w:noProof/>
        </w:rPr>
        <w:t>3-88</w:t>
      </w:r>
      <w:r>
        <w:rPr>
          <w:noProof/>
        </w:rPr>
        <w:fldChar w:fldCharType="end"/>
      </w:r>
    </w:p>
    <w:p w14:paraId="03EA608A" w14:textId="77777777" w:rsidR="001B6382" w:rsidRDefault="001B6382">
      <w:pPr>
        <w:pStyle w:val="TOC4"/>
        <w:tabs>
          <w:tab w:val="left" w:pos="1680"/>
          <w:tab w:val="right" w:leader="dot" w:pos="8630"/>
        </w:tabs>
        <w:rPr>
          <w:rFonts w:asciiTheme="minorHAnsi" w:hAnsiTheme="minorHAnsi"/>
          <w:noProof/>
          <w:sz w:val="22"/>
        </w:rPr>
      </w:pPr>
      <w:r>
        <w:rPr>
          <w:noProof/>
        </w:rPr>
        <w:t>3.11.2.2</w:t>
      </w:r>
      <w:r>
        <w:rPr>
          <w:rFonts w:asciiTheme="minorHAnsi" w:hAnsiTheme="minorHAnsi"/>
          <w:noProof/>
          <w:sz w:val="22"/>
        </w:rPr>
        <w:tab/>
      </w:r>
      <w:r>
        <w:rPr>
          <w:noProof/>
        </w:rPr>
        <w:t>‘output of spatial data’</w:t>
      </w:r>
      <w:r>
        <w:rPr>
          <w:noProof/>
        </w:rPr>
        <w:tab/>
      </w:r>
      <w:r>
        <w:rPr>
          <w:noProof/>
        </w:rPr>
        <w:fldChar w:fldCharType="begin"/>
      </w:r>
      <w:r>
        <w:rPr>
          <w:noProof/>
        </w:rPr>
        <w:instrText xml:space="preserve"> PAGEREF _Toc13056037 \h </w:instrText>
      </w:r>
      <w:r>
        <w:rPr>
          <w:noProof/>
        </w:rPr>
      </w:r>
      <w:r>
        <w:rPr>
          <w:noProof/>
        </w:rPr>
        <w:fldChar w:fldCharType="separate"/>
      </w:r>
      <w:r w:rsidR="00D41448">
        <w:rPr>
          <w:noProof/>
        </w:rPr>
        <w:t>3-88</w:t>
      </w:r>
      <w:r>
        <w:rPr>
          <w:noProof/>
        </w:rPr>
        <w:fldChar w:fldCharType="end"/>
      </w:r>
    </w:p>
    <w:p w14:paraId="51863312" w14:textId="77777777" w:rsidR="001B6382" w:rsidRDefault="001B6382">
      <w:pPr>
        <w:pStyle w:val="TOC4"/>
        <w:tabs>
          <w:tab w:val="left" w:pos="1680"/>
          <w:tab w:val="right" w:leader="dot" w:pos="8630"/>
        </w:tabs>
        <w:rPr>
          <w:rFonts w:asciiTheme="minorHAnsi" w:hAnsiTheme="minorHAnsi"/>
          <w:noProof/>
          <w:sz w:val="22"/>
        </w:rPr>
      </w:pPr>
      <w:r>
        <w:rPr>
          <w:noProof/>
        </w:rPr>
        <w:t>3.11.2.3</w:t>
      </w:r>
      <w:r>
        <w:rPr>
          <w:rFonts w:asciiTheme="minorHAnsi" w:hAnsiTheme="minorHAnsi"/>
          <w:noProof/>
          <w:sz w:val="22"/>
        </w:rPr>
        <w:tab/>
      </w:r>
      <w:r>
        <w:rPr>
          <w:noProof/>
        </w:rPr>
        <w:t>‘output of transient data’</w:t>
      </w:r>
      <w:r>
        <w:rPr>
          <w:noProof/>
        </w:rPr>
        <w:tab/>
      </w:r>
      <w:r>
        <w:rPr>
          <w:noProof/>
        </w:rPr>
        <w:fldChar w:fldCharType="begin"/>
      </w:r>
      <w:r>
        <w:rPr>
          <w:noProof/>
        </w:rPr>
        <w:instrText xml:space="preserve"> PAGEREF _Toc13056038 \h </w:instrText>
      </w:r>
      <w:r>
        <w:rPr>
          <w:noProof/>
        </w:rPr>
      </w:r>
      <w:r>
        <w:rPr>
          <w:noProof/>
        </w:rPr>
        <w:fldChar w:fldCharType="separate"/>
      </w:r>
      <w:r w:rsidR="00D41448">
        <w:rPr>
          <w:noProof/>
        </w:rPr>
        <w:t>3-88</w:t>
      </w:r>
      <w:r>
        <w:rPr>
          <w:noProof/>
        </w:rPr>
        <w:fldChar w:fldCharType="end"/>
      </w:r>
    </w:p>
    <w:p w14:paraId="2462286F" w14:textId="77777777" w:rsidR="001B6382" w:rsidRDefault="001B6382">
      <w:pPr>
        <w:pStyle w:val="TOC4"/>
        <w:tabs>
          <w:tab w:val="left" w:pos="1680"/>
          <w:tab w:val="right" w:leader="dot" w:pos="8630"/>
        </w:tabs>
        <w:rPr>
          <w:rFonts w:asciiTheme="minorHAnsi" w:hAnsiTheme="minorHAnsi"/>
          <w:noProof/>
          <w:sz w:val="22"/>
        </w:rPr>
      </w:pPr>
      <w:r>
        <w:rPr>
          <w:noProof/>
        </w:rPr>
        <w:t>3.11.2.4</w:t>
      </w:r>
      <w:r>
        <w:rPr>
          <w:rFonts w:asciiTheme="minorHAnsi" w:hAnsiTheme="minorHAnsi"/>
          <w:noProof/>
          <w:sz w:val="22"/>
        </w:rPr>
        <w:tab/>
      </w:r>
      <w:r>
        <w:rPr>
          <w:noProof/>
        </w:rPr>
        <w:t>‘output in terms of depth’</w:t>
      </w:r>
      <w:r>
        <w:rPr>
          <w:noProof/>
        </w:rPr>
        <w:tab/>
      </w:r>
      <w:r>
        <w:rPr>
          <w:noProof/>
        </w:rPr>
        <w:fldChar w:fldCharType="begin"/>
      </w:r>
      <w:r>
        <w:rPr>
          <w:noProof/>
        </w:rPr>
        <w:instrText xml:space="preserve"> PAGEREF _Toc13056039 \h </w:instrText>
      </w:r>
      <w:r>
        <w:rPr>
          <w:noProof/>
        </w:rPr>
      </w:r>
      <w:r>
        <w:rPr>
          <w:noProof/>
        </w:rPr>
        <w:fldChar w:fldCharType="separate"/>
      </w:r>
      <w:r w:rsidR="00D41448">
        <w:rPr>
          <w:noProof/>
        </w:rPr>
        <w:t>3-89</w:t>
      </w:r>
      <w:r>
        <w:rPr>
          <w:noProof/>
        </w:rPr>
        <w:fldChar w:fldCharType="end"/>
      </w:r>
    </w:p>
    <w:p w14:paraId="64B5FD91" w14:textId="77777777" w:rsidR="001B6382" w:rsidRDefault="001B6382">
      <w:pPr>
        <w:pStyle w:val="TOC4"/>
        <w:tabs>
          <w:tab w:val="left" w:pos="1680"/>
          <w:tab w:val="right" w:leader="dot" w:pos="8630"/>
        </w:tabs>
        <w:rPr>
          <w:rFonts w:asciiTheme="minorHAnsi" w:hAnsiTheme="minorHAnsi"/>
          <w:noProof/>
          <w:sz w:val="22"/>
        </w:rPr>
      </w:pPr>
      <w:r>
        <w:rPr>
          <w:noProof/>
        </w:rPr>
        <w:t>3.11.2.5</w:t>
      </w:r>
      <w:r>
        <w:rPr>
          <w:rFonts w:asciiTheme="minorHAnsi" w:hAnsiTheme="minorHAnsi"/>
          <w:noProof/>
          <w:sz w:val="22"/>
        </w:rPr>
        <w:tab/>
      </w:r>
      <w:r>
        <w:rPr>
          <w:noProof/>
        </w:rPr>
        <w:t>Output in binary format</w:t>
      </w:r>
      <w:r>
        <w:rPr>
          <w:noProof/>
        </w:rPr>
        <w:tab/>
      </w:r>
      <w:r>
        <w:rPr>
          <w:noProof/>
        </w:rPr>
        <w:fldChar w:fldCharType="begin"/>
      </w:r>
      <w:r>
        <w:rPr>
          <w:noProof/>
        </w:rPr>
        <w:instrText xml:space="preserve"> PAGEREF _Toc13056040 \h </w:instrText>
      </w:r>
      <w:r>
        <w:rPr>
          <w:noProof/>
        </w:rPr>
      </w:r>
      <w:r>
        <w:rPr>
          <w:noProof/>
        </w:rPr>
        <w:fldChar w:fldCharType="separate"/>
      </w:r>
      <w:r w:rsidR="00D41448">
        <w:rPr>
          <w:noProof/>
        </w:rPr>
        <w:t>3-90</w:t>
      </w:r>
      <w:r>
        <w:rPr>
          <w:noProof/>
        </w:rPr>
        <w:fldChar w:fldCharType="end"/>
      </w:r>
    </w:p>
    <w:p w14:paraId="34CD9C50" w14:textId="77777777" w:rsidR="001B6382" w:rsidRDefault="001B6382">
      <w:pPr>
        <w:pStyle w:val="TOC4"/>
        <w:tabs>
          <w:tab w:val="left" w:pos="1680"/>
          <w:tab w:val="right" w:leader="dot" w:pos="8630"/>
        </w:tabs>
        <w:rPr>
          <w:rFonts w:asciiTheme="minorHAnsi" w:hAnsiTheme="minorHAnsi"/>
          <w:noProof/>
          <w:sz w:val="22"/>
        </w:rPr>
      </w:pPr>
      <w:r>
        <w:rPr>
          <w:noProof/>
        </w:rPr>
        <w:t>3.11.2.6</w:t>
      </w:r>
      <w:r>
        <w:rPr>
          <w:rFonts w:asciiTheme="minorHAnsi" w:hAnsiTheme="minorHAnsi"/>
          <w:noProof/>
          <w:sz w:val="22"/>
        </w:rPr>
        <w:tab/>
      </w:r>
      <w:r>
        <w:rPr>
          <w:noProof/>
        </w:rPr>
        <w:t>‘isotope output’</w:t>
      </w:r>
      <w:r>
        <w:rPr>
          <w:noProof/>
        </w:rPr>
        <w:tab/>
      </w:r>
      <w:r>
        <w:rPr>
          <w:noProof/>
        </w:rPr>
        <w:fldChar w:fldCharType="begin"/>
      </w:r>
      <w:r>
        <w:rPr>
          <w:noProof/>
        </w:rPr>
        <w:instrText xml:space="preserve"> PAGEREF _Toc13056041 \h </w:instrText>
      </w:r>
      <w:r>
        <w:rPr>
          <w:noProof/>
        </w:rPr>
      </w:r>
      <w:r>
        <w:rPr>
          <w:noProof/>
        </w:rPr>
        <w:fldChar w:fldCharType="separate"/>
      </w:r>
      <w:r w:rsidR="00D41448">
        <w:rPr>
          <w:noProof/>
        </w:rPr>
        <w:t>3-90</w:t>
      </w:r>
      <w:r>
        <w:rPr>
          <w:noProof/>
        </w:rPr>
        <w:fldChar w:fldCharType="end"/>
      </w:r>
    </w:p>
    <w:p w14:paraId="4EF26D79" w14:textId="77777777" w:rsidR="001B6382" w:rsidRDefault="001B6382">
      <w:pPr>
        <w:pStyle w:val="TOC4"/>
        <w:tabs>
          <w:tab w:val="left" w:pos="1680"/>
          <w:tab w:val="right" w:leader="dot" w:pos="8630"/>
        </w:tabs>
        <w:rPr>
          <w:rFonts w:asciiTheme="minorHAnsi" w:hAnsiTheme="minorHAnsi"/>
          <w:noProof/>
          <w:sz w:val="22"/>
        </w:rPr>
      </w:pPr>
      <w:r>
        <w:rPr>
          <w:noProof/>
        </w:rPr>
        <w:t>3.11.2.7</w:t>
      </w:r>
      <w:r>
        <w:rPr>
          <w:rFonts w:asciiTheme="minorHAnsi" w:hAnsiTheme="minorHAnsi"/>
          <w:noProof/>
          <w:sz w:val="22"/>
        </w:rPr>
        <w:tab/>
      </w:r>
      <w:r>
        <w:rPr>
          <w:noProof/>
        </w:rPr>
        <w:t>‘output activity coefficients’</w:t>
      </w:r>
      <w:r>
        <w:rPr>
          <w:noProof/>
        </w:rPr>
        <w:tab/>
      </w:r>
      <w:r>
        <w:rPr>
          <w:noProof/>
        </w:rPr>
        <w:fldChar w:fldCharType="begin"/>
      </w:r>
      <w:r>
        <w:rPr>
          <w:noProof/>
        </w:rPr>
        <w:instrText xml:space="preserve"> PAGEREF _Toc13056042 \h </w:instrText>
      </w:r>
      <w:r>
        <w:rPr>
          <w:noProof/>
        </w:rPr>
      </w:r>
      <w:r>
        <w:rPr>
          <w:noProof/>
        </w:rPr>
        <w:fldChar w:fldCharType="separate"/>
      </w:r>
      <w:r w:rsidR="00D41448">
        <w:rPr>
          <w:noProof/>
        </w:rPr>
        <w:t>3-90</w:t>
      </w:r>
      <w:r>
        <w:rPr>
          <w:noProof/>
        </w:rPr>
        <w:fldChar w:fldCharType="end"/>
      </w:r>
    </w:p>
    <w:p w14:paraId="455E8E94" w14:textId="77777777" w:rsidR="001B6382" w:rsidRDefault="001B6382">
      <w:pPr>
        <w:pStyle w:val="TOC4"/>
        <w:tabs>
          <w:tab w:val="left" w:pos="1680"/>
          <w:tab w:val="right" w:leader="dot" w:pos="8630"/>
        </w:tabs>
        <w:rPr>
          <w:rFonts w:asciiTheme="minorHAnsi" w:hAnsiTheme="minorHAnsi"/>
          <w:noProof/>
          <w:sz w:val="22"/>
        </w:rPr>
      </w:pPr>
      <w:r>
        <w:rPr>
          <w:noProof/>
        </w:rPr>
        <w:t>3.11.2.8</w:t>
      </w:r>
      <w:r>
        <w:rPr>
          <w:rFonts w:asciiTheme="minorHAnsi" w:hAnsiTheme="minorHAnsi"/>
          <w:noProof/>
          <w:sz w:val="22"/>
        </w:rPr>
        <w:tab/>
      </w:r>
      <w:r>
        <w:rPr>
          <w:noProof/>
        </w:rPr>
        <w:t>'output of mass through specified boundary'</w:t>
      </w:r>
      <w:r>
        <w:rPr>
          <w:noProof/>
        </w:rPr>
        <w:tab/>
      </w:r>
      <w:r>
        <w:rPr>
          <w:noProof/>
        </w:rPr>
        <w:fldChar w:fldCharType="begin"/>
      </w:r>
      <w:r>
        <w:rPr>
          <w:noProof/>
        </w:rPr>
        <w:instrText xml:space="preserve"> PAGEREF _Toc13056043 \h </w:instrText>
      </w:r>
      <w:r>
        <w:rPr>
          <w:noProof/>
        </w:rPr>
      </w:r>
      <w:r>
        <w:rPr>
          <w:noProof/>
        </w:rPr>
        <w:fldChar w:fldCharType="separate"/>
      </w:r>
      <w:r w:rsidR="00D41448">
        <w:rPr>
          <w:noProof/>
        </w:rPr>
        <w:t>3-90</w:t>
      </w:r>
      <w:r>
        <w:rPr>
          <w:noProof/>
        </w:rPr>
        <w:fldChar w:fldCharType="end"/>
      </w:r>
    </w:p>
    <w:p w14:paraId="57909284"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3.11.3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_Toc13056044 \h </w:instrText>
      </w:r>
      <w:r>
        <w:rPr>
          <w:noProof/>
        </w:rPr>
      </w:r>
      <w:r>
        <w:rPr>
          <w:noProof/>
        </w:rPr>
        <w:fldChar w:fldCharType="separate"/>
      </w:r>
      <w:r w:rsidR="00D41448">
        <w:rPr>
          <w:noProof/>
        </w:rPr>
        <w:t>3-91</w:t>
      </w:r>
      <w:r>
        <w:rPr>
          <w:noProof/>
        </w:rPr>
        <w:fldChar w:fldCharType="end"/>
      </w:r>
    </w:p>
    <w:p w14:paraId="6051A81E"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3.11.4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_Toc13056045 \h </w:instrText>
      </w:r>
      <w:r>
        <w:rPr>
          <w:noProof/>
        </w:rPr>
      </w:r>
      <w:r>
        <w:rPr>
          <w:noProof/>
        </w:rPr>
        <w:fldChar w:fldCharType="separate"/>
      </w:r>
      <w:r w:rsidR="00D41448">
        <w:rPr>
          <w:noProof/>
        </w:rPr>
        <w:t>3-91</w:t>
      </w:r>
      <w:r>
        <w:rPr>
          <w:noProof/>
        </w:rPr>
        <w:fldChar w:fldCharType="end"/>
      </w:r>
    </w:p>
    <w:p w14:paraId="37AB82C1" w14:textId="77777777" w:rsidR="001B6382" w:rsidRDefault="001B6382">
      <w:pPr>
        <w:pStyle w:val="TOC2"/>
        <w:tabs>
          <w:tab w:val="left" w:pos="960"/>
          <w:tab w:val="right" w:leader="dot" w:pos="8630"/>
        </w:tabs>
        <w:rPr>
          <w:rFonts w:asciiTheme="minorHAnsi" w:hAnsiTheme="minorHAnsi"/>
          <w:smallCaps w:val="0"/>
          <w:noProof/>
          <w:sz w:val="22"/>
        </w:rPr>
      </w:pPr>
      <w:r>
        <w:rPr>
          <w:noProof/>
        </w:rPr>
        <w:t>3.12</w:t>
      </w:r>
      <w:r>
        <w:rPr>
          <w:rFonts w:asciiTheme="minorHAnsi" w:hAnsiTheme="minorHAnsi"/>
          <w:smallCaps w:val="0"/>
          <w:noProof/>
          <w:sz w:val="22"/>
        </w:rPr>
        <w:tab/>
      </w:r>
      <w:r>
        <w:rPr>
          <w:noProof/>
        </w:rPr>
        <w:t>Physical parameters: Porous Medium (Data Block 9)</w:t>
      </w:r>
      <w:r>
        <w:rPr>
          <w:noProof/>
        </w:rPr>
        <w:tab/>
      </w:r>
      <w:r>
        <w:rPr>
          <w:noProof/>
        </w:rPr>
        <w:fldChar w:fldCharType="begin"/>
      </w:r>
      <w:r>
        <w:rPr>
          <w:noProof/>
        </w:rPr>
        <w:instrText xml:space="preserve"> PAGEREF _Toc13056046 \h </w:instrText>
      </w:r>
      <w:r>
        <w:rPr>
          <w:noProof/>
        </w:rPr>
      </w:r>
      <w:r>
        <w:rPr>
          <w:noProof/>
        </w:rPr>
        <w:fldChar w:fldCharType="separate"/>
      </w:r>
      <w:r w:rsidR="00D41448">
        <w:rPr>
          <w:noProof/>
        </w:rPr>
        <w:t>3-91</w:t>
      </w:r>
      <w:r>
        <w:rPr>
          <w:noProof/>
        </w:rPr>
        <w:fldChar w:fldCharType="end"/>
      </w:r>
    </w:p>
    <w:p w14:paraId="49C4099E"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3.12.1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_Toc13056047 \h </w:instrText>
      </w:r>
      <w:r>
        <w:rPr>
          <w:noProof/>
        </w:rPr>
      </w:r>
      <w:r>
        <w:rPr>
          <w:noProof/>
        </w:rPr>
        <w:fldChar w:fldCharType="separate"/>
      </w:r>
      <w:r w:rsidR="00D41448">
        <w:rPr>
          <w:noProof/>
        </w:rPr>
        <w:t>3-92</w:t>
      </w:r>
      <w:r>
        <w:rPr>
          <w:noProof/>
        </w:rPr>
        <w:fldChar w:fldCharType="end"/>
      </w:r>
    </w:p>
    <w:p w14:paraId="00B1D4A2"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3.12.2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_Toc13056048 \h </w:instrText>
      </w:r>
      <w:r>
        <w:rPr>
          <w:noProof/>
        </w:rPr>
      </w:r>
      <w:r>
        <w:rPr>
          <w:noProof/>
        </w:rPr>
        <w:fldChar w:fldCharType="separate"/>
      </w:r>
      <w:r w:rsidR="00D41448">
        <w:rPr>
          <w:noProof/>
        </w:rPr>
        <w:t>3-92</w:t>
      </w:r>
      <w:r>
        <w:rPr>
          <w:noProof/>
        </w:rPr>
        <w:fldChar w:fldCharType="end"/>
      </w:r>
    </w:p>
    <w:p w14:paraId="41370359" w14:textId="77777777" w:rsidR="001B6382" w:rsidRDefault="001B6382">
      <w:pPr>
        <w:pStyle w:val="TOC4"/>
        <w:tabs>
          <w:tab w:val="left" w:pos="1680"/>
          <w:tab w:val="right" w:leader="dot" w:pos="8630"/>
        </w:tabs>
        <w:rPr>
          <w:rFonts w:asciiTheme="minorHAnsi" w:hAnsiTheme="minorHAnsi"/>
          <w:noProof/>
          <w:sz w:val="22"/>
        </w:rPr>
      </w:pPr>
      <w:r>
        <w:rPr>
          <w:noProof/>
        </w:rPr>
        <w:t>3.12.2.1</w:t>
      </w:r>
      <w:r>
        <w:rPr>
          <w:rFonts w:asciiTheme="minorHAnsi" w:hAnsiTheme="minorHAnsi"/>
          <w:noProof/>
          <w:sz w:val="22"/>
        </w:rPr>
        <w:tab/>
      </w:r>
      <w:r>
        <w:rPr>
          <w:noProof/>
        </w:rPr>
        <w:t>‘physical parameters - porous medium’</w:t>
      </w:r>
      <w:r>
        <w:rPr>
          <w:noProof/>
        </w:rPr>
        <w:tab/>
      </w:r>
      <w:r>
        <w:rPr>
          <w:noProof/>
        </w:rPr>
        <w:fldChar w:fldCharType="begin"/>
      </w:r>
      <w:r>
        <w:rPr>
          <w:noProof/>
        </w:rPr>
        <w:instrText xml:space="preserve"> PAGEREF _Toc13056049 \h </w:instrText>
      </w:r>
      <w:r>
        <w:rPr>
          <w:noProof/>
        </w:rPr>
      </w:r>
      <w:r>
        <w:rPr>
          <w:noProof/>
        </w:rPr>
        <w:fldChar w:fldCharType="separate"/>
      </w:r>
      <w:r w:rsidR="00D41448">
        <w:rPr>
          <w:noProof/>
        </w:rPr>
        <w:t>3-92</w:t>
      </w:r>
      <w:r>
        <w:rPr>
          <w:noProof/>
        </w:rPr>
        <w:fldChar w:fldCharType="end"/>
      </w:r>
    </w:p>
    <w:p w14:paraId="76884585" w14:textId="77777777" w:rsidR="001B6382" w:rsidRDefault="001B6382">
      <w:pPr>
        <w:pStyle w:val="TOC4"/>
        <w:tabs>
          <w:tab w:val="left" w:pos="1680"/>
          <w:tab w:val="right" w:leader="dot" w:pos="8630"/>
        </w:tabs>
        <w:rPr>
          <w:rFonts w:asciiTheme="minorHAnsi" w:hAnsiTheme="minorHAnsi"/>
          <w:noProof/>
          <w:sz w:val="22"/>
        </w:rPr>
      </w:pPr>
      <w:r>
        <w:rPr>
          <w:noProof/>
        </w:rPr>
        <w:t>3.12.2.2</w:t>
      </w:r>
      <w:r>
        <w:rPr>
          <w:rFonts w:asciiTheme="minorHAnsi" w:hAnsiTheme="minorHAnsi"/>
          <w:noProof/>
          <w:sz w:val="22"/>
        </w:rPr>
        <w:tab/>
      </w:r>
      <w:r>
        <w:rPr>
          <w:noProof/>
        </w:rPr>
        <w:t>‘number and name of zone’</w:t>
      </w:r>
      <w:r>
        <w:rPr>
          <w:noProof/>
        </w:rPr>
        <w:tab/>
      </w:r>
      <w:r>
        <w:rPr>
          <w:noProof/>
        </w:rPr>
        <w:fldChar w:fldCharType="begin"/>
      </w:r>
      <w:r>
        <w:rPr>
          <w:noProof/>
        </w:rPr>
        <w:instrText xml:space="preserve"> PAGEREF _Toc13056050 \h </w:instrText>
      </w:r>
      <w:r>
        <w:rPr>
          <w:noProof/>
        </w:rPr>
      </w:r>
      <w:r>
        <w:rPr>
          <w:noProof/>
        </w:rPr>
        <w:fldChar w:fldCharType="separate"/>
      </w:r>
      <w:r w:rsidR="00D41448">
        <w:rPr>
          <w:noProof/>
        </w:rPr>
        <w:t>3-92</w:t>
      </w:r>
      <w:r>
        <w:rPr>
          <w:noProof/>
        </w:rPr>
        <w:fldChar w:fldCharType="end"/>
      </w:r>
    </w:p>
    <w:p w14:paraId="64E002F7"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3.12.3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_Toc13056051 \h </w:instrText>
      </w:r>
      <w:r>
        <w:rPr>
          <w:noProof/>
        </w:rPr>
      </w:r>
      <w:r>
        <w:rPr>
          <w:noProof/>
        </w:rPr>
        <w:fldChar w:fldCharType="separate"/>
      </w:r>
      <w:r w:rsidR="00D41448">
        <w:rPr>
          <w:noProof/>
        </w:rPr>
        <w:t>3-93</w:t>
      </w:r>
      <w:r>
        <w:rPr>
          <w:noProof/>
        </w:rPr>
        <w:fldChar w:fldCharType="end"/>
      </w:r>
    </w:p>
    <w:p w14:paraId="00DE9D1E"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3.12.4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_Toc13056052 \h </w:instrText>
      </w:r>
      <w:r>
        <w:rPr>
          <w:noProof/>
        </w:rPr>
      </w:r>
      <w:r>
        <w:rPr>
          <w:noProof/>
        </w:rPr>
        <w:fldChar w:fldCharType="separate"/>
      </w:r>
      <w:r w:rsidR="00D41448">
        <w:rPr>
          <w:noProof/>
        </w:rPr>
        <w:t>3-94</w:t>
      </w:r>
      <w:r>
        <w:rPr>
          <w:noProof/>
        </w:rPr>
        <w:fldChar w:fldCharType="end"/>
      </w:r>
    </w:p>
    <w:p w14:paraId="773E4423"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3.12.5</w:t>
      </w:r>
      <w:r>
        <w:rPr>
          <w:rFonts w:asciiTheme="minorHAnsi" w:hAnsiTheme="minorHAnsi"/>
          <w:i w:val="0"/>
          <w:noProof/>
          <w:sz w:val="22"/>
        </w:rPr>
        <w:tab/>
      </w:r>
      <w:r>
        <w:rPr>
          <w:noProof/>
        </w:rPr>
        <w:t>Distributed parameters input</w:t>
      </w:r>
      <w:r>
        <w:rPr>
          <w:noProof/>
        </w:rPr>
        <w:tab/>
      </w:r>
      <w:r>
        <w:rPr>
          <w:noProof/>
        </w:rPr>
        <w:fldChar w:fldCharType="begin"/>
      </w:r>
      <w:r>
        <w:rPr>
          <w:noProof/>
        </w:rPr>
        <w:instrText xml:space="preserve"> PAGEREF _Toc13056053 \h </w:instrText>
      </w:r>
      <w:r>
        <w:rPr>
          <w:noProof/>
        </w:rPr>
      </w:r>
      <w:r>
        <w:rPr>
          <w:noProof/>
        </w:rPr>
        <w:fldChar w:fldCharType="separate"/>
      </w:r>
      <w:r w:rsidR="00D41448">
        <w:rPr>
          <w:noProof/>
        </w:rPr>
        <w:t>3-94</w:t>
      </w:r>
      <w:r>
        <w:rPr>
          <w:noProof/>
        </w:rPr>
        <w:fldChar w:fldCharType="end"/>
      </w:r>
    </w:p>
    <w:p w14:paraId="2AC8F46B" w14:textId="77777777" w:rsidR="001B6382" w:rsidRDefault="001B6382">
      <w:pPr>
        <w:pStyle w:val="TOC2"/>
        <w:tabs>
          <w:tab w:val="left" w:pos="960"/>
          <w:tab w:val="right" w:leader="dot" w:pos="8630"/>
        </w:tabs>
        <w:rPr>
          <w:rFonts w:asciiTheme="minorHAnsi" w:hAnsiTheme="minorHAnsi"/>
          <w:smallCaps w:val="0"/>
          <w:noProof/>
          <w:sz w:val="22"/>
        </w:rPr>
      </w:pPr>
      <w:r>
        <w:rPr>
          <w:noProof/>
        </w:rPr>
        <w:t>3.13</w:t>
      </w:r>
      <w:r>
        <w:rPr>
          <w:rFonts w:asciiTheme="minorHAnsi" w:hAnsiTheme="minorHAnsi"/>
          <w:smallCaps w:val="0"/>
          <w:noProof/>
          <w:sz w:val="22"/>
        </w:rPr>
        <w:tab/>
      </w:r>
      <w:r>
        <w:rPr>
          <w:noProof/>
        </w:rPr>
        <w:t>Physical parameters-variably-saturated flow (Data Block 10)</w:t>
      </w:r>
      <w:r>
        <w:rPr>
          <w:noProof/>
        </w:rPr>
        <w:tab/>
      </w:r>
      <w:r>
        <w:rPr>
          <w:noProof/>
        </w:rPr>
        <w:fldChar w:fldCharType="begin"/>
      </w:r>
      <w:r>
        <w:rPr>
          <w:noProof/>
        </w:rPr>
        <w:instrText xml:space="preserve"> PAGEREF _Toc13056054 \h </w:instrText>
      </w:r>
      <w:r>
        <w:rPr>
          <w:noProof/>
        </w:rPr>
      </w:r>
      <w:r>
        <w:rPr>
          <w:noProof/>
        </w:rPr>
        <w:fldChar w:fldCharType="separate"/>
      </w:r>
      <w:r w:rsidR="00D41448">
        <w:rPr>
          <w:noProof/>
        </w:rPr>
        <w:t>3-95</w:t>
      </w:r>
      <w:r>
        <w:rPr>
          <w:noProof/>
        </w:rPr>
        <w:fldChar w:fldCharType="end"/>
      </w:r>
    </w:p>
    <w:p w14:paraId="7A557C11"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lastRenderedPageBreak/>
        <w:t>3.13.1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_Toc13056055 \h </w:instrText>
      </w:r>
      <w:r>
        <w:rPr>
          <w:noProof/>
        </w:rPr>
      </w:r>
      <w:r>
        <w:rPr>
          <w:noProof/>
        </w:rPr>
        <w:fldChar w:fldCharType="separate"/>
      </w:r>
      <w:r w:rsidR="00D41448">
        <w:rPr>
          <w:noProof/>
        </w:rPr>
        <w:t>3-95</w:t>
      </w:r>
      <w:r>
        <w:rPr>
          <w:noProof/>
        </w:rPr>
        <w:fldChar w:fldCharType="end"/>
      </w:r>
    </w:p>
    <w:p w14:paraId="3C859827"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3.13.2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_Toc13056056 \h </w:instrText>
      </w:r>
      <w:r>
        <w:rPr>
          <w:noProof/>
        </w:rPr>
      </w:r>
      <w:r>
        <w:rPr>
          <w:noProof/>
        </w:rPr>
        <w:fldChar w:fldCharType="separate"/>
      </w:r>
      <w:r w:rsidR="00D41448">
        <w:rPr>
          <w:noProof/>
        </w:rPr>
        <w:t>3-95</w:t>
      </w:r>
      <w:r>
        <w:rPr>
          <w:noProof/>
        </w:rPr>
        <w:fldChar w:fldCharType="end"/>
      </w:r>
    </w:p>
    <w:p w14:paraId="6C2AF34C" w14:textId="77777777" w:rsidR="001B6382" w:rsidRDefault="001B6382">
      <w:pPr>
        <w:pStyle w:val="TOC4"/>
        <w:tabs>
          <w:tab w:val="left" w:pos="1680"/>
          <w:tab w:val="right" w:leader="dot" w:pos="8630"/>
        </w:tabs>
        <w:rPr>
          <w:rFonts w:asciiTheme="minorHAnsi" w:hAnsiTheme="minorHAnsi"/>
          <w:noProof/>
          <w:sz w:val="22"/>
        </w:rPr>
      </w:pPr>
      <w:r>
        <w:rPr>
          <w:noProof/>
        </w:rPr>
        <w:t>3.13.2.1</w:t>
      </w:r>
      <w:r>
        <w:rPr>
          <w:rFonts w:asciiTheme="minorHAnsi" w:hAnsiTheme="minorHAnsi"/>
          <w:noProof/>
          <w:sz w:val="22"/>
        </w:rPr>
        <w:tab/>
      </w:r>
      <w:r>
        <w:rPr>
          <w:noProof/>
        </w:rPr>
        <w:t>‘physical parameters – variably saturated flow’</w:t>
      </w:r>
      <w:r>
        <w:rPr>
          <w:noProof/>
        </w:rPr>
        <w:tab/>
      </w:r>
      <w:r>
        <w:rPr>
          <w:noProof/>
        </w:rPr>
        <w:fldChar w:fldCharType="begin"/>
      </w:r>
      <w:r>
        <w:rPr>
          <w:noProof/>
        </w:rPr>
        <w:instrText xml:space="preserve"> PAGEREF _Toc13056057 \h </w:instrText>
      </w:r>
      <w:r>
        <w:rPr>
          <w:noProof/>
        </w:rPr>
      </w:r>
      <w:r>
        <w:rPr>
          <w:noProof/>
        </w:rPr>
        <w:fldChar w:fldCharType="separate"/>
      </w:r>
      <w:r w:rsidR="00D41448">
        <w:rPr>
          <w:noProof/>
        </w:rPr>
        <w:t>3-95</w:t>
      </w:r>
      <w:r>
        <w:rPr>
          <w:noProof/>
        </w:rPr>
        <w:fldChar w:fldCharType="end"/>
      </w:r>
    </w:p>
    <w:p w14:paraId="46C4905D" w14:textId="77777777" w:rsidR="001B6382" w:rsidRDefault="001B6382">
      <w:pPr>
        <w:pStyle w:val="TOC4"/>
        <w:tabs>
          <w:tab w:val="left" w:pos="1680"/>
          <w:tab w:val="right" w:leader="dot" w:pos="8630"/>
        </w:tabs>
        <w:rPr>
          <w:rFonts w:asciiTheme="minorHAnsi" w:hAnsiTheme="minorHAnsi"/>
          <w:noProof/>
          <w:sz w:val="22"/>
        </w:rPr>
      </w:pPr>
      <w:r>
        <w:rPr>
          <w:noProof/>
        </w:rPr>
        <w:t>3.13.2.2</w:t>
      </w:r>
      <w:r>
        <w:rPr>
          <w:rFonts w:asciiTheme="minorHAnsi" w:hAnsiTheme="minorHAnsi"/>
          <w:noProof/>
          <w:sz w:val="22"/>
        </w:rPr>
        <w:tab/>
      </w:r>
      <w:r>
        <w:rPr>
          <w:noProof/>
        </w:rPr>
        <w:t>‘hydraulic conductivity in ?-direction’</w:t>
      </w:r>
      <w:r>
        <w:rPr>
          <w:noProof/>
        </w:rPr>
        <w:tab/>
      </w:r>
      <w:r>
        <w:rPr>
          <w:noProof/>
        </w:rPr>
        <w:fldChar w:fldCharType="begin"/>
      </w:r>
      <w:r>
        <w:rPr>
          <w:noProof/>
        </w:rPr>
        <w:instrText xml:space="preserve"> PAGEREF _Toc13056058 \h </w:instrText>
      </w:r>
      <w:r>
        <w:rPr>
          <w:noProof/>
        </w:rPr>
      </w:r>
      <w:r>
        <w:rPr>
          <w:noProof/>
        </w:rPr>
        <w:fldChar w:fldCharType="separate"/>
      </w:r>
      <w:r w:rsidR="00D41448">
        <w:rPr>
          <w:noProof/>
        </w:rPr>
        <w:t>3-96</w:t>
      </w:r>
      <w:r>
        <w:rPr>
          <w:noProof/>
        </w:rPr>
        <w:fldChar w:fldCharType="end"/>
      </w:r>
    </w:p>
    <w:p w14:paraId="7DE30D08" w14:textId="77777777" w:rsidR="001B6382" w:rsidRDefault="001B6382">
      <w:pPr>
        <w:pStyle w:val="TOC4"/>
        <w:tabs>
          <w:tab w:val="left" w:pos="1680"/>
          <w:tab w:val="right" w:leader="dot" w:pos="8630"/>
        </w:tabs>
        <w:rPr>
          <w:rFonts w:asciiTheme="minorHAnsi" w:hAnsiTheme="minorHAnsi"/>
          <w:noProof/>
          <w:sz w:val="22"/>
        </w:rPr>
      </w:pPr>
      <w:r>
        <w:rPr>
          <w:noProof/>
        </w:rPr>
        <w:t>3.13.2.3</w:t>
      </w:r>
      <w:r>
        <w:rPr>
          <w:rFonts w:asciiTheme="minorHAnsi" w:hAnsiTheme="minorHAnsi"/>
          <w:noProof/>
          <w:sz w:val="22"/>
        </w:rPr>
        <w:tab/>
      </w:r>
      <w:r>
        <w:rPr>
          <w:noProof/>
        </w:rPr>
        <w:t>‘specific storage coefficient’</w:t>
      </w:r>
      <w:r>
        <w:rPr>
          <w:noProof/>
        </w:rPr>
        <w:tab/>
      </w:r>
      <w:r>
        <w:rPr>
          <w:noProof/>
        </w:rPr>
        <w:fldChar w:fldCharType="begin"/>
      </w:r>
      <w:r>
        <w:rPr>
          <w:noProof/>
        </w:rPr>
        <w:instrText xml:space="preserve"> PAGEREF _Toc13056059 \h </w:instrText>
      </w:r>
      <w:r>
        <w:rPr>
          <w:noProof/>
        </w:rPr>
      </w:r>
      <w:r>
        <w:rPr>
          <w:noProof/>
        </w:rPr>
        <w:fldChar w:fldCharType="separate"/>
      </w:r>
      <w:r w:rsidR="00D41448">
        <w:rPr>
          <w:noProof/>
        </w:rPr>
        <w:t>3-96</w:t>
      </w:r>
      <w:r>
        <w:rPr>
          <w:noProof/>
        </w:rPr>
        <w:fldChar w:fldCharType="end"/>
      </w:r>
    </w:p>
    <w:p w14:paraId="0A77F687" w14:textId="77777777" w:rsidR="001B6382" w:rsidRDefault="001B6382">
      <w:pPr>
        <w:pStyle w:val="TOC4"/>
        <w:tabs>
          <w:tab w:val="left" w:pos="1680"/>
          <w:tab w:val="right" w:leader="dot" w:pos="8630"/>
        </w:tabs>
        <w:rPr>
          <w:rFonts w:asciiTheme="minorHAnsi" w:hAnsiTheme="minorHAnsi"/>
          <w:noProof/>
          <w:sz w:val="22"/>
        </w:rPr>
      </w:pPr>
      <w:r>
        <w:rPr>
          <w:noProof/>
        </w:rPr>
        <w:t>3.13.2.4</w:t>
      </w:r>
      <w:r>
        <w:rPr>
          <w:rFonts w:asciiTheme="minorHAnsi" w:hAnsiTheme="minorHAnsi"/>
          <w:noProof/>
          <w:sz w:val="22"/>
        </w:rPr>
        <w:tab/>
      </w:r>
      <w:r>
        <w:rPr>
          <w:noProof/>
        </w:rPr>
        <w:t>‘soil hydraulic function parameters’</w:t>
      </w:r>
      <w:r>
        <w:rPr>
          <w:noProof/>
        </w:rPr>
        <w:tab/>
      </w:r>
      <w:r>
        <w:rPr>
          <w:noProof/>
        </w:rPr>
        <w:fldChar w:fldCharType="begin"/>
      </w:r>
      <w:r>
        <w:rPr>
          <w:noProof/>
        </w:rPr>
        <w:instrText xml:space="preserve"> PAGEREF _Toc13056060 \h </w:instrText>
      </w:r>
      <w:r>
        <w:rPr>
          <w:noProof/>
        </w:rPr>
      </w:r>
      <w:r>
        <w:rPr>
          <w:noProof/>
        </w:rPr>
        <w:fldChar w:fldCharType="separate"/>
      </w:r>
      <w:r w:rsidR="00D41448">
        <w:rPr>
          <w:noProof/>
        </w:rPr>
        <w:t>3-96</w:t>
      </w:r>
      <w:r>
        <w:rPr>
          <w:noProof/>
        </w:rPr>
        <w:fldChar w:fldCharType="end"/>
      </w:r>
    </w:p>
    <w:p w14:paraId="37394E05" w14:textId="77777777" w:rsidR="001B6382" w:rsidRDefault="001B6382">
      <w:pPr>
        <w:pStyle w:val="TOC4"/>
        <w:tabs>
          <w:tab w:val="left" w:pos="1680"/>
          <w:tab w:val="right" w:leader="dot" w:pos="8630"/>
        </w:tabs>
        <w:rPr>
          <w:rFonts w:asciiTheme="minorHAnsi" w:hAnsiTheme="minorHAnsi"/>
          <w:noProof/>
          <w:sz w:val="22"/>
        </w:rPr>
      </w:pPr>
      <w:r>
        <w:rPr>
          <w:noProof/>
        </w:rPr>
        <w:t>3.13.2.5</w:t>
      </w:r>
      <w:r>
        <w:rPr>
          <w:rFonts w:asciiTheme="minorHAnsi" w:hAnsiTheme="minorHAnsi"/>
          <w:noProof/>
          <w:sz w:val="22"/>
        </w:rPr>
        <w:tab/>
      </w:r>
      <w:r>
        <w:rPr>
          <w:noProof/>
        </w:rPr>
        <w:t>‘residual gas saturation’</w:t>
      </w:r>
      <w:r>
        <w:rPr>
          <w:noProof/>
        </w:rPr>
        <w:tab/>
      </w:r>
      <w:r>
        <w:rPr>
          <w:noProof/>
        </w:rPr>
        <w:fldChar w:fldCharType="begin"/>
      </w:r>
      <w:r>
        <w:rPr>
          <w:noProof/>
        </w:rPr>
        <w:instrText xml:space="preserve"> PAGEREF _Toc13056061 \h </w:instrText>
      </w:r>
      <w:r>
        <w:rPr>
          <w:noProof/>
        </w:rPr>
      </w:r>
      <w:r>
        <w:rPr>
          <w:noProof/>
        </w:rPr>
        <w:fldChar w:fldCharType="separate"/>
      </w:r>
      <w:r w:rsidR="00D41448">
        <w:rPr>
          <w:noProof/>
        </w:rPr>
        <w:t>3-96</w:t>
      </w:r>
      <w:r>
        <w:rPr>
          <w:noProof/>
        </w:rPr>
        <w:fldChar w:fldCharType="end"/>
      </w:r>
    </w:p>
    <w:p w14:paraId="2C72D967"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3.13.3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_Toc13056062 \h </w:instrText>
      </w:r>
      <w:r>
        <w:rPr>
          <w:noProof/>
        </w:rPr>
      </w:r>
      <w:r>
        <w:rPr>
          <w:noProof/>
        </w:rPr>
        <w:fldChar w:fldCharType="separate"/>
      </w:r>
      <w:r w:rsidR="00D41448">
        <w:rPr>
          <w:noProof/>
        </w:rPr>
        <w:t>3-97</w:t>
      </w:r>
      <w:r>
        <w:rPr>
          <w:noProof/>
        </w:rPr>
        <w:fldChar w:fldCharType="end"/>
      </w:r>
    </w:p>
    <w:p w14:paraId="4D0B181D"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3.13.4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_Toc13056063 \h </w:instrText>
      </w:r>
      <w:r>
        <w:rPr>
          <w:noProof/>
        </w:rPr>
      </w:r>
      <w:r>
        <w:rPr>
          <w:noProof/>
        </w:rPr>
        <w:fldChar w:fldCharType="separate"/>
      </w:r>
      <w:r w:rsidR="00D41448">
        <w:rPr>
          <w:noProof/>
        </w:rPr>
        <w:t>3-98</w:t>
      </w:r>
      <w:r>
        <w:rPr>
          <w:noProof/>
        </w:rPr>
        <w:fldChar w:fldCharType="end"/>
      </w:r>
    </w:p>
    <w:p w14:paraId="3DA8E641"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3.13.5</w:t>
      </w:r>
      <w:r>
        <w:rPr>
          <w:rFonts w:asciiTheme="minorHAnsi" w:hAnsiTheme="minorHAnsi"/>
          <w:i w:val="0"/>
          <w:noProof/>
          <w:sz w:val="22"/>
        </w:rPr>
        <w:tab/>
      </w:r>
      <w:r>
        <w:rPr>
          <w:noProof/>
        </w:rPr>
        <w:t>Distributed parameters input</w:t>
      </w:r>
      <w:r>
        <w:rPr>
          <w:noProof/>
        </w:rPr>
        <w:tab/>
      </w:r>
      <w:r>
        <w:rPr>
          <w:noProof/>
        </w:rPr>
        <w:fldChar w:fldCharType="begin"/>
      </w:r>
      <w:r>
        <w:rPr>
          <w:noProof/>
        </w:rPr>
        <w:instrText xml:space="preserve"> PAGEREF _Toc13056064 \h </w:instrText>
      </w:r>
      <w:r>
        <w:rPr>
          <w:noProof/>
        </w:rPr>
      </w:r>
      <w:r>
        <w:rPr>
          <w:noProof/>
        </w:rPr>
        <w:fldChar w:fldCharType="separate"/>
      </w:r>
      <w:r w:rsidR="00D41448">
        <w:rPr>
          <w:noProof/>
        </w:rPr>
        <w:t>3-98</w:t>
      </w:r>
      <w:r>
        <w:rPr>
          <w:noProof/>
        </w:rPr>
        <w:fldChar w:fldCharType="end"/>
      </w:r>
    </w:p>
    <w:p w14:paraId="13961DAA" w14:textId="77777777" w:rsidR="001B6382" w:rsidRDefault="001B6382">
      <w:pPr>
        <w:pStyle w:val="TOC2"/>
        <w:tabs>
          <w:tab w:val="left" w:pos="960"/>
          <w:tab w:val="right" w:leader="dot" w:pos="8630"/>
        </w:tabs>
        <w:rPr>
          <w:rFonts w:asciiTheme="minorHAnsi" w:hAnsiTheme="minorHAnsi"/>
          <w:smallCaps w:val="0"/>
          <w:noProof/>
          <w:sz w:val="22"/>
        </w:rPr>
      </w:pPr>
      <w:r>
        <w:rPr>
          <w:noProof/>
        </w:rPr>
        <w:t>3.14</w:t>
      </w:r>
      <w:r>
        <w:rPr>
          <w:rFonts w:asciiTheme="minorHAnsi" w:hAnsiTheme="minorHAnsi"/>
          <w:smallCaps w:val="0"/>
          <w:noProof/>
          <w:sz w:val="22"/>
        </w:rPr>
        <w:tab/>
      </w:r>
      <w:r>
        <w:rPr>
          <w:noProof/>
        </w:rPr>
        <w:t>physical parameters - energy balance (Data block 10B)</w:t>
      </w:r>
      <w:r>
        <w:rPr>
          <w:noProof/>
        </w:rPr>
        <w:tab/>
      </w:r>
      <w:r>
        <w:rPr>
          <w:noProof/>
        </w:rPr>
        <w:fldChar w:fldCharType="begin"/>
      </w:r>
      <w:r>
        <w:rPr>
          <w:noProof/>
        </w:rPr>
        <w:instrText xml:space="preserve"> PAGEREF _Toc13056065 \h </w:instrText>
      </w:r>
      <w:r>
        <w:rPr>
          <w:noProof/>
        </w:rPr>
      </w:r>
      <w:r>
        <w:rPr>
          <w:noProof/>
        </w:rPr>
        <w:fldChar w:fldCharType="separate"/>
      </w:r>
      <w:r w:rsidR="00D41448">
        <w:rPr>
          <w:noProof/>
        </w:rPr>
        <w:t>3-99</w:t>
      </w:r>
      <w:r>
        <w:rPr>
          <w:noProof/>
        </w:rPr>
        <w:fldChar w:fldCharType="end"/>
      </w:r>
    </w:p>
    <w:p w14:paraId="00FCB244"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3.14.1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_Toc13056066 \h </w:instrText>
      </w:r>
      <w:r>
        <w:rPr>
          <w:noProof/>
        </w:rPr>
      </w:r>
      <w:r>
        <w:rPr>
          <w:noProof/>
        </w:rPr>
        <w:fldChar w:fldCharType="separate"/>
      </w:r>
      <w:r w:rsidR="00D41448">
        <w:rPr>
          <w:noProof/>
        </w:rPr>
        <w:t>3-100</w:t>
      </w:r>
      <w:r>
        <w:rPr>
          <w:noProof/>
        </w:rPr>
        <w:fldChar w:fldCharType="end"/>
      </w:r>
    </w:p>
    <w:p w14:paraId="794F9452"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3.14.2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_Toc13056067 \h </w:instrText>
      </w:r>
      <w:r>
        <w:rPr>
          <w:noProof/>
        </w:rPr>
      </w:r>
      <w:r>
        <w:rPr>
          <w:noProof/>
        </w:rPr>
        <w:fldChar w:fldCharType="separate"/>
      </w:r>
      <w:r w:rsidR="00D41448">
        <w:rPr>
          <w:noProof/>
        </w:rPr>
        <w:t>3-100</w:t>
      </w:r>
      <w:r>
        <w:rPr>
          <w:noProof/>
        </w:rPr>
        <w:fldChar w:fldCharType="end"/>
      </w:r>
    </w:p>
    <w:p w14:paraId="7CFA01C7" w14:textId="77777777" w:rsidR="001B6382" w:rsidRDefault="001B6382">
      <w:pPr>
        <w:pStyle w:val="TOC4"/>
        <w:tabs>
          <w:tab w:val="left" w:pos="1680"/>
          <w:tab w:val="right" w:leader="dot" w:pos="8630"/>
        </w:tabs>
        <w:rPr>
          <w:rFonts w:asciiTheme="minorHAnsi" w:hAnsiTheme="minorHAnsi"/>
          <w:noProof/>
          <w:sz w:val="22"/>
        </w:rPr>
      </w:pPr>
      <w:r>
        <w:rPr>
          <w:noProof/>
        </w:rPr>
        <w:t>3.14.2.1</w:t>
      </w:r>
      <w:r>
        <w:rPr>
          <w:rFonts w:asciiTheme="minorHAnsi" w:hAnsiTheme="minorHAnsi"/>
          <w:noProof/>
          <w:sz w:val="22"/>
        </w:rPr>
        <w:tab/>
      </w:r>
      <w:r>
        <w:rPr>
          <w:noProof/>
        </w:rPr>
        <w:t>‘physical parameters - energy balance’</w:t>
      </w:r>
      <w:r>
        <w:rPr>
          <w:noProof/>
        </w:rPr>
        <w:tab/>
      </w:r>
      <w:r>
        <w:rPr>
          <w:noProof/>
        </w:rPr>
        <w:fldChar w:fldCharType="begin"/>
      </w:r>
      <w:r>
        <w:rPr>
          <w:noProof/>
        </w:rPr>
        <w:instrText xml:space="preserve"> PAGEREF _Toc13056068 \h </w:instrText>
      </w:r>
      <w:r>
        <w:rPr>
          <w:noProof/>
        </w:rPr>
      </w:r>
      <w:r>
        <w:rPr>
          <w:noProof/>
        </w:rPr>
        <w:fldChar w:fldCharType="separate"/>
      </w:r>
      <w:r w:rsidR="00D41448">
        <w:rPr>
          <w:noProof/>
        </w:rPr>
        <w:t>3-100</w:t>
      </w:r>
      <w:r>
        <w:rPr>
          <w:noProof/>
        </w:rPr>
        <w:fldChar w:fldCharType="end"/>
      </w:r>
    </w:p>
    <w:p w14:paraId="1E231B91" w14:textId="77777777" w:rsidR="001B6382" w:rsidRDefault="001B6382">
      <w:pPr>
        <w:pStyle w:val="TOC4"/>
        <w:tabs>
          <w:tab w:val="left" w:pos="1680"/>
          <w:tab w:val="right" w:leader="dot" w:pos="8630"/>
        </w:tabs>
        <w:rPr>
          <w:rFonts w:asciiTheme="minorHAnsi" w:hAnsiTheme="minorHAnsi"/>
          <w:noProof/>
          <w:sz w:val="22"/>
        </w:rPr>
      </w:pPr>
      <w:r>
        <w:rPr>
          <w:noProof/>
        </w:rPr>
        <w:t>3.14.2.2</w:t>
      </w:r>
      <w:r>
        <w:rPr>
          <w:rFonts w:asciiTheme="minorHAnsi" w:hAnsiTheme="minorHAnsi"/>
          <w:noProof/>
          <w:sz w:val="22"/>
        </w:rPr>
        <w:tab/>
      </w:r>
      <w:r>
        <w:rPr>
          <w:noProof/>
        </w:rPr>
        <w:t>‘specific heat of water’</w:t>
      </w:r>
      <w:r>
        <w:rPr>
          <w:noProof/>
        </w:rPr>
        <w:tab/>
      </w:r>
      <w:r>
        <w:rPr>
          <w:noProof/>
        </w:rPr>
        <w:fldChar w:fldCharType="begin"/>
      </w:r>
      <w:r>
        <w:rPr>
          <w:noProof/>
        </w:rPr>
        <w:instrText xml:space="preserve"> PAGEREF _Toc13056069 \h </w:instrText>
      </w:r>
      <w:r>
        <w:rPr>
          <w:noProof/>
        </w:rPr>
      </w:r>
      <w:r>
        <w:rPr>
          <w:noProof/>
        </w:rPr>
        <w:fldChar w:fldCharType="separate"/>
      </w:r>
      <w:r w:rsidR="00D41448">
        <w:rPr>
          <w:noProof/>
        </w:rPr>
        <w:t>3-100</w:t>
      </w:r>
      <w:r>
        <w:rPr>
          <w:noProof/>
        </w:rPr>
        <w:fldChar w:fldCharType="end"/>
      </w:r>
    </w:p>
    <w:p w14:paraId="43E54F49" w14:textId="77777777" w:rsidR="001B6382" w:rsidRDefault="001B6382">
      <w:pPr>
        <w:pStyle w:val="TOC4"/>
        <w:tabs>
          <w:tab w:val="left" w:pos="1680"/>
          <w:tab w:val="right" w:leader="dot" w:pos="8630"/>
        </w:tabs>
        <w:rPr>
          <w:rFonts w:asciiTheme="minorHAnsi" w:hAnsiTheme="minorHAnsi"/>
          <w:noProof/>
          <w:sz w:val="22"/>
        </w:rPr>
      </w:pPr>
      <w:r>
        <w:rPr>
          <w:noProof/>
        </w:rPr>
        <w:t>3.14.2.3</w:t>
      </w:r>
      <w:r>
        <w:rPr>
          <w:rFonts w:asciiTheme="minorHAnsi" w:hAnsiTheme="minorHAnsi"/>
          <w:noProof/>
          <w:sz w:val="22"/>
        </w:rPr>
        <w:tab/>
      </w:r>
      <w:r>
        <w:rPr>
          <w:noProof/>
        </w:rPr>
        <w:t>‘specific heat of air’</w:t>
      </w:r>
      <w:r>
        <w:rPr>
          <w:noProof/>
        </w:rPr>
        <w:tab/>
      </w:r>
      <w:r>
        <w:rPr>
          <w:noProof/>
        </w:rPr>
        <w:fldChar w:fldCharType="begin"/>
      </w:r>
      <w:r>
        <w:rPr>
          <w:noProof/>
        </w:rPr>
        <w:instrText xml:space="preserve"> PAGEREF _Toc13056070 \h </w:instrText>
      </w:r>
      <w:r>
        <w:rPr>
          <w:noProof/>
        </w:rPr>
      </w:r>
      <w:r>
        <w:rPr>
          <w:noProof/>
        </w:rPr>
        <w:fldChar w:fldCharType="separate"/>
      </w:r>
      <w:r w:rsidR="00D41448">
        <w:rPr>
          <w:noProof/>
        </w:rPr>
        <w:t>3-100</w:t>
      </w:r>
      <w:r>
        <w:rPr>
          <w:noProof/>
        </w:rPr>
        <w:fldChar w:fldCharType="end"/>
      </w:r>
    </w:p>
    <w:p w14:paraId="4F1F738B" w14:textId="77777777" w:rsidR="001B6382" w:rsidRDefault="001B6382">
      <w:pPr>
        <w:pStyle w:val="TOC4"/>
        <w:tabs>
          <w:tab w:val="left" w:pos="1680"/>
          <w:tab w:val="right" w:leader="dot" w:pos="8630"/>
        </w:tabs>
        <w:rPr>
          <w:rFonts w:asciiTheme="minorHAnsi" w:hAnsiTheme="minorHAnsi"/>
          <w:noProof/>
          <w:sz w:val="22"/>
        </w:rPr>
      </w:pPr>
      <w:r>
        <w:rPr>
          <w:noProof/>
        </w:rPr>
        <w:t>3.14.2.4</w:t>
      </w:r>
      <w:r>
        <w:rPr>
          <w:rFonts w:asciiTheme="minorHAnsi" w:hAnsiTheme="minorHAnsi"/>
          <w:noProof/>
          <w:sz w:val="22"/>
        </w:rPr>
        <w:tab/>
      </w:r>
      <w:r>
        <w:rPr>
          <w:noProof/>
        </w:rPr>
        <w:t>‘gas thermal conductivity’</w:t>
      </w:r>
      <w:r>
        <w:rPr>
          <w:noProof/>
        </w:rPr>
        <w:tab/>
      </w:r>
      <w:r>
        <w:rPr>
          <w:noProof/>
        </w:rPr>
        <w:fldChar w:fldCharType="begin"/>
      </w:r>
      <w:r>
        <w:rPr>
          <w:noProof/>
        </w:rPr>
        <w:instrText xml:space="preserve"> PAGEREF _Toc13056071 \h </w:instrText>
      </w:r>
      <w:r>
        <w:rPr>
          <w:noProof/>
        </w:rPr>
      </w:r>
      <w:r>
        <w:rPr>
          <w:noProof/>
        </w:rPr>
        <w:fldChar w:fldCharType="separate"/>
      </w:r>
      <w:r w:rsidR="00D41448">
        <w:rPr>
          <w:noProof/>
        </w:rPr>
        <w:t>3-100</w:t>
      </w:r>
      <w:r>
        <w:rPr>
          <w:noProof/>
        </w:rPr>
        <w:fldChar w:fldCharType="end"/>
      </w:r>
    </w:p>
    <w:p w14:paraId="04A0750A" w14:textId="77777777" w:rsidR="001B6382" w:rsidRDefault="001B6382">
      <w:pPr>
        <w:pStyle w:val="TOC4"/>
        <w:tabs>
          <w:tab w:val="left" w:pos="1680"/>
          <w:tab w:val="right" w:leader="dot" w:pos="8630"/>
        </w:tabs>
        <w:rPr>
          <w:rFonts w:asciiTheme="minorHAnsi" w:hAnsiTheme="minorHAnsi"/>
          <w:noProof/>
          <w:sz w:val="22"/>
        </w:rPr>
      </w:pPr>
      <w:r>
        <w:rPr>
          <w:noProof/>
        </w:rPr>
        <w:t>3.14.2.5</w:t>
      </w:r>
      <w:r>
        <w:rPr>
          <w:rFonts w:asciiTheme="minorHAnsi" w:hAnsiTheme="minorHAnsi"/>
          <w:noProof/>
          <w:sz w:val="22"/>
        </w:rPr>
        <w:tab/>
      </w:r>
      <w:r>
        <w:rPr>
          <w:noProof/>
        </w:rPr>
        <w:t>‘specific heat of solid’</w:t>
      </w:r>
      <w:r>
        <w:rPr>
          <w:noProof/>
        </w:rPr>
        <w:tab/>
      </w:r>
      <w:r>
        <w:rPr>
          <w:noProof/>
        </w:rPr>
        <w:fldChar w:fldCharType="begin"/>
      </w:r>
      <w:r>
        <w:rPr>
          <w:noProof/>
        </w:rPr>
        <w:instrText xml:space="preserve"> PAGEREF _Toc13056072 \h </w:instrText>
      </w:r>
      <w:r>
        <w:rPr>
          <w:noProof/>
        </w:rPr>
      </w:r>
      <w:r>
        <w:rPr>
          <w:noProof/>
        </w:rPr>
        <w:fldChar w:fldCharType="separate"/>
      </w:r>
      <w:r w:rsidR="00D41448">
        <w:rPr>
          <w:noProof/>
        </w:rPr>
        <w:t>3-100</w:t>
      </w:r>
      <w:r>
        <w:rPr>
          <w:noProof/>
        </w:rPr>
        <w:fldChar w:fldCharType="end"/>
      </w:r>
    </w:p>
    <w:p w14:paraId="1AB6B66F" w14:textId="77777777" w:rsidR="001B6382" w:rsidRDefault="001B6382">
      <w:pPr>
        <w:pStyle w:val="TOC4"/>
        <w:tabs>
          <w:tab w:val="left" w:pos="1680"/>
          <w:tab w:val="right" w:leader="dot" w:pos="8630"/>
        </w:tabs>
        <w:rPr>
          <w:rFonts w:asciiTheme="minorHAnsi" w:hAnsiTheme="minorHAnsi"/>
          <w:noProof/>
          <w:sz w:val="22"/>
        </w:rPr>
      </w:pPr>
      <w:r>
        <w:rPr>
          <w:noProof/>
        </w:rPr>
        <w:t>3.14.2.6</w:t>
      </w:r>
      <w:r>
        <w:rPr>
          <w:rFonts w:asciiTheme="minorHAnsi" w:hAnsiTheme="minorHAnsi"/>
          <w:noProof/>
          <w:sz w:val="22"/>
        </w:rPr>
        <w:tab/>
      </w:r>
      <w:r>
        <w:rPr>
          <w:noProof/>
        </w:rPr>
        <w:t>‘water thermal conductivity in ?-direction’</w:t>
      </w:r>
      <w:r>
        <w:rPr>
          <w:noProof/>
        </w:rPr>
        <w:tab/>
      </w:r>
      <w:r>
        <w:rPr>
          <w:noProof/>
        </w:rPr>
        <w:fldChar w:fldCharType="begin"/>
      </w:r>
      <w:r>
        <w:rPr>
          <w:noProof/>
        </w:rPr>
        <w:instrText xml:space="preserve"> PAGEREF _Toc13056073 \h </w:instrText>
      </w:r>
      <w:r>
        <w:rPr>
          <w:noProof/>
        </w:rPr>
      </w:r>
      <w:r>
        <w:rPr>
          <w:noProof/>
        </w:rPr>
        <w:fldChar w:fldCharType="separate"/>
      </w:r>
      <w:r w:rsidR="00D41448">
        <w:rPr>
          <w:noProof/>
        </w:rPr>
        <w:t>3-100</w:t>
      </w:r>
      <w:r>
        <w:rPr>
          <w:noProof/>
        </w:rPr>
        <w:fldChar w:fldCharType="end"/>
      </w:r>
    </w:p>
    <w:p w14:paraId="6E8183D5" w14:textId="77777777" w:rsidR="001B6382" w:rsidRDefault="001B6382">
      <w:pPr>
        <w:pStyle w:val="TOC4"/>
        <w:tabs>
          <w:tab w:val="left" w:pos="1680"/>
          <w:tab w:val="right" w:leader="dot" w:pos="8630"/>
        </w:tabs>
        <w:rPr>
          <w:rFonts w:asciiTheme="minorHAnsi" w:hAnsiTheme="minorHAnsi"/>
          <w:noProof/>
          <w:sz w:val="22"/>
        </w:rPr>
      </w:pPr>
      <w:r>
        <w:rPr>
          <w:noProof/>
        </w:rPr>
        <w:t>3.14.2.7</w:t>
      </w:r>
      <w:r>
        <w:rPr>
          <w:rFonts w:asciiTheme="minorHAnsi" w:hAnsiTheme="minorHAnsi"/>
          <w:noProof/>
          <w:sz w:val="22"/>
        </w:rPr>
        <w:tab/>
      </w:r>
      <w:r>
        <w:rPr>
          <w:noProof/>
        </w:rPr>
        <w:t>‘solid thermal conductivity in ?-direction’</w:t>
      </w:r>
      <w:r>
        <w:rPr>
          <w:noProof/>
        </w:rPr>
        <w:tab/>
      </w:r>
      <w:r>
        <w:rPr>
          <w:noProof/>
        </w:rPr>
        <w:fldChar w:fldCharType="begin"/>
      </w:r>
      <w:r>
        <w:rPr>
          <w:noProof/>
        </w:rPr>
        <w:instrText xml:space="preserve"> PAGEREF _Toc13056074 \h </w:instrText>
      </w:r>
      <w:r>
        <w:rPr>
          <w:noProof/>
        </w:rPr>
      </w:r>
      <w:r>
        <w:rPr>
          <w:noProof/>
        </w:rPr>
        <w:fldChar w:fldCharType="separate"/>
      </w:r>
      <w:r w:rsidR="00D41448">
        <w:rPr>
          <w:noProof/>
        </w:rPr>
        <w:t>3-101</w:t>
      </w:r>
      <w:r>
        <w:rPr>
          <w:noProof/>
        </w:rPr>
        <w:fldChar w:fldCharType="end"/>
      </w:r>
    </w:p>
    <w:p w14:paraId="79AB7577" w14:textId="77777777" w:rsidR="001B6382" w:rsidRDefault="001B6382">
      <w:pPr>
        <w:pStyle w:val="TOC4"/>
        <w:tabs>
          <w:tab w:val="left" w:pos="1680"/>
          <w:tab w:val="right" w:leader="dot" w:pos="8630"/>
        </w:tabs>
        <w:rPr>
          <w:rFonts w:asciiTheme="minorHAnsi" w:hAnsiTheme="minorHAnsi"/>
          <w:noProof/>
          <w:sz w:val="22"/>
        </w:rPr>
      </w:pPr>
      <w:r>
        <w:rPr>
          <w:noProof/>
        </w:rPr>
        <w:t>3.14.2.8</w:t>
      </w:r>
      <w:r>
        <w:rPr>
          <w:rFonts w:asciiTheme="minorHAnsi" w:hAnsiTheme="minorHAnsi"/>
          <w:noProof/>
          <w:sz w:val="22"/>
        </w:rPr>
        <w:tab/>
      </w:r>
      <w:r>
        <w:rPr>
          <w:noProof/>
        </w:rPr>
        <w:t>Thermal dispersivities</w:t>
      </w:r>
      <w:r>
        <w:rPr>
          <w:noProof/>
        </w:rPr>
        <w:tab/>
      </w:r>
      <w:r>
        <w:rPr>
          <w:noProof/>
        </w:rPr>
        <w:fldChar w:fldCharType="begin"/>
      </w:r>
      <w:r>
        <w:rPr>
          <w:noProof/>
        </w:rPr>
        <w:instrText xml:space="preserve"> PAGEREF _Toc13056075 \h </w:instrText>
      </w:r>
      <w:r>
        <w:rPr>
          <w:noProof/>
        </w:rPr>
      </w:r>
      <w:r>
        <w:rPr>
          <w:noProof/>
        </w:rPr>
        <w:fldChar w:fldCharType="separate"/>
      </w:r>
      <w:r w:rsidR="00D41448">
        <w:rPr>
          <w:noProof/>
        </w:rPr>
        <w:t>3-101</w:t>
      </w:r>
      <w:r>
        <w:rPr>
          <w:noProof/>
        </w:rPr>
        <w:fldChar w:fldCharType="end"/>
      </w:r>
    </w:p>
    <w:p w14:paraId="41C6566F" w14:textId="77777777" w:rsidR="001B6382" w:rsidRDefault="001B6382">
      <w:pPr>
        <w:pStyle w:val="TOC4"/>
        <w:tabs>
          <w:tab w:val="left" w:pos="1680"/>
          <w:tab w:val="right" w:leader="dot" w:pos="8630"/>
        </w:tabs>
        <w:rPr>
          <w:rFonts w:asciiTheme="minorHAnsi" w:hAnsiTheme="minorHAnsi"/>
          <w:noProof/>
          <w:sz w:val="22"/>
        </w:rPr>
      </w:pPr>
      <w:r>
        <w:rPr>
          <w:noProof/>
        </w:rPr>
        <w:t>3.14.2.9</w:t>
      </w:r>
      <w:r>
        <w:rPr>
          <w:rFonts w:asciiTheme="minorHAnsi" w:hAnsiTheme="minorHAnsi"/>
          <w:noProof/>
          <w:sz w:val="22"/>
        </w:rPr>
        <w:tab/>
      </w:r>
      <w:r>
        <w:rPr>
          <w:noProof/>
        </w:rPr>
        <w:t>‘read energy balance parameters from file’</w:t>
      </w:r>
      <w:r>
        <w:rPr>
          <w:noProof/>
        </w:rPr>
        <w:tab/>
      </w:r>
      <w:r>
        <w:rPr>
          <w:noProof/>
        </w:rPr>
        <w:fldChar w:fldCharType="begin"/>
      </w:r>
      <w:r>
        <w:rPr>
          <w:noProof/>
        </w:rPr>
        <w:instrText xml:space="preserve"> PAGEREF _Toc13056076 \h </w:instrText>
      </w:r>
      <w:r>
        <w:rPr>
          <w:noProof/>
        </w:rPr>
      </w:r>
      <w:r>
        <w:rPr>
          <w:noProof/>
        </w:rPr>
        <w:fldChar w:fldCharType="separate"/>
      </w:r>
      <w:r w:rsidR="00D41448">
        <w:rPr>
          <w:noProof/>
        </w:rPr>
        <w:t>3-101</w:t>
      </w:r>
      <w:r>
        <w:rPr>
          <w:noProof/>
        </w:rPr>
        <w:fldChar w:fldCharType="end"/>
      </w:r>
    </w:p>
    <w:p w14:paraId="70EEB211"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3.14.3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_Toc13056077 \h </w:instrText>
      </w:r>
      <w:r>
        <w:rPr>
          <w:noProof/>
        </w:rPr>
      </w:r>
      <w:r>
        <w:rPr>
          <w:noProof/>
        </w:rPr>
        <w:fldChar w:fldCharType="separate"/>
      </w:r>
      <w:r w:rsidR="00D41448">
        <w:rPr>
          <w:noProof/>
        </w:rPr>
        <w:t>3-103</w:t>
      </w:r>
      <w:r>
        <w:rPr>
          <w:noProof/>
        </w:rPr>
        <w:fldChar w:fldCharType="end"/>
      </w:r>
    </w:p>
    <w:p w14:paraId="10323CE6"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3.14.4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_Toc13056078 \h </w:instrText>
      </w:r>
      <w:r>
        <w:rPr>
          <w:noProof/>
        </w:rPr>
      </w:r>
      <w:r>
        <w:rPr>
          <w:noProof/>
        </w:rPr>
        <w:fldChar w:fldCharType="separate"/>
      </w:r>
      <w:r w:rsidR="00D41448">
        <w:rPr>
          <w:noProof/>
        </w:rPr>
        <w:t>3-104</w:t>
      </w:r>
      <w:r>
        <w:rPr>
          <w:noProof/>
        </w:rPr>
        <w:fldChar w:fldCharType="end"/>
      </w:r>
    </w:p>
    <w:p w14:paraId="72570DCE" w14:textId="77777777" w:rsidR="001B6382" w:rsidRDefault="001B6382">
      <w:pPr>
        <w:pStyle w:val="TOC2"/>
        <w:tabs>
          <w:tab w:val="left" w:pos="960"/>
          <w:tab w:val="right" w:leader="dot" w:pos="8630"/>
        </w:tabs>
        <w:rPr>
          <w:rFonts w:asciiTheme="minorHAnsi" w:hAnsiTheme="minorHAnsi"/>
          <w:smallCaps w:val="0"/>
          <w:noProof/>
          <w:sz w:val="22"/>
        </w:rPr>
      </w:pPr>
      <w:r>
        <w:rPr>
          <w:noProof/>
        </w:rPr>
        <w:t>3.15</w:t>
      </w:r>
      <w:r>
        <w:rPr>
          <w:rFonts w:asciiTheme="minorHAnsi" w:hAnsiTheme="minorHAnsi"/>
          <w:smallCaps w:val="0"/>
          <w:noProof/>
          <w:sz w:val="22"/>
        </w:rPr>
        <w:tab/>
      </w:r>
      <w:r>
        <w:rPr>
          <w:noProof/>
        </w:rPr>
        <w:t>Phyisical parameters – reactive transport (Data Block 11)</w:t>
      </w:r>
      <w:r>
        <w:rPr>
          <w:noProof/>
        </w:rPr>
        <w:tab/>
      </w:r>
      <w:r>
        <w:rPr>
          <w:noProof/>
        </w:rPr>
        <w:fldChar w:fldCharType="begin"/>
      </w:r>
      <w:r>
        <w:rPr>
          <w:noProof/>
        </w:rPr>
        <w:instrText xml:space="preserve"> PAGEREF _Toc13056079 \h </w:instrText>
      </w:r>
      <w:r>
        <w:rPr>
          <w:noProof/>
        </w:rPr>
      </w:r>
      <w:r>
        <w:rPr>
          <w:noProof/>
        </w:rPr>
        <w:fldChar w:fldCharType="separate"/>
      </w:r>
      <w:r w:rsidR="00D41448">
        <w:rPr>
          <w:noProof/>
        </w:rPr>
        <w:t>3-104</w:t>
      </w:r>
      <w:r>
        <w:rPr>
          <w:noProof/>
        </w:rPr>
        <w:fldChar w:fldCharType="end"/>
      </w:r>
    </w:p>
    <w:p w14:paraId="10B99844"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3.15.1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_Toc13056080 \h </w:instrText>
      </w:r>
      <w:r>
        <w:rPr>
          <w:noProof/>
        </w:rPr>
      </w:r>
      <w:r>
        <w:rPr>
          <w:noProof/>
        </w:rPr>
        <w:fldChar w:fldCharType="separate"/>
      </w:r>
      <w:r w:rsidR="00D41448">
        <w:rPr>
          <w:noProof/>
        </w:rPr>
        <w:t>3-104</w:t>
      </w:r>
      <w:r>
        <w:rPr>
          <w:noProof/>
        </w:rPr>
        <w:fldChar w:fldCharType="end"/>
      </w:r>
    </w:p>
    <w:p w14:paraId="3B132911"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3.15.2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_Toc13056081 \h </w:instrText>
      </w:r>
      <w:r>
        <w:rPr>
          <w:noProof/>
        </w:rPr>
      </w:r>
      <w:r>
        <w:rPr>
          <w:noProof/>
        </w:rPr>
        <w:fldChar w:fldCharType="separate"/>
      </w:r>
      <w:r w:rsidR="00D41448">
        <w:rPr>
          <w:noProof/>
        </w:rPr>
        <w:t>3-105</w:t>
      </w:r>
      <w:r>
        <w:rPr>
          <w:noProof/>
        </w:rPr>
        <w:fldChar w:fldCharType="end"/>
      </w:r>
    </w:p>
    <w:p w14:paraId="691B4C23" w14:textId="77777777" w:rsidR="001B6382" w:rsidRDefault="001B6382">
      <w:pPr>
        <w:pStyle w:val="TOC4"/>
        <w:tabs>
          <w:tab w:val="left" w:pos="1680"/>
          <w:tab w:val="right" w:leader="dot" w:pos="8630"/>
        </w:tabs>
        <w:rPr>
          <w:rFonts w:asciiTheme="minorHAnsi" w:hAnsiTheme="minorHAnsi"/>
          <w:noProof/>
          <w:sz w:val="22"/>
        </w:rPr>
      </w:pPr>
      <w:r>
        <w:rPr>
          <w:noProof/>
        </w:rPr>
        <w:t>3.15.2.1</w:t>
      </w:r>
      <w:r>
        <w:rPr>
          <w:rFonts w:asciiTheme="minorHAnsi" w:hAnsiTheme="minorHAnsi"/>
          <w:noProof/>
          <w:sz w:val="22"/>
        </w:rPr>
        <w:tab/>
      </w:r>
      <w:r>
        <w:rPr>
          <w:noProof/>
        </w:rPr>
        <w:t>‘physical parameters – reactive transport’</w:t>
      </w:r>
      <w:r>
        <w:rPr>
          <w:noProof/>
        </w:rPr>
        <w:tab/>
      </w:r>
      <w:r>
        <w:rPr>
          <w:noProof/>
        </w:rPr>
        <w:fldChar w:fldCharType="begin"/>
      </w:r>
      <w:r>
        <w:rPr>
          <w:noProof/>
        </w:rPr>
        <w:instrText xml:space="preserve"> PAGEREF _Toc13056082 \h </w:instrText>
      </w:r>
      <w:r>
        <w:rPr>
          <w:noProof/>
        </w:rPr>
      </w:r>
      <w:r>
        <w:rPr>
          <w:noProof/>
        </w:rPr>
        <w:fldChar w:fldCharType="separate"/>
      </w:r>
      <w:r w:rsidR="00D41448">
        <w:rPr>
          <w:noProof/>
        </w:rPr>
        <w:t>3-105</w:t>
      </w:r>
      <w:r>
        <w:rPr>
          <w:noProof/>
        </w:rPr>
        <w:fldChar w:fldCharType="end"/>
      </w:r>
    </w:p>
    <w:p w14:paraId="5744C82F" w14:textId="77777777" w:rsidR="001B6382" w:rsidRDefault="001B6382">
      <w:pPr>
        <w:pStyle w:val="TOC4"/>
        <w:tabs>
          <w:tab w:val="left" w:pos="1680"/>
          <w:tab w:val="right" w:leader="dot" w:pos="8630"/>
        </w:tabs>
        <w:rPr>
          <w:rFonts w:asciiTheme="minorHAnsi" w:hAnsiTheme="minorHAnsi"/>
          <w:noProof/>
          <w:sz w:val="22"/>
        </w:rPr>
      </w:pPr>
      <w:r>
        <w:rPr>
          <w:noProof/>
        </w:rPr>
        <w:t>3.15.2.2</w:t>
      </w:r>
      <w:r>
        <w:rPr>
          <w:rFonts w:asciiTheme="minorHAnsi" w:hAnsiTheme="minorHAnsi"/>
          <w:noProof/>
          <w:sz w:val="22"/>
        </w:rPr>
        <w:tab/>
      </w:r>
      <w:r>
        <w:rPr>
          <w:noProof/>
        </w:rPr>
        <w:t>‘diffusion coefficients’</w:t>
      </w:r>
      <w:r>
        <w:rPr>
          <w:noProof/>
        </w:rPr>
        <w:tab/>
      </w:r>
      <w:r>
        <w:rPr>
          <w:noProof/>
        </w:rPr>
        <w:fldChar w:fldCharType="begin"/>
      </w:r>
      <w:r>
        <w:rPr>
          <w:noProof/>
        </w:rPr>
        <w:instrText xml:space="preserve"> PAGEREF _Toc13056083 \h </w:instrText>
      </w:r>
      <w:r>
        <w:rPr>
          <w:noProof/>
        </w:rPr>
      </w:r>
      <w:r>
        <w:rPr>
          <w:noProof/>
        </w:rPr>
        <w:fldChar w:fldCharType="separate"/>
      </w:r>
      <w:r w:rsidR="00D41448">
        <w:rPr>
          <w:noProof/>
        </w:rPr>
        <w:t>3-105</w:t>
      </w:r>
      <w:r>
        <w:rPr>
          <w:noProof/>
        </w:rPr>
        <w:fldChar w:fldCharType="end"/>
      </w:r>
    </w:p>
    <w:p w14:paraId="04C09B61" w14:textId="77777777" w:rsidR="001B6382" w:rsidRDefault="001B6382">
      <w:pPr>
        <w:pStyle w:val="TOC4"/>
        <w:tabs>
          <w:tab w:val="left" w:pos="1680"/>
          <w:tab w:val="right" w:leader="dot" w:pos="8630"/>
        </w:tabs>
        <w:rPr>
          <w:rFonts w:asciiTheme="minorHAnsi" w:hAnsiTheme="minorHAnsi"/>
          <w:noProof/>
          <w:sz w:val="22"/>
        </w:rPr>
      </w:pPr>
      <w:r>
        <w:rPr>
          <w:noProof/>
        </w:rPr>
        <w:t>3.15.2.3</w:t>
      </w:r>
      <w:r>
        <w:rPr>
          <w:rFonts w:asciiTheme="minorHAnsi" w:hAnsiTheme="minorHAnsi"/>
          <w:noProof/>
          <w:sz w:val="22"/>
        </w:rPr>
        <w:tab/>
      </w:r>
      <w:r>
        <w:rPr>
          <w:noProof/>
        </w:rPr>
        <w:t>‘dispersivity’</w:t>
      </w:r>
      <w:r>
        <w:rPr>
          <w:noProof/>
        </w:rPr>
        <w:tab/>
      </w:r>
      <w:r>
        <w:rPr>
          <w:noProof/>
        </w:rPr>
        <w:fldChar w:fldCharType="begin"/>
      </w:r>
      <w:r>
        <w:rPr>
          <w:noProof/>
        </w:rPr>
        <w:instrText xml:space="preserve"> PAGEREF _Toc13056084 \h </w:instrText>
      </w:r>
      <w:r>
        <w:rPr>
          <w:noProof/>
        </w:rPr>
      </w:r>
      <w:r>
        <w:rPr>
          <w:noProof/>
        </w:rPr>
        <w:fldChar w:fldCharType="separate"/>
      </w:r>
      <w:r w:rsidR="00D41448">
        <w:rPr>
          <w:noProof/>
        </w:rPr>
        <w:t>3-105</w:t>
      </w:r>
      <w:r>
        <w:rPr>
          <w:noProof/>
        </w:rPr>
        <w:fldChar w:fldCharType="end"/>
      </w:r>
    </w:p>
    <w:p w14:paraId="6C1585B8" w14:textId="77777777" w:rsidR="001B6382" w:rsidRDefault="001B6382">
      <w:pPr>
        <w:pStyle w:val="TOC4"/>
        <w:tabs>
          <w:tab w:val="left" w:pos="1680"/>
          <w:tab w:val="right" w:leader="dot" w:pos="8630"/>
        </w:tabs>
        <w:rPr>
          <w:rFonts w:asciiTheme="minorHAnsi" w:hAnsiTheme="minorHAnsi"/>
          <w:noProof/>
          <w:sz w:val="22"/>
        </w:rPr>
      </w:pPr>
      <w:r>
        <w:rPr>
          <w:noProof/>
        </w:rPr>
        <w:t>3.15.2.4</w:t>
      </w:r>
      <w:r>
        <w:rPr>
          <w:rFonts w:asciiTheme="minorHAnsi" w:hAnsiTheme="minorHAnsi"/>
          <w:noProof/>
          <w:sz w:val="22"/>
        </w:rPr>
        <w:tab/>
      </w:r>
      <w:r>
        <w:rPr>
          <w:noProof/>
        </w:rPr>
        <w:t>‘update gas density’</w:t>
      </w:r>
      <w:r>
        <w:rPr>
          <w:noProof/>
        </w:rPr>
        <w:tab/>
      </w:r>
      <w:r>
        <w:rPr>
          <w:noProof/>
        </w:rPr>
        <w:fldChar w:fldCharType="begin"/>
      </w:r>
      <w:r>
        <w:rPr>
          <w:noProof/>
        </w:rPr>
        <w:instrText xml:space="preserve"> PAGEREF _Toc13056085 \h </w:instrText>
      </w:r>
      <w:r>
        <w:rPr>
          <w:noProof/>
        </w:rPr>
      </w:r>
      <w:r>
        <w:rPr>
          <w:noProof/>
        </w:rPr>
        <w:fldChar w:fldCharType="separate"/>
      </w:r>
      <w:r w:rsidR="00D41448">
        <w:rPr>
          <w:noProof/>
        </w:rPr>
        <w:t>3-105</w:t>
      </w:r>
      <w:r>
        <w:rPr>
          <w:noProof/>
        </w:rPr>
        <w:fldChar w:fldCharType="end"/>
      </w:r>
    </w:p>
    <w:p w14:paraId="10B7C780" w14:textId="77777777" w:rsidR="001B6382" w:rsidRDefault="001B6382">
      <w:pPr>
        <w:pStyle w:val="TOC4"/>
        <w:tabs>
          <w:tab w:val="left" w:pos="1680"/>
          <w:tab w:val="right" w:leader="dot" w:pos="8630"/>
        </w:tabs>
        <w:rPr>
          <w:rFonts w:asciiTheme="minorHAnsi" w:hAnsiTheme="minorHAnsi"/>
          <w:noProof/>
          <w:sz w:val="22"/>
        </w:rPr>
      </w:pPr>
      <w:r>
        <w:rPr>
          <w:noProof/>
        </w:rPr>
        <w:t>3.15.2.5</w:t>
      </w:r>
      <w:r>
        <w:rPr>
          <w:rFonts w:asciiTheme="minorHAnsi" w:hAnsiTheme="minorHAnsi"/>
          <w:noProof/>
          <w:sz w:val="22"/>
        </w:rPr>
        <w:tab/>
      </w:r>
      <w:r>
        <w:rPr>
          <w:noProof/>
        </w:rPr>
        <w:t>‘constant gas density’</w:t>
      </w:r>
      <w:r>
        <w:rPr>
          <w:noProof/>
        </w:rPr>
        <w:tab/>
      </w:r>
      <w:r>
        <w:rPr>
          <w:noProof/>
        </w:rPr>
        <w:fldChar w:fldCharType="begin"/>
      </w:r>
      <w:r>
        <w:rPr>
          <w:noProof/>
        </w:rPr>
        <w:instrText xml:space="preserve"> PAGEREF _Toc13056086 \h </w:instrText>
      </w:r>
      <w:r>
        <w:rPr>
          <w:noProof/>
        </w:rPr>
      </w:r>
      <w:r>
        <w:rPr>
          <w:noProof/>
        </w:rPr>
        <w:fldChar w:fldCharType="separate"/>
      </w:r>
      <w:r w:rsidR="00D41448">
        <w:rPr>
          <w:noProof/>
        </w:rPr>
        <w:t>3-105</w:t>
      </w:r>
      <w:r>
        <w:rPr>
          <w:noProof/>
        </w:rPr>
        <w:fldChar w:fldCharType="end"/>
      </w:r>
    </w:p>
    <w:p w14:paraId="756D4374" w14:textId="77777777" w:rsidR="001B6382" w:rsidRDefault="001B6382">
      <w:pPr>
        <w:pStyle w:val="TOC4"/>
        <w:tabs>
          <w:tab w:val="left" w:pos="1680"/>
          <w:tab w:val="right" w:leader="dot" w:pos="8630"/>
        </w:tabs>
        <w:rPr>
          <w:rFonts w:asciiTheme="minorHAnsi" w:hAnsiTheme="minorHAnsi"/>
          <w:noProof/>
          <w:sz w:val="22"/>
        </w:rPr>
      </w:pPr>
      <w:r>
        <w:rPr>
          <w:noProof/>
        </w:rPr>
        <w:t>3.15.2.6</w:t>
      </w:r>
      <w:r>
        <w:rPr>
          <w:rFonts w:asciiTheme="minorHAnsi" w:hAnsiTheme="minorHAnsi"/>
          <w:noProof/>
          <w:sz w:val="22"/>
        </w:rPr>
        <w:tab/>
      </w:r>
      <w:r>
        <w:rPr>
          <w:noProof/>
        </w:rPr>
        <w:t>Gas viscosity models</w:t>
      </w:r>
      <w:r>
        <w:rPr>
          <w:noProof/>
        </w:rPr>
        <w:tab/>
      </w:r>
      <w:r>
        <w:rPr>
          <w:noProof/>
        </w:rPr>
        <w:fldChar w:fldCharType="begin"/>
      </w:r>
      <w:r>
        <w:rPr>
          <w:noProof/>
        </w:rPr>
        <w:instrText xml:space="preserve"> PAGEREF _Toc13056087 \h </w:instrText>
      </w:r>
      <w:r>
        <w:rPr>
          <w:noProof/>
        </w:rPr>
      </w:r>
      <w:r>
        <w:rPr>
          <w:noProof/>
        </w:rPr>
        <w:fldChar w:fldCharType="separate"/>
      </w:r>
      <w:r w:rsidR="00D41448">
        <w:rPr>
          <w:noProof/>
        </w:rPr>
        <w:t>3-106</w:t>
      </w:r>
      <w:r>
        <w:rPr>
          <w:noProof/>
        </w:rPr>
        <w:fldChar w:fldCharType="end"/>
      </w:r>
    </w:p>
    <w:p w14:paraId="7BC19DB1" w14:textId="77777777" w:rsidR="001B6382" w:rsidRDefault="001B6382">
      <w:pPr>
        <w:pStyle w:val="TOC4"/>
        <w:tabs>
          <w:tab w:val="left" w:pos="1680"/>
          <w:tab w:val="right" w:leader="dot" w:pos="8630"/>
        </w:tabs>
        <w:rPr>
          <w:rFonts w:asciiTheme="minorHAnsi" w:hAnsiTheme="minorHAnsi"/>
          <w:noProof/>
          <w:sz w:val="22"/>
        </w:rPr>
      </w:pPr>
      <w:r>
        <w:rPr>
          <w:noProof/>
        </w:rPr>
        <w:t>3.15.2.7</w:t>
      </w:r>
      <w:r>
        <w:rPr>
          <w:rFonts w:asciiTheme="minorHAnsi" w:hAnsiTheme="minorHAnsi"/>
          <w:noProof/>
          <w:sz w:val="22"/>
        </w:rPr>
        <w:tab/>
      </w:r>
      <w:r>
        <w:rPr>
          <w:noProof/>
        </w:rPr>
        <w:t>Hybrid component diffusion</w:t>
      </w:r>
      <w:r>
        <w:rPr>
          <w:noProof/>
        </w:rPr>
        <w:tab/>
      </w:r>
      <w:r>
        <w:rPr>
          <w:noProof/>
        </w:rPr>
        <w:fldChar w:fldCharType="begin"/>
      </w:r>
      <w:r>
        <w:rPr>
          <w:noProof/>
        </w:rPr>
        <w:instrText xml:space="preserve"> PAGEREF _Toc13056088 \h </w:instrText>
      </w:r>
      <w:r>
        <w:rPr>
          <w:noProof/>
        </w:rPr>
      </w:r>
      <w:r>
        <w:rPr>
          <w:noProof/>
        </w:rPr>
        <w:fldChar w:fldCharType="separate"/>
      </w:r>
      <w:r w:rsidR="00D41448">
        <w:rPr>
          <w:noProof/>
        </w:rPr>
        <w:t>3-106</w:t>
      </w:r>
      <w:r>
        <w:rPr>
          <w:noProof/>
        </w:rPr>
        <w:fldChar w:fldCharType="end"/>
      </w:r>
    </w:p>
    <w:p w14:paraId="4DCB8683"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3.15.3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_Toc13056089 \h </w:instrText>
      </w:r>
      <w:r>
        <w:rPr>
          <w:noProof/>
        </w:rPr>
      </w:r>
      <w:r>
        <w:rPr>
          <w:noProof/>
        </w:rPr>
        <w:fldChar w:fldCharType="separate"/>
      </w:r>
      <w:r w:rsidR="00D41448">
        <w:rPr>
          <w:noProof/>
        </w:rPr>
        <w:t>3-108</w:t>
      </w:r>
      <w:r>
        <w:rPr>
          <w:noProof/>
        </w:rPr>
        <w:fldChar w:fldCharType="end"/>
      </w:r>
    </w:p>
    <w:p w14:paraId="13F42922"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3.15.4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_Toc13056090 \h </w:instrText>
      </w:r>
      <w:r>
        <w:rPr>
          <w:noProof/>
        </w:rPr>
      </w:r>
      <w:r>
        <w:rPr>
          <w:noProof/>
        </w:rPr>
        <w:fldChar w:fldCharType="separate"/>
      </w:r>
      <w:r w:rsidR="00D41448">
        <w:rPr>
          <w:noProof/>
        </w:rPr>
        <w:t>3-111</w:t>
      </w:r>
      <w:r>
        <w:rPr>
          <w:noProof/>
        </w:rPr>
        <w:fldChar w:fldCharType="end"/>
      </w:r>
    </w:p>
    <w:p w14:paraId="18DAB327" w14:textId="77777777" w:rsidR="001B6382" w:rsidRDefault="001B6382">
      <w:pPr>
        <w:pStyle w:val="TOC2"/>
        <w:tabs>
          <w:tab w:val="left" w:pos="960"/>
          <w:tab w:val="right" w:leader="dot" w:pos="8630"/>
        </w:tabs>
        <w:rPr>
          <w:rFonts w:asciiTheme="minorHAnsi" w:hAnsiTheme="minorHAnsi"/>
          <w:smallCaps w:val="0"/>
          <w:noProof/>
          <w:sz w:val="22"/>
        </w:rPr>
      </w:pPr>
      <w:r>
        <w:rPr>
          <w:noProof/>
        </w:rPr>
        <w:t>3.16</w:t>
      </w:r>
      <w:r>
        <w:rPr>
          <w:rFonts w:asciiTheme="minorHAnsi" w:hAnsiTheme="minorHAnsi"/>
          <w:smallCaps w:val="0"/>
          <w:noProof/>
          <w:sz w:val="22"/>
        </w:rPr>
        <w:tab/>
      </w:r>
      <w:r>
        <w:rPr>
          <w:noProof/>
        </w:rPr>
        <w:t>Initial condition - variably-saturated flow (Data Block 12)</w:t>
      </w:r>
      <w:r>
        <w:rPr>
          <w:noProof/>
        </w:rPr>
        <w:tab/>
      </w:r>
      <w:r>
        <w:rPr>
          <w:noProof/>
        </w:rPr>
        <w:fldChar w:fldCharType="begin"/>
      </w:r>
      <w:r>
        <w:rPr>
          <w:noProof/>
        </w:rPr>
        <w:instrText xml:space="preserve"> PAGEREF _Toc13056091 \h </w:instrText>
      </w:r>
      <w:r>
        <w:rPr>
          <w:noProof/>
        </w:rPr>
      </w:r>
      <w:r>
        <w:rPr>
          <w:noProof/>
        </w:rPr>
        <w:fldChar w:fldCharType="separate"/>
      </w:r>
      <w:r w:rsidR="00D41448">
        <w:rPr>
          <w:noProof/>
        </w:rPr>
        <w:t>3-111</w:t>
      </w:r>
      <w:r>
        <w:rPr>
          <w:noProof/>
        </w:rPr>
        <w:fldChar w:fldCharType="end"/>
      </w:r>
    </w:p>
    <w:p w14:paraId="1917A2AE"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3.16.1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_Toc13056092 \h </w:instrText>
      </w:r>
      <w:r>
        <w:rPr>
          <w:noProof/>
        </w:rPr>
      </w:r>
      <w:r>
        <w:rPr>
          <w:noProof/>
        </w:rPr>
        <w:fldChar w:fldCharType="separate"/>
      </w:r>
      <w:r w:rsidR="00D41448">
        <w:rPr>
          <w:noProof/>
        </w:rPr>
        <w:t>3-111</w:t>
      </w:r>
      <w:r>
        <w:rPr>
          <w:noProof/>
        </w:rPr>
        <w:fldChar w:fldCharType="end"/>
      </w:r>
    </w:p>
    <w:p w14:paraId="3AC8B9F0"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lastRenderedPageBreak/>
        <w:t>3.16.2</w:t>
      </w:r>
      <w:r>
        <w:rPr>
          <w:rFonts w:asciiTheme="minorHAnsi" w:hAnsiTheme="minorHAnsi"/>
          <w:i w:val="0"/>
          <w:noProof/>
          <w:sz w:val="22"/>
        </w:rPr>
        <w:tab/>
      </w:r>
      <w:r>
        <w:rPr>
          <w:noProof/>
        </w:rPr>
        <w:t>Description of Input Parameters</w:t>
      </w:r>
      <w:r>
        <w:rPr>
          <w:noProof/>
        </w:rPr>
        <w:tab/>
      </w:r>
      <w:r>
        <w:rPr>
          <w:noProof/>
        </w:rPr>
        <w:fldChar w:fldCharType="begin"/>
      </w:r>
      <w:r>
        <w:rPr>
          <w:noProof/>
        </w:rPr>
        <w:instrText xml:space="preserve"> PAGEREF _Toc13056093 \h </w:instrText>
      </w:r>
      <w:r>
        <w:rPr>
          <w:noProof/>
        </w:rPr>
      </w:r>
      <w:r>
        <w:rPr>
          <w:noProof/>
        </w:rPr>
        <w:fldChar w:fldCharType="separate"/>
      </w:r>
      <w:r w:rsidR="00D41448">
        <w:rPr>
          <w:noProof/>
        </w:rPr>
        <w:t>3-112</w:t>
      </w:r>
      <w:r>
        <w:rPr>
          <w:noProof/>
        </w:rPr>
        <w:fldChar w:fldCharType="end"/>
      </w:r>
    </w:p>
    <w:p w14:paraId="41920607" w14:textId="77777777" w:rsidR="001B6382" w:rsidRDefault="001B6382">
      <w:pPr>
        <w:pStyle w:val="TOC4"/>
        <w:tabs>
          <w:tab w:val="left" w:pos="1680"/>
          <w:tab w:val="right" w:leader="dot" w:pos="8630"/>
        </w:tabs>
        <w:rPr>
          <w:rFonts w:asciiTheme="minorHAnsi" w:hAnsiTheme="minorHAnsi"/>
          <w:noProof/>
          <w:sz w:val="22"/>
        </w:rPr>
      </w:pPr>
      <w:r>
        <w:rPr>
          <w:noProof/>
        </w:rPr>
        <w:t>3.16.2.1</w:t>
      </w:r>
      <w:r>
        <w:rPr>
          <w:rFonts w:asciiTheme="minorHAnsi" w:hAnsiTheme="minorHAnsi"/>
          <w:noProof/>
          <w:sz w:val="22"/>
        </w:rPr>
        <w:tab/>
      </w:r>
      <w:r>
        <w:rPr>
          <w:noProof/>
        </w:rPr>
        <w:t>‘initial condition – variably-saturated flow’</w:t>
      </w:r>
      <w:r>
        <w:rPr>
          <w:noProof/>
        </w:rPr>
        <w:tab/>
      </w:r>
      <w:r>
        <w:rPr>
          <w:noProof/>
        </w:rPr>
        <w:fldChar w:fldCharType="begin"/>
      </w:r>
      <w:r>
        <w:rPr>
          <w:noProof/>
        </w:rPr>
        <w:instrText xml:space="preserve"> PAGEREF _Toc13056094 \h </w:instrText>
      </w:r>
      <w:r>
        <w:rPr>
          <w:noProof/>
        </w:rPr>
      </w:r>
      <w:r>
        <w:rPr>
          <w:noProof/>
        </w:rPr>
        <w:fldChar w:fldCharType="separate"/>
      </w:r>
      <w:r w:rsidR="00D41448">
        <w:rPr>
          <w:noProof/>
        </w:rPr>
        <w:t>3-112</w:t>
      </w:r>
      <w:r>
        <w:rPr>
          <w:noProof/>
        </w:rPr>
        <w:fldChar w:fldCharType="end"/>
      </w:r>
    </w:p>
    <w:p w14:paraId="19FE0C38" w14:textId="77777777" w:rsidR="001B6382" w:rsidRDefault="001B6382">
      <w:pPr>
        <w:pStyle w:val="TOC4"/>
        <w:tabs>
          <w:tab w:val="left" w:pos="1680"/>
          <w:tab w:val="right" w:leader="dot" w:pos="8630"/>
        </w:tabs>
        <w:rPr>
          <w:rFonts w:asciiTheme="minorHAnsi" w:hAnsiTheme="minorHAnsi"/>
          <w:noProof/>
          <w:sz w:val="22"/>
        </w:rPr>
      </w:pPr>
      <w:r>
        <w:rPr>
          <w:noProof/>
        </w:rPr>
        <w:t>3.16.2.2</w:t>
      </w:r>
      <w:r>
        <w:rPr>
          <w:rFonts w:asciiTheme="minorHAnsi" w:hAnsiTheme="minorHAnsi"/>
          <w:noProof/>
          <w:sz w:val="22"/>
        </w:rPr>
        <w:tab/>
      </w:r>
      <w:r>
        <w:rPr>
          <w:noProof/>
        </w:rPr>
        <w:t>‘initial condition’</w:t>
      </w:r>
      <w:r>
        <w:rPr>
          <w:noProof/>
        </w:rPr>
        <w:tab/>
      </w:r>
      <w:r>
        <w:rPr>
          <w:noProof/>
        </w:rPr>
        <w:fldChar w:fldCharType="begin"/>
      </w:r>
      <w:r>
        <w:rPr>
          <w:noProof/>
        </w:rPr>
        <w:instrText xml:space="preserve"> PAGEREF _Toc13056095 \h </w:instrText>
      </w:r>
      <w:r>
        <w:rPr>
          <w:noProof/>
        </w:rPr>
      </w:r>
      <w:r>
        <w:rPr>
          <w:noProof/>
        </w:rPr>
        <w:fldChar w:fldCharType="separate"/>
      </w:r>
      <w:r w:rsidR="00D41448">
        <w:rPr>
          <w:noProof/>
        </w:rPr>
        <w:t>3-112</w:t>
      </w:r>
      <w:r>
        <w:rPr>
          <w:noProof/>
        </w:rPr>
        <w:fldChar w:fldCharType="end"/>
      </w:r>
    </w:p>
    <w:p w14:paraId="4227735F" w14:textId="77777777" w:rsidR="001B6382" w:rsidRDefault="001B6382">
      <w:pPr>
        <w:pStyle w:val="TOC4"/>
        <w:tabs>
          <w:tab w:val="left" w:pos="1680"/>
          <w:tab w:val="right" w:leader="dot" w:pos="8630"/>
        </w:tabs>
        <w:rPr>
          <w:rFonts w:asciiTheme="minorHAnsi" w:hAnsiTheme="minorHAnsi"/>
          <w:noProof/>
          <w:sz w:val="22"/>
        </w:rPr>
      </w:pPr>
      <w:r>
        <w:rPr>
          <w:noProof/>
        </w:rPr>
        <w:t>3.16.2.3</w:t>
      </w:r>
      <w:r>
        <w:rPr>
          <w:rFonts w:asciiTheme="minorHAnsi" w:hAnsiTheme="minorHAnsi"/>
          <w:noProof/>
          <w:sz w:val="22"/>
        </w:rPr>
        <w:tab/>
      </w:r>
      <w:r>
        <w:rPr>
          <w:noProof/>
        </w:rPr>
        <w:t>‘extent of zone’</w:t>
      </w:r>
      <w:r>
        <w:rPr>
          <w:noProof/>
        </w:rPr>
        <w:tab/>
      </w:r>
      <w:r>
        <w:rPr>
          <w:noProof/>
        </w:rPr>
        <w:fldChar w:fldCharType="begin"/>
      </w:r>
      <w:r>
        <w:rPr>
          <w:noProof/>
        </w:rPr>
        <w:instrText xml:space="preserve"> PAGEREF _Toc13056096 \h </w:instrText>
      </w:r>
      <w:r>
        <w:rPr>
          <w:noProof/>
        </w:rPr>
      </w:r>
      <w:r>
        <w:rPr>
          <w:noProof/>
        </w:rPr>
        <w:fldChar w:fldCharType="separate"/>
      </w:r>
      <w:r w:rsidR="00D41448">
        <w:rPr>
          <w:noProof/>
        </w:rPr>
        <w:t>3-112</w:t>
      </w:r>
      <w:r>
        <w:rPr>
          <w:noProof/>
        </w:rPr>
        <w:fldChar w:fldCharType="end"/>
      </w:r>
    </w:p>
    <w:p w14:paraId="7E81D1BC" w14:textId="77777777" w:rsidR="001B6382" w:rsidRDefault="001B6382">
      <w:pPr>
        <w:pStyle w:val="TOC4"/>
        <w:tabs>
          <w:tab w:val="left" w:pos="1680"/>
          <w:tab w:val="right" w:leader="dot" w:pos="8630"/>
        </w:tabs>
        <w:rPr>
          <w:rFonts w:asciiTheme="minorHAnsi" w:hAnsiTheme="minorHAnsi"/>
          <w:noProof/>
          <w:sz w:val="22"/>
        </w:rPr>
      </w:pPr>
      <w:r>
        <w:rPr>
          <w:noProof/>
        </w:rPr>
        <w:t>3.16.2.4</w:t>
      </w:r>
      <w:r>
        <w:rPr>
          <w:rFonts w:asciiTheme="minorHAnsi" w:hAnsiTheme="minorHAnsi"/>
          <w:noProof/>
          <w:sz w:val="22"/>
        </w:rPr>
        <w:tab/>
      </w:r>
      <w:r>
        <w:rPr>
          <w:noProof/>
        </w:rPr>
        <w:t>‘read initial condition from file’</w:t>
      </w:r>
      <w:r>
        <w:rPr>
          <w:noProof/>
        </w:rPr>
        <w:tab/>
      </w:r>
      <w:r>
        <w:rPr>
          <w:noProof/>
        </w:rPr>
        <w:fldChar w:fldCharType="begin"/>
      </w:r>
      <w:r>
        <w:rPr>
          <w:noProof/>
        </w:rPr>
        <w:instrText xml:space="preserve"> PAGEREF _Toc13056097 \h </w:instrText>
      </w:r>
      <w:r>
        <w:rPr>
          <w:noProof/>
        </w:rPr>
      </w:r>
      <w:r>
        <w:rPr>
          <w:noProof/>
        </w:rPr>
        <w:fldChar w:fldCharType="separate"/>
      </w:r>
      <w:r w:rsidR="00D41448">
        <w:rPr>
          <w:noProof/>
        </w:rPr>
        <w:t>3-112</w:t>
      </w:r>
      <w:r>
        <w:rPr>
          <w:noProof/>
        </w:rPr>
        <w:fldChar w:fldCharType="end"/>
      </w:r>
    </w:p>
    <w:p w14:paraId="55580B69"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3.16.3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_Toc13056098 \h </w:instrText>
      </w:r>
      <w:r>
        <w:rPr>
          <w:noProof/>
        </w:rPr>
      </w:r>
      <w:r>
        <w:rPr>
          <w:noProof/>
        </w:rPr>
        <w:fldChar w:fldCharType="separate"/>
      </w:r>
      <w:r w:rsidR="00D41448">
        <w:rPr>
          <w:noProof/>
        </w:rPr>
        <w:t>3-114</w:t>
      </w:r>
      <w:r>
        <w:rPr>
          <w:noProof/>
        </w:rPr>
        <w:fldChar w:fldCharType="end"/>
      </w:r>
    </w:p>
    <w:p w14:paraId="2DBAAD90"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3.16.4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_Toc13056099 \h </w:instrText>
      </w:r>
      <w:r>
        <w:rPr>
          <w:noProof/>
        </w:rPr>
      </w:r>
      <w:r>
        <w:rPr>
          <w:noProof/>
        </w:rPr>
        <w:fldChar w:fldCharType="separate"/>
      </w:r>
      <w:r w:rsidR="00D41448">
        <w:rPr>
          <w:noProof/>
        </w:rPr>
        <w:t>3-116</w:t>
      </w:r>
      <w:r>
        <w:rPr>
          <w:noProof/>
        </w:rPr>
        <w:fldChar w:fldCharType="end"/>
      </w:r>
    </w:p>
    <w:p w14:paraId="6DA12ECC"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3.16.5</w:t>
      </w:r>
      <w:r>
        <w:rPr>
          <w:rFonts w:asciiTheme="minorHAnsi" w:hAnsiTheme="minorHAnsi"/>
          <w:i w:val="0"/>
          <w:noProof/>
          <w:sz w:val="22"/>
        </w:rPr>
        <w:tab/>
      </w:r>
      <w:r>
        <w:rPr>
          <w:noProof/>
        </w:rPr>
        <w:t>Additional Comments</w:t>
      </w:r>
      <w:r>
        <w:rPr>
          <w:noProof/>
        </w:rPr>
        <w:tab/>
      </w:r>
      <w:r>
        <w:rPr>
          <w:noProof/>
        </w:rPr>
        <w:fldChar w:fldCharType="begin"/>
      </w:r>
      <w:r>
        <w:rPr>
          <w:noProof/>
        </w:rPr>
        <w:instrText xml:space="preserve"> PAGEREF _Toc13056100 \h </w:instrText>
      </w:r>
      <w:r>
        <w:rPr>
          <w:noProof/>
        </w:rPr>
      </w:r>
      <w:r>
        <w:rPr>
          <w:noProof/>
        </w:rPr>
        <w:fldChar w:fldCharType="separate"/>
      </w:r>
      <w:r w:rsidR="00D41448">
        <w:rPr>
          <w:noProof/>
        </w:rPr>
        <w:t>3-116</w:t>
      </w:r>
      <w:r>
        <w:rPr>
          <w:noProof/>
        </w:rPr>
        <w:fldChar w:fldCharType="end"/>
      </w:r>
    </w:p>
    <w:p w14:paraId="5B8D3EDF" w14:textId="77777777" w:rsidR="001B6382" w:rsidRDefault="001B6382">
      <w:pPr>
        <w:pStyle w:val="TOC2"/>
        <w:tabs>
          <w:tab w:val="left" w:pos="960"/>
          <w:tab w:val="right" w:leader="dot" w:pos="8630"/>
        </w:tabs>
        <w:rPr>
          <w:rFonts w:asciiTheme="minorHAnsi" w:hAnsiTheme="minorHAnsi"/>
          <w:smallCaps w:val="0"/>
          <w:noProof/>
          <w:sz w:val="22"/>
        </w:rPr>
      </w:pPr>
      <w:r>
        <w:rPr>
          <w:noProof/>
        </w:rPr>
        <w:t>3.17</w:t>
      </w:r>
      <w:r>
        <w:rPr>
          <w:rFonts w:asciiTheme="minorHAnsi" w:hAnsiTheme="minorHAnsi"/>
          <w:smallCaps w:val="0"/>
          <w:noProof/>
          <w:sz w:val="22"/>
        </w:rPr>
        <w:tab/>
      </w:r>
      <w:r>
        <w:rPr>
          <w:noProof/>
        </w:rPr>
        <w:t>Boundary conditions - variablY saturated flow (Data Block 13)</w:t>
      </w:r>
      <w:r>
        <w:rPr>
          <w:noProof/>
        </w:rPr>
        <w:tab/>
      </w:r>
      <w:r>
        <w:rPr>
          <w:noProof/>
        </w:rPr>
        <w:fldChar w:fldCharType="begin"/>
      </w:r>
      <w:r>
        <w:rPr>
          <w:noProof/>
        </w:rPr>
        <w:instrText xml:space="preserve"> PAGEREF _Toc13056101 \h </w:instrText>
      </w:r>
      <w:r>
        <w:rPr>
          <w:noProof/>
        </w:rPr>
      </w:r>
      <w:r>
        <w:rPr>
          <w:noProof/>
        </w:rPr>
        <w:fldChar w:fldCharType="separate"/>
      </w:r>
      <w:r w:rsidR="00D41448">
        <w:rPr>
          <w:noProof/>
        </w:rPr>
        <w:t>3-116</w:t>
      </w:r>
      <w:r>
        <w:rPr>
          <w:noProof/>
        </w:rPr>
        <w:fldChar w:fldCharType="end"/>
      </w:r>
    </w:p>
    <w:p w14:paraId="54B1C71A"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3.17.1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_Toc13056102 \h </w:instrText>
      </w:r>
      <w:r>
        <w:rPr>
          <w:noProof/>
        </w:rPr>
      </w:r>
      <w:r>
        <w:rPr>
          <w:noProof/>
        </w:rPr>
        <w:fldChar w:fldCharType="separate"/>
      </w:r>
      <w:r w:rsidR="00D41448">
        <w:rPr>
          <w:noProof/>
        </w:rPr>
        <w:t>3-116</w:t>
      </w:r>
      <w:r>
        <w:rPr>
          <w:noProof/>
        </w:rPr>
        <w:fldChar w:fldCharType="end"/>
      </w:r>
    </w:p>
    <w:p w14:paraId="43302555"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3.17.2</w:t>
      </w:r>
      <w:r>
        <w:rPr>
          <w:rFonts w:asciiTheme="minorHAnsi" w:hAnsiTheme="minorHAnsi"/>
          <w:i w:val="0"/>
          <w:noProof/>
          <w:sz w:val="22"/>
        </w:rPr>
        <w:tab/>
      </w:r>
      <w:r>
        <w:rPr>
          <w:noProof/>
        </w:rPr>
        <w:t>Description of Input Parameters</w:t>
      </w:r>
      <w:r>
        <w:rPr>
          <w:noProof/>
        </w:rPr>
        <w:tab/>
      </w:r>
      <w:r>
        <w:rPr>
          <w:noProof/>
        </w:rPr>
        <w:fldChar w:fldCharType="begin"/>
      </w:r>
      <w:r>
        <w:rPr>
          <w:noProof/>
        </w:rPr>
        <w:instrText xml:space="preserve"> PAGEREF _Toc13056103 \h </w:instrText>
      </w:r>
      <w:r>
        <w:rPr>
          <w:noProof/>
        </w:rPr>
      </w:r>
      <w:r>
        <w:rPr>
          <w:noProof/>
        </w:rPr>
        <w:fldChar w:fldCharType="separate"/>
      </w:r>
      <w:r w:rsidR="00D41448">
        <w:rPr>
          <w:noProof/>
        </w:rPr>
        <w:t>3-116</w:t>
      </w:r>
      <w:r>
        <w:rPr>
          <w:noProof/>
        </w:rPr>
        <w:fldChar w:fldCharType="end"/>
      </w:r>
    </w:p>
    <w:p w14:paraId="29151582" w14:textId="77777777" w:rsidR="001B6382" w:rsidRDefault="001B6382">
      <w:pPr>
        <w:pStyle w:val="TOC4"/>
        <w:tabs>
          <w:tab w:val="left" w:pos="1680"/>
          <w:tab w:val="right" w:leader="dot" w:pos="8630"/>
        </w:tabs>
        <w:rPr>
          <w:rFonts w:asciiTheme="minorHAnsi" w:hAnsiTheme="minorHAnsi"/>
          <w:noProof/>
          <w:sz w:val="22"/>
        </w:rPr>
      </w:pPr>
      <w:r>
        <w:rPr>
          <w:noProof/>
        </w:rPr>
        <w:t>3.17.2.1</w:t>
      </w:r>
      <w:r>
        <w:rPr>
          <w:rFonts w:asciiTheme="minorHAnsi" w:hAnsiTheme="minorHAnsi"/>
          <w:noProof/>
          <w:sz w:val="22"/>
        </w:rPr>
        <w:tab/>
      </w:r>
      <w:r>
        <w:rPr>
          <w:noProof/>
        </w:rPr>
        <w:t>‘boundary conditions - variably saturated flow’</w:t>
      </w:r>
      <w:r>
        <w:rPr>
          <w:noProof/>
        </w:rPr>
        <w:tab/>
      </w:r>
      <w:r>
        <w:rPr>
          <w:noProof/>
        </w:rPr>
        <w:fldChar w:fldCharType="begin"/>
      </w:r>
      <w:r>
        <w:rPr>
          <w:noProof/>
        </w:rPr>
        <w:instrText xml:space="preserve"> PAGEREF _Toc13056104 \h </w:instrText>
      </w:r>
      <w:r>
        <w:rPr>
          <w:noProof/>
        </w:rPr>
      </w:r>
      <w:r>
        <w:rPr>
          <w:noProof/>
        </w:rPr>
        <w:fldChar w:fldCharType="separate"/>
      </w:r>
      <w:r w:rsidR="00D41448">
        <w:rPr>
          <w:noProof/>
        </w:rPr>
        <w:t>3-117</w:t>
      </w:r>
      <w:r>
        <w:rPr>
          <w:noProof/>
        </w:rPr>
        <w:fldChar w:fldCharType="end"/>
      </w:r>
    </w:p>
    <w:p w14:paraId="28E6D7B9" w14:textId="77777777" w:rsidR="001B6382" w:rsidRDefault="001B6382">
      <w:pPr>
        <w:pStyle w:val="TOC4"/>
        <w:tabs>
          <w:tab w:val="left" w:pos="1680"/>
          <w:tab w:val="right" w:leader="dot" w:pos="8630"/>
        </w:tabs>
        <w:rPr>
          <w:rFonts w:asciiTheme="minorHAnsi" w:hAnsiTheme="minorHAnsi"/>
          <w:noProof/>
          <w:sz w:val="22"/>
        </w:rPr>
      </w:pPr>
      <w:r>
        <w:rPr>
          <w:noProof/>
        </w:rPr>
        <w:t>3.17.2.2</w:t>
      </w:r>
      <w:r>
        <w:rPr>
          <w:rFonts w:asciiTheme="minorHAnsi" w:hAnsiTheme="minorHAnsi"/>
          <w:noProof/>
          <w:sz w:val="22"/>
        </w:rPr>
        <w:tab/>
      </w:r>
      <w:r>
        <w:rPr>
          <w:noProof/>
        </w:rPr>
        <w:t>‘boundary type’</w:t>
      </w:r>
      <w:r>
        <w:rPr>
          <w:noProof/>
        </w:rPr>
        <w:tab/>
      </w:r>
      <w:r>
        <w:rPr>
          <w:noProof/>
        </w:rPr>
        <w:fldChar w:fldCharType="begin"/>
      </w:r>
      <w:r>
        <w:rPr>
          <w:noProof/>
        </w:rPr>
        <w:instrText xml:space="preserve"> PAGEREF _Toc13056105 \h </w:instrText>
      </w:r>
      <w:r>
        <w:rPr>
          <w:noProof/>
        </w:rPr>
      </w:r>
      <w:r>
        <w:rPr>
          <w:noProof/>
        </w:rPr>
        <w:fldChar w:fldCharType="separate"/>
      </w:r>
      <w:r w:rsidR="00D41448">
        <w:rPr>
          <w:noProof/>
        </w:rPr>
        <w:t>3-117</w:t>
      </w:r>
      <w:r>
        <w:rPr>
          <w:noProof/>
        </w:rPr>
        <w:fldChar w:fldCharType="end"/>
      </w:r>
    </w:p>
    <w:p w14:paraId="3AEE903A" w14:textId="77777777" w:rsidR="001B6382" w:rsidRDefault="001B6382">
      <w:pPr>
        <w:pStyle w:val="TOC4"/>
        <w:tabs>
          <w:tab w:val="left" w:pos="1680"/>
          <w:tab w:val="right" w:leader="dot" w:pos="8630"/>
        </w:tabs>
        <w:rPr>
          <w:rFonts w:asciiTheme="minorHAnsi" w:hAnsiTheme="minorHAnsi"/>
          <w:noProof/>
          <w:sz w:val="22"/>
        </w:rPr>
      </w:pPr>
      <w:r>
        <w:rPr>
          <w:noProof/>
        </w:rPr>
        <w:t>3.17.2.3</w:t>
      </w:r>
      <w:r>
        <w:rPr>
          <w:rFonts w:asciiTheme="minorHAnsi" w:hAnsiTheme="minorHAnsi"/>
          <w:noProof/>
          <w:sz w:val="22"/>
        </w:rPr>
        <w:tab/>
      </w:r>
      <w:r>
        <w:rPr>
          <w:noProof/>
        </w:rPr>
        <w:t>‘extent of zone’</w:t>
      </w:r>
      <w:r>
        <w:rPr>
          <w:noProof/>
        </w:rPr>
        <w:tab/>
      </w:r>
      <w:r>
        <w:rPr>
          <w:noProof/>
        </w:rPr>
        <w:fldChar w:fldCharType="begin"/>
      </w:r>
      <w:r>
        <w:rPr>
          <w:noProof/>
        </w:rPr>
        <w:instrText xml:space="preserve"> PAGEREF _Toc13056106 \h </w:instrText>
      </w:r>
      <w:r>
        <w:rPr>
          <w:noProof/>
        </w:rPr>
      </w:r>
      <w:r>
        <w:rPr>
          <w:noProof/>
        </w:rPr>
        <w:fldChar w:fldCharType="separate"/>
      </w:r>
      <w:r w:rsidR="00D41448">
        <w:rPr>
          <w:noProof/>
        </w:rPr>
        <w:t>3-117</w:t>
      </w:r>
      <w:r>
        <w:rPr>
          <w:noProof/>
        </w:rPr>
        <w:fldChar w:fldCharType="end"/>
      </w:r>
    </w:p>
    <w:p w14:paraId="6D1FC780" w14:textId="77777777" w:rsidR="001B6382" w:rsidRDefault="001B6382">
      <w:pPr>
        <w:pStyle w:val="TOC4"/>
        <w:tabs>
          <w:tab w:val="left" w:pos="1680"/>
          <w:tab w:val="right" w:leader="dot" w:pos="8630"/>
        </w:tabs>
        <w:rPr>
          <w:rFonts w:asciiTheme="minorHAnsi" w:hAnsiTheme="minorHAnsi"/>
          <w:noProof/>
          <w:sz w:val="22"/>
        </w:rPr>
      </w:pPr>
      <w:r>
        <w:rPr>
          <w:noProof/>
        </w:rPr>
        <w:t>3.17.2.4</w:t>
      </w:r>
      <w:r>
        <w:rPr>
          <w:rFonts w:asciiTheme="minorHAnsi" w:hAnsiTheme="minorHAnsi"/>
          <w:noProof/>
          <w:sz w:val="22"/>
        </w:rPr>
        <w:tab/>
      </w:r>
      <w:r>
        <w:rPr>
          <w:noProof/>
        </w:rPr>
        <w:t>Transient boundary condition</w:t>
      </w:r>
      <w:r>
        <w:rPr>
          <w:noProof/>
        </w:rPr>
        <w:tab/>
      </w:r>
      <w:r>
        <w:rPr>
          <w:noProof/>
        </w:rPr>
        <w:fldChar w:fldCharType="begin"/>
      </w:r>
      <w:r>
        <w:rPr>
          <w:noProof/>
        </w:rPr>
        <w:instrText xml:space="preserve"> PAGEREF _Toc13056107 \h </w:instrText>
      </w:r>
      <w:r>
        <w:rPr>
          <w:noProof/>
        </w:rPr>
      </w:r>
      <w:r>
        <w:rPr>
          <w:noProof/>
        </w:rPr>
        <w:fldChar w:fldCharType="separate"/>
      </w:r>
      <w:r w:rsidR="00D41448">
        <w:rPr>
          <w:noProof/>
        </w:rPr>
        <w:t>3-118</w:t>
      </w:r>
      <w:r>
        <w:rPr>
          <w:noProof/>
        </w:rPr>
        <w:fldChar w:fldCharType="end"/>
      </w:r>
    </w:p>
    <w:p w14:paraId="77356FCF"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3.17.3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_Toc13056108 \h </w:instrText>
      </w:r>
      <w:r>
        <w:rPr>
          <w:noProof/>
        </w:rPr>
      </w:r>
      <w:r>
        <w:rPr>
          <w:noProof/>
        </w:rPr>
        <w:fldChar w:fldCharType="separate"/>
      </w:r>
      <w:r w:rsidR="00D41448">
        <w:rPr>
          <w:noProof/>
        </w:rPr>
        <w:t>3-119</w:t>
      </w:r>
      <w:r>
        <w:rPr>
          <w:noProof/>
        </w:rPr>
        <w:fldChar w:fldCharType="end"/>
      </w:r>
    </w:p>
    <w:p w14:paraId="580F5135"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3.17.4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_Toc13056109 \h </w:instrText>
      </w:r>
      <w:r>
        <w:rPr>
          <w:noProof/>
        </w:rPr>
      </w:r>
      <w:r>
        <w:rPr>
          <w:noProof/>
        </w:rPr>
        <w:fldChar w:fldCharType="separate"/>
      </w:r>
      <w:r w:rsidR="00D41448">
        <w:rPr>
          <w:noProof/>
        </w:rPr>
        <w:t>3-121</w:t>
      </w:r>
      <w:r>
        <w:rPr>
          <w:noProof/>
        </w:rPr>
        <w:fldChar w:fldCharType="end"/>
      </w:r>
    </w:p>
    <w:p w14:paraId="5EAB4594" w14:textId="77777777" w:rsidR="001B6382" w:rsidRDefault="001B6382">
      <w:pPr>
        <w:pStyle w:val="TOC2"/>
        <w:tabs>
          <w:tab w:val="left" w:pos="960"/>
          <w:tab w:val="right" w:leader="dot" w:pos="8630"/>
        </w:tabs>
        <w:rPr>
          <w:rFonts w:asciiTheme="minorHAnsi" w:hAnsiTheme="minorHAnsi"/>
          <w:smallCaps w:val="0"/>
          <w:noProof/>
          <w:sz w:val="22"/>
        </w:rPr>
      </w:pPr>
      <w:r>
        <w:rPr>
          <w:noProof/>
        </w:rPr>
        <w:t>3.18</w:t>
      </w:r>
      <w:r>
        <w:rPr>
          <w:rFonts w:asciiTheme="minorHAnsi" w:hAnsiTheme="minorHAnsi"/>
          <w:smallCaps w:val="0"/>
          <w:noProof/>
          <w:sz w:val="22"/>
        </w:rPr>
        <w:tab/>
      </w:r>
      <w:r>
        <w:rPr>
          <w:noProof/>
        </w:rPr>
        <w:t>Initial condition – energy balance (Data Block 12B)</w:t>
      </w:r>
      <w:r>
        <w:rPr>
          <w:noProof/>
        </w:rPr>
        <w:tab/>
      </w:r>
      <w:r>
        <w:rPr>
          <w:noProof/>
        </w:rPr>
        <w:fldChar w:fldCharType="begin"/>
      </w:r>
      <w:r>
        <w:rPr>
          <w:noProof/>
        </w:rPr>
        <w:instrText xml:space="preserve"> PAGEREF _Toc13056110 \h </w:instrText>
      </w:r>
      <w:r>
        <w:rPr>
          <w:noProof/>
        </w:rPr>
      </w:r>
      <w:r>
        <w:rPr>
          <w:noProof/>
        </w:rPr>
        <w:fldChar w:fldCharType="separate"/>
      </w:r>
      <w:r w:rsidR="00D41448">
        <w:rPr>
          <w:noProof/>
        </w:rPr>
        <w:t>3-121</w:t>
      </w:r>
      <w:r>
        <w:rPr>
          <w:noProof/>
        </w:rPr>
        <w:fldChar w:fldCharType="end"/>
      </w:r>
    </w:p>
    <w:p w14:paraId="6B992B1C"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3.18.1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_Toc13056111 \h </w:instrText>
      </w:r>
      <w:r>
        <w:rPr>
          <w:noProof/>
        </w:rPr>
      </w:r>
      <w:r>
        <w:rPr>
          <w:noProof/>
        </w:rPr>
        <w:fldChar w:fldCharType="separate"/>
      </w:r>
      <w:r w:rsidR="00D41448">
        <w:rPr>
          <w:noProof/>
        </w:rPr>
        <w:t>3-121</w:t>
      </w:r>
      <w:r>
        <w:rPr>
          <w:noProof/>
        </w:rPr>
        <w:fldChar w:fldCharType="end"/>
      </w:r>
    </w:p>
    <w:p w14:paraId="6E17C409"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3.18.2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_Toc13056112 \h </w:instrText>
      </w:r>
      <w:r>
        <w:rPr>
          <w:noProof/>
        </w:rPr>
      </w:r>
      <w:r>
        <w:rPr>
          <w:noProof/>
        </w:rPr>
        <w:fldChar w:fldCharType="separate"/>
      </w:r>
      <w:r w:rsidR="00D41448">
        <w:rPr>
          <w:noProof/>
        </w:rPr>
        <w:t>3-121</w:t>
      </w:r>
      <w:r>
        <w:rPr>
          <w:noProof/>
        </w:rPr>
        <w:fldChar w:fldCharType="end"/>
      </w:r>
    </w:p>
    <w:p w14:paraId="20C878A5" w14:textId="77777777" w:rsidR="001B6382" w:rsidRDefault="001B6382">
      <w:pPr>
        <w:pStyle w:val="TOC4"/>
        <w:tabs>
          <w:tab w:val="left" w:pos="1680"/>
          <w:tab w:val="right" w:leader="dot" w:pos="8630"/>
        </w:tabs>
        <w:rPr>
          <w:rFonts w:asciiTheme="minorHAnsi" w:hAnsiTheme="minorHAnsi"/>
          <w:noProof/>
          <w:sz w:val="22"/>
        </w:rPr>
      </w:pPr>
      <w:r>
        <w:rPr>
          <w:noProof/>
        </w:rPr>
        <w:t>3.18.2.1</w:t>
      </w:r>
      <w:r>
        <w:rPr>
          <w:rFonts w:asciiTheme="minorHAnsi" w:hAnsiTheme="minorHAnsi"/>
          <w:noProof/>
          <w:sz w:val="22"/>
        </w:rPr>
        <w:tab/>
      </w:r>
      <w:r>
        <w:rPr>
          <w:noProof/>
        </w:rPr>
        <w:t>‘initial condition–- energy balance’</w:t>
      </w:r>
      <w:r>
        <w:rPr>
          <w:noProof/>
        </w:rPr>
        <w:tab/>
      </w:r>
      <w:r>
        <w:rPr>
          <w:noProof/>
        </w:rPr>
        <w:fldChar w:fldCharType="begin"/>
      </w:r>
      <w:r>
        <w:rPr>
          <w:noProof/>
        </w:rPr>
        <w:instrText xml:space="preserve"> PAGEREF _Toc13056113 \h </w:instrText>
      </w:r>
      <w:r>
        <w:rPr>
          <w:noProof/>
        </w:rPr>
      </w:r>
      <w:r>
        <w:rPr>
          <w:noProof/>
        </w:rPr>
        <w:fldChar w:fldCharType="separate"/>
      </w:r>
      <w:r w:rsidR="00D41448">
        <w:rPr>
          <w:noProof/>
        </w:rPr>
        <w:t>3-121</w:t>
      </w:r>
      <w:r>
        <w:rPr>
          <w:noProof/>
        </w:rPr>
        <w:fldChar w:fldCharType="end"/>
      </w:r>
    </w:p>
    <w:p w14:paraId="45C910A8" w14:textId="77777777" w:rsidR="001B6382" w:rsidRDefault="001B6382">
      <w:pPr>
        <w:pStyle w:val="TOC4"/>
        <w:tabs>
          <w:tab w:val="left" w:pos="1680"/>
          <w:tab w:val="right" w:leader="dot" w:pos="8630"/>
        </w:tabs>
        <w:rPr>
          <w:rFonts w:asciiTheme="minorHAnsi" w:hAnsiTheme="minorHAnsi"/>
          <w:noProof/>
          <w:sz w:val="22"/>
        </w:rPr>
      </w:pPr>
      <w:r>
        <w:rPr>
          <w:noProof/>
        </w:rPr>
        <w:t>3.18.2.2</w:t>
      </w:r>
      <w:r>
        <w:rPr>
          <w:rFonts w:asciiTheme="minorHAnsi" w:hAnsiTheme="minorHAnsi"/>
          <w:noProof/>
          <w:sz w:val="22"/>
        </w:rPr>
        <w:tab/>
      </w:r>
      <w:r>
        <w:rPr>
          <w:noProof/>
        </w:rPr>
        <w:t>‘extent of zone’</w:t>
      </w:r>
      <w:r>
        <w:rPr>
          <w:noProof/>
        </w:rPr>
        <w:tab/>
      </w:r>
      <w:r>
        <w:rPr>
          <w:noProof/>
        </w:rPr>
        <w:fldChar w:fldCharType="begin"/>
      </w:r>
      <w:r>
        <w:rPr>
          <w:noProof/>
        </w:rPr>
        <w:instrText xml:space="preserve"> PAGEREF _Toc13056114 \h </w:instrText>
      </w:r>
      <w:r>
        <w:rPr>
          <w:noProof/>
        </w:rPr>
      </w:r>
      <w:r>
        <w:rPr>
          <w:noProof/>
        </w:rPr>
        <w:fldChar w:fldCharType="separate"/>
      </w:r>
      <w:r w:rsidR="00D41448">
        <w:rPr>
          <w:noProof/>
        </w:rPr>
        <w:t>3-122</w:t>
      </w:r>
      <w:r>
        <w:rPr>
          <w:noProof/>
        </w:rPr>
        <w:fldChar w:fldCharType="end"/>
      </w:r>
    </w:p>
    <w:p w14:paraId="4D90D825" w14:textId="77777777" w:rsidR="001B6382" w:rsidRDefault="001B6382">
      <w:pPr>
        <w:pStyle w:val="TOC4"/>
        <w:tabs>
          <w:tab w:val="left" w:pos="1680"/>
          <w:tab w:val="right" w:leader="dot" w:pos="8630"/>
        </w:tabs>
        <w:rPr>
          <w:rFonts w:asciiTheme="minorHAnsi" w:hAnsiTheme="minorHAnsi"/>
          <w:noProof/>
          <w:sz w:val="22"/>
        </w:rPr>
      </w:pPr>
      <w:r>
        <w:rPr>
          <w:noProof/>
        </w:rPr>
        <w:t>3.18.2.3</w:t>
      </w:r>
      <w:r>
        <w:rPr>
          <w:rFonts w:asciiTheme="minorHAnsi" w:hAnsiTheme="minorHAnsi"/>
          <w:noProof/>
          <w:sz w:val="22"/>
        </w:rPr>
        <w:tab/>
      </w:r>
      <w:r>
        <w:rPr>
          <w:noProof/>
        </w:rPr>
        <w:t>‘read initial condition from file’</w:t>
      </w:r>
      <w:r>
        <w:rPr>
          <w:noProof/>
        </w:rPr>
        <w:tab/>
      </w:r>
      <w:r>
        <w:rPr>
          <w:noProof/>
        </w:rPr>
        <w:fldChar w:fldCharType="begin"/>
      </w:r>
      <w:r>
        <w:rPr>
          <w:noProof/>
        </w:rPr>
        <w:instrText xml:space="preserve"> PAGEREF _Toc13056115 \h </w:instrText>
      </w:r>
      <w:r>
        <w:rPr>
          <w:noProof/>
        </w:rPr>
      </w:r>
      <w:r>
        <w:rPr>
          <w:noProof/>
        </w:rPr>
        <w:fldChar w:fldCharType="separate"/>
      </w:r>
      <w:r w:rsidR="00D41448">
        <w:rPr>
          <w:noProof/>
        </w:rPr>
        <w:t>3-122</w:t>
      </w:r>
      <w:r>
        <w:rPr>
          <w:noProof/>
        </w:rPr>
        <w:fldChar w:fldCharType="end"/>
      </w:r>
    </w:p>
    <w:p w14:paraId="48C0D87C"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3.18.3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_Toc13056116 \h </w:instrText>
      </w:r>
      <w:r>
        <w:rPr>
          <w:noProof/>
        </w:rPr>
      </w:r>
      <w:r>
        <w:rPr>
          <w:noProof/>
        </w:rPr>
        <w:fldChar w:fldCharType="separate"/>
      </w:r>
      <w:r w:rsidR="00D41448">
        <w:rPr>
          <w:noProof/>
        </w:rPr>
        <w:t>3-122</w:t>
      </w:r>
      <w:r>
        <w:rPr>
          <w:noProof/>
        </w:rPr>
        <w:fldChar w:fldCharType="end"/>
      </w:r>
    </w:p>
    <w:p w14:paraId="293DED1B"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3.18.4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_Toc13056117 \h </w:instrText>
      </w:r>
      <w:r>
        <w:rPr>
          <w:noProof/>
        </w:rPr>
      </w:r>
      <w:r>
        <w:rPr>
          <w:noProof/>
        </w:rPr>
        <w:fldChar w:fldCharType="separate"/>
      </w:r>
      <w:r w:rsidR="00D41448">
        <w:rPr>
          <w:noProof/>
        </w:rPr>
        <w:t>3-122</w:t>
      </w:r>
      <w:r>
        <w:rPr>
          <w:noProof/>
        </w:rPr>
        <w:fldChar w:fldCharType="end"/>
      </w:r>
    </w:p>
    <w:p w14:paraId="47BDF967" w14:textId="77777777" w:rsidR="001B6382" w:rsidRDefault="001B6382">
      <w:pPr>
        <w:pStyle w:val="TOC2"/>
        <w:tabs>
          <w:tab w:val="left" w:pos="960"/>
          <w:tab w:val="right" w:leader="dot" w:pos="8630"/>
        </w:tabs>
        <w:rPr>
          <w:rFonts w:asciiTheme="minorHAnsi" w:hAnsiTheme="minorHAnsi"/>
          <w:smallCaps w:val="0"/>
          <w:noProof/>
          <w:sz w:val="22"/>
        </w:rPr>
      </w:pPr>
      <w:r>
        <w:rPr>
          <w:noProof/>
        </w:rPr>
        <w:t>3.19</w:t>
      </w:r>
      <w:r>
        <w:rPr>
          <w:rFonts w:asciiTheme="minorHAnsi" w:hAnsiTheme="minorHAnsi"/>
          <w:smallCaps w:val="0"/>
          <w:noProof/>
          <w:sz w:val="22"/>
        </w:rPr>
        <w:tab/>
      </w:r>
      <w:r>
        <w:rPr>
          <w:noProof/>
        </w:rPr>
        <w:t>Boundary conditions – energy balance (Data Block 13B)</w:t>
      </w:r>
      <w:r>
        <w:rPr>
          <w:noProof/>
        </w:rPr>
        <w:tab/>
      </w:r>
      <w:r>
        <w:rPr>
          <w:noProof/>
        </w:rPr>
        <w:fldChar w:fldCharType="begin"/>
      </w:r>
      <w:r>
        <w:rPr>
          <w:noProof/>
        </w:rPr>
        <w:instrText xml:space="preserve"> PAGEREF _Toc13056118 \h </w:instrText>
      </w:r>
      <w:r>
        <w:rPr>
          <w:noProof/>
        </w:rPr>
      </w:r>
      <w:r>
        <w:rPr>
          <w:noProof/>
        </w:rPr>
        <w:fldChar w:fldCharType="separate"/>
      </w:r>
      <w:r w:rsidR="00D41448">
        <w:rPr>
          <w:noProof/>
        </w:rPr>
        <w:t>3-122</w:t>
      </w:r>
      <w:r>
        <w:rPr>
          <w:noProof/>
        </w:rPr>
        <w:fldChar w:fldCharType="end"/>
      </w:r>
    </w:p>
    <w:p w14:paraId="5E15C107"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3.19.1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_Toc13056119 \h </w:instrText>
      </w:r>
      <w:r>
        <w:rPr>
          <w:noProof/>
        </w:rPr>
      </w:r>
      <w:r>
        <w:rPr>
          <w:noProof/>
        </w:rPr>
        <w:fldChar w:fldCharType="separate"/>
      </w:r>
      <w:r w:rsidR="00D41448">
        <w:rPr>
          <w:noProof/>
        </w:rPr>
        <w:t>3-122</w:t>
      </w:r>
      <w:r>
        <w:rPr>
          <w:noProof/>
        </w:rPr>
        <w:fldChar w:fldCharType="end"/>
      </w:r>
    </w:p>
    <w:p w14:paraId="039B16DE"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3.19.2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_Toc13056120 \h </w:instrText>
      </w:r>
      <w:r>
        <w:rPr>
          <w:noProof/>
        </w:rPr>
      </w:r>
      <w:r>
        <w:rPr>
          <w:noProof/>
        </w:rPr>
        <w:fldChar w:fldCharType="separate"/>
      </w:r>
      <w:r w:rsidR="00D41448">
        <w:rPr>
          <w:noProof/>
        </w:rPr>
        <w:t>3-123</w:t>
      </w:r>
      <w:r>
        <w:rPr>
          <w:noProof/>
        </w:rPr>
        <w:fldChar w:fldCharType="end"/>
      </w:r>
    </w:p>
    <w:p w14:paraId="6FC8F6A5"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3.19.3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_Toc13056121 \h </w:instrText>
      </w:r>
      <w:r>
        <w:rPr>
          <w:noProof/>
        </w:rPr>
      </w:r>
      <w:r>
        <w:rPr>
          <w:noProof/>
        </w:rPr>
        <w:fldChar w:fldCharType="separate"/>
      </w:r>
      <w:r w:rsidR="00D41448">
        <w:rPr>
          <w:noProof/>
        </w:rPr>
        <w:t>3-123</w:t>
      </w:r>
      <w:r>
        <w:rPr>
          <w:noProof/>
        </w:rPr>
        <w:fldChar w:fldCharType="end"/>
      </w:r>
    </w:p>
    <w:p w14:paraId="0BAB1A65"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3.19.4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_Toc13056122 \h </w:instrText>
      </w:r>
      <w:r>
        <w:rPr>
          <w:noProof/>
        </w:rPr>
      </w:r>
      <w:r>
        <w:rPr>
          <w:noProof/>
        </w:rPr>
        <w:fldChar w:fldCharType="separate"/>
      </w:r>
      <w:r w:rsidR="00D41448">
        <w:rPr>
          <w:noProof/>
        </w:rPr>
        <w:t>3-124</w:t>
      </w:r>
      <w:r>
        <w:rPr>
          <w:noProof/>
        </w:rPr>
        <w:fldChar w:fldCharType="end"/>
      </w:r>
    </w:p>
    <w:p w14:paraId="3E20514F" w14:textId="77777777" w:rsidR="001B6382" w:rsidRDefault="001B6382">
      <w:pPr>
        <w:pStyle w:val="TOC2"/>
        <w:tabs>
          <w:tab w:val="left" w:pos="960"/>
          <w:tab w:val="right" w:leader="dot" w:pos="8630"/>
        </w:tabs>
        <w:rPr>
          <w:rFonts w:asciiTheme="minorHAnsi" w:hAnsiTheme="minorHAnsi"/>
          <w:smallCaps w:val="0"/>
          <w:noProof/>
          <w:sz w:val="22"/>
        </w:rPr>
      </w:pPr>
      <w:r>
        <w:rPr>
          <w:noProof/>
        </w:rPr>
        <w:t>3.20</w:t>
      </w:r>
      <w:r>
        <w:rPr>
          <w:rFonts w:asciiTheme="minorHAnsi" w:hAnsiTheme="minorHAnsi"/>
          <w:smallCaps w:val="0"/>
          <w:noProof/>
          <w:sz w:val="22"/>
        </w:rPr>
        <w:tab/>
      </w:r>
      <w:r>
        <w:rPr>
          <w:noProof/>
        </w:rPr>
        <w:t>Initial condition – Batch Reactions (Data Block 14)</w:t>
      </w:r>
      <w:r>
        <w:rPr>
          <w:noProof/>
        </w:rPr>
        <w:tab/>
      </w:r>
      <w:r>
        <w:rPr>
          <w:noProof/>
        </w:rPr>
        <w:fldChar w:fldCharType="begin"/>
      </w:r>
      <w:r>
        <w:rPr>
          <w:noProof/>
        </w:rPr>
        <w:instrText xml:space="preserve"> PAGEREF _Toc13056123 \h </w:instrText>
      </w:r>
      <w:r>
        <w:rPr>
          <w:noProof/>
        </w:rPr>
      </w:r>
      <w:r>
        <w:rPr>
          <w:noProof/>
        </w:rPr>
        <w:fldChar w:fldCharType="separate"/>
      </w:r>
      <w:r w:rsidR="00D41448">
        <w:rPr>
          <w:noProof/>
        </w:rPr>
        <w:t>3-124</w:t>
      </w:r>
      <w:r>
        <w:rPr>
          <w:noProof/>
        </w:rPr>
        <w:fldChar w:fldCharType="end"/>
      </w:r>
    </w:p>
    <w:p w14:paraId="78DC1B83"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3.20.1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_Toc13056124 \h </w:instrText>
      </w:r>
      <w:r>
        <w:rPr>
          <w:noProof/>
        </w:rPr>
      </w:r>
      <w:r>
        <w:rPr>
          <w:noProof/>
        </w:rPr>
        <w:fldChar w:fldCharType="separate"/>
      </w:r>
      <w:r w:rsidR="00D41448">
        <w:rPr>
          <w:noProof/>
        </w:rPr>
        <w:t>3-124</w:t>
      </w:r>
      <w:r>
        <w:rPr>
          <w:noProof/>
        </w:rPr>
        <w:fldChar w:fldCharType="end"/>
      </w:r>
    </w:p>
    <w:p w14:paraId="2F186C4C"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3.20.2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_Toc13056125 \h </w:instrText>
      </w:r>
      <w:r>
        <w:rPr>
          <w:noProof/>
        </w:rPr>
      </w:r>
      <w:r>
        <w:rPr>
          <w:noProof/>
        </w:rPr>
        <w:fldChar w:fldCharType="separate"/>
      </w:r>
      <w:r w:rsidR="00D41448">
        <w:rPr>
          <w:noProof/>
        </w:rPr>
        <w:t>3-125</w:t>
      </w:r>
      <w:r>
        <w:rPr>
          <w:noProof/>
        </w:rPr>
        <w:fldChar w:fldCharType="end"/>
      </w:r>
    </w:p>
    <w:p w14:paraId="56FF7540" w14:textId="77777777" w:rsidR="001B6382" w:rsidRDefault="001B6382">
      <w:pPr>
        <w:pStyle w:val="TOC4"/>
        <w:tabs>
          <w:tab w:val="left" w:pos="1680"/>
          <w:tab w:val="right" w:leader="dot" w:pos="8630"/>
        </w:tabs>
        <w:rPr>
          <w:rFonts w:asciiTheme="minorHAnsi" w:hAnsiTheme="minorHAnsi"/>
          <w:noProof/>
          <w:sz w:val="22"/>
        </w:rPr>
      </w:pPr>
      <w:r>
        <w:rPr>
          <w:noProof/>
        </w:rPr>
        <w:t>3.20.2.1</w:t>
      </w:r>
      <w:r>
        <w:rPr>
          <w:rFonts w:asciiTheme="minorHAnsi" w:hAnsiTheme="minorHAnsi"/>
          <w:noProof/>
          <w:sz w:val="22"/>
        </w:rPr>
        <w:tab/>
      </w:r>
      <w:r>
        <w:rPr>
          <w:noProof/>
        </w:rPr>
        <w:t>‘initial condition – local geochemistry’</w:t>
      </w:r>
      <w:r>
        <w:rPr>
          <w:noProof/>
        </w:rPr>
        <w:tab/>
      </w:r>
      <w:r>
        <w:rPr>
          <w:noProof/>
        </w:rPr>
        <w:fldChar w:fldCharType="begin"/>
      </w:r>
      <w:r>
        <w:rPr>
          <w:noProof/>
        </w:rPr>
        <w:instrText xml:space="preserve"> PAGEREF _Toc13056126 \h </w:instrText>
      </w:r>
      <w:r>
        <w:rPr>
          <w:noProof/>
        </w:rPr>
      </w:r>
      <w:r>
        <w:rPr>
          <w:noProof/>
        </w:rPr>
        <w:fldChar w:fldCharType="separate"/>
      </w:r>
      <w:r w:rsidR="00D41448">
        <w:rPr>
          <w:noProof/>
        </w:rPr>
        <w:t>3-125</w:t>
      </w:r>
      <w:r>
        <w:rPr>
          <w:noProof/>
        </w:rPr>
        <w:fldChar w:fldCharType="end"/>
      </w:r>
    </w:p>
    <w:p w14:paraId="214209B2" w14:textId="77777777" w:rsidR="001B6382" w:rsidRDefault="001B6382">
      <w:pPr>
        <w:pStyle w:val="TOC4"/>
        <w:tabs>
          <w:tab w:val="left" w:pos="1680"/>
          <w:tab w:val="right" w:leader="dot" w:pos="8630"/>
        </w:tabs>
        <w:rPr>
          <w:rFonts w:asciiTheme="minorHAnsi" w:hAnsiTheme="minorHAnsi"/>
          <w:noProof/>
          <w:sz w:val="22"/>
        </w:rPr>
      </w:pPr>
      <w:r>
        <w:rPr>
          <w:noProof/>
        </w:rPr>
        <w:t>3.20.2.2</w:t>
      </w:r>
      <w:r>
        <w:rPr>
          <w:rFonts w:asciiTheme="minorHAnsi" w:hAnsiTheme="minorHAnsi"/>
          <w:noProof/>
          <w:sz w:val="22"/>
        </w:rPr>
        <w:tab/>
      </w:r>
      <w:r>
        <w:rPr>
          <w:noProof/>
        </w:rPr>
        <w:t>‘kinetic batch simulation’</w:t>
      </w:r>
      <w:r>
        <w:rPr>
          <w:noProof/>
        </w:rPr>
        <w:tab/>
      </w:r>
      <w:r>
        <w:rPr>
          <w:noProof/>
        </w:rPr>
        <w:fldChar w:fldCharType="begin"/>
      </w:r>
      <w:r>
        <w:rPr>
          <w:noProof/>
        </w:rPr>
        <w:instrText xml:space="preserve"> PAGEREF _Toc13056127 \h </w:instrText>
      </w:r>
      <w:r>
        <w:rPr>
          <w:noProof/>
        </w:rPr>
      </w:r>
      <w:r>
        <w:rPr>
          <w:noProof/>
        </w:rPr>
        <w:fldChar w:fldCharType="separate"/>
      </w:r>
      <w:r w:rsidR="00D41448">
        <w:rPr>
          <w:noProof/>
        </w:rPr>
        <w:t>3-125</w:t>
      </w:r>
      <w:r>
        <w:rPr>
          <w:noProof/>
        </w:rPr>
        <w:fldChar w:fldCharType="end"/>
      </w:r>
    </w:p>
    <w:p w14:paraId="7D7AA549" w14:textId="77777777" w:rsidR="001B6382" w:rsidRDefault="001B6382">
      <w:pPr>
        <w:pStyle w:val="TOC4"/>
        <w:tabs>
          <w:tab w:val="left" w:pos="1680"/>
          <w:tab w:val="right" w:leader="dot" w:pos="8630"/>
        </w:tabs>
        <w:rPr>
          <w:rFonts w:asciiTheme="minorHAnsi" w:hAnsiTheme="minorHAnsi"/>
          <w:noProof/>
          <w:sz w:val="22"/>
        </w:rPr>
      </w:pPr>
      <w:r>
        <w:rPr>
          <w:noProof/>
        </w:rPr>
        <w:t>3.20.2.3</w:t>
      </w:r>
      <w:r>
        <w:rPr>
          <w:rFonts w:asciiTheme="minorHAnsi" w:hAnsiTheme="minorHAnsi"/>
          <w:noProof/>
          <w:sz w:val="22"/>
        </w:rPr>
        <w:tab/>
      </w:r>
      <w:r>
        <w:rPr>
          <w:noProof/>
        </w:rPr>
        <w:t>Concentration Input</w:t>
      </w:r>
      <w:r>
        <w:rPr>
          <w:noProof/>
        </w:rPr>
        <w:tab/>
      </w:r>
      <w:r>
        <w:rPr>
          <w:noProof/>
        </w:rPr>
        <w:fldChar w:fldCharType="begin"/>
      </w:r>
      <w:r>
        <w:rPr>
          <w:noProof/>
        </w:rPr>
        <w:instrText xml:space="preserve"> PAGEREF _Toc13056128 \h </w:instrText>
      </w:r>
      <w:r>
        <w:rPr>
          <w:noProof/>
        </w:rPr>
      </w:r>
      <w:r>
        <w:rPr>
          <w:noProof/>
        </w:rPr>
        <w:fldChar w:fldCharType="separate"/>
      </w:r>
      <w:r w:rsidR="00D41448">
        <w:rPr>
          <w:noProof/>
        </w:rPr>
        <w:t>3-125</w:t>
      </w:r>
      <w:r>
        <w:rPr>
          <w:noProof/>
        </w:rPr>
        <w:fldChar w:fldCharType="end"/>
      </w:r>
    </w:p>
    <w:p w14:paraId="6523E77D" w14:textId="77777777" w:rsidR="001B6382" w:rsidRDefault="001B6382">
      <w:pPr>
        <w:pStyle w:val="TOC4"/>
        <w:tabs>
          <w:tab w:val="left" w:pos="1680"/>
          <w:tab w:val="right" w:leader="dot" w:pos="8630"/>
        </w:tabs>
        <w:rPr>
          <w:rFonts w:asciiTheme="minorHAnsi" w:hAnsiTheme="minorHAnsi"/>
          <w:noProof/>
          <w:sz w:val="22"/>
        </w:rPr>
      </w:pPr>
      <w:r>
        <w:rPr>
          <w:noProof/>
        </w:rPr>
        <w:t>3.20.2.4</w:t>
      </w:r>
      <w:r>
        <w:rPr>
          <w:rFonts w:asciiTheme="minorHAnsi" w:hAnsiTheme="minorHAnsi"/>
          <w:noProof/>
          <w:sz w:val="22"/>
        </w:rPr>
        <w:tab/>
      </w:r>
      <w:r>
        <w:rPr>
          <w:noProof/>
        </w:rPr>
        <w:t>‘sorption parameter input’</w:t>
      </w:r>
      <w:r>
        <w:rPr>
          <w:noProof/>
        </w:rPr>
        <w:tab/>
      </w:r>
      <w:r>
        <w:rPr>
          <w:noProof/>
        </w:rPr>
        <w:fldChar w:fldCharType="begin"/>
      </w:r>
      <w:r>
        <w:rPr>
          <w:noProof/>
        </w:rPr>
        <w:instrText xml:space="preserve"> PAGEREF _Toc13056129 \h </w:instrText>
      </w:r>
      <w:r>
        <w:rPr>
          <w:noProof/>
        </w:rPr>
      </w:r>
      <w:r>
        <w:rPr>
          <w:noProof/>
        </w:rPr>
        <w:fldChar w:fldCharType="separate"/>
      </w:r>
      <w:r w:rsidR="00D41448">
        <w:rPr>
          <w:noProof/>
        </w:rPr>
        <w:t>3-126</w:t>
      </w:r>
      <w:r>
        <w:rPr>
          <w:noProof/>
        </w:rPr>
        <w:fldChar w:fldCharType="end"/>
      </w:r>
    </w:p>
    <w:p w14:paraId="2D749DEC" w14:textId="77777777" w:rsidR="001B6382" w:rsidRDefault="001B6382">
      <w:pPr>
        <w:pStyle w:val="TOC4"/>
        <w:tabs>
          <w:tab w:val="left" w:pos="1680"/>
          <w:tab w:val="right" w:leader="dot" w:pos="8630"/>
        </w:tabs>
        <w:rPr>
          <w:rFonts w:asciiTheme="minorHAnsi" w:hAnsiTheme="minorHAnsi"/>
          <w:noProof/>
          <w:sz w:val="22"/>
        </w:rPr>
      </w:pPr>
      <w:r>
        <w:rPr>
          <w:noProof/>
        </w:rPr>
        <w:t>3.20.2.5</w:t>
      </w:r>
      <w:r>
        <w:rPr>
          <w:rFonts w:asciiTheme="minorHAnsi" w:hAnsiTheme="minorHAnsi"/>
          <w:noProof/>
          <w:sz w:val="22"/>
        </w:rPr>
        <w:tab/>
      </w:r>
      <w:r>
        <w:rPr>
          <w:noProof/>
        </w:rPr>
        <w:t>‘CEC fraction of multisite ion exchange’</w:t>
      </w:r>
      <w:r>
        <w:rPr>
          <w:noProof/>
        </w:rPr>
        <w:tab/>
      </w:r>
      <w:r>
        <w:rPr>
          <w:noProof/>
        </w:rPr>
        <w:fldChar w:fldCharType="begin"/>
      </w:r>
      <w:r>
        <w:rPr>
          <w:noProof/>
        </w:rPr>
        <w:instrText xml:space="preserve"> PAGEREF _Toc13056130 \h </w:instrText>
      </w:r>
      <w:r>
        <w:rPr>
          <w:noProof/>
        </w:rPr>
      </w:r>
      <w:r>
        <w:rPr>
          <w:noProof/>
        </w:rPr>
        <w:fldChar w:fldCharType="separate"/>
      </w:r>
      <w:r w:rsidR="00D41448">
        <w:rPr>
          <w:noProof/>
        </w:rPr>
        <w:t>3-128</w:t>
      </w:r>
      <w:r>
        <w:rPr>
          <w:noProof/>
        </w:rPr>
        <w:fldChar w:fldCharType="end"/>
      </w:r>
    </w:p>
    <w:p w14:paraId="6DDB35B5" w14:textId="77777777" w:rsidR="001B6382" w:rsidRDefault="001B6382">
      <w:pPr>
        <w:pStyle w:val="TOC4"/>
        <w:tabs>
          <w:tab w:val="left" w:pos="1680"/>
          <w:tab w:val="right" w:leader="dot" w:pos="8630"/>
        </w:tabs>
        <w:rPr>
          <w:rFonts w:asciiTheme="minorHAnsi" w:hAnsiTheme="minorHAnsi"/>
          <w:noProof/>
          <w:sz w:val="22"/>
        </w:rPr>
      </w:pPr>
      <w:r>
        <w:rPr>
          <w:noProof/>
        </w:rPr>
        <w:lastRenderedPageBreak/>
        <w:t>3.20.2.6</w:t>
      </w:r>
      <w:r>
        <w:rPr>
          <w:rFonts w:asciiTheme="minorHAnsi" w:hAnsiTheme="minorHAnsi"/>
          <w:noProof/>
          <w:sz w:val="22"/>
        </w:rPr>
        <w:tab/>
      </w:r>
      <w:r>
        <w:rPr>
          <w:noProof/>
        </w:rPr>
        <w:t>‘mineral input’</w:t>
      </w:r>
      <w:r>
        <w:rPr>
          <w:noProof/>
        </w:rPr>
        <w:tab/>
      </w:r>
      <w:r>
        <w:rPr>
          <w:noProof/>
        </w:rPr>
        <w:fldChar w:fldCharType="begin"/>
      </w:r>
      <w:r>
        <w:rPr>
          <w:noProof/>
        </w:rPr>
        <w:instrText xml:space="preserve"> PAGEREF _Toc13056131 \h </w:instrText>
      </w:r>
      <w:r>
        <w:rPr>
          <w:noProof/>
        </w:rPr>
      </w:r>
      <w:r>
        <w:rPr>
          <w:noProof/>
        </w:rPr>
        <w:fldChar w:fldCharType="separate"/>
      </w:r>
      <w:r w:rsidR="00D41448">
        <w:rPr>
          <w:noProof/>
        </w:rPr>
        <w:t>3-129</w:t>
      </w:r>
      <w:r>
        <w:rPr>
          <w:noProof/>
        </w:rPr>
        <w:fldChar w:fldCharType="end"/>
      </w:r>
    </w:p>
    <w:p w14:paraId="0DA84BD4"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3.20.3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_Toc13056132 \h </w:instrText>
      </w:r>
      <w:r>
        <w:rPr>
          <w:noProof/>
        </w:rPr>
      </w:r>
      <w:r>
        <w:rPr>
          <w:noProof/>
        </w:rPr>
        <w:fldChar w:fldCharType="separate"/>
      </w:r>
      <w:r w:rsidR="00D41448">
        <w:rPr>
          <w:noProof/>
        </w:rPr>
        <w:t>3-135</w:t>
      </w:r>
      <w:r>
        <w:rPr>
          <w:noProof/>
        </w:rPr>
        <w:fldChar w:fldCharType="end"/>
      </w:r>
    </w:p>
    <w:p w14:paraId="0C71CD39"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3.20.4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_Toc13056133 \h </w:instrText>
      </w:r>
      <w:r>
        <w:rPr>
          <w:noProof/>
        </w:rPr>
      </w:r>
      <w:r>
        <w:rPr>
          <w:noProof/>
        </w:rPr>
        <w:fldChar w:fldCharType="separate"/>
      </w:r>
      <w:r w:rsidR="00D41448">
        <w:rPr>
          <w:noProof/>
        </w:rPr>
        <w:t>3-138</w:t>
      </w:r>
      <w:r>
        <w:rPr>
          <w:noProof/>
        </w:rPr>
        <w:fldChar w:fldCharType="end"/>
      </w:r>
    </w:p>
    <w:p w14:paraId="04DAC8F2"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3.20.5</w:t>
      </w:r>
      <w:r>
        <w:rPr>
          <w:rFonts w:asciiTheme="minorHAnsi" w:hAnsiTheme="minorHAnsi"/>
          <w:i w:val="0"/>
          <w:noProof/>
          <w:sz w:val="22"/>
        </w:rPr>
        <w:tab/>
      </w:r>
      <w:r>
        <w:rPr>
          <w:noProof/>
        </w:rPr>
        <w:t>Additional Comments</w:t>
      </w:r>
      <w:r>
        <w:rPr>
          <w:noProof/>
        </w:rPr>
        <w:tab/>
      </w:r>
      <w:r>
        <w:rPr>
          <w:noProof/>
        </w:rPr>
        <w:fldChar w:fldCharType="begin"/>
      </w:r>
      <w:r>
        <w:rPr>
          <w:noProof/>
        </w:rPr>
        <w:instrText xml:space="preserve"> PAGEREF _Toc13056134 \h </w:instrText>
      </w:r>
      <w:r>
        <w:rPr>
          <w:noProof/>
        </w:rPr>
      </w:r>
      <w:r>
        <w:rPr>
          <w:noProof/>
        </w:rPr>
        <w:fldChar w:fldCharType="separate"/>
      </w:r>
      <w:r w:rsidR="00D41448">
        <w:rPr>
          <w:noProof/>
        </w:rPr>
        <w:t>3-139</w:t>
      </w:r>
      <w:r>
        <w:rPr>
          <w:noProof/>
        </w:rPr>
        <w:fldChar w:fldCharType="end"/>
      </w:r>
    </w:p>
    <w:p w14:paraId="585B9918" w14:textId="77777777" w:rsidR="001B6382" w:rsidRDefault="001B6382">
      <w:pPr>
        <w:pStyle w:val="TOC2"/>
        <w:tabs>
          <w:tab w:val="left" w:pos="960"/>
          <w:tab w:val="right" w:leader="dot" w:pos="8630"/>
        </w:tabs>
        <w:rPr>
          <w:rFonts w:asciiTheme="minorHAnsi" w:hAnsiTheme="minorHAnsi"/>
          <w:smallCaps w:val="0"/>
          <w:noProof/>
          <w:sz w:val="22"/>
        </w:rPr>
      </w:pPr>
      <w:r>
        <w:rPr>
          <w:noProof/>
        </w:rPr>
        <w:t>3.21</w:t>
      </w:r>
      <w:r>
        <w:rPr>
          <w:rFonts w:asciiTheme="minorHAnsi" w:hAnsiTheme="minorHAnsi"/>
          <w:smallCaps w:val="0"/>
          <w:noProof/>
          <w:sz w:val="22"/>
        </w:rPr>
        <w:tab/>
      </w:r>
      <w:r>
        <w:rPr>
          <w:noProof/>
        </w:rPr>
        <w:t>Initial condition – reactive transport (Data Block 15)</w:t>
      </w:r>
      <w:r>
        <w:rPr>
          <w:noProof/>
        </w:rPr>
        <w:tab/>
      </w:r>
      <w:r>
        <w:rPr>
          <w:noProof/>
        </w:rPr>
        <w:fldChar w:fldCharType="begin"/>
      </w:r>
      <w:r>
        <w:rPr>
          <w:noProof/>
        </w:rPr>
        <w:instrText xml:space="preserve"> PAGEREF _Toc13056135 \h </w:instrText>
      </w:r>
      <w:r>
        <w:rPr>
          <w:noProof/>
        </w:rPr>
      </w:r>
      <w:r>
        <w:rPr>
          <w:noProof/>
        </w:rPr>
        <w:fldChar w:fldCharType="separate"/>
      </w:r>
      <w:r w:rsidR="00D41448">
        <w:rPr>
          <w:noProof/>
        </w:rPr>
        <w:t>3-139</w:t>
      </w:r>
      <w:r>
        <w:rPr>
          <w:noProof/>
        </w:rPr>
        <w:fldChar w:fldCharType="end"/>
      </w:r>
    </w:p>
    <w:p w14:paraId="4D0D1BDD"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3.21.1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_Toc13056136 \h </w:instrText>
      </w:r>
      <w:r>
        <w:rPr>
          <w:noProof/>
        </w:rPr>
      </w:r>
      <w:r>
        <w:rPr>
          <w:noProof/>
        </w:rPr>
        <w:fldChar w:fldCharType="separate"/>
      </w:r>
      <w:r w:rsidR="00D41448">
        <w:rPr>
          <w:noProof/>
        </w:rPr>
        <w:t>3-139</w:t>
      </w:r>
      <w:r>
        <w:rPr>
          <w:noProof/>
        </w:rPr>
        <w:fldChar w:fldCharType="end"/>
      </w:r>
    </w:p>
    <w:p w14:paraId="0AF2C794"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3.21.2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_Toc13056137 \h </w:instrText>
      </w:r>
      <w:r>
        <w:rPr>
          <w:noProof/>
        </w:rPr>
      </w:r>
      <w:r>
        <w:rPr>
          <w:noProof/>
        </w:rPr>
        <w:fldChar w:fldCharType="separate"/>
      </w:r>
      <w:r w:rsidR="00D41448">
        <w:rPr>
          <w:noProof/>
        </w:rPr>
        <w:t>3-140</w:t>
      </w:r>
      <w:r>
        <w:rPr>
          <w:noProof/>
        </w:rPr>
        <w:fldChar w:fldCharType="end"/>
      </w:r>
    </w:p>
    <w:p w14:paraId="1EDF2786" w14:textId="77777777" w:rsidR="001B6382" w:rsidRDefault="001B6382">
      <w:pPr>
        <w:pStyle w:val="TOC4"/>
        <w:tabs>
          <w:tab w:val="left" w:pos="1680"/>
          <w:tab w:val="right" w:leader="dot" w:pos="8630"/>
        </w:tabs>
        <w:rPr>
          <w:rFonts w:asciiTheme="minorHAnsi" w:hAnsiTheme="minorHAnsi"/>
          <w:noProof/>
          <w:sz w:val="22"/>
        </w:rPr>
      </w:pPr>
      <w:r>
        <w:rPr>
          <w:noProof/>
        </w:rPr>
        <w:t>3.21.2.1</w:t>
      </w:r>
      <w:r>
        <w:rPr>
          <w:rFonts w:asciiTheme="minorHAnsi" w:hAnsiTheme="minorHAnsi"/>
          <w:noProof/>
          <w:sz w:val="22"/>
        </w:rPr>
        <w:tab/>
      </w:r>
      <w:r>
        <w:rPr>
          <w:noProof/>
        </w:rPr>
        <w:t>‘initial condition – reactive transport’</w:t>
      </w:r>
      <w:r>
        <w:rPr>
          <w:noProof/>
        </w:rPr>
        <w:tab/>
      </w:r>
      <w:r>
        <w:rPr>
          <w:noProof/>
        </w:rPr>
        <w:fldChar w:fldCharType="begin"/>
      </w:r>
      <w:r>
        <w:rPr>
          <w:noProof/>
        </w:rPr>
        <w:instrText xml:space="preserve"> PAGEREF _Toc13056138 \h </w:instrText>
      </w:r>
      <w:r>
        <w:rPr>
          <w:noProof/>
        </w:rPr>
      </w:r>
      <w:r>
        <w:rPr>
          <w:noProof/>
        </w:rPr>
        <w:fldChar w:fldCharType="separate"/>
      </w:r>
      <w:r w:rsidR="00D41448">
        <w:rPr>
          <w:noProof/>
        </w:rPr>
        <w:t>3-140</w:t>
      </w:r>
      <w:r>
        <w:rPr>
          <w:noProof/>
        </w:rPr>
        <w:fldChar w:fldCharType="end"/>
      </w:r>
    </w:p>
    <w:p w14:paraId="71FC0057" w14:textId="77777777" w:rsidR="001B6382" w:rsidRDefault="001B6382">
      <w:pPr>
        <w:pStyle w:val="TOC4"/>
        <w:tabs>
          <w:tab w:val="left" w:pos="1680"/>
          <w:tab w:val="right" w:leader="dot" w:pos="8630"/>
        </w:tabs>
        <w:rPr>
          <w:rFonts w:asciiTheme="minorHAnsi" w:hAnsiTheme="minorHAnsi"/>
          <w:noProof/>
          <w:sz w:val="22"/>
        </w:rPr>
      </w:pPr>
      <w:r>
        <w:rPr>
          <w:noProof/>
        </w:rPr>
        <w:t>3.21.2.2</w:t>
      </w:r>
      <w:r>
        <w:rPr>
          <w:rFonts w:asciiTheme="minorHAnsi" w:hAnsiTheme="minorHAnsi"/>
          <w:noProof/>
          <w:sz w:val="22"/>
        </w:rPr>
        <w:tab/>
      </w:r>
      <w:r>
        <w:rPr>
          <w:noProof/>
        </w:rPr>
        <w:t>‘Read initial aqueous component concentrations from file’</w:t>
      </w:r>
      <w:r>
        <w:rPr>
          <w:noProof/>
        </w:rPr>
        <w:tab/>
      </w:r>
      <w:r>
        <w:rPr>
          <w:noProof/>
        </w:rPr>
        <w:fldChar w:fldCharType="begin"/>
      </w:r>
      <w:r>
        <w:rPr>
          <w:noProof/>
        </w:rPr>
        <w:instrText xml:space="preserve"> PAGEREF _Toc13056139 \h </w:instrText>
      </w:r>
      <w:r>
        <w:rPr>
          <w:noProof/>
        </w:rPr>
      </w:r>
      <w:r>
        <w:rPr>
          <w:noProof/>
        </w:rPr>
        <w:fldChar w:fldCharType="separate"/>
      </w:r>
      <w:r w:rsidR="00D41448">
        <w:rPr>
          <w:noProof/>
        </w:rPr>
        <w:t>3-140</w:t>
      </w:r>
      <w:r>
        <w:rPr>
          <w:noProof/>
        </w:rPr>
        <w:fldChar w:fldCharType="end"/>
      </w:r>
    </w:p>
    <w:p w14:paraId="6BA60070" w14:textId="77777777" w:rsidR="001B6382" w:rsidRDefault="001B6382">
      <w:pPr>
        <w:pStyle w:val="TOC4"/>
        <w:tabs>
          <w:tab w:val="left" w:pos="1680"/>
          <w:tab w:val="right" w:leader="dot" w:pos="8630"/>
        </w:tabs>
        <w:rPr>
          <w:rFonts w:asciiTheme="minorHAnsi" w:hAnsiTheme="minorHAnsi"/>
          <w:noProof/>
          <w:sz w:val="22"/>
        </w:rPr>
      </w:pPr>
      <w:r>
        <w:rPr>
          <w:noProof/>
        </w:rPr>
        <w:t>3.21.2.3</w:t>
      </w:r>
      <w:r>
        <w:rPr>
          <w:rFonts w:asciiTheme="minorHAnsi" w:hAnsiTheme="minorHAnsi"/>
          <w:noProof/>
          <w:sz w:val="22"/>
        </w:rPr>
        <w:tab/>
      </w:r>
      <w:r>
        <w:rPr>
          <w:noProof/>
        </w:rPr>
        <w:t>‘Read initial mineral volume fractions from file’</w:t>
      </w:r>
      <w:r>
        <w:rPr>
          <w:noProof/>
        </w:rPr>
        <w:tab/>
      </w:r>
      <w:r>
        <w:rPr>
          <w:noProof/>
        </w:rPr>
        <w:fldChar w:fldCharType="begin"/>
      </w:r>
      <w:r>
        <w:rPr>
          <w:noProof/>
        </w:rPr>
        <w:instrText xml:space="preserve"> PAGEREF _Toc13056140 \h </w:instrText>
      </w:r>
      <w:r>
        <w:rPr>
          <w:noProof/>
        </w:rPr>
      </w:r>
      <w:r>
        <w:rPr>
          <w:noProof/>
        </w:rPr>
        <w:fldChar w:fldCharType="separate"/>
      </w:r>
      <w:r w:rsidR="00D41448">
        <w:rPr>
          <w:noProof/>
        </w:rPr>
        <w:t>3-140</w:t>
      </w:r>
      <w:r>
        <w:rPr>
          <w:noProof/>
        </w:rPr>
        <w:fldChar w:fldCharType="end"/>
      </w:r>
    </w:p>
    <w:p w14:paraId="5A6BCC2F" w14:textId="77777777" w:rsidR="001B6382" w:rsidRDefault="001B6382">
      <w:pPr>
        <w:pStyle w:val="TOC4"/>
        <w:tabs>
          <w:tab w:val="left" w:pos="1680"/>
          <w:tab w:val="right" w:leader="dot" w:pos="8630"/>
        </w:tabs>
        <w:rPr>
          <w:rFonts w:asciiTheme="minorHAnsi" w:hAnsiTheme="minorHAnsi"/>
          <w:noProof/>
          <w:sz w:val="22"/>
        </w:rPr>
      </w:pPr>
      <w:r>
        <w:rPr>
          <w:noProof/>
        </w:rPr>
        <w:t>3.21.2.4</w:t>
      </w:r>
      <w:r>
        <w:rPr>
          <w:rFonts w:asciiTheme="minorHAnsi" w:hAnsiTheme="minorHAnsi"/>
          <w:noProof/>
          <w:sz w:val="22"/>
        </w:rPr>
        <w:tab/>
      </w:r>
      <w:r>
        <w:rPr>
          <w:noProof/>
        </w:rPr>
        <w:t>‘Read cec from file’</w:t>
      </w:r>
      <w:r>
        <w:rPr>
          <w:noProof/>
        </w:rPr>
        <w:tab/>
      </w:r>
      <w:r>
        <w:rPr>
          <w:noProof/>
        </w:rPr>
        <w:fldChar w:fldCharType="begin"/>
      </w:r>
      <w:r>
        <w:rPr>
          <w:noProof/>
        </w:rPr>
        <w:instrText xml:space="preserve"> PAGEREF _Toc13056141 \h </w:instrText>
      </w:r>
      <w:r>
        <w:rPr>
          <w:noProof/>
        </w:rPr>
      </w:r>
      <w:r>
        <w:rPr>
          <w:noProof/>
        </w:rPr>
        <w:fldChar w:fldCharType="separate"/>
      </w:r>
      <w:r w:rsidR="00D41448">
        <w:rPr>
          <w:noProof/>
        </w:rPr>
        <w:t>3-140</w:t>
      </w:r>
      <w:r>
        <w:rPr>
          <w:noProof/>
        </w:rPr>
        <w:fldChar w:fldCharType="end"/>
      </w:r>
    </w:p>
    <w:p w14:paraId="74851EE2" w14:textId="77777777" w:rsidR="001B6382" w:rsidRDefault="001B6382">
      <w:pPr>
        <w:pStyle w:val="TOC4"/>
        <w:tabs>
          <w:tab w:val="left" w:pos="1680"/>
          <w:tab w:val="right" w:leader="dot" w:pos="8630"/>
        </w:tabs>
        <w:rPr>
          <w:rFonts w:asciiTheme="minorHAnsi" w:hAnsiTheme="minorHAnsi"/>
          <w:noProof/>
          <w:sz w:val="22"/>
        </w:rPr>
      </w:pPr>
      <w:r>
        <w:rPr>
          <w:noProof/>
        </w:rPr>
        <w:t>3.21.2.5</w:t>
      </w:r>
      <w:r>
        <w:rPr>
          <w:rFonts w:asciiTheme="minorHAnsi" w:hAnsiTheme="minorHAnsi"/>
          <w:noProof/>
          <w:sz w:val="22"/>
        </w:rPr>
        <w:tab/>
      </w:r>
      <w:r>
        <w:rPr>
          <w:noProof/>
        </w:rPr>
        <w:t>‘Read initial mineral areas from file’</w:t>
      </w:r>
      <w:r>
        <w:rPr>
          <w:noProof/>
        </w:rPr>
        <w:tab/>
      </w:r>
      <w:r>
        <w:rPr>
          <w:noProof/>
        </w:rPr>
        <w:fldChar w:fldCharType="begin"/>
      </w:r>
      <w:r>
        <w:rPr>
          <w:noProof/>
        </w:rPr>
        <w:instrText xml:space="preserve"> PAGEREF _Toc13056142 \h </w:instrText>
      </w:r>
      <w:r>
        <w:rPr>
          <w:noProof/>
        </w:rPr>
      </w:r>
      <w:r>
        <w:rPr>
          <w:noProof/>
        </w:rPr>
        <w:fldChar w:fldCharType="separate"/>
      </w:r>
      <w:r w:rsidR="00D41448">
        <w:rPr>
          <w:noProof/>
        </w:rPr>
        <w:t>3-141</w:t>
      </w:r>
      <w:r>
        <w:rPr>
          <w:noProof/>
        </w:rPr>
        <w:fldChar w:fldCharType="end"/>
      </w:r>
    </w:p>
    <w:p w14:paraId="31FEAEF3" w14:textId="77777777" w:rsidR="001B6382" w:rsidRDefault="001B6382">
      <w:pPr>
        <w:pStyle w:val="TOC4"/>
        <w:tabs>
          <w:tab w:val="left" w:pos="1680"/>
          <w:tab w:val="right" w:leader="dot" w:pos="8630"/>
        </w:tabs>
        <w:rPr>
          <w:rFonts w:asciiTheme="minorHAnsi" w:hAnsiTheme="minorHAnsi"/>
          <w:noProof/>
          <w:sz w:val="22"/>
        </w:rPr>
      </w:pPr>
      <w:r>
        <w:rPr>
          <w:noProof/>
        </w:rPr>
        <w:t>3.21.2.6</w:t>
      </w:r>
      <w:r>
        <w:rPr>
          <w:rFonts w:asciiTheme="minorHAnsi" w:hAnsiTheme="minorHAnsi"/>
          <w:noProof/>
          <w:sz w:val="22"/>
        </w:rPr>
        <w:tab/>
      </w:r>
      <w:r>
        <w:rPr>
          <w:noProof/>
        </w:rPr>
        <w:t>‘Read mineral volume fractions nucleation thresholds from file’</w:t>
      </w:r>
      <w:r>
        <w:rPr>
          <w:noProof/>
        </w:rPr>
        <w:tab/>
      </w:r>
      <w:r>
        <w:rPr>
          <w:noProof/>
        </w:rPr>
        <w:fldChar w:fldCharType="begin"/>
      </w:r>
      <w:r>
        <w:rPr>
          <w:noProof/>
        </w:rPr>
        <w:instrText xml:space="preserve"> PAGEREF _Toc13056143 \h </w:instrText>
      </w:r>
      <w:r>
        <w:rPr>
          <w:noProof/>
        </w:rPr>
      </w:r>
      <w:r>
        <w:rPr>
          <w:noProof/>
        </w:rPr>
        <w:fldChar w:fldCharType="separate"/>
      </w:r>
      <w:r w:rsidR="00D41448">
        <w:rPr>
          <w:noProof/>
        </w:rPr>
        <w:t>3-141</w:t>
      </w:r>
      <w:r>
        <w:rPr>
          <w:noProof/>
        </w:rPr>
        <w:fldChar w:fldCharType="end"/>
      </w:r>
    </w:p>
    <w:p w14:paraId="128A7B05" w14:textId="77777777" w:rsidR="001B6382" w:rsidRDefault="001B6382">
      <w:pPr>
        <w:pStyle w:val="TOC4"/>
        <w:tabs>
          <w:tab w:val="left" w:pos="1680"/>
          <w:tab w:val="right" w:leader="dot" w:pos="8630"/>
        </w:tabs>
        <w:rPr>
          <w:rFonts w:asciiTheme="minorHAnsi" w:hAnsiTheme="minorHAnsi"/>
          <w:noProof/>
          <w:sz w:val="22"/>
        </w:rPr>
      </w:pPr>
      <w:r>
        <w:rPr>
          <w:noProof/>
        </w:rPr>
        <w:t>3.21.2.7</w:t>
      </w:r>
      <w:r>
        <w:rPr>
          <w:rFonts w:asciiTheme="minorHAnsi" w:hAnsiTheme="minorHAnsi"/>
          <w:noProof/>
          <w:sz w:val="22"/>
        </w:rPr>
        <w:tab/>
      </w:r>
      <w:r>
        <w:rPr>
          <w:noProof/>
        </w:rPr>
        <w:t>‘Read nucleation threshold reference surface area from file’</w:t>
      </w:r>
      <w:r>
        <w:rPr>
          <w:noProof/>
        </w:rPr>
        <w:tab/>
      </w:r>
      <w:r>
        <w:rPr>
          <w:noProof/>
        </w:rPr>
        <w:fldChar w:fldCharType="begin"/>
      </w:r>
      <w:r>
        <w:rPr>
          <w:noProof/>
        </w:rPr>
        <w:instrText xml:space="preserve"> PAGEREF _Toc13056144 \h </w:instrText>
      </w:r>
      <w:r>
        <w:rPr>
          <w:noProof/>
        </w:rPr>
      </w:r>
      <w:r>
        <w:rPr>
          <w:noProof/>
        </w:rPr>
        <w:fldChar w:fldCharType="separate"/>
      </w:r>
      <w:r w:rsidR="00D41448">
        <w:rPr>
          <w:noProof/>
        </w:rPr>
        <w:t>3-141</w:t>
      </w:r>
      <w:r>
        <w:rPr>
          <w:noProof/>
        </w:rPr>
        <w:fldChar w:fldCharType="end"/>
      </w:r>
    </w:p>
    <w:p w14:paraId="659E2104" w14:textId="77777777" w:rsidR="001B6382" w:rsidRDefault="001B6382">
      <w:pPr>
        <w:pStyle w:val="TOC4"/>
        <w:tabs>
          <w:tab w:val="left" w:pos="1680"/>
          <w:tab w:val="right" w:leader="dot" w:pos="8630"/>
        </w:tabs>
        <w:rPr>
          <w:rFonts w:asciiTheme="minorHAnsi" w:hAnsiTheme="minorHAnsi"/>
          <w:noProof/>
          <w:sz w:val="22"/>
        </w:rPr>
      </w:pPr>
      <w:r>
        <w:rPr>
          <w:noProof/>
        </w:rPr>
        <w:t>3.21.2.8</w:t>
      </w:r>
      <w:r>
        <w:rPr>
          <w:rFonts w:asciiTheme="minorHAnsi" w:hAnsiTheme="minorHAnsi"/>
          <w:noProof/>
          <w:sz w:val="22"/>
        </w:rPr>
        <w:tab/>
      </w:r>
      <w:r>
        <w:rPr>
          <w:noProof/>
        </w:rPr>
        <w:t>‘initial condition for isotope components’</w:t>
      </w:r>
      <w:r>
        <w:rPr>
          <w:noProof/>
        </w:rPr>
        <w:tab/>
      </w:r>
      <w:r>
        <w:rPr>
          <w:noProof/>
        </w:rPr>
        <w:fldChar w:fldCharType="begin"/>
      </w:r>
      <w:r>
        <w:rPr>
          <w:noProof/>
        </w:rPr>
        <w:instrText xml:space="preserve"> PAGEREF _Toc13056145 \h </w:instrText>
      </w:r>
      <w:r>
        <w:rPr>
          <w:noProof/>
        </w:rPr>
      </w:r>
      <w:r>
        <w:rPr>
          <w:noProof/>
        </w:rPr>
        <w:fldChar w:fldCharType="separate"/>
      </w:r>
      <w:r w:rsidR="00D41448">
        <w:rPr>
          <w:noProof/>
        </w:rPr>
        <w:t>3-142</w:t>
      </w:r>
      <w:r>
        <w:rPr>
          <w:noProof/>
        </w:rPr>
        <w:fldChar w:fldCharType="end"/>
      </w:r>
    </w:p>
    <w:p w14:paraId="7E658B1D" w14:textId="77777777" w:rsidR="001B6382" w:rsidRDefault="001B6382">
      <w:pPr>
        <w:pStyle w:val="TOC4"/>
        <w:tabs>
          <w:tab w:val="left" w:pos="1680"/>
          <w:tab w:val="right" w:leader="dot" w:pos="8630"/>
        </w:tabs>
        <w:rPr>
          <w:rFonts w:asciiTheme="minorHAnsi" w:hAnsiTheme="minorHAnsi"/>
          <w:noProof/>
          <w:sz w:val="22"/>
        </w:rPr>
      </w:pPr>
      <w:r>
        <w:rPr>
          <w:noProof/>
        </w:rPr>
        <w:t>3.21.2.9</w:t>
      </w:r>
      <w:r>
        <w:rPr>
          <w:rFonts w:asciiTheme="minorHAnsi" w:hAnsiTheme="minorHAnsi"/>
          <w:noProof/>
          <w:sz w:val="22"/>
        </w:rPr>
        <w:tab/>
      </w:r>
      <w:r>
        <w:rPr>
          <w:noProof/>
        </w:rPr>
        <w:t>‘linear sorption input’</w:t>
      </w:r>
      <w:r>
        <w:rPr>
          <w:noProof/>
        </w:rPr>
        <w:tab/>
      </w:r>
      <w:r>
        <w:rPr>
          <w:noProof/>
        </w:rPr>
        <w:fldChar w:fldCharType="begin"/>
      </w:r>
      <w:r>
        <w:rPr>
          <w:noProof/>
        </w:rPr>
        <w:instrText xml:space="preserve"> PAGEREF _Toc13056146 \h </w:instrText>
      </w:r>
      <w:r>
        <w:rPr>
          <w:noProof/>
        </w:rPr>
      </w:r>
      <w:r>
        <w:rPr>
          <w:noProof/>
        </w:rPr>
        <w:fldChar w:fldCharType="separate"/>
      </w:r>
      <w:r w:rsidR="00D41448">
        <w:rPr>
          <w:noProof/>
        </w:rPr>
        <w:t>3-142</w:t>
      </w:r>
      <w:r>
        <w:rPr>
          <w:noProof/>
        </w:rPr>
        <w:fldChar w:fldCharType="end"/>
      </w:r>
    </w:p>
    <w:p w14:paraId="1896D09F" w14:textId="77777777" w:rsidR="001B6382" w:rsidRDefault="001B6382">
      <w:pPr>
        <w:pStyle w:val="TOC4"/>
        <w:tabs>
          <w:tab w:val="left" w:pos="1680"/>
          <w:tab w:val="right" w:leader="dot" w:pos="8630"/>
        </w:tabs>
        <w:rPr>
          <w:rFonts w:asciiTheme="minorHAnsi" w:hAnsiTheme="minorHAnsi"/>
          <w:noProof/>
          <w:sz w:val="22"/>
        </w:rPr>
      </w:pPr>
      <w:r>
        <w:rPr>
          <w:noProof/>
        </w:rPr>
        <w:t>3.21.2.10</w:t>
      </w:r>
      <w:r>
        <w:rPr>
          <w:rFonts w:asciiTheme="minorHAnsi" w:hAnsiTheme="minorHAnsi"/>
          <w:noProof/>
          <w:sz w:val="22"/>
        </w:rPr>
        <w:tab/>
      </w:r>
      <w:r>
        <w:rPr>
          <w:noProof/>
        </w:rPr>
        <w:t>‘salinity dependent reaction rate of minerals’</w:t>
      </w:r>
      <w:r>
        <w:rPr>
          <w:noProof/>
        </w:rPr>
        <w:tab/>
      </w:r>
      <w:r>
        <w:rPr>
          <w:noProof/>
        </w:rPr>
        <w:fldChar w:fldCharType="begin"/>
      </w:r>
      <w:r>
        <w:rPr>
          <w:noProof/>
        </w:rPr>
        <w:instrText xml:space="preserve"> PAGEREF _Toc13056147 \h </w:instrText>
      </w:r>
      <w:r>
        <w:rPr>
          <w:noProof/>
        </w:rPr>
      </w:r>
      <w:r>
        <w:rPr>
          <w:noProof/>
        </w:rPr>
        <w:fldChar w:fldCharType="separate"/>
      </w:r>
      <w:r w:rsidR="00D41448">
        <w:rPr>
          <w:noProof/>
        </w:rPr>
        <w:t>3-142</w:t>
      </w:r>
      <w:r>
        <w:rPr>
          <w:noProof/>
        </w:rPr>
        <w:fldChar w:fldCharType="end"/>
      </w:r>
    </w:p>
    <w:p w14:paraId="6CCE2B9E" w14:textId="77777777" w:rsidR="001B6382" w:rsidRDefault="001B6382">
      <w:pPr>
        <w:pStyle w:val="TOC4"/>
        <w:tabs>
          <w:tab w:val="left" w:pos="1680"/>
          <w:tab w:val="right" w:leader="dot" w:pos="8630"/>
        </w:tabs>
        <w:rPr>
          <w:rFonts w:asciiTheme="minorHAnsi" w:hAnsiTheme="minorHAnsi"/>
          <w:noProof/>
          <w:sz w:val="22"/>
        </w:rPr>
      </w:pPr>
      <w:r>
        <w:rPr>
          <w:noProof/>
        </w:rPr>
        <w:t>3.21.2.11</w:t>
      </w:r>
      <w:r>
        <w:rPr>
          <w:rFonts w:asciiTheme="minorHAnsi" w:hAnsiTheme="minorHAnsi"/>
          <w:noProof/>
          <w:sz w:val="22"/>
        </w:rPr>
        <w:tab/>
      </w:r>
      <w:r>
        <w:rPr>
          <w:noProof/>
        </w:rPr>
        <w:t>‘extent of zone’</w:t>
      </w:r>
      <w:r>
        <w:rPr>
          <w:noProof/>
        </w:rPr>
        <w:tab/>
      </w:r>
      <w:r>
        <w:rPr>
          <w:noProof/>
        </w:rPr>
        <w:fldChar w:fldCharType="begin"/>
      </w:r>
      <w:r>
        <w:rPr>
          <w:noProof/>
        </w:rPr>
        <w:instrText xml:space="preserve"> PAGEREF _Toc13056148 \h </w:instrText>
      </w:r>
      <w:r>
        <w:rPr>
          <w:noProof/>
        </w:rPr>
      </w:r>
      <w:r>
        <w:rPr>
          <w:noProof/>
        </w:rPr>
        <w:fldChar w:fldCharType="separate"/>
      </w:r>
      <w:r w:rsidR="00D41448">
        <w:rPr>
          <w:noProof/>
        </w:rPr>
        <w:t>3-143</w:t>
      </w:r>
      <w:r>
        <w:rPr>
          <w:noProof/>
        </w:rPr>
        <w:fldChar w:fldCharType="end"/>
      </w:r>
    </w:p>
    <w:p w14:paraId="3C6C2DA8"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3.21.3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_Toc13056149 \h </w:instrText>
      </w:r>
      <w:r>
        <w:rPr>
          <w:noProof/>
        </w:rPr>
      </w:r>
      <w:r>
        <w:rPr>
          <w:noProof/>
        </w:rPr>
        <w:fldChar w:fldCharType="separate"/>
      </w:r>
      <w:r w:rsidR="00D41448">
        <w:rPr>
          <w:noProof/>
        </w:rPr>
        <w:t>3-143</w:t>
      </w:r>
      <w:r>
        <w:rPr>
          <w:noProof/>
        </w:rPr>
        <w:fldChar w:fldCharType="end"/>
      </w:r>
    </w:p>
    <w:p w14:paraId="1D20572E"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3.21.4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_Toc13056150 \h </w:instrText>
      </w:r>
      <w:r>
        <w:rPr>
          <w:noProof/>
        </w:rPr>
      </w:r>
      <w:r>
        <w:rPr>
          <w:noProof/>
        </w:rPr>
        <w:fldChar w:fldCharType="separate"/>
      </w:r>
      <w:r w:rsidR="00D41448">
        <w:rPr>
          <w:noProof/>
        </w:rPr>
        <w:t>3-146</w:t>
      </w:r>
      <w:r>
        <w:rPr>
          <w:noProof/>
        </w:rPr>
        <w:fldChar w:fldCharType="end"/>
      </w:r>
    </w:p>
    <w:p w14:paraId="7CBD4EAF" w14:textId="77777777" w:rsidR="001B6382" w:rsidRDefault="001B6382">
      <w:pPr>
        <w:pStyle w:val="TOC2"/>
        <w:tabs>
          <w:tab w:val="left" w:pos="960"/>
          <w:tab w:val="right" w:leader="dot" w:pos="8630"/>
        </w:tabs>
        <w:rPr>
          <w:rFonts w:asciiTheme="minorHAnsi" w:hAnsiTheme="minorHAnsi"/>
          <w:smallCaps w:val="0"/>
          <w:noProof/>
          <w:sz w:val="22"/>
        </w:rPr>
      </w:pPr>
      <w:r>
        <w:rPr>
          <w:noProof/>
        </w:rPr>
        <w:t>3.22</w:t>
      </w:r>
      <w:r>
        <w:rPr>
          <w:rFonts w:asciiTheme="minorHAnsi" w:hAnsiTheme="minorHAnsi"/>
          <w:smallCaps w:val="0"/>
          <w:noProof/>
          <w:sz w:val="22"/>
        </w:rPr>
        <w:tab/>
      </w:r>
      <w:r>
        <w:rPr>
          <w:noProof/>
        </w:rPr>
        <w:t>Boundary conditions - reactive transport (Data Block 16)</w:t>
      </w:r>
      <w:r>
        <w:rPr>
          <w:noProof/>
        </w:rPr>
        <w:tab/>
      </w:r>
      <w:r>
        <w:rPr>
          <w:noProof/>
        </w:rPr>
        <w:fldChar w:fldCharType="begin"/>
      </w:r>
      <w:r>
        <w:rPr>
          <w:noProof/>
        </w:rPr>
        <w:instrText xml:space="preserve"> PAGEREF _Toc13056151 \h </w:instrText>
      </w:r>
      <w:r>
        <w:rPr>
          <w:noProof/>
        </w:rPr>
      </w:r>
      <w:r>
        <w:rPr>
          <w:noProof/>
        </w:rPr>
        <w:fldChar w:fldCharType="separate"/>
      </w:r>
      <w:r w:rsidR="00D41448">
        <w:rPr>
          <w:noProof/>
        </w:rPr>
        <w:t>3-147</w:t>
      </w:r>
      <w:r>
        <w:rPr>
          <w:noProof/>
        </w:rPr>
        <w:fldChar w:fldCharType="end"/>
      </w:r>
    </w:p>
    <w:p w14:paraId="05807AA7"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3.22.1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_Toc13056152 \h </w:instrText>
      </w:r>
      <w:r>
        <w:rPr>
          <w:noProof/>
        </w:rPr>
      </w:r>
      <w:r>
        <w:rPr>
          <w:noProof/>
        </w:rPr>
        <w:fldChar w:fldCharType="separate"/>
      </w:r>
      <w:r w:rsidR="00D41448">
        <w:rPr>
          <w:noProof/>
        </w:rPr>
        <w:t>3-148</w:t>
      </w:r>
      <w:r>
        <w:rPr>
          <w:noProof/>
        </w:rPr>
        <w:fldChar w:fldCharType="end"/>
      </w:r>
    </w:p>
    <w:p w14:paraId="2CEDFB83"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3.22.2</w:t>
      </w:r>
      <w:r>
        <w:rPr>
          <w:rFonts w:asciiTheme="minorHAnsi" w:hAnsiTheme="minorHAnsi"/>
          <w:i w:val="0"/>
          <w:noProof/>
          <w:sz w:val="22"/>
        </w:rPr>
        <w:tab/>
      </w:r>
      <w:r>
        <w:rPr>
          <w:noProof/>
        </w:rPr>
        <w:t>DescriptioNs of the Input Parameters</w:t>
      </w:r>
      <w:r>
        <w:rPr>
          <w:noProof/>
        </w:rPr>
        <w:tab/>
      </w:r>
      <w:r>
        <w:rPr>
          <w:noProof/>
        </w:rPr>
        <w:fldChar w:fldCharType="begin"/>
      </w:r>
      <w:r>
        <w:rPr>
          <w:noProof/>
        </w:rPr>
        <w:instrText xml:space="preserve"> PAGEREF _Toc13056153 \h </w:instrText>
      </w:r>
      <w:r>
        <w:rPr>
          <w:noProof/>
        </w:rPr>
      </w:r>
      <w:r>
        <w:rPr>
          <w:noProof/>
        </w:rPr>
        <w:fldChar w:fldCharType="separate"/>
      </w:r>
      <w:r w:rsidR="00D41448">
        <w:rPr>
          <w:noProof/>
        </w:rPr>
        <w:t>3-148</w:t>
      </w:r>
      <w:r>
        <w:rPr>
          <w:noProof/>
        </w:rPr>
        <w:fldChar w:fldCharType="end"/>
      </w:r>
    </w:p>
    <w:p w14:paraId="40D695D3"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3.22.3</w:t>
      </w:r>
      <w:r>
        <w:rPr>
          <w:rFonts w:asciiTheme="minorHAnsi" w:hAnsiTheme="minorHAnsi"/>
          <w:i w:val="0"/>
          <w:noProof/>
          <w:sz w:val="22"/>
        </w:rPr>
        <w:tab/>
      </w:r>
      <w:r>
        <w:rPr>
          <w:noProof/>
        </w:rPr>
        <w:t>Transient boundary condition</w:t>
      </w:r>
      <w:r>
        <w:rPr>
          <w:noProof/>
        </w:rPr>
        <w:tab/>
      </w:r>
      <w:r>
        <w:rPr>
          <w:noProof/>
        </w:rPr>
        <w:fldChar w:fldCharType="begin"/>
      </w:r>
      <w:r>
        <w:rPr>
          <w:noProof/>
        </w:rPr>
        <w:instrText xml:space="preserve"> PAGEREF _Toc13056154 \h </w:instrText>
      </w:r>
      <w:r>
        <w:rPr>
          <w:noProof/>
        </w:rPr>
      </w:r>
      <w:r>
        <w:rPr>
          <w:noProof/>
        </w:rPr>
        <w:fldChar w:fldCharType="separate"/>
      </w:r>
      <w:r w:rsidR="00D41448">
        <w:rPr>
          <w:noProof/>
        </w:rPr>
        <w:t>3-149</w:t>
      </w:r>
      <w:r>
        <w:rPr>
          <w:noProof/>
        </w:rPr>
        <w:fldChar w:fldCharType="end"/>
      </w:r>
    </w:p>
    <w:p w14:paraId="033E9334"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3.22.4</w:t>
      </w:r>
      <w:r>
        <w:rPr>
          <w:rFonts w:asciiTheme="minorHAnsi" w:hAnsiTheme="minorHAnsi"/>
          <w:i w:val="0"/>
          <w:noProof/>
          <w:sz w:val="22"/>
        </w:rPr>
        <w:tab/>
      </w:r>
      <w:r>
        <w:rPr>
          <w:noProof/>
        </w:rPr>
        <w:t>use background chemistry for boundary zone</w:t>
      </w:r>
      <w:r>
        <w:rPr>
          <w:noProof/>
        </w:rPr>
        <w:tab/>
      </w:r>
      <w:r>
        <w:rPr>
          <w:noProof/>
        </w:rPr>
        <w:fldChar w:fldCharType="begin"/>
      </w:r>
      <w:r>
        <w:rPr>
          <w:noProof/>
        </w:rPr>
        <w:instrText xml:space="preserve"> PAGEREF _Toc13056155 \h </w:instrText>
      </w:r>
      <w:r>
        <w:rPr>
          <w:noProof/>
        </w:rPr>
      </w:r>
      <w:r>
        <w:rPr>
          <w:noProof/>
        </w:rPr>
        <w:fldChar w:fldCharType="separate"/>
      </w:r>
      <w:r w:rsidR="00D41448">
        <w:rPr>
          <w:noProof/>
        </w:rPr>
        <w:t>3-149</w:t>
      </w:r>
      <w:r>
        <w:rPr>
          <w:noProof/>
        </w:rPr>
        <w:fldChar w:fldCharType="end"/>
      </w:r>
    </w:p>
    <w:p w14:paraId="12A1D350"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3.22.5</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_Toc13056156 \h </w:instrText>
      </w:r>
      <w:r>
        <w:rPr>
          <w:noProof/>
        </w:rPr>
      </w:r>
      <w:r>
        <w:rPr>
          <w:noProof/>
        </w:rPr>
        <w:fldChar w:fldCharType="separate"/>
      </w:r>
      <w:r w:rsidR="00D41448">
        <w:rPr>
          <w:noProof/>
        </w:rPr>
        <w:t>3-150</w:t>
      </w:r>
      <w:r>
        <w:rPr>
          <w:noProof/>
        </w:rPr>
        <w:fldChar w:fldCharType="end"/>
      </w:r>
    </w:p>
    <w:p w14:paraId="653457FD"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3.22.6</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_Toc13056157 \h </w:instrText>
      </w:r>
      <w:r>
        <w:rPr>
          <w:noProof/>
        </w:rPr>
      </w:r>
      <w:r>
        <w:rPr>
          <w:noProof/>
        </w:rPr>
        <w:fldChar w:fldCharType="separate"/>
      </w:r>
      <w:r w:rsidR="00D41448">
        <w:rPr>
          <w:noProof/>
        </w:rPr>
        <w:t>3-153</w:t>
      </w:r>
      <w:r>
        <w:rPr>
          <w:noProof/>
        </w:rPr>
        <w:fldChar w:fldCharType="end"/>
      </w:r>
    </w:p>
    <w:p w14:paraId="24207109"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3.22.7</w:t>
      </w:r>
      <w:r>
        <w:rPr>
          <w:rFonts w:asciiTheme="minorHAnsi" w:hAnsiTheme="minorHAnsi"/>
          <w:i w:val="0"/>
          <w:noProof/>
          <w:sz w:val="22"/>
        </w:rPr>
        <w:tab/>
      </w:r>
      <w:r>
        <w:rPr>
          <w:noProof/>
        </w:rPr>
        <w:t>Additional Comments</w:t>
      </w:r>
      <w:r>
        <w:rPr>
          <w:noProof/>
        </w:rPr>
        <w:tab/>
      </w:r>
      <w:r>
        <w:rPr>
          <w:noProof/>
        </w:rPr>
        <w:fldChar w:fldCharType="begin"/>
      </w:r>
      <w:r>
        <w:rPr>
          <w:noProof/>
        </w:rPr>
        <w:instrText xml:space="preserve"> PAGEREF _Toc13056158 \h </w:instrText>
      </w:r>
      <w:r>
        <w:rPr>
          <w:noProof/>
        </w:rPr>
      </w:r>
      <w:r>
        <w:rPr>
          <w:noProof/>
        </w:rPr>
        <w:fldChar w:fldCharType="separate"/>
      </w:r>
      <w:r w:rsidR="00D41448">
        <w:rPr>
          <w:noProof/>
        </w:rPr>
        <w:t>3-153</w:t>
      </w:r>
      <w:r>
        <w:rPr>
          <w:noProof/>
        </w:rPr>
        <w:fldChar w:fldCharType="end"/>
      </w:r>
    </w:p>
    <w:p w14:paraId="0B9D1DDF" w14:textId="77777777" w:rsidR="001B6382" w:rsidRDefault="001B6382">
      <w:pPr>
        <w:pStyle w:val="TOC2"/>
        <w:tabs>
          <w:tab w:val="left" w:pos="960"/>
          <w:tab w:val="right" w:leader="dot" w:pos="8630"/>
        </w:tabs>
        <w:rPr>
          <w:rFonts w:asciiTheme="minorHAnsi" w:hAnsiTheme="minorHAnsi"/>
          <w:smallCaps w:val="0"/>
          <w:noProof/>
          <w:sz w:val="22"/>
        </w:rPr>
      </w:pPr>
      <w:r>
        <w:rPr>
          <w:noProof/>
        </w:rPr>
        <w:t>3.23</w:t>
      </w:r>
      <w:r>
        <w:rPr>
          <w:rFonts w:asciiTheme="minorHAnsi" w:hAnsiTheme="minorHAnsi"/>
          <w:smallCaps w:val="0"/>
          <w:noProof/>
          <w:sz w:val="22"/>
        </w:rPr>
        <w:tab/>
      </w:r>
      <w:r>
        <w:rPr>
          <w:noProof/>
        </w:rPr>
        <w:t>Ice sheet loading/unloading (Data Block 17)</w:t>
      </w:r>
      <w:r>
        <w:rPr>
          <w:noProof/>
        </w:rPr>
        <w:tab/>
      </w:r>
      <w:r>
        <w:rPr>
          <w:noProof/>
        </w:rPr>
        <w:fldChar w:fldCharType="begin"/>
      </w:r>
      <w:r>
        <w:rPr>
          <w:noProof/>
        </w:rPr>
        <w:instrText xml:space="preserve"> PAGEREF _Toc13056159 \h </w:instrText>
      </w:r>
      <w:r>
        <w:rPr>
          <w:noProof/>
        </w:rPr>
      </w:r>
      <w:r>
        <w:rPr>
          <w:noProof/>
        </w:rPr>
        <w:fldChar w:fldCharType="separate"/>
      </w:r>
      <w:r w:rsidR="00D41448">
        <w:rPr>
          <w:noProof/>
        </w:rPr>
        <w:t>3-154</w:t>
      </w:r>
      <w:r>
        <w:rPr>
          <w:noProof/>
        </w:rPr>
        <w:fldChar w:fldCharType="end"/>
      </w:r>
    </w:p>
    <w:p w14:paraId="258F9EF3"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3.23.1</w:t>
      </w:r>
      <w:r>
        <w:rPr>
          <w:rFonts w:asciiTheme="minorHAnsi" w:hAnsiTheme="minorHAnsi"/>
          <w:i w:val="0"/>
          <w:noProof/>
          <w:sz w:val="22"/>
        </w:rPr>
        <w:tab/>
      </w:r>
      <w:r>
        <w:rPr>
          <w:noProof/>
        </w:rPr>
        <w:t>Description of the Data Block</w:t>
      </w:r>
      <w:r>
        <w:rPr>
          <w:noProof/>
        </w:rPr>
        <w:tab/>
      </w:r>
      <w:r>
        <w:rPr>
          <w:noProof/>
        </w:rPr>
        <w:fldChar w:fldCharType="begin"/>
      </w:r>
      <w:r>
        <w:rPr>
          <w:noProof/>
        </w:rPr>
        <w:instrText xml:space="preserve"> PAGEREF _Toc13056161 \h </w:instrText>
      </w:r>
      <w:r>
        <w:rPr>
          <w:noProof/>
        </w:rPr>
      </w:r>
      <w:r>
        <w:rPr>
          <w:noProof/>
        </w:rPr>
        <w:fldChar w:fldCharType="separate"/>
      </w:r>
      <w:r w:rsidR="00D41448">
        <w:rPr>
          <w:noProof/>
        </w:rPr>
        <w:t>3-154</w:t>
      </w:r>
      <w:r>
        <w:rPr>
          <w:noProof/>
        </w:rPr>
        <w:fldChar w:fldCharType="end"/>
      </w:r>
    </w:p>
    <w:p w14:paraId="11D186D4"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3.23.2</w:t>
      </w:r>
      <w:r>
        <w:rPr>
          <w:rFonts w:asciiTheme="minorHAnsi" w:hAnsiTheme="minorHAnsi"/>
          <w:i w:val="0"/>
          <w:noProof/>
          <w:sz w:val="22"/>
        </w:rPr>
        <w:tab/>
      </w:r>
      <w:r>
        <w:rPr>
          <w:noProof/>
        </w:rPr>
        <w:t>Description of the Input Parameters</w:t>
      </w:r>
      <w:r>
        <w:rPr>
          <w:noProof/>
        </w:rPr>
        <w:tab/>
      </w:r>
      <w:r>
        <w:rPr>
          <w:noProof/>
        </w:rPr>
        <w:fldChar w:fldCharType="begin"/>
      </w:r>
      <w:r>
        <w:rPr>
          <w:noProof/>
        </w:rPr>
        <w:instrText xml:space="preserve"> PAGEREF _Toc13056162 \h </w:instrText>
      </w:r>
      <w:r>
        <w:rPr>
          <w:noProof/>
        </w:rPr>
      </w:r>
      <w:r>
        <w:rPr>
          <w:noProof/>
        </w:rPr>
        <w:fldChar w:fldCharType="separate"/>
      </w:r>
      <w:r w:rsidR="00D41448">
        <w:rPr>
          <w:noProof/>
        </w:rPr>
        <w:t>3-154</w:t>
      </w:r>
      <w:r>
        <w:rPr>
          <w:noProof/>
        </w:rPr>
        <w:fldChar w:fldCharType="end"/>
      </w:r>
    </w:p>
    <w:p w14:paraId="2E2E2F7C"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3.23.3</w:t>
      </w:r>
      <w:r>
        <w:rPr>
          <w:rFonts w:asciiTheme="minorHAnsi" w:hAnsiTheme="minorHAnsi"/>
          <w:i w:val="0"/>
          <w:noProof/>
          <w:sz w:val="22"/>
        </w:rPr>
        <w:tab/>
      </w:r>
      <w:r>
        <w:rPr>
          <w:noProof/>
        </w:rPr>
        <w:t>Example Data input file</w:t>
      </w:r>
      <w:r>
        <w:rPr>
          <w:noProof/>
        </w:rPr>
        <w:tab/>
      </w:r>
      <w:r>
        <w:rPr>
          <w:noProof/>
        </w:rPr>
        <w:fldChar w:fldCharType="begin"/>
      </w:r>
      <w:r>
        <w:rPr>
          <w:noProof/>
        </w:rPr>
        <w:instrText xml:space="preserve"> PAGEREF _Toc13056163 \h </w:instrText>
      </w:r>
      <w:r>
        <w:rPr>
          <w:noProof/>
        </w:rPr>
      </w:r>
      <w:r>
        <w:rPr>
          <w:noProof/>
        </w:rPr>
        <w:fldChar w:fldCharType="separate"/>
      </w:r>
      <w:r w:rsidR="00D41448">
        <w:rPr>
          <w:noProof/>
        </w:rPr>
        <w:t>3-154</w:t>
      </w:r>
      <w:r>
        <w:rPr>
          <w:noProof/>
        </w:rPr>
        <w:fldChar w:fldCharType="end"/>
      </w:r>
    </w:p>
    <w:p w14:paraId="3CE071ED"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3.23.4</w:t>
      </w:r>
      <w:r>
        <w:rPr>
          <w:rFonts w:asciiTheme="minorHAnsi" w:hAnsiTheme="minorHAnsi"/>
          <w:i w:val="0"/>
          <w:noProof/>
          <w:sz w:val="22"/>
        </w:rPr>
        <w:tab/>
      </w:r>
      <w:r>
        <w:rPr>
          <w:noProof/>
        </w:rPr>
        <w:t>Description of the Example Input</w:t>
      </w:r>
      <w:r>
        <w:rPr>
          <w:noProof/>
        </w:rPr>
        <w:tab/>
      </w:r>
      <w:r>
        <w:rPr>
          <w:noProof/>
        </w:rPr>
        <w:fldChar w:fldCharType="begin"/>
      </w:r>
      <w:r>
        <w:rPr>
          <w:noProof/>
        </w:rPr>
        <w:instrText xml:space="preserve"> PAGEREF _Toc13056164 \h </w:instrText>
      </w:r>
      <w:r>
        <w:rPr>
          <w:noProof/>
        </w:rPr>
      </w:r>
      <w:r>
        <w:rPr>
          <w:noProof/>
        </w:rPr>
        <w:fldChar w:fldCharType="separate"/>
      </w:r>
      <w:r w:rsidR="00D41448">
        <w:rPr>
          <w:noProof/>
        </w:rPr>
        <w:t>3-155</w:t>
      </w:r>
      <w:r>
        <w:rPr>
          <w:noProof/>
        </w:rPr>
        <w:fldChar w:fldCharType="end"/>
      </w:r>
    </w:p>
    <w:p w14:paraId="097F6EB0"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3.23.5</w:t>
      </w:r>
      <w:r>
        <w:rPr>
          <w:rFonts w:asciiTheme="minorHAnsi" w:hAnsiTheme="minorHAnsi"/>
          <w:i w:val="0"/>
          <w:noProof/>
          <w:sz w:val="22"/>
        </w:rPr>
        <w:tab/>
      </w:r>
      <w:r>
        <w:rPr>
          <w:noProof/>
        </w:rPr>
        <w:t>Additional parameters</w:t>
      </w:r>
      <w:r>
        <w:rPr>
          <w:noProof/>
        </w:rPr>
        <w:tab/>
      </w:r>
      <w:r>
        <w:rPr>
          <w:noProof/>
        </w:rPr>
        <w:fldChar w:fldCharType="begin"/>
      </w:r>
      <w:r>
        <w:rPr>
          <w:noProof/>
        </w:rPr>
        <w:instrText xml:space="preserve"> PAGEREF _Toc13056165 \h </w:instrText>
      </w:r>
      <w:r>
        <w:rPr>
          <w:noProof/>
        </w:rPr>
      </w:r>
      <w:r>
        <w:rPr>
          <w:noProof/>
        </w:rPr>
        <w:fldChar w:fldCharType="separate"/>
      </w:r>
      <w:r w:rsidR="00D41448">
        <w:rPr>
          <w:noProof/>
        </w:rPr>
        <w:t>3-156</w:t>
      </w:r>
      <w:r>
        <w:rPr>
          <w:noProof/>
        </w:rPr>
        <w:fldChar w:fldCharType="end"/>
      </w:r>
    </w:p>
    <w:p w14:paraId="78C60464" w14:textId="77777777" w:rsidR="001B6382" w:rsidRDefault="001B6382">
      <w:pPr>
        <w:pStyle w:val="TOC2"/>
        <w:tabs>
          <w:tab w:val="left" w:pos="960"/>
          <w:tab w:val="right" w:leader="dot" w:pos="8630"/>
        </w:tabs>
        <w:rPr>
          <w:rFonts w:asciiTheme="minorHAnsi" w:hAnsiTheme="minorHAnsi"/>
          <w:smallCaps w:val="0"/>
          <w:noProof/>
          <w:sz w:val="22"/>
        </w:rPr>
      </w:pPr>
      <w:r>
        <w:rPr>
          <w:noProof/>
        </w:rPr>
        <w:t>3.24</w:t>
      </w:r>
      <w:r>
        <w:rPr>
          <w:rFonts w:asciiTheme="minorHAnsi" w:hAnsiTheme="minorHAnsi"/>
          <w:smallCaps w:val="0"/>
          <w:noProof/>
          <w:sz w:val="22"/>
        </w:rPr>
        <w:tab/>
      </w:r>
      <w:r>
        <w:rPr>
          <w:noProof/>
        </w:rPr>
        <w:t>PLANT TRANSPIRATION AND PASSIVE/REJECTIVE UPTAKE (Data Block 18)</w:t>
      </w:r>
      <w:r>
        <w:rPr>
          <w:noProof/>
        </w:rPr>
        <w:tab/>
      </w:r>
      <w:r>
        <w:rPr>
          <w:noProof/>
        </w:rPr>
        <w:fldChar w:fldCharType="begin"/>
      </w:r>
      <w:r>
        <w:rPr>
          <w:noProof/>
        </w:rPr>
        <w:instrText xml:space="preserve"> PAGEREF _Toc13056166 \h </w:instrText>
      </w:r>
      <w:r>
        <w:rPr>
          <w:noProof/>
        </w:rPr>
      </w:r>
      <w:r>
        <w:rPr>
          <w:noProof/>
        </w:rPr>
        <w:fldChar w:fldCharType="separate"/>
      </w:r>
      <w:r w:rsidR="00D41448">
        <w:rPr>
          <w:noProof/>
        </w:rPr>
        <w:t>3-156</w:t>
      </w:r>
      <w:r>
        <w:rPr>
          <w:noProof/>
        </w:rPr>
        <w:fldChar w:fldCharType="end"/>
      </w:r>
    </w:p>
    <w:p w14:paraId="5FA361D8"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3.24.1</w:t>
      </w:r>
      <w:r>
        <w:rPr>
          <w:rFonts w:asciiTheme="minorHAnsi" w:hAnsiTheme="minorHAnsi"/>
          <w:i w:val="0"/>
          <w:noProof/>
          <w:sz w:val="22"/>
        </w:rPr>
        <w:tab/>
      </w:r>
      <w:r>
        <w:rPr>
          <w:noProof/>
        </w:rPr>
        <w:t>DESCRIPTION OF THE DATABLOCK</w:t>
      </w:r>
      <w:r>
        <w:rPr>
          <w:noProof/>
        </w:rPr>
        <w:tab/>
      </w:r>
      <w:r>
        <w:rPr>
          <w:noProof/>
        </w:rPr>
        <w:fldChar w:fldCharType="begin"/>
      </w:r>
      <w:r>
        <w:rPr>
          <w:noProof/>
        </w:rPr>
        <w:instrText xml:space="preserve"> PAGEREF _Toc13056167 \h </w:instrText>
      </w:r>
      <w:r>
        <w:rPr>
          <w:noProof/>
        </w:rPr>
      </w:r>
      <w:r>
        <w:rPr>
          <w:noProof/>
        </w:rPr>
        <w:fldChar w:fldCharType="separate"/>
      </w:r>
      <w:r w:rsidR="00D41448">
        <w:rPr>
          <w:noProof/>
        </w:rPr>
        <w:t>3-157</w:t>
      </w:r>
      <w:r>
        <w:rPr>
          <w:noProof/>
        </w:rPr>
        <w:fldChar w:fldCharType="end"/>
      </w:r>
    </w:p>
    <w:p w14:paraId="19ED7C81" w14:textId="77777777" w:rsidR="001B6382" w:rsidRDefault="001B6382">
      <w:pPr>
        <w:pStyle w:val="TOC3"/>
        <w:tabs>
          <w:tab w:val="left" w:pos="1440"/>
          <w:tab w:val="right" w:leader="dot" w:pos="8630"/>
        </w:tabs>
        <w:rPr>
          <w:rFonts w:asciiTheme="minorHAnsi" w:hAnsiTheme="minorHAnsi"/>
          <w:i w:val="0"/>
          <w:noProof/>
          <w:sz w:val="22"/>
        </w:rPr>
      </w:pPr>
      <w:r w:rsidRPr="00A1781D">
        <w:rPr>
          <w:noProof/>
        </w:rPr>
        <w:t>3.24.2</w:t>
      </w:r>
      <w:r>
        <w:rPr>
          <w:rFonts w:asciiTheme="minorHAnsi" w:hAnsiTheme="minorHAnsi"/>
          <w:i w:val="0"/>
          <w:noProof/>
          <w:sz w:val="22"/>
        </w:rPr>
        <w:tab/>
      </w:r>
      <w:r>
        <w:rPr>
          <w:noProof/>
        </w:rPr>
        <w:t>DESCRIPTION OF THE INPUT PARAMETERS</w:t>
      </w:r>
      <w:r>
        <w:rPr>
          <w:noProof/>
        </w:rPr>
        <w:tab/>
      </w:r>
      <w:r>
        <w:rPr>
          <w:noProof/>
        </w:rPr>
        <w:fldChar w:fldCharType="begin"/>
      </w:r>
      <w:r>
        <w:rPr>
          <w:noProof/>
        </w:rPr>
        <w:instrText xml:space="preserve"> PAGEREF _Toc13056168 \h </w:instrText>
      </w:r>
      <w:r>
        <w:rPr>
          <w:noProof/>
        </w:rPr>
      </w:r>
      <w:r>
        <w:rPr>
          <w:noProof/>
        </w:rPr>
        <w:fldChar w:fldCharType="separate"/>
      </w:r>
      <w:r w:rsidR="00D41448">
        <w:rPr>
          <w:noProof/>
        </w:rPr>
        <w:t>3-158</w:t>
      </w:r>
      <w:r>
        <w:rPr>
          <w:noProof/>
        </w:rPr>
        <w:fldChar w:fldCharType="end"/>
      </w:r>
    </w:p>
    <w:p w14:paraId="46CE1CF5" w14:textId="77777777" w:rsidR="001B6382" w:rsidRDefault="001B6382">
      <w:pPr>
        <w:pStyle w:val="TOC3"/>
        <w:tabs>
          <w:tab w:val="left" w:pos="1440"/>
          <w:tab w:val="right" w:leader="dot" w:pos="8630"/>
        </w:tabs>
        <w:rPr>
          <w:rFonts w:asciiTheme="minorHAnsi" w:hAnsiTheme="minorHAnsi"/>
          <w:i w:val="0"/>
          <w:noProof/>
          <w:sz w:val="22"/>
        </w:rPr>
      </w:pPr>
      <w:r w:rsidRPr="00A1781D">
        <w:rPr>
          <w:noProof/>
          <w:lang w:val="en-US"/>
        </w:rPr>
        <w:t>3.24.3</w:t>
      </w:r>
      <w:r>
        <w:rPr>
          <w:rFonts w:asciiTheme="minorHAnsi" w:hAnsiTheme="minorHAnsi"/>
          <w:i w:val="0"/>
          <w:noProof/>
          <w:sz w:val="22"/>
        </w:rPr>
        <w:tab/>
      </w:r>
      <w:r w:rsidRPr="00A1781D">
        <w:rPr>
          <w:noProof/>
          <w:lang w:val="en-US"/>
        </w:rPr>
        <w:t>EXAMPLE DATA INPUT FILE</w:t>
      </w:r>
      <w:r>
        <w:rPr>
          <w:noProof/>
        </w:rPr>
        <w:tab/>
      </w:r>
      <w:r>
        <w:rPr>
          <w:noProof/>
        </w:rPr>
        <w:fldChar w:fldCharType="begin"/>
      </w:r>
      <w:r>
        <w:rPr>
          <w:noProof/>
        </w:rPr>
        <w:instrText xml:space="preserve"> PAGEREF _Toc13056169 \h </w:instrText>
      </w:r>
      <w:r>
        <w:rPr>
          <w:noProof/>
        </w:rPr>
      </w:r>
      <w:r>
        <w:rPr>
          <w:noProof/>
        </w:rPr>
        <w:fldChar w:fldCharType="separate"/>
      </w:r>
      <w:r w:rsidR="00D41448">
        <w:rPr>
          <w:noProof/>
        </w:rPr>
        <w:t>3-164</w:t>
      </w:r>
      <w:r>
        <w:rPr>
          <w:noProof/>
        </w:rPr>
        <w:fldChar w:fldCharType="end"/>
      </w:r>
    </w:p>
    <w:p w14:paraId="6C39B067" w14:textId="77777777" w:rsidR="001B6382" w:rsidRDefault="001B6382">
      <w:pPr>
        <w:pStyle w:val="TOC3"/>
        <w:tabs>
          <w:tab w:val="left" w:pos="1440"/>
          <w:tab w:val="right" w:leader="dot" w:pos="8630"/>
        </w:tabs>
        <w:rPr>
          <w:rFonts w:asciiTheme="minorHAnsi" w:hAnsiTheme="minorHAnsi"/>
          <w:i w:val="0"/>
          <w:noProof/>
          <w:sz w:val="22"/>
        </w:rPr>
      </w:pPr>
      <w:r w:rsidRPr="00A1781D">
        <w:rPr>
          <w:noProof/>
          <w:lang w:val="en-US"/>
        </w:rPr>
        <w:lastRenderedPageBreak/>
        <w:t>3.24.4</w:t>
      </w:r>
      <w:r>
        <w:rPr>
          <w:rFonts w:asciiTheme="minorHAnsi" w:hAnsiTheme="minorHAnsi"/>
          <w:i w:val="0"/>
          <w:noProof/>
          <w:sz w:val="22"/>
        </w:rPr>
        <w:tab/>
      </w:r>
      <w:r w:rsidRPr="00A1781D">
        <w:rPr>
          <w:noProof/>
          <w:lang w:val="en-US"/>
        </w:rPr>
        <w:t>DESCRIPTION of the  EXAMPLE INPUT</w:t>
      </w:r>
      <w:r>
        <w:rPr>
          <w:noProof/>
        </w:rPr>
        <w:tab/>
      </w:r>
      <w:r>
        <w:rPr>
          <w:noProof/>
        </w:rPr>
        <w:fldChar w:fldCharType="begin"/>
      </w:r>
      <w:r>
        <w:rPr>
          <w:noProof/>
        </w:rPr>
        <w:instrText xml:space="preserve"> PAGEREF _Toc13056170 \h </w:instrText>
      </w:r>
      <w:r>
        <w:rPr>
          <w:noProof/>
        </w:rPr>
      </w:r>
      <w:r>
        <w:rPr>
          <w:noProof/>
        </w:rPr>
        <w:fldChar w:fldCharType="separate"/>
      </w:r>
      <w:r w:rsidR="00D41448">
        <w:rPr>
          <w:noProof/>
        </w:rPr>
        <w:t>3-164</w:t>
      </w:r>
      <w:r>
        <w:rPr>
          <w:noProof/>
        </w:rPr>
        <w:fldChar w:fldCharType="end"/>
      </w:r>
    </w:p>
    <w:p w14:paraId="7C31519B" w14:textId="77777777" w:rsidR="001B6382" w:rsidRDefault="001B6382">
      <w:pPr>
        <w:pStyle w:val="TOC1"/>
        <w:rPr>
          <w:rFonts w:asciiTheme="minorHAnsi" w:hAnsiTheme="minorHAnsi"/>
          <w:b w:val="0"/>
          <w:noProof/>
          <w:szCs w:val="22"/>
        </w:rPr>
      </w:pPr>
      <w:r>
        <w:rPr>
          <w:noProof/>
        </w:rPr>
        <w:t>4</w:t>
      </w:r>
      <w:r>
        <w:rPr>
          <w:rFonts w:asciiTheme="minorHAnsi" w:hAnsiTheme="minorHAnsi"/>
          <w:b w:val="0"/>
          <w:noProof/>
          <w:szCs w:val="22"/>
        </w:rPr>
        <w:tab/>
      </w:r>
      <w:r>
        <w:rPr>
          <w:noProof/>
        </w:rPr>
        <w:t>Database</w:t>
      </w:r>
      <w:r>
        <w:rPr>
          <w:noProof/>
        </w:rPr>
        <w:tab/>
      </w:r>
      <w:r>
        <w:rPr>
          <w:noProof/>
        </w:rPr>
        <w:fldChar w:fldCharType="begin"/>
      </w:r>
      <w:r>
        <w:rPr>
          <w:noProof/>
        </w:rPr>
        <w:instrText xml:space="preserve"> PAGEREF _Toc13056171 \h </w:instrText>
      </w:r>
      <w:r>
        <w:rPr>
          <w:noProof/>
        </w:rPr>
      </w:r>
      <w:r>
        <w:rPr>
          <w:noProof/>
        </w:rPr>
        <w:fldChar w:fldCharType="separate"/>
      </w:r>
      <w:r w:rsidR="00D41448">
        <w:rPr>
          <w:noProof/>
        </w:rPr>
        <w:t>4-166</w:t>
      </w:r>
      <w:r>
        <w:rPr>
          <w:noProof/>
        </w:rPr>
        <w:fldChar w:fldCharType="end"/>
      </w:r>
    </w:p>
    <w:p w14:paraId="0B14A09F" w14:textId="77777777" w:rsidR="001B6382" w:rsidRDefault="001B6382">
      <w:pPr>
        <w:pStyle w:val="TOC2"/>
        <w:tabs>
          <w:tab w:val="left" w:pos="720"/>
          <w:tab w:val="right" w:leader="dot" w:pos="8630"/>
        </w:tabs>
        <w:rPr>
          <w:rFonts w:asciiTheme="minorHAnsi" w:hAnsiTheme="minorHAnsi"/>
          <w:smallCaps w:val="0"/>
          <w:noProof/>
          <w:sz w:val="22"/>
        </w:rPr>
      </w:pPr>
      <w:r>
        <w:rPr>
          <w:noProof/>
        </w:rPr>
        <w:t>4.1</w:t>
      </w:r>
      <w:r>
        <w:rPr>
          <w:rFonts w:asciiTheme="minorHAnsi" w:hAnsiTheme="minorHAnsi"/>
          <w:smallCaps w:val="0"/>
          <w:noProof/>
          <w:sz w:val="22"/>
        </w:rPr>
        <w:tab/>
      </w:r>
      <w:r>
        <w:rPr>
          <w:noProof/>
        </w:rPr>
        <w:t>Components</w:t>
      </w:r>
      <w:r>
        <w:rPr>
          <w:noProof/>
        </w:rPr>
        <w:tab/>
      </w:r>
      <w:r>
        <w:rPr>
          <w:noProof/>
        </w:rPr>
        <w:fldChar w:fldCharType="begin"/>
      </w:r>
      <w:r>
        <w:rPr>
          <w:noProof/>
        </w:rPr>
        <w:instrText xml:space="preserve"> PAGEREF _Toc13056172 \h </w:instrText>
      </w:r>
      <w:r>
        <w:rPr>
          <w:noProof/>
        </w:rPr>
      </w:r>
      <w:r>
        <w:rPr>
          <w:noProof/>
        </w:rPr>
        <w:fldChar w:fldCharType="separate"/>
      </w:r>
      <w:r w:rsidR="00D41448">
        <w:rPr>
          <w:noProof/>
        </w:rPr>
        <w:t>4-166</w:t>
      </w:r>
      <w:r>
        <w:rPr>
          <w:noProof/>
        </w:rPr>
        <w:fldChar w:fldCharType="end"/>
      </w:r>
    </w:p>
    <w:p w14:paraId="3162AA3C"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4.1.1</w:t>
      </w:r>
      <w:r>
        <w:rPr>
          <w:rFonts w:asciiTheme="minorHAnsi" w:hAnsiTheme="minorHAnsi"/>
          <w:i w:val="0"/>
          <w:noProof/>
          <w:sz w:val="22"/>
        </w:rPr>
        <w:tab/>
      </w:r>
      <w:r>
        <w:rPr>
          <w:noProof/>
        </w:rPr>
        <w:t>comp.dbs</w:t>
      </w:r>
      <w:r>
        <w:rPr>
          <w:noProof/>
        </w:rPr>
        <w:tab/>
      </w:r>
      <w:r>
        <w:rPr>
          <w:noProof/>
        </w:rPr>
        <w:fldChar w:fldCharType="begin"/>
      </w:r>
      <w:r>
        <w:rPr>
          <w:noProof/>
        </w:rPr>
        <w:instrText xml:space="preserve"> PAGEREF _Toc13056173 \h </w:instrText>
      </w:r>
      <w:r>
        <w:rPr>
          <w:noProof/>
        </w:rPr>
      </w:r>
      <w:r>
        <w:rPr>
          <w:noProof/>
        </w:rPr>
        <w:fldChar w:fldCharType="separate"/>
      </w:r>
      <w:r w:rsidR="00D41448">
        <w:rPr>
          <w:noProof/>
        </w:rPr>
        <w:t>4-166</w:t>
      </w:r>
      <w:r>
        <w:rPr>
          <w:noProof/>
        </w:rPr>
        <w:fldChar w:fldCharType="end"/>
      </w:r>
    </w:p>
    <w:p w14:paraId="31299BA9" w14:textId="77777777" w:rsidR="001B6382" w:rsidRDefault="001B6382">
      <w:pPr>
        <w:pStyle w:val="TOC4"/>
        <w:tabs>
          <w:tab w:val="left" w:pos="1440"/>
          <w:tab w:val="right" w:leader="dot" w:pos="8630"/>
        </w:tabs>
        <w:rPr>
          <w:rFonts w:asciiTheme="minorHAnsi" w:hAnsiTheme="minorHAnsi"/>
          <w:noProof/>
          <w:sz w:val="22"/>
        </w:rPr>
      </w:pPr>
      <w:r>
        <w:rPr>
          <w:noProof/>
        </w:rPr>
        <w:t>4.1.1.1</w:t>
      </w:r>
      <w:r>
        <w:rPr>
          <w:rFonts w:asciiTheme="minorHAnsi" w:hAnsiTheme="minorHAnsi"/>
          <w:noProof/>
          <w:sz w:val="22"/>
        </w:rPr>
        <w:tab/>
      </w:r>
      <w:r>
        <w:rPr>
          <w:noProof/>
        </w:rPr>
        <w:t>Aqueous components</w:t>
      </w:r>
      <w:r>
        <w:rPr>
          <w:noProof/>
        </w:rPr>
        <w:tab/>
      </w:r>
      <w:r>
        <w:rPr>
          <w:noProof/>
        </w:rPr>
        <w:fldChar w:fldCharType="begin"/>
      </w:r>
      <w:r>
        <w:rPr>
          <w:noProof/>
        </w:rPr>
        <w:instrText xml:space="preserve"> PAGEREF _Toc13056174 \h </w:instrText>
      </w:r>
      <w:r>
        <w:rPr>
          <w:noProof/>
        </w:rPr>
      </w:r>
      <w:r>
        <w:rPr>
          <w:noProof/>
        </w:rPr>
        <w:fldChar w:fldCharType="separate"/>
      </w:r>
      <w:r w:rsidR="00D41448">
        <w:rPr>
          <w:noProof/>
        </w:rPr>
        <w:t>4-166</w:t>
      </w:r>
      <w:r>
        <w:rPr>
          <w:noProof/>
        </w:rPr>
        <w:fldChar w:fldCharType="end"/>
      </w:r>
    </w:p>
    <w:p w14:paraId="24457066" w14:textId="77777777" w:rsidR="001B6382" w:rsidRDefault="001B6382">
      <w:pPr>
        <w:pStyle w:val="TOC4"/>
        <w:tabs>
          <w:tab w:val="left" w:pos="1440"/>
          <w:tab w:val="right" w:leader="dot" w:pos="8630"/>
        </w:tabs>
        <w:rPr>
          <w:rFonts w:asciiTheme="minorHAnsi" w:hAnsiTheme="minorHAnsi"/>
          <w:noProof/>
          <w:sz w:val="22"/>
        </w:rPr>
      </w:pPr>
      <w:r>
        <w:rPr>
          <w:noProof/>
        </w:rPr>
        <w:t>4.1.1.2</w:t>
      </w:r>
      <w:r>
        <w:rPr>
          <w:rFonts w:asciiTheme="minorHAnsi" w:hAnsiTheme="minorHAnsi"/>
          <w:noProof/>
          <w:sz w:val="22"/>
        </w:rPr>
        <w:tab/>
      </w:r>
      <w:r>
        <w:rPr>
          <w:noProof/>
        </w:rPr>
        <w:t>Non-aqueous components</w:t>
      </w:r>
      <w:r>
        <w:rPr>
          <w:noProof/>
        </w:rPr>
        <w:tab/>
      </w:r>
      <w:r>
        <w:rPr>
          <w:noProof/>
        </w:rPr>
        <w:fldChar w:fldCharType="begin"/>
      </w:r>
      <w:r>
        <w:rPr>
          <w:noProof/>
        </w:rPr>
        <w:instrText xml:space="preserve"> PAGEREF _Toc13056175 \h </w:instrText>
      </w:r>
      <w:r>
        <w:rPr>
          <w:noProof/>
        </w:rPr>
      </w:r>
      <w:r>
        <w:rPr>
          <w:noProof/>
        </w:rPr>
        <w:fldChar w:fldCharType="separate"/>
      </w:r>
      <w:r w:rsidR="00D41448">
        <w:rPr>
          <w:noProof/>
        </w:rPr>
        <w:t>4-167</w:t>
      </w:r>
      <w:r>
        <w:rPr>
          <w:noProof/>
        </w:rPr>
        <w:fldChar w:fldCharType="end"/>
      </w:r>
    </w:p>
    <w:p w14:paraId="16F5AFE8"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4.1.2</w:t>
      </w:r>
      <w:r>
        <w:rPr>
          <w:rFonts w:asciiTheme="minorHAnsi" w:hAnsiTheme="minorHAnsi"/>
          <w:i w:val="0"/>
          <w:noProof/>
          <w:sz w:val="22"/>
        </w:rPr>
        <w:tab/>
      </w:r>
      <w:r>
        <w:rPr>
          <w:noProof/>
        </w:rPr>
        <w:t>Adding new components</w:t>
      </w:r>
      <w:r>
        <w:rPr>
          <w:noProof/>
        </w:rPr>
        <w:tab/>
      </w:r>
      <w:r>
        <w:rPr>
          <w:noProof/>
        </w:rPr>
        <w:fldChar w:fldCharType="begin"/>
      </w:r>
      <w:r>
        <w:rPr>
          <w:noProof/>
        </w:rPr>
        <w:instrText xml:space="preserve"> PAGEREF _Toc13056176 \h </w:instrText>
      </w:r>
      <w:r>
        <w:rPr>
          <w:noProof/>
        </w:rPr>
      </w:r>
      <w:r>
        <w:rPr>
          <w:noProof/>
        </w:rPr>
        <w:fldChar w:fldCharType="separate"/>
      </w:r>
      <w:r w:rsidR="00D41448">
        <w:rPr>
          <w:noProof/>
        </w:rPr>
        <w:t>4-167</w:t>
      </w:r>
      <w:r>
        <w:rPr>
          <w:noProof/>
        </w:rPr>
        <w:fldChar w:fldCharType="end"/>
      </w:r>
    </w:p>
    <w:p w14:paraId="6A6A0942"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4.1.3</w:t>
      </w:r>
      <w:r>
        <w:rPr>
          <w:rFonts w:asciiTheme="minorHAnsi" w:hAnsiTheme="minorHAnsi"/>
          <w:i w:val="0"/>
          <w:noProof/>
          <w:sz w:val="22"/>
        </w:rPr>
        <w:tab/>
      </w:r>
      <w:r>
        <w:rPr>
          <w:noProof/>
        </w:rPr>
        <w:t>components for multicomponent diffusion</w:t>
      </w:r>
      <w:r>
        <w:rPr>
          <w:noProof/>
        </w:rPr>
        <w:tab/>
      </w:r>
      <w:r>
        <w:rPr>
          <w:noProof/>
        </w:rPr>
        <w:fldChar w:fldCharType="begin"/>
      </w:r>
      <w:r>
        <w:rPr>
          <w:noProof/>
        </w:rPr>
        <w:instrText xml:space="preserve"> PAGEREF _Toc13056177 \h </w:instrText>
      </w:r>
      <w:r>
        <w:rPr>
          <w:noProof/>
        </w:rPr>
      </w:r>
      <w:r>
        <w:rPr>
          <w:noProof/>
        </w:rPr>
        <w:fldChar w:fldCharType="separate"/>
      </w:r>
      <w:r w:rsidR="00D41448">
        <w:rPr>
          <w:noProof/>
        </w:rPr>
        <w:t>4-167</w:t>
      </w:r>
      <w:r>
        <w:rPr>
          <w:noProof/>
        </w:rPr>
        <w:fldChar w:fldCharType="end"/>
      </w:r>
    </w:p>
    <w:p w14:paraId="00F208BD" w14:textId="77777777" w:rsidR="001B6382" w:rsidRDefault="001B6382">
      <w:pPr>
        <w:pStyle w:val="TOC2"/>
        <w:tabs>
          <w:tab w:val="left" w:pos="720"/>
          <w:tab w:val="right" w:leader="dot" w:pos="8630"/>
        </w:tabs>
        <w:rPr>
          <w:rFonts w:asciiTheme="minorHAnsi" w:hAnsiTheme="minorHAnsi"/>
          <w:smallCaps w:val="0"/>
          <w:noProof/>
          <w:sz w:val="22"/>
        </w:rPr>
      </w:pPr>
      <w:r>
        <w:rPr>
          <w:noProof/>
        </w:rPr>
        <w:t>4.2</w:t>
      </w:r>
      <w:r>
        <w:rPr>
          <w:rFonts w:asciiTheme="minorHAnsi" w:hAnsiTheme="minorHAnsi"/>
          <w:smallCaps w:val="0"/>
          <w:noProof/>
          <w:sz w:val="22"/>
        </w:rPr>
        <w:tab/>
      </w:r>
      <w:r>
        <w:rPr>
          <w:noProof/>
        </w:rPr>
        <w:t>Complexation reactions</w:t>
      </w:r>
      <w:r>
        <w:rPr>
          <w:noProof/>
        </w:rPr>
        <w:tab/>
      </w:r>
      <w:r>
        <w:rPr>
          <w:noProof/>
        </w:rPr>
        <w:fldChar w:fldCharType="begin"/>
      </w:r>
      <w:r>
        <w:rPr>
          <w:noProof/>
        </w:rPr>
        <w:instrText xml:space="preserve"> PAGEREF _Toc13056178 \h </w:instrText>
      </w:r>
      <w:r>
        <w:rPr>
          <w:noProof/>
        </w:rPr>
      </w:r>
      <w:r>
        <w:rPr>
          <w:noProof/>
        </w:rPr>
        <w:fldChar w:fldCharType="separate"/>
      </w:r>
      <w:r w:rsidR="00D41448">
        <w:rPr>
          <w:noProof/>
        </w:rPr>
        <w:t>4-167</w:t>
      </w:r>
      <w:r>
        <w:rPr>
          <w:noProof/>
        </w:rPr>
        <w:fldChar w:fldCharType="end"/>
      </w:r>
    </w:p>
    <w:p w14:paraId="6045F361"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4.2.1</w:t>
      </w:r>
      <w:r>
        <w:rPr>
          <w:rFonts w:asciiTheme="minorHAnsi" w:hAnsiTheme="minorHAnsi"/>
          <w:i w:val="0"/>
          <w:noProof/>
          <w:sz w:val="22"/>
        </w:rPr>
        <w:tab/>
      </w:r>
      <w:r>
        <w:rPr>
          <w:noProof/>
        </w:rPr>
        <w:t>Line 1</w:t>
      </w:r>
      <w:r>
        <w:rPr>
          <w:noProof/>
        </w:rPr>
        <w:tab/>
      </w:r>
      <w:r>
        <w:rPr>
          <w:noProof/>
        </w:rPr>
        <w:fldChar w:fldCharType="begin"/>
      </w:r>
      <w:r>
        <w:rPr>
          <w:noProof/>
        </w:rPr>
        <w:instrText xml:space="preserve"> PAGEREF _Toc13056179 \h </w:instrText>
      </w:r>
      <w:r>
        <w:rPr>
          <w:noProof/>
        </w:rPr>
      </w:r>
      <w:r>
        <w:rPr>
          <w:noProof/>
        </w:rPr>
        <w:fldChar w:fldCharType="separate"/>
      </w:r>
      <w:r w:rsidR="00D41448">
        <w:rPr>
          <w:noProof/>
        </w:rPr>
        <w:t>4-167</w:t>
      </w:r>
      <w:r>
        <w:rPr>
          <w:noProof/>
        </w:rPr>
        <w:fldChar w:fldCharType="end"/>
      </w:r>
    </w:p>
    <w:p w14:paraId="7696BD55"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4.2.2</w:t>
      </w:r>
      <w:r>
        <w:rPr>
          <w:rFonts w:asciiTheme="minorHAnsi" w:hAnsiTheme="minorHAnsi"/>
          <w:i w:val="0"/>
          <w:noProof/>
          <w:sz w:val="22"/>
        </w:rPr>
        <w:tab/>
      </w:r>
      <w:r>
        <w:rPr>
          <w:noProof/>
        </w:rPr>
        <w:t>Line 2</w:t>
      </w:r>
      <w:r>
        <w:rPr>
          <w:noProof/>
        </w:rPr>
        <w:tab/>
      </w:r>
      <w:r>
        <w:rPr>
          <w:noProof/>
        </w:rPr>
        <w:fldChar w:fldCharType="begin"/>
      </w:r>
      <w:r>
        <w:rPr>
          <w:noProof/>
        </w:rPr>
        <w:instrText xml:space="preserve"> PAGEREF _Toc13056180 \h </w:instrText>
      </w:r>
      <w:r>
        <w:rPr>
          <w:noProof/>
        </w:rPr>
      </w:r>
      <w:r>
        <w:rPr>
          <w:noProof/>
        </w:rPr>
        <w:fldChar w:fldCharType="separate"/>
      </w:r>
      <w:r w:rsidR="00D41448">
        <w:rPr>
          <w:noProof/>
        </w:rPr>
        <w:t>4-168</w:t>
      </w:r>
      <w:r>
        <w:rPr>
          <w:noProof/>
        </w:rPr>
        <w:fldChar w:fldCharType="end"/>
      </w:r>
    </w:p>
    <w:p w14:paraId="0FEA5D2B"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4.2.3</w:t>
      </w:r>
      <w:r>
        <w:rPr>
          <w:rFonts w:asciiTheme="minorHAnsi" w:hAnsiTheme="minorHAnsi"/>
          <w:i w:val="0"/>
          <w:noProof/>
          <w:sz w:val="22"/>
        </w:rPr>
        <w:tab/>
      </w:r>
      <w:r>
        <w:rPr>
          <w:noProof/>
        </w:rPr>
        <w:t>Adding complexes</w:t>
      </w:r>
      <w:r>
        <w:rPr>
          <w:noProof/>
        </w:rPr>
        <w:tab/>
      </w:r>
      <w:r>
        <w:rPr>
          <w:noProof/>
        </w:rPr>
        <w:fldChar w:fldCharType="begin"/>
      </w:r>
      <w:r>
        <w:rPr>
          <w:noProof/>
        </w:rPr>
        <w:instrText xml:space="preserve"> PAGEREF _Toc13056181 \h </w:instrText>
      </w:r>
      <w:r>
        <w:rPr>
          <w:noProof/>
        </w:rPr>
      </w:r>
      <w:r>
        <w:rPr>
          <w:noProof/>
        </w:rPr>
        <w:fldChar w:fldCharType="separate"/>
      </w:r>
      <w:r w:rsidR="00D41448">
        <w:rPr>
          <w:noProof/>
        </w:rPr>
        <w:t>4-168</w:t>
      </w:r>
      <w:r>
        <w:rPr>
          <w:noProof/>
        </w:rPr>
        <w:fldChar w:fldCharType="end"/>
      </w:r>
    </w:p>
    <w:p w14:paraId="2D04F4B1"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4.2.4</w:t>
      </w:r>
      <w:r>
        <w:rPr>
          <w:rFonts w:asciiTheme="minorHAnsi" w:hAnsiTheme="minorHAnsi"/>
          <w:i w:val="0"/>
          <w:noProof/>
          <w:sz w:val="22"/>
        </w:rPr>
        <w:tab/>
      </w:r>
      <w:r>
        <w:rPr>
          <w:noProof/>
        </w:rPr>
        <w:t>Isotope complexes</w:t>
      </w:r>
      <w:r>
        <w:rPr>
          <w:noProof/>
        </w:rPr>
        <w:tab/>
      </w:r>
      <w:r>
        <w:rPr>
          <w:noProof/>
        </w:rPr>
        <w:fldChar w:fldCharType="begin"/>
      </w:r>
      <w:r>
        <w:rPr>
          <w:noProof/>
        </w:rPr>
        <w:instrText xml:space="preserve"> PAGEREF _Toc13056182 \h </w:instrText>
      </w:r>
      <w:r>
        <w:rPr>
          <w:noProof/>
        </w:rPr>
      </w:r>
      <w:r>
        <w:rPr>
          <w:noProof/>
        </w:rPr>
        <w:fldChar w:fldCharType="separate"/>
      </w:r>
      <w:r w:rsidR="00D41448">
        <w:rPr>
          <w:noProof/>
        </w:rPr>
        <w:t>4-168</w:t>
      </w:r>
      <w:r>
        <w:rPr>
          <w:noProof/>
        </w:rPr>
        <w:fldChar w:fldCharType="end"/>
      </w:r>
    </w:p>
    <w:p w14:paraId="322BFB60"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4.2.5</w:t>
      </w:r>
      <w:r>
        <w:rPr>
          <w:rFonts w:asciiTheme="minorHAnsi" w:hAnsiTheme="minorHAnsi"/>
          <w:i w:val="0"/>
          <w:noProof/>
          <w:sz w:val="22"/>
        </w:rPr>
        <w:tab/>
      </w:r>
      <w:r>
        <w:rPr>
          <w:noProof/>
        </w:rPr>
        <w:t>Complexes for multicomponent diffusion</w:t>
      </w:r>
      <w:r>
        <w:rPr>
          <w:noProof/>
        </w:rPr>
        <w:tab/>
      </w:r>
      <w:r>
        <w:rPr>
          <w:noProof/>
        </w:rPr>
        <w:fldChar w:fldCharType="begin"/>
      </w:r>
      <w:r>
        <w:rPr>
          <w:noProof/>
        </w:rPr>
        <w:instrText xml:space="preserve"> PAGEREF _Toc13056183 \h </w:instrText>
      </w:r>
      <w:r>
        <w:rPr>
          <w:noProof/>
        </w:rPr>
      </w:r>
      <w:r>
        <w:rPr>
          <w:noProof/>
        </w:rPr>
        <w:fldChar w:fldCharType="separate"/>
      </w:r>
      <w:r w:rsidR="00D41448">
        <w:rPr>
          <w:noProof/>
        </w:rPr>
        <w:t>4-168</w:t>
      </w:r>
      <w:r>
        <w:rPr>
          <w:noProof/>
        </w:rPr>
        <w:fldChar w:fldCharType="end"/>
      </w:r>
    </w:p>
    <w:p w14:paraId="5C5759E1" w14:textId="77777777" w:rsidR="001B6382" w:rsidRDefault="001B6382">
      <w:pPr>
        <w:pStyle w:val="TOC2"/>
        <w:tabs>
          <w:tab w:val="left" w:pos="720"/>
          <w:tab w:val="right" w:leader="dot" w:pos="8630"/>
        </w:tabs>
        <w:rPr>
          <w:rFonts w:asciiTheme="minorHAnsi" w:hAnsiTheme="minorHAnsi"/>
          <w:smallCaps w:val="0"/>
          <w:noProof/>
          <w:sz w:val="22"/>
        </w:rPr>
      </w:pPr>
      <w:r>
        <w:rPr>
          <w:noProof/>
        </w:rPr>
        <w:t>4.3</w:t>
      </w:r>
      <w:r>
        <w:rPr>
          <w:rFonts w:asciiTheme="minorHAnsi" w:hAnsiTheme="minorHAnsi"/>
          <w:smallCaps w:val="0"/>
          <w:noProof/>
          <w:sz w:val="22"/>
        </w:rPr>
        <w:tab/>
      </w:r>
      <w:r>
        <w:rPr>
          <w:noProof/>
        </w:rPr>
        <w:t>Gas exchange reactions</w:t>
      </w:r>
      <w:r>
        <w:rPr>
          <w:noProof/>
        </w:rPr>
        <w:tab/>
      </w:r>
      <w:r>
        <w:rPr>
          <w:noProof/>
        </w:rPr>
        <w:fldChar w:fldCharType="begin"/>
      </w:r>
      <w:r>
        <w:rPr>
          <w:noProof/>
        </w:rPr>
        <w:instrText xml:space="preserve"> PAGEREF _Toc13056184 \h </w:instrText>
      </w:r>
      <w:r>
        <w:rPr>
          <w:noProof/>
        </w:rPr>
      </w:r>
      <w:r>
        <w:rPr>
          <w:noProof/>
        </w:rPr>
        <w:fldChar w:fldCharType="separate"/>
      </w:r>
      <w:r w:rsidR="00D41448">
        <w:rPr>
          <w:noProof/>
        </w:rPr>
        <w:t>4-169</w:t>
      </w:r>
      <w:r>
        <w:rPr>
          <w:noProof/>
        </w:rPr>
        <w:fldChar w:fldCharType="end"/>
      </w:r>
    </w:p>
    <w:p w14:paraId="1E1FFBEF" w14:textId="77777777" w:rsidR="001B6382" w:rsidRDefault="001B6382">
      <w:pPr>
        <w:pStyle w:val="TOC2"/>
        <w:tabs>
          <w:tab w:val="left" w:pos="720"/>
          <w:tab w:val="right" w:leader="dot" w:pos="8630"/>
        </w:tabs>
        <w:rPr>
          <w:rFonts w:asciiTheme="minorHAnsi" w:hAnsiTheme="minorHAnsi"/>
          <w:smallCaps w:val="0"/>
          <w:noProof/>
          <w:sz w:val="22"/>
        </w:rPr>
      </w:pPr>
      <w:r>
        <w:rPr>
          <w:noProof/>
        </w:rPr>
        <w:t>4.4</w:t>
      </w:r>
      <w:r>
        <w:rPr>
          <w:rFonts w:asciiTheme="minorHAnsi" w:hAnsiTheme="minorHAnsi"/>
          <w:smallCaps w:val="0"/>
          <w:noProof/>
          <w:sz w:val="22"/>
        </w:rPr>
        <w:tab/>
      </w:r>
      <w:r>
        <w:rPr>
          <w:noProof/>
        </w:rPr>
        <w:t>Ion exchange and sorption reactions</w:t>
      </w:r>
      <w:r>
        <w:rPr>
          <w:noProof/>
        </w:rPr>
        <w:tab/>
      </w:r>
      <w:r>
        <w:rPr>
          <w:noProof/>
        </w:rPr>
        <w:fldChar w:fldCharType="begin"/>
      </w:r>
      <w:r>
        <w:rPr>
          <w:noProof/>
        </w:rPr>
        <w:instrText xml:space="preserve"> PAGEREF _Toc13056185 \h </w:instrText>
      </w:r>
      <w:r>
        <w:rPr>
          <w:noProof/>
        </w:rPr>
      </w:r>
      <w:r>
        <w:rPr>
          <w:noProof/>
        </w:rPr>
        <w:fldChar w:fldCharType="separate"/>
      </w:r>
      <w:r w:rsidR="00D41448">
        <w:rPr>
          <w:noProof/>
        </w:rPr>
        <w:t>4-169</w:t>
      </w:r>
      <w:r>
        <w:rPr>
          <w:noProof/>
        </w:rPr>
        <w:fldChar w:fldCharType="end"/>
      </w:r>
    </w:p>
    <w:p w14:paraId="4C10C894" w14:textId="77777777" w:rsidR="001B6382" w:rsidRDefault="001B6382">
      <w:pPr>
        <w:pStyle w:val="TOC2"/>
        <w:tabs>
          <w:tab w:val="left" w:pos="720"/>
          <w:tab w:val="right" w:leader="dot" w:pos="8630"/>
        </w:tabs>
        <w:rPr>
          <w:rFonts w:asciiTheme="minorHAnsi" w:hAnsiTheme="minorHAnsi"/>
          <w:smallCaps w:val="0"/>
          <w:noProof/>
          <w:sz w:val="22"/>
        </w:rPr>
      </w:pPr>
      <w:r>
        <w:rPr>
          <w:noProof/>
        </w:rPr>
        <w:t>4.5</w:t>
      </w:r>
      <w:r>
        <w:rPr>
          <w:rFonts w:asciiTheme="minorHAnsi" w:hAnsiTheme="minorHAnsi"/>
          <w:smallCaps w:val="0"/>
          <w:noProof/>
          <w:sz w:val="22"/>
        </w:rPr>
        <w:tab/>
      </w:r>
      <w:r>
        <w:rPr>
          <w:noProof/>
        </w:rPr>
        <w:t>equilibrium Redox reactions and kineticallY controlled intra-aqueous reactions</w:t>
      </w:r>
      <w:r>
        <w:rPr>
          <w:noProof/>
        </w:rPr>
        <w:tab/>
      </w:r>
      <w:r>
        <w:rPr>
          <w:noProof/>
        </w:rPr>
        <w:fldChar w:fldCharType="begin"/>
      </w:r>
      <w:r>
        <w:rPr>
          <w:noProof/>
        </w:rPr>
        <w:instrText xml:space="preserve"> PAGEREF _Toc13056186 \h </w:instrText>
      </w:r>
      <w:r>
        <w:rPr>
          <w:noProof/>
        </w:rPr>
      </w:r>
      <w:r>
        <w:rPr>
          <w:noProof/>
        </w:rPr>
        <w:fldChar w:fldCharType="separate"/>
      </w:r>
      <w:r w:rsidR="00D41448">
        <w:rPr>
          <w:noProof/>
        </w:rPr>
        <w:t>4-170</w:t>
      </w:r>
      <w:r>
        <w:rPr>
          <w:noProof/>
        </w:rPr>
        <w:fldChar w:fldCharType="end"/>
      </w:r>
    </w:p>
    <w:p w14:paraId="3AEBBDEB" w14:textId="77777777" w:rsidR="001B6382" w:rsidRDefault="001B6382">
      <w:pPr>
        <w:pStyle w:val="TOC2"/>
        <w:tabs>
          <w:tab w:val="left" w:pos="720"/>
          <w:tab w:val="right" w:leader="dot" w:pos="8630"/>
        </w:tabs>
        <w:rPr>
          <w:rFonts w:asciiTheme="minorHAnsi" w:hAnsiTheme="minorHAnsi"/>
          <w:smallCaps w:val="0"/>
          <w:noProof/>
          <w:sz w:val="22"/>
        </w:rPr>
      </w:pPr>
      <w:r>
        <w:rPr>
          <w:noProof/>
        </w:rPr>
        <w:t>4.6</w:t>
      </w:r>
      <w:r>
        <w:rPr>
          <w:rFonts w:asciiTheme="minorHAnsi" w:hAnsiTheme="minorHAnsi"/>
          <w:smallCaps w:val="0"/>
          <w:noProof/>
          <w:sz w:val="22"/>
        </w:rPr>
        <w:tab/>
      </w:r>
      <w:r>
        <w:rPr>
          <w:noProof/>
        </w:rPr>
        <w:t>KineticallY controlled intra-aqueous reactions</w:t>
      </w:r>
      <w:r>
        <w:rPr>
          <w:noProof/>
        </w:rPr>
        <w:tab/>
      </w:r>
      <w:r>
        <w:rPr>
          <w:noProof/>
        </w:rPr>
        <w:fldChar w:fldCharType="begin"/>
      </w:r>
      <w:r>
        <w:rPr>
          <w:noProof/>
        </w:rPr>
        <w:instrText xml:space="preserve"> PAGEREF _Toc13056187 \h </w:instrText>
      </w:r>
      <w:r>
        <w:rPr>
          <w:noProof/>
        </w:rPr>
      </w:r>
      <w:r>
        <w:rPr>
          <w:noProof/>
        </w:rPr>
        <w:fldChar w:fldCharType="separate"/>
      </w:r>
      <w:r w:rsidR="00D41448">
        <w:rPr>
          <w:noProof/>
        </w:rPr>
        <w:t>4-170</w:t>
      </w:r>
      <w:r>
        <w:rPr>
          <w:noProof/>
        </w:rPr>
        <w:fldChar w:fldCharType="end"/>
      </w:r>
    </w:p>
    <w:p w14:paraId="00E1A649" w14:textId="77777777" w:rsidR="001B6382" w:rsidRDefault="001B6382">
      <w:pPr>
        <w:pStyle w:val="TOC2"/>
        <w:tabs>
          <w:tab w:val="left" w:pos="720"/>
          <w:tab w:val="right" w:leader="dot" w:pos="8630"/>
        </w:tabs>
        <w:rPr>
          <w:rFonts w:asciiTheme="minorHAnsi" w:hAnsiTheme="minorHAnsi"/>
          <w:smallCaps w:val="0"/>
          <w:noProof/>
          <w:sz w:val="22"/>
        </w:rPr>
      </w:pPr>
      <w:r>
        <w:rPr>
          <w:noProof/>
        </w:rPr>
        <w:t>4.7</w:t>
      </w:r>
      <w:r>
        <w:rPr>
          <w:rFonts w:asciiTheme="minorHAnsi" w:hAnsiTheme="minorHAnsi"/>
          <w:smallCaps w:val="0"/>
          <w:noProof/>
          <w:sz w:val="22"/>
        </w:rPr>
        <w:tab/>
      </w:r>
      <w:r>
        <w:rPr>
          <w:noProof/>
        </w:rPr>
        <w:t>Mineral dissolution-precipitation reactions</w:t>
      </w:r>
      <w:r>
        <w:rPr>
          <w:noProof/>
        </w:rPr>
        <w:tab/>
      </w:r>
      <w:r>
        <w:rPr>
          <w:noProof/>
        </w:rPr>
        <w:fldChar w:fldCharType="begin"/>
      </w:r>
      <w:r>
        <w:rPr>
          <w:noProof/>
        </w:rPr>
        <w:instrText xml:space="preserve"> PAGEREF _Toc13056188 \h </w:instrText>
      </w:r>
      <w:r>
        <w:rPr>
          <w:noProof/>
        </w:rPr>
      </w:r>
      <w:r>
        <w:rPr>
          <w:noProof/>
        </w:rPr>
        <w:fldChar w:fldCharType="separate"/>
      </w:r>
      <w:r w:rsidR="00D41448">
        <w:rPr>
          <w:noProof/>
        </w:rPr>
        <w:t>4-172</w:t>
      </w:r>
      <w:r>
        <w:rPr>
          <w:noProof/>
        </w:rPr>
        <w:fldChar w:fldCharType="end"/>
      </w:r>
    </w:p>
    <w:p w14:paraId="6BB4DDB0"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4.7.1</w:t>
      </w:r>
      <w:r>
        <w:rPr>
          <w:rFonts w:asciiTheme="minorHAnsi" w:hAnsiTheme="minorHAnsi"/>
          <w:i w:val="0"/>
          <w:noProof/>
          <w:sz w:val="22"/>
        </w:rPr>
        <w:tab/>
      </w:r>
      <w:r>
        <w:rPr>
          <w:noProof/>
        </w:rPr>
        <w:t>Surface-controlled rate expressions</w:t>
      </w:r>
      <w:r>
        <w:rPr>
          <w:noProof/>
        </w:rPr>
        <w:tab/>
      </w:r>
      <w:r>
        <w:rPr>
          <w:noProof/>
        </w:rPr>
        <w:fldChar w:fldCharType="begin"/>
      </w:r>
      <w:r>
        <w:rPr>
          <w:noProof/>
        </w:rPr>
        <w:instrText xml:space="preserve"> PAGEREF _Toc13056189 \h </w:instrText>
      </w:r>
      <w:r>
        <w:rPr>
          <w:noProof/>
        </w:rPr>
      </w:r>
      <w:r>
        <w:rPr>
          <w:noProof/>
        </w:rPr>
        <w:fldChar w:fldCharType="separate"/>
      </w:r>
      <w:r w:rsidR="00D41448">
        <w:rPr>
          <w:noProof/>
        </w:rPr>
        <w:t>4-172</w:t>
      </w:r>
      <w:r>
        <w:rPr>
          <w:noProof/>
        </w:rPr>
        <w:fldChar w:fldCharType="end"/>
      </w:r>
    </w:p>
    <w:p w14:paraId="14A9985C" w14:textId="77777777" w:rsidR="001B6382" w:rsidRDefault="001B6382">
      <w:pPr>
        <w:pStyle w:val="TOC3"/>
        <w:tabs>
          <w:tab w:val="left" w:pos="1200"/>
          <w:tab w:val="right" w:leader="dot" w:pos="8630"/>
        </w:tabs>
        <w:rPr>
          <w:rFonts w:asciiTheme="minorHAnsi" w:hAnsiTheme="minorHAnsi"/>
          <w:i w:val="0"/>
          <w:noProof/>
          <w:sz w:val="22"/>
        </w:rPr>
      </w:pPr>
      <w:r w:rsidRPr="00A1781D">
        <w:rPr>
          <w:noProof/>
        </w:rPr>
        <w:t>4.7.2</w:t>
      </w:r>
      <w:r>
        <w:rPr>
          <w:rFonts w:asciiTheme="minorHAnsi" w:hAnsiTheme="minorHAnsi"/>
          <w:i w:val="0"/>
          <w:noProof/>
          <w:sz w:val="22"/>
        </w:rPr>
        <w:tab/>
      </w:r>
      <w:r>
        <w:rPr>
          <w:noProof/>
        </w:rPr>
        <w:t>Diffusion-controlled rate expression</w:t>
      </w:r>
      <w:r>
        <w:rPr>
          <w:noProof/>
        </w:rPr>
        <w:tab/>
      </w:r>
      <w:r>
        <w:rPr>
          <w:noProof/>
        </w:rPr>
        <w:fldChar w:fldCharType="begin"/>
      </w:r>
      <w:r>
        <w:rPr>
          <w:noProof/>
        </w:rPr>
        <w:instrText xml:space="preserve"> PAGEREF _Toc13056190 \h </w:instrText>
      </w:r>
      <w:r>
        <w:rPr>
          <w:noProof/>
        </w:rPr>
      </w:r>
      <w:r>
        <w:rPr>
          <w:noProof/>
        </w:rPr>
        <w:fldChar w:fldCharType="separate"/>
      </w:r>
      <w:r w:rsidR="00D41448">
        <w:rPr>
          <w:noProof/>
        </w:rPr>
        <w:t>4-176</w:t>
      </w:r>
      <w:r>
        <w:rPr>
          <w:noProof/>
        </w:rPr>
        <w:fldChar w:fldCharType="end"/>
      </w:r>
    </w:p>
    <w:p w14:paraId="4946C455" w14:textId="77777777" w:rsidR="001B6382" w:rsidRDefault="001B6382">
      <w:pPr>
        <w:pStyle w:val="TOC2"/>
        <w:tabs>
          <w:tab w:val="left" w:pos="720"/>
          <w:tab w:val="right" w:leader="dot" w:pos="8630"/>
        </w:tabs>
        <w:rPr>
          <w:rFonts w:asciiTheme="minorHAnsi" w:hAnsiTheme="minorHAnsi"/>
          <w:smallCaps w:val="0"/>
          <w:noProof/>
          <w:sz w:val="22"/>
        </w:rPr>
      </w:pPr>
      <w:r>
        <w:rPr>
          <w:noProof/>
        </w:rPr>
        <w:t>4.8</w:t>
      </w:r>
      <w:r>
        <w:rPr>
          <w:rFonts w:asciiTheme="minorHAnsi" w:hAnsiTheme="minorHAnsi"/>
          <w:smallCaps w:val="0"/>
          <w:noProof/>
          <w:sz w:val="22"/>
        </w:rPr>
        <w:tab/>
      </w:r>
      <w:r>
        <w:rPr>
          <w:noProof/>
        </w:rPr>
        <w:t>Kinetical reactions containing isotopes</w:t>
      </w:r>
      <w:r>
        <w:rPr>
          <w:noProof/>
        </w:rPr>
        <w:tab/>
      </w:r>
      <w:r>
        <w:rPr>
          <w:noProof/>
        </w:rPr>
        <w:fldChar w:fldCharType="begin"/>
      </w:r>
      <w:r>
        <w:rPr>
          <w:noProof/>
        </w:rPr>
        <w:instrText xml:space="preserve"> PAGEREF _Toc13056191 \h </w:instrText>
      </w:r>
      <w:r>
        <w:rPr>
          <w:noProof/>
        </w:rPr>
      </w:r>
      <w:r>
        <w:rPr>
          <w:noProof/>
        </w:rPr>
        <w:fldChar w:fldCharType="separate"/>
      </w:r>
      <w:r w:rsidR="00D41448">
        <w:rPr>
          <w:noProof/>
        </w:rPr>
        <w:t>4-176</w:t>
      </w:r>
      <w:r>
        <w:rPr>
          <w:noProof/>
        </w:rPr>
        <w:fldChar w:fldCharType="end"/>
      </w:r>
    </w:p>
    <w:p w14:paraId="3AE6D296" w14:textId="77777777" w:rsidR="001B6382" w:rsidRDefault="001B6382">
      <w:pPr>
        <w:pStyle w:val="TOC2"/>
        <w:tabs>
          <w:tab w:val="left" w:pos="720"/>
          <w:tab w:val="right" w:leader="dot" w:pos="8630"/>
        </w:tabs>
        <w:rPr>
          <w:rFonts w:asciiTheme="minorHAnsi" w:hAnsiTheme="minorHAnsi"/>
          <w:smallCaps w:val="0"/>
          <w:noProof/>
          <w:sz w:val="22"/>
        </w:rPr>
      </w:pPr>
      <w:r>
        <w:rPr>
          <w:noProof/>
        </w:rPr>
        <w:t>4.9</w:t>
      </w:r>
      <w:r>
        <w:rPr>
          <w:rFonts w:asciiTheme="minorHAnsi" w:hAnsiTheme="minorHAnsi"/>
          <w:smallCaps w:val="0"/>
          <w:noProof/>
          <w:sz w:val="22"/>
        </w:rPr>
        <w:tab/>
      </w:r>
      <w:r>
        <w:rPr>
          <w:noProof/>
        </w:rPr>
        <w:t>Pitzer virial coefficients database</w:t>
      </w:r>
      <w:r>
        <w:rPr>
          <w:noProof/>
        </w:rPr>
        <w:tab/>
      </w:r>
      <w:r>
        <w:rPr>
          <w:noProof/>
        </w:rPr>
        <w:fldChar w:fldCharType="begin"/>
      </w:r>
      <w:r>
        <w:rPr>
          <w:noProof/>
        </w:rPr>
        <w:instrText xml:space="preserve"> PAGEREF _Toc13056192 \h </w:instrText>
      </w:r>
      <w:r>
        <w:rPr>
          <w:noProof/>
        </w:rPr>
      </w:r>
      <w:r>
        <w:rPr>
          <w:noProof/>
        </w:rPr>
        <w:fldChar w:fldCharType="separate"/>
      </w:r>
      <w:r w:rsidR="00D41448">
        <w:rPr>
          <w:noProof/>
        </w:rPr>
        <w:t>4-179</w:t>
      </w:r>
      <w:r>
        <w:rPr>
          <w:noProof/>
        </w:rPr>
        <w:fldChar w:fldCharType="end"/>
      </w:r>
    </w:p>
    <w:p w14:paraId="442998F0" w14:textId="77777777" w:rsidR="001B6382" w:rsidRDefault="001B6382">
      <w:pPr>
        <w:pStyle w:val="TOC2"/>
        <w:tabs>
          <w:tab w:val="left" w:pos="960"/>
          <w:tab w:val="right" w:leader="dot" w:pos="8630"/>
        </w:tabs>
        <w:rPr>
          <w:rFonts w:asciiTheme="minorHAnsi" w:hAnsiTheme="minorHAnsi"/>
          <w:smallCaps w:val="0"/>
          <w:noProof/>
          <w:sz w:val="22"/>
        </w:rPr>
      </w:pPr>
      <w:r>
        <w:rPr>
          <w:noProof/>
        </w:rPr>
        <w:t>4.10</w:t>
      </w:r>
      <w:r>
        <w:rPr>
          <w:rFonts w:asciiTheme="minorHAnsi" w:hAnsiTheme="minorHAnsi"/>
          <w:smallCaps w:val="0"/>
          <w:noProof/>
          <w:sz w:val="22"/>
        </w:rPr>
        <w:tab/>
      </w:r>
      <w:r>
        <w:rPr>
          <w:noProof/>
        </w:rPr>
        <w:t>SIT database</w:t>
      </w:r>
      <w:r>
        <w:rPr>
          <w:noProof/>
        </w:rPr>
        <w:tab/>
      </w:r>
      <w:r>
        <w:rPr>
          <w:noProof/>
        </w:rPr>
        <w:fldChar w:fldCharType="begin"/>
      </w:r>
      <w:r>
        <w:rPr>
          <w:noProof/>
        </w:rPr>
        <w:instrText xml:space="preserve"> PAGEREF _Toc13056193 \h </w:instrText>
      </w:r>
      <w:r>
        <w:rPr>
          <w:noProof/>
        </w:rPr>
      </w:r>
      <w:r>
        <w:rPr>
          <w:noProof/>
        </w:rPr>
        <w:fldChar w:fldCharType="separate"/>
      </w:r>
      <w:r w:rsidR="00D41448">
        <w:rPr>
          <w:noProof/>
        </w:rPr>
        <w:t>4-180</w:t>
      </w:r>
      <w:r>
        <w:rPr>
          <w:noProof/>
        </w:rPr>
        <w:fldChar w:fldCharType="end"/>
      </w:r>
    </w:p>
    <w:p w14:paraId="0ADCFDDE" w14:textId="77777777" w:rsidR="001B6382" w:rsidRDefault="001B6382">
      <w:pPr>
        <w:pStyle w:val="TOC2"/>
        <w:tabs>
          <w:tab w:val="left" w:pos="960"/>
          <w:tab w:val="right" w:leader="dot" w:pos="8630"/>
        </w:tabs>
        <w:rPr>
          <w:rFonts w:asciiTheme="minorHAnsi" w:hAnsiTheme="minorHAnsi"/>
          <w:smallCaps w:val="0"/>
          <w:noProof/>
          <w:sz w:val="22"/>
        </w:rPr>
      </w:pPr>
      <w:r>
        <w:rPr>
          <w:noProof/>
        </w:rPr>
        <w:t>4.11</w:t>
      </w:r>
      <w:r>
        <w:rPr>
          <w:rFonts w:asciiTheme="minorHAnsi" w:hAnsiTheme="minorHAnsi"/>
          <w:smallCaps w:val="0"/>
          <w:noProof/>
          <w:sz w:val="22"/>
        </w:rPr>
        <w:tab/>
      </w:r>
      <w:r>
        <w:rPr>
          <w:noProof/>
        </w:rPr>
        <w:t>Exponential decay for kinetic reaction</w:t>
      </w:r>
      <w:r>
        <w:rPr>
          <w:noProof/>
        </w:rPr>
        <w:tab/>
      </w:r>
      <w:r>
        <w:rPr>
          <w:noProof/>
        </w:rPr>
        <w:fldChar w:fldCharType="begin"/>
      </w:r>
      <w:r>
        <w:rPr>
          <w:noProof/>
        </w:rPr>
        <w:instrText xml:space="preserve"> PAGEREF _Toc13056194 \h </w:instrText>
      </w:r>
      <w:r>
        <w:rPr>
          <w:noProof/>
        </w:rPr>
      </w:r>
      <w:r>
        <w:rPr>
          <w:noProof/>
        </w:rPr>
        <w:fldChar w:fldCharType="separate"/>
      </w:r>
      <w:r w:rsidR="00D41448">
        <w:rPr>
          <w:noProof/>
        </w:rPr>
        <w:t>4-181</w:t>
      </w:r>
      <w:r>
        <w:rPr>
          <w:noProof/>
        </w:rPr>
        <w:fldChar w:fldCharType="end"/>
      </w:r>
    </w:p>
    <w:p w14:paraId="5B03D67C" w14:textId="77777777" w:rsidR="001B6382" w:rsidRDefault="001B6382">
      <w:pPr>
        <w:pStyle w:val="TOC1"/>
        <w:rPr>
          <w:rFonts w:asciiTheme="minorHAnsi" w:hAnsiTheme="minorHAnsi"/>
          <w:b w:val="0"/>
          <w:noProof/>
          <w:szCs w:val="22"/>
        </w:rPr>
      </w:pPr>
      <w:r>
        <w:rPr>
          <w:noProof/>
        </w:rPr>
        <w:t>5</w:t>
      </w:r>
      <w:r>
        <w:rPr>
          <w:rFonts w:asciiTheme="minorHAnsi" w:hAnsiTheme="minorHAnsi"/>
          <w:b w:val="0"/>
          <w:noProof/>
          <w:szCs w:val="22"/>
        </w:rPr>
        <w:tab/>
      </w:r>
      <w:r>
        <w:rPr>
          <w:noProof/>
        </w:rPr>
        <w:t>References:</w:t>
      </w:r>
      <w:r>
        <w:rPr>
          <w:noProof/>
        </w:rPr>
        <w:tab/>
      </w:r>
      <w:r>
        <w:rPr>
          <w:noProof/>
        </w:rPr>
        <w:fldChar w:fldCharType="begin"/>
      </w:r>
      <w:r>
        <w:rPr>
          <w:noProof/>
        </w:rPr>
        <w:instrText xml:space="preserve"> PAGEREF _Toc13056195 \h </w:instrText>
      </w:r>
      <w:r>
        <w:rPr>
          <w:noProof/>
        </w:rPr>
      </w:r>
      <w:r>
        <w:rPr>
          <w:noProof/>
        </w:rPr>
        <w:fldChar w:fldCharType="separate"/>
      </w:r>
      <w:r w:rsidR="00D41448">
        <w:rPr>
          <w:noProof/>
        </w:rPr>
        <w:t>5-182</w:t>
      </w:r>
      <w:r>
        <w:rPr>
          <w:noProof/>
        </w:rPr>
        <w:fldChar w:fldCharType="end"/>
      </w:r>
    </w:p>
    <w:p w14:paraId="2FF8DC6E" w14:textId="77777777" w:rsidR="00DB1505" w:rsidRDefault="00DB1505" w:rsidP="00DB1505">
      <w:r w:rsidRPr="00ED3698">
        <w:fldChar w:fldCharType="end"/>
      </w:r>
    </w:p>
    <w:p w14:paraId="792D3BBA" w14:textId="77777777" w:rsidR="00DB1505" w:rsidRDefault="00DB1505" w:rsidP="00DB1505">
      <w:r w:rsidRPr="00ED3698">
        <w:br w:type="page"/>
      </w:r>
    </w:p>
    <w:p w14:paraId="5759519E" w14:textId="77777777" w:rsidR="00DB1505" w:rsidRPr="00227B1A" w:rsidRDefault="00DB1505">
      <w:pPr>
        <w:pStyle w:val="TOC1"/>
      </w:pPr>
    </w:p>
    <w:p w14:paraId="189D0EC4" w14:textId="77777777" w:rsidR="007B6987" w:rsidRDefault="00DB1505" w:rsidP="005E798F">
      <w:pPr>
        <w:jc w:val="left"/>
      </w:pPr>
      <w:bookmarkStart w:id="2" w:name="_Toc275446449"/>
      <w:bookmarkStart w:id="3" w:name="_Toc275446625"/>
      <w:bookmarkStart w:id="4" w:name="_Toc284427058"/>
      <w:bookmarkStart w:id="5" w:name="_Toc303596069"/>
      <w:r w:rsidRPr="00D910F5">
        <w:t>LIST OF TABLES</w:t>
      </w:r>
      <w:bookmarkEnd w:id="2"/>
      <w:bookmarkEnd w:id="3"/>
      <w:bookmarkEnd w:id="4"/>
      <w:bookmarkEnd w:id="5"/>
      <w:r w:rsidR="005E798F">
        <w:t xml:space="preserve"> </w:t>
      </w:r>
      <w:bookmarkStart w:id="6" w:name="_Toc275446450"/>
      <w:bookmarkStart w:id="7" w:name="_Toc275446626"/>
      <w:bookmarkStart w:id="8" w:name="_Toc284427059"/>
    </w:p>
    <w:p w14:paraId="5C4C2C0D" w14:textId="77777777" w:rsidR="00DB1505" w:rsidRPr="00D04339" w:rsidRDefault="00DB1505" w:rsidP="007B6987">
      <w:pPr>
        <w:jc w:val="right"/>
      </w:pPr>
      <w:r w:rsidRPr="00D04339">
        <w:t>Page</w:t>
      </w:r>
      <w:bookmarkEnd w:id="6"/>
      <w:bookmarkEnd w:id="7"/>
      <w:bookmarkEnd w:id="8"/>
    </w:p>
    <w:p w14:paraId="7142C70F" w14:textId="77777777" w:rsidR="00DB1505" w:rsidRPr="00D910F5" w:rsidRDefault="00DB1505" w:rsidP="00DB1505"/>
    <w:p w14:paraId="55CEAF2F" w14:textId="77777777" w:rsidR="001B6382" w:rsidRDefault="00DB1505">
      <w:pPr>
        <w:pStyle w:val="TableofFigures"/>
        <w:tabs>
          <w:tab w:val="right" w:leader="dot" w:pos="8630"/>
        </w:tabs>
        <w:rPr>
          <w:rFonts w:asciiTheme="minorHAnsi" w:hAnsiTheme="minorHAnsi"/>
          <w:i w:val="0"/>
          <w:noProof/>
        </w:rPr>
      </w:pPr>
      <w:r w:rsidRPr="00BD468B">
        <w:fldChar w:fldCharType="begin"/>
      </w:r>
      <w:r w:rsidRPr="00BD468B">
        <w:instrText xml:space="preserve"> TOC \c "Table" </w:instrText>
      </w:r>
      <w:r w:rsidRPr="00BD468B">
        <w:fldChar w:fldCharType="separate"/>
      </w:r>
      <w:r w:rsidR="001B6382">
        <w:rPr>
          <w:noProof/>
        </w:rPr>
        <w:t>Table 2.1: Input file and database files</w:t>
      </w:r>
      <w:r w:rsidR="001B6382">
        <w:rPr>
          <w:noProof/>
        </w:rPr>
        <w:tab/>
      </w:r>
      <w:r w:rsidR="001B6382">
        <w:rPr>
          <w:noProof/>
        </w:rPr>
        <w:fldChar w:fldCharType="begin"/>
      </w:r>
      <w:r w:rsidR="001B6382">
        <w:rPr>
          <w:noProof/>
        </w:rPr>
        <w:instrText xml:space="preserve"> PAGEREF _Toc13056196 \h </w:instrText>
      </w:r>
      <w:r w:rsidR="001B6382">
        <w:rPr>
          <w:noProof/>
        </w:rPr>
      </w:r>
      <w:r w:rsidR="001B6382">
        <w:rPr>
          <w:noProof/>
        </w:rPr>
        <w:fldChar w:fldCharType="separate"/>
      </w:r>
      <w:r w:rsidR="00D41448">
        <w:rPr>
          <w:noProof/>
        </w:rPr>
        <w:t>2-20</w:t>
      </w:r>
      <w:r w:rsidR="001B6382">
        <w:rPr>
          <w:noProof/>
        </w:rPr>
        <w:fldChar w:fldCharType="end"/>
      </w:r>
    </w:p>
    <w:p w14:paraId="75238A58" w14:textId="77777777" w:rsidR="001B6382" w:rsidRDefault="001B6382">
      <w:pPr>
        <w:pStyle w:val="TableofFigures"/>
        <w:tabs>
          <w:tab w:val="right" w:leader="dot" w:pos="8630"/>
        </w:tabs>
        <w:rPr>
          <w:rFonts w:asciiTheme="minorHAnsi" w:hAnsiTheme="minorHAnsi"/>
          <w:i w:val="0"/>
          <w:noProof/>
        </w:rPr>
      </w:pPr>
      <w:r>
        <w:rPr>
          <w:noProof/>
        </w:rPr>
        <w:t>Table 2.2: Output files – general model output</w:t>
      </w:r>
      <w:r>
        <w:rPr>
          <w:noProof/>
        </w:rPr>
        <w:tab/>
      </w:r>
      <w:r>
        <w:rPr>
          <w:noProof/>
        </w:rPr>
        <w:fldChar w:fldCharType="begin"/>
      </w:r>
      <w:r>
        <w:rPr>
          <w:noProof/>
        </w:rPr>
        <w:instrText xml:space="preserve"> PAGEREF _Toc13056197 \h </w:instrText>
      </w:r>
      <w:r>
        <w:rPr>
          <w:noProof/>
        </w:rPr>
      </w:r>
      <w:r>
        <w:rPr>
          <w:noProof/>
        </w:rPr>
        <w:fldChar w:fldCharType="separate"/>
      </w:r>
      <w:r w:rsidR="00D41448">
        <w:rPr>
          <w:noProof/>
        </w:rPr>
        <w:t>2-21</w:t>
      </w:r>
      <w:r>
        <w:rPr>
          <w:noProof/>
        </w:rPr>
        <w:fldChar w:fldCharType="end"/>
      </w:r>
    </w:p>
    <w:p w14:paraId="6F7F3DDD" w14:textId="77777777" w:rsidR="001B6382" w:rsidRDefault="001B6382">
      <w:pPr>
        <w:pStyle w:val="TableofFigures"/>
        <w:tabs>
          <w:tab w:val="right" w:leader="dot" w:pos="8630"/>
        </w:tabs>
        <w:rPr>
          <w:rFonts w:asciiTheme="minorHAnsi" w:hAnsiTheme="minorHAnsi"/>
          <w:i w:val="0"/>
          <w:noProof/>
        </w:rPr>
      </w:pPr>
      <w:r>
        <w:rPr>
          <w:noProof/>
        </w:rPr>
        <w:t>Table 2.3: Output files – Output files - flow solution</w:t>
      </w:r>
      <w:r>
        <w:rPr>
          <w:noProof/>
        </w:rPr>
        <w:tab/>
      </w:r>
      <w:r>
        <w:rPr>
          <w:noProof/>
        </w:rPr>
        <w:fldChar w:fldCharType="begin"/>
      </w:r>
      <w:r>
        <w:rPr>
          <w:noProof/>
        </w:rPr>
        <w:instrText xml:space="preserve"> PAGEREF _Toc13056198 \h </w:instrText>
      </w:r>
      <w:r>
        <w:rPr>
          <w:noProof/>
        </w:rPr>
      </w:r>
      <w:r>
        <w:rPr>
          <w:noProof/>
        </w:rPr>
        <w:fldChar w:fldCharType="separate"/>
      </w:r>
      <w:r w:rsidR="00D41448">
        <w:rPr>
          <w:noProof/>
        </w:rPr>
        <w:t>2-23</w:t>
      </w:r>
      <w:r>
        <w:rPr>
          <w:noProof/>
        </w:rPr>
        <w:fldChar w:fldCharType="end"/>
      </w:r>
    </w:p>
    <w:p w14:paraId="7F7536B3" w14:textId="77777777" w:rsidR="001B6382" w:rsidRDefault="001B6382">
      <w:pPr>
        <w:pStyle w:val="TableofFigures"/>
        <w:tabs>
          <w:tab w:val="right" w:leader="dot" w:pos="8630"/>
        </w:tabs>
        <w:rPr>
          <w:rFonts w:asciiTheme="minorHAnsi" w:hAnsiTheme="minorHAnsi"/>
          <w:i w:val="0"/>
          <w:noProof/>
        </w:rPr>
      </w:pPr>
      <w:r>
        <w:rPr>
          <w:noProof/>
        </w:rPr>
        <w:t>Table 2.4: Output files – reactive transport – contour data.</w:t>
      </w:r>
      <w:r>
        <w:rPr>
          <w:noProof/>
        </w:rPr>
        <w:tab/>
      </w:r>
      <w:r>
        <w:rPr>
          <w:noProof/>
        </w:rPr>
        <w:fldChar w:fldCharType="begin"/>
      </w:r>
      <w:r>
        <w:rPr>
          <w:noProof/>
        </w:rPr>
        <w:instrText xml:space="preserve"> PAGEREF _Toc13056199 \h </w:instrText>
      </w:r>
      <w:r>
        <w:rPr>
          <w:noProof/>
        </w:rPr>
      </w:r>
      <w:r>
        <w:rPr>
          <w:noProof/>
        </w:rPr>
        <w:fldChar w:fldCharType="separate"/>
      </w:r>
      <w:r w:rsidR="00D41448">
        <w:rPr>
          <w:noProof/>
        </w:rPr>
        <w:t>2-23</w:t>
      </w:r>
      <w:r>
        <w:rPr>
          <w:noProof/>
        </w:rPr>
        <w:fldChar w:fldCharType="end"/>
      </w:r>
    </w:p>
    <w:p w14:paraId="4EC07520" w14:textId="77777777" w:rsidR="001B6382" w:rsidRDefault="001B6382">
      <w:pPr>
        <w:pStyle w:val="TableofFigures"/>
        <w:tabs>
          <w:tab w:val="right" w:leader="dot" w:pos="8630"/>
        </w:tabs>
        <w:rPr>
          <w:rFonts w:asciiTheme="minorHAnsi" w:hAnsiTheme="minorHAnsi"/>
          <w:i w:val="0"/>
          <w:noProof/>
        </w:rPr>
      </w:pPr>
      <w:r>
        <w:rPr>
          <w:noProof/>
        </w:rPr>
        <w:t>Table 2.5: Output files – reactive transport – transient data</w:t>
      </w:r>
      <w:r>
        <w:rPr>
          <w:noProof/>
        </w:rPr>
        <w:tab/>
      </w:r>
      <w:r>
        <w:rPr>
          <w:noProof/>
        </w:rPr>
        <w:fldChar w:fldCharType="begin"/>
      </w:r>
      <w:r>
        <w:rPr>
          <w:noProof/>
        </w:rPr>
        <w:instrText xml:space="preserve"> PAGEREF _Toc13056200 \h </w:instrText>
      </w:r>
      <w:r>
        <w:rPr>
          <w:noProof/>
        </w:rPr>
      </w:r>
      <w:r>
        <w:rPr>
          <w:noProof/>
        </w:rPr>
        <w:fldChar w:fldCharType="separate"/>
      </w:r>
      <w:r w:rsidR="00D41448">
        <w:rPr>
          <w:noProof/>
        </w:rPr>
        <w:t>2-24</w:t>
      </w:r>
      <w:r>
        <w:rPr>
          <w:noProof/>
        </w:rPr>
        <w:fldChar w:fldCharType="end"/>
      </w:r>
    </w:p>
    <w:p w14:paraId="485A2F75" w14:textId="77777777" w:rsidR="001B6382" w:rsidRDefault="001B6382">
      <w:pPr>
        <w:pStyle w:val="TableofFigures"/>
        <w:tabs>
          <w:tab w:val="right" w:leader="dot" w:pos="8630"/>
        </w:tabs>
        <w:rPr>
          <w:rFonts w:asciiTheme="minorHAnsi" w:hAnsiTheme="minorHAnsi"/>
          <w:i w:val="0"/>
          <w:noProof/>
        </w:rPr>
      </w:pPr>
      <w:r>
        <w:rPr>
          <w:noProof/>
        </w:rPr>
        <w:t>Table 2.6: Output files – local geochemistry</w:t>
      </w:r>
      <w:r>
        <w:rPr>
          <w:noProof/>
        </w:rPr>
        <w:tab/>
      </w:r>
      <w:r>
        <w:rPr>
          <w:noProof/>
        </w:rPr>
        <w:fldChar w:fldCharType="begin"/>
      </w:r>
      <w:r>
        <w:rPr>
          <w:noProof/>
        </w:rPr>
        <w:instrText xml:space="preserve"> PAGEREF _Toc13056201 \h </w:instrText>
      </w:r>
      <w:r>
        <w:rPr>
          <w:noProof/>
        </w:rPr>
      </w:r>
      <w:r>
        <w:rPr>
          <w:noProof/>
        </w:rPr>
        <w:fldChar w:fldCharType="separate"/>
      </w:r>
      <w:r w:rsidR="00D41448">
        <w:rPr>
          <w:noProof/>
        </w:rPr>
        <w:t>2-27</w:t>
      </w:r>
      <w:r>
        <w:rPr>
          <w:noProof/>
        </w:rPr>
        <w:fldChar w:fldCharType="end"/>
      </w:r>
    </w:p>
    <w:p w14:paraId="46DB6562" w14:textId="77777777" w:rsidR="001B6382" w:rsidRDefault="001B6382">
      <w:pPr>
        <w:pStyle w:val="TableofFigures"/>
        <w:tabs>
          <w:tab w:val="right" w:leader="dot" w:pos="8630"/>
        </w:tabs>
        <w:rPr>
          <w:rFonts w:asciiTheme="minorHAnsi" w:hAnsiTheme="minorHAnsi"/>
          <w:i w:val="0"/>
          <w:noProof/>
        </w:rPr>
      </w:pPr>
      <w:r>
        <w:rPr>
          <w:noProof/>
        </w:rPr>
        <w:t>Table 3.1: Data blocks for the problem-specific input file</w:t>
      </w:r>
      <w:r>
        <w:rPr>
          <w:noProof/>
        </w:rPr>
        <w:tab/>
      </w:r>
      <w:r>
        <w:rPr>
          <w:noProof/>
        </w:rPr>
        <w:fldChar w:fldCharType="begin"/>
      </w:r>
      <w:r>
        <w:rPr>
          <w:noProof/>
        </w:rPr>
        <w:instrText xml:space="preserve"> PAGEREF _Toc13056202 \h </w:instrText>
      </w:r>
      <w:r>
        <w:rPr>
          <w:noProof/>
        </w:rPr>
      </w:r>
      <w:r>
        <w:rPr>
          <w:noProof/>
        </w:rPr>
        <w:fldChar w:fldCharType="separate"/>
      </w:r>
      <w:r w:rsidR="00D41448">
        <w:rPr>
          <w:noProof/>
        </w:rPr>
        <w:t>3-29</w:t>
      </w:r>
      <w:r>
        <w:rPr>
          <w:noProof/>
        </w:rPr>
        <w:fldChar w:fldCharType="end"/>
      </w:r>
    </w:p>
    <w:p w14:paraId="69CD3E2F" w14:textId="77777777" w:rsidR="001B6382" w:rsidRDefault="001B6382">
      <w:pPr>
        <w:pStyle w:val="TableofFigures"/>
        <w:tabs>
          <w:tab w:val="right" w:leader="dot" w:pos="8630"/>
        </w:tabs>
        <w:rPr>
          <w:rFonts w:asciiTheme="minorHAnsi" w:hAnsiTheme="minorHAnsi"/>
          <w:i w:val="0"/>
          <w:noProof/>
        </w:rPr>
      </w:pPr>
      <w:r>
        <w:rPr>
          <w:noProof/>
        </w:rPr>
        <w:t>Table 3.2: Types of simulations</w:t>
      </w:r>
      <w:r>
        <w:rPr>
          <w:noProof/>
        </w:rPr>
        <w:tab/>
      </w:r>
      <w:r>
        <w:rPr>
          <w:noProof/>
        </w:rPr>
        <w:fldChar w:fldCharType="begin"/>
      </w:r>
      <w:r>
        <w:rPr>
          <w:noProof/>
        </w:rPr>
        <w:instrText xml:space="preserve"> PAGEREF _Toc13056203 \h </w:instrText>
      </w:r>
      <w:r>
        <w:rPr>
          <w:noProof/>
        </w:rPr>
      </w:r>
      <w:r>
        <w:rPr>
          <w:noProof/>
        </w:rPr>
        <w:fldChar w:fldCharType="separate"/>
      </w:r>
      <w:r w:rsidR="00D41448">
        <w:rPr>
          <w:noProof/>
        </w:rPr>
        <w:t>3-30</w:t>
      </w:r>
      <w:r>
        <w:rPr>
          <w:noProof/>
        </w:rPr>
        <w:fldChar w:fldCharType="end"/>
      </w:r>
    </w:p>
    <w:p w14:paraId="01D78C43" w14:textId="77777777" w:rsidR="001B6382" w:rsidRDefault="001B6382">
      <w:pPr>
        <w:pStyle w:val="TableofFigures"/>
        <w:tabs>
          <w:tab w:val="right" w:leader="dot" w:pos="8630"/>
        </w:tabs>
        <w:rPr>
          <w:rFonts w:asciiTheme="minorHAnsi" w:hAnsiTheme="minorHAnsi"/>
          <w:i w:val="0"/>
          <w:noProof/>
        </w:rPr>
      </w:pPr>
      <w:r>
        <w:rPr>
          <w:noProof/>
        </w:rPr>
        <w:t>Table 3.3: Input requirements of data blocks for simulation types</w:t>
      </w:r>
      <w:r>
        <w:rPr>
          <w:noProof/>
        </w:rPr>
        <w:tab/>
      </w:r>
      <w:r>
        <w:rPr>
          <w:noProof/>
        </w:rPr>
        <w:fldChar w:fldCharType="begin"/>
      </w:r>
      <w:r>
        <w:rPr>
          <w:noProof/>
        </w:rPr>
        <w:instrText xml:space="preserve"> PAGEREF _Toc13056204 \h </w:instrText>
      </w:r>
      <w:r>
        <w:rPr>
          <w:noProof/>
        </w:rPr>
      </w:r>
      <w:r>
        <w:rPr>
          <w:noProof/>
        </w:rPr>
        <w:fldChar w:fldCharType="separate"/>
      </w:r>
      <w:r w:rsidR="00D41448">
        <w:rPr>
          <w:noProof/>
        </w:rPr>
        <w:t>3-30</w:t>
      </w:r>
      <w:r>
        <w:rPr>
          <w:noProof/>
        </w:rPr>
        <w:fldChar w:fldCharType="end"/>
      </w:r>
    </w:p>
    <w:p w14:paraId="452C8B21" w14:textId="77777777" w:rsidR="001B6382" w:rsidRDefault="001B6382">
      <w:pPr>
        <w:pStyle w:val="TableofFigures"/>
        <w:tabs>
          <w:tab w:val="right" w:leader="dot" w:pos="8630"/>
        </w:tabs>
        <w:rPr>
          <w:rFonts w:asciiTheme="minorHAnsi" w:hAnsiTheme="minorHAnsi"/>
          <w:i w:val="0"/>
          <w:noProof/>
        </w:rPr>
      </w:pPr>
      <w:r>
        <w:rPr>
          <w:noProof/>
        </w:rPr>
        <w:t>Table 3.4: Parameter settings for simulation types</w:t>
      </w:r>
      <w:r>
        <w:rPr>
          <w:noProof/>
        </w:rPr>
        <w:tab/>
      </w:r>
      <w:r>
        <w:rPr>
          <w:noProof/>
        </w:rPr>
        <w:fldChar w:fldCharType="begin"/>
      </w:r>
      <w:r>
        <w:rPr>
          <w:noProof/>
        </w:rPr>
        <w:instrText xml:space="preserve"> PAGEREF _Toc13056205 \h </w:instrText>
      </w:r>
      <w:r>
        <w:rPr>
          <w:noProof/>
        </w:rPr>
      </w:r>
      <w:r>
        <w:rPr>
          <w:noProof/>
        </w:rPr>
        <w:fldChar w:fldCharType="separate"/>
      </w:r>
      <w:r w:rsidR="00D41448">
        <w:rPr>
          <w:noProof/>
        </w:rPr>
        <w:t>3-32</w:t>
      </w:r>
      <w:r>
        <w:rPr>
          <w:noProof/>
        </w:rPr>
        <w:fldChar w:fldCharType="end"/>
      </w:r>
    </w:p>
    <w:p w14:paraId="58E251F2" w14:textId="77777777" w:rsidR="001B6382" w:rsidRDefault="001B6382">
      <w:pPr>
        <w:pStyle w:val="TableofFigures"/>
        <w:tabs>
          <w:tab w:val="right" w:leader="dot" w:pos="8630"/>
        </w:tabs>
        <w:rPr>
          <w:rFonts w:asciiTheme="minorHAnsi" w:hAnsiTheme="minorHAnsi"/>
          <w:i w:val="0"/>
          <w:noProof/>
        </w:rPr>
      </w:pPr>
      <w:r>
        <w:rPr>
          <w:noProof/>
        </w:rPr>
        <w:t>Table 3.5: Summary of input parameters for data block ‘geochemical system’</w:t>
      </w:r>
      <w:r>
        <w:rPr>
          <w:noProof/>
        </w:rPr>
        <w:tab/>
      </w:r>
      <w:r>
        <w:rPr>
          <w:noProof/>
        </w:rPr>
        <w:fldChar w:fldCharType="begin"/>
      </w:r>
      <w:r>
        <w:rPr>
          <w:noProof/>
        </w:rPr>
        <w:instrText xml:space="preserve"> PAGEREF _Toc13056206 \h </w:instrText>
      </w:r>
      <w:r>
        <w:rPr>
          <w:noProof/>
        </w:rPr>
      </w:r>
      <w:r>
        <w:rPr>
          <w:noProof/>
        </w:rPr>
        <w:fldChar w:fldCharType="separate"/>
      </w:r>
      <w:r w:rsidR="00D41448">
        <w:rPr>
          <w:noProof/>
        </w:rPr>
        <w:t>3-35</w:t>
      </w:r>
      <w:r>
        <w:rPr>
          <w:noProof/>
        </w:rPr>
        <w:fldChar w:fldCharType="end"/>
      </w:r>
    </w:p>
    <w:p w14:paraId="7D6EA367" w14:textId="77777777" w:rsidR="001B6382" w:rsidRDefault="001B6382">
      <w:pPr>
        <w:pStyle w:val="TableofFigures"/>
        <w:tabs>
          <w:tab w:val="right" w:leader="dot" w:pos="8630"/>
        </w:tabs>
        <w:rPr>
          <w:rFonts w:asciiTheme="minorHAnsi" w:hAnsiTheme="minorHAnsi"/>
          <w:i w:val="0"/>
          <w:noProof/>
        </w:rPr>
      </w:pPr>
      <w:r>
        <w:rPr>
          <w:noProof/>
        </w:rPr>
        <w:t>Table 3.6: Summary of the input parameters for the data block ‘time step control – global system’</w:t>
      </w:r>
      <w:r>
        <w:rPr>
          <w:noProof/>
        </w:rPr>
        <w:tab/>
      </w:r>
      <w:r>
        <w:rPr>
          <w:noProof/>
        </w:rPr>
        <w:fldChar w:fldCharType="begin"/>
      </w:r>
      <w:r>
        <w:rPr>
          <w:noProof/>
        </w:rPr>
        <w:instrText xml:space="preserve"> PAGEREF _Toc13056207 \h </w:instrText>
      </w:r>
      <w:r>
        <w:rPr>
          <w:noProof/>
        </w:rPr>
      </w:r>
      <w:r>
        <w:rPr>
          <w:noProof/>
        </w:rPr>
        <w:fldChar w:fldCharType="separate"/>
      </w:r>
      <w:r w:rsidR="00D41448">
        <w:rPr>
          <w:noProof/>
        </w:rPr>
        <w:t>3-52</w:t>
      </w:r>
      <w:r>
        <w:rPr>
          <w:noProof/>
        </w:rPr>
        <w:fldChar w:fldCharType="end"/>
      </w:r>
    </w:p>
    <w:p w14:paraId="187F953D" w14:textId="77777777" w:rsidR="001B6382" w:rsidRDefault="001B6382">
      <w:pPr>
        <w:pStyle w:val="TableofFigures"/>
        <w:tabs>
          <w:tab w:val="right" w:leader="dot" w:pos="8630"/>
        </w:tabs>
        <w:rPr>
          <w:rFonts w:asciiTheme="minorHAnsi" w:hAnsiTheme="minorHAnsi"/>
          <w:i w:val="0"/>
          <w:noProof/>
        </w:rPr>
      </w:pPr>
      <w:r>
        <w:rPr>
          <w:noProof/>
        </w:rPr>
        <w:t>Table 3.7: Summary of input parameters for data block ‘control parameters – local chemistry’</w:t>
      </w:r>
      <w:r>
        <w:rPr>
          <w:noProof/>
        </w:rPr>
        <w:tab/>
      </w:r>
      <w:r>
        <w:rPr>
          <w:noProof/>
        </w:rPr>
        <w:fldChar w:fldCharType="begin"/>
      </w:r>
      <w:r>
        <w:rPr>
          <w:noProof/>
        </w:rPr>
        <w:instrText xml:space="preserve"> PAGEREF _Toc13056208 \h </w:instrText>
      </w:r>
      <w:r>
        <w:rPr>
          <w:noProof/>
        </w:rPr>
      </w:r>
      <w:r>
        <w:rPr>
          <w:noProof/>
        </w:rPr>
        <w:fldChar w:fldCharType="separate"/>
      </w:r>
      <w:r w:rsidR="00D41448">
        <w:rPr>
          <w:noProof/>
        </w:rPr>
        <w:t>3-55</w:t>
      </w:r>
      <w:r>
        <w:rPr>
          <w:noProof/>
        </w:rPr>
        <w:fldChar w:fldCharType="end"/>
      </w:r>
    </w:p>
    <w:p w14:paraId="718D1182" w14:textId="77777777" w:rsidR="001B6382" w:rsidRDefault="001B6382">
      <w:pPr>
        <w:pStyle w:val="TableofFigures"/>
        <w:tabs>
          <w:tab w:val="right" w:leader="dot" w:pos="8630"/>
        </w:tabs>
        <w:rPr>
          <w:rFonts w:asciiTheme="minorHAnsi" w:hAnsiTheme="minorHAnsi"/>
          <w:i w:val="0"/>
          <w:noProof/>
        </w:rPr>
      </w:pPr>
      <w:r>
        <w:rPr>
          <w:noProof/>
        </w:rPr>
        <w:t>Table 3.8: Summary of input parameters for section ‘control parameters – variably-saturated flow’</w:t>
      </w:r>
      <w:r>
        <w:rPr>
          <w:noProof/>
        </w:rPr>
        <w:tab/>
      </w:r>
      <w:r>
        <w:rPr>
          <w:noProof/>
        </w:rPr>
        <w:fldChar w:fldCharType="begin"/>
      </w:r>
      <w:r>
        <w:rPr>
          <w:noProof/>
        </w:rPr>
        <w:instrText xml:space="preserve"> PAGEREF _Toc13056209 \h </w:instrText>
      </w:r>
      <w:r>
        <w:rPr>
          <w:noProof/>
        </w:rPr>
      </w:r>
      <w:r>
        <w:rPr>
          <w:noProof/>
        </w:rPr>
        <w:fldChar w:fldCharType="separate"/>
      </w:r>
      <w:r w:rsidR="00D41448">
        <w:rPr>
          <w:noProof/>
        </w:rPr>
        <w:t>3-61</w:t>
      </w:r>
      <w:r>
        <w:rPr>
          <w:noProof/>
        </w:rPr>
        <w:fldChar w:fldCharType="end"/>
      </w:r>
    </w:p>
    <w:p w14:paraId="4BE5ABF3" w14:textId="77777777" w:rsidR="001B6382" w:rsidRDefault="001B6382">
      <w:pPr>
        <w:pStyle w:val="TableofFigures"/>
        <w:tabs>
          <w:tab w:val="right" w:leader="dot" w:pos="8630"/>
        </w:tabs>
        <w:rPr>
          <w:rFonts w:asciiTheme="minorHAnsi" w:hAnsiTheme="minorHAnsi"/>
          <w:i w:val="0"/>
          <w:noProof/>
        </w:rPr>
      </w:pPr>
      <w:r>
        <w:rPr>
          <w:noProof/>
        </w:rPr>
        <w:t>Table 3.9: Summary of input parameters for section 'control parameters - energy balance'</w:t>
      </w:r>
      <w:r>
        <w:rPr>
          <w:noProof/>
        </w:rPr>
        <w:tab/>
      </w:r>
      <w:r>
        <w:rPr>
          <w:noProof/>
        </w:rPr>
        <w:fldChar w:fldCharType="begin"/>
      </w:r>
      <w:r>
        <w:rPr>
          <w:noProof/>
        </w:rPr>
        <w:instrText xml:space="preserve"> PAGEREF _Toc13056210 \h </w:instrText>
      </w:r>
      <w:r>
        <w:rPr>
          <w:noProof/>
        </w:rPr>
      </w:r>
      <w:r>
        <w:rPr>
          <w:noProof/>
        </w:rPr>
        <w:fldChar w:fldCharType="separate"/>
      </w:r>
      <w:r w:rsidR="00D41448">
        <w:rPr>
          <w:noProof/>
        </w:rPr>
        <w:t>3-67</w:t>
      </w:r>
      <w:r>
        <w:rPr>
          <w:noProof/>
        </w:rPr>
        <w:fldChar w:fldCharType="end"/>
      </w:r>
    </w:p>
    <w:p w14:paraId="45026FB4" w14:textId="77777777" w:rsidR="001B6382" w:rsidRDefault="001B6382">
      <w:pPr>
        <w:pStyle w:val="TableofFigures"/>
        <w:tabs>
          <w:tab w:val="right" w:leader="dot" w:pos="8630"/>
        </w:tabs>
        <w:rPr>
          <w:rFonts w:asciiTheme="minorHAnsi" w:hAnsiTheme="minorHAnsi"/>
          <w:i w:val="0"/>
          <w:noProof/>
        </w:rPr>
      </w:pPr>
      <w:r>
        <w:rPr>
          <w:noProof/>
        </w:rPr>
        <w:t xml:space="preserve">Table 3.10: </w:t>
      </w:r>
      <w:r w:rsidRPr="002C04DB">
        <w:rPr>
          <w:rFonts w:ascii="Times" w:hAnsi="Times"/>
          <w:noProof/>
        </w:rPr>
        <w:t>Example rainfall input in atmosphere file</w:t>
      </w:r>
      <w:r>
        <w:rPr>
          <w:noProof/>
        </w:rPr>
        <w:tab/>
      </w:r>
      <w:r>
        <w:rPr>
          <w:noProof/>
        </w:rPr>
        <w:fldChar w:fldCharType="begin"/>
      </w:r>
      <w:r>
        <w:rPr>
          <w:noProof/>
        </w:rPr>
        <w:instrText xml:space="preserve"> PAGEREF _Toc13056211 \h </w:instrText>
      </w:r>
      <w:r>
        <w:rPr>
          <w:noProof/>
        </w:rPr>
      </w:r>
      <w:r>
        <w:rPr>
          <w:noProof/>
        </w:rPr>
        <w:fldChar w:fldCharType="separate"/>
      </w:r>
      <w:r w:rsidR="00D41448">
        <w:rPr>
          <w:noProof/>
        </w:rPr>
        <w:t>3-77</w:t>
      </w:r>
      <w:r>
        <w:rPr>
          <w:noProof/>
        </w:rPr>
        <w:fldChar w:fldCharType="end"/>
      </w:r>
    </w:p>
    <w:p w14:paraId="098431D9" w14:textId="77777777" w:rsidR="001B6382" w:rsidRDefault="001B6382">
      <w:pPr>
        <w:pStyle w:val="TableofFigures"/>
        <w:tabs>
          <w:tab w:val="right" w:leader="dot" w:pos="8630"/>
        </w:tabs>
        <w:rPr>
          <w:rFonts w:asciiTheme="minorHAnsi" w:hAnsiTheme="minorHAnsi"/>
          <w:i w:val="0"/>
          <w:noProof/>
        </w:rPr>
      </w:pPr>
      <w:r>
        <w:rPr>
          <w:noProof/>
        </w:rPr>
        <w:t>Table 3.11: Summary of input parameters for the ‘control parameters – reactive transport’ section</w:t>
      </w:r>
      <w:r>
        <w:rPr>
          <w:noProof/>
        </w:rPr>
        <w:tab/>
      </w:r>
      <w:r>
        <w:rPr>
          <w:noProof/>
        </w:rPr>
        <w:fldChar w:fldCharType="begin"/>
      </w:r>
      <w:r>
        <w:rPr>
          <w:noProof/>
        </w:rPr>
        <w:instrText xml:space="preserve"> PAGEREF _Toc13056212 \h </w:instrText>
      </w:r>
      <w:r>
        <w:rPr>
          <w:noProof/>
        </w:rPr>
      </w:r>
      <w:r>
        <w:rPr>
          <w:noProof/>
        </w:rPr>
        <w:fldChar w:fldCharType="separate"/>
      </w:r>
      <w:r w:rsidR="00D41448">
        <w:rPr>
          <w:noProof/>
        </w:rPr>
        <w:t>3-87</w:t>
      </w:r>
      <w:r>
        <w:rPr>
          <w:noProof/>
        </w:rPr>
        <w:fldChar w:fldCharType="end"/>
      </w:r>
    </w:p>
    <w:p w14:paraId="2F790310" w14:textId="77777777" w:rsidR="001B6382" w:rsidRDefault="001B6382">
      <w:pPr>
        <w:pStyle w:val="TableofFigures"/>
        <w:tabs>
          <w:tab w:val="right" w:leader="dot" w:pos="8630"/>
        </w:tabs>
        <w:rPr>
          <w:rFonts w:asciiTheme="minorHAnsi" w:hAnsiTheme="minorHAnsi"/>
          <w:i w:val="0"/>
          <w:noProof/>
        </w:rPr>
      </w:pPr>
      <w:r>
        <w:rPr>
          <w:noProof/>
        </w:rPr>
        <w:t>Table 3.12: Summary of the input parameters for section ‘physical parameters – variably-saturated flow’</w:t>
      </w:r>
      <w:r>
        <w:rPr>
          <w:noProof/>
        </w:rPr>
        <w:tab/>
      </w:r>
      <w:r>
        <w:rPr>
          <w:noProof/>
        </w:rPr>
        <w:fldChar w:fldCharType="begin"/>
      </w:r>
      <w:r>
        <w:rPr>
          <w:noProof/>
        </w:rPr>
        <w:instrText xml:space="preserve"> PAGEREF _Toc13056213 \h </w:instrText>
      </w:r>
      <w:r>
        <w:rPr>
          <w:noProof/>
        </w:rPr>
      </w:r>
      <w:r>
        <w:rPr>
          <w:noProof/>
        </w:rPr>
        <w:fldChar w:fldCharType="separate"/>
      </w:r>
      <w:r w:rsidR="00D41448">
        <w:rPr>
          <w:noProof/>
        </w:rPr>
        <w:t>3-96</w:t>
      </w:r>
      <w:r>
        <w:rPr>
          <w:noProof/>
        </w:rPr>
        <w:fldChar w:fldCharType="end"/>
      </w:r>
    </w:p>
    <w:p w14:paraId="50773D40" w14:textId="77777777" w:rsidR="001B6382" w:rsidRDefault="001B6382">
      <w:pPr>
        <w:pStyle w:val="TableofFigures"/>
        <w:tabs>
          <w:tab w:val="right" w:leader="dot" w:pos="8630"/>
        </w:tabs>
        <w:rPr>
          <w:rFonts w:asciiTheme="minorHAnsi" w:hAnsiTheme="minorHAnsi"/>
          <w:i w:val="0"/>
          <w:noProof/>
        </w:rPr>
      </w:pPr>
      <w:r>
        <w:rPr>
          <w:noProof/>
        </w:rPr>
        <w:t>Table 3.13: Summary of input parameters for the section ‘physical parameters – energy balance’</w:t>
      </w:r>
      <w:r>
        <w:rPr>
          <w:noProof/>
        </w:rPr>
        <w:tab/>
      </w:r>
      <w:r>
        <w:rPr>
          <w:noProof/>
        </w:rPr>
        <w:fldChar w:fldCharType="begin"/>
      </w:r>
      <w:r>
        <w:rPr>
          <w:noProof/>
        </w:rPr>
        <w:instrText xml:space="preserve"> PAGEREF _Toc13056214 \h </w:instrText>
      </w:r>
      <w:r>
        <w:rPr>
          <w:noProof/>
        </w:rPr>
      </w:r>
      <w:r>
        <w:rPr>
          <w:noProof/>
        </w:rPr>
        <w:fldChar w:fldCharType="separate"/>
      </w:r>
      <w:r w:rsidR="00D41448">
        <w:rPr>
          <w:noProof/>
        </w:rPr>
        <w:t>3-102</w:t>
      </w:r>
      <w:r>
        <w:rPr>
          <w:noProof/>
        </w:rPr>
        <w:fldChar w:fldCharType="end"/>
      </w:r>
    </w:p>
    <w:p w14:paraId="0975A22F" w14:textId="77777777" w:rsidR="001B6382" w:rsidRDefault="001B6382">
      <w:pPr>
        <w:pStyle w:val="TableofFigures"/>
        <w:tabs>
          <w:tab w:val="right" w:leader="dot" w:pos="8630"/>
        </w:tabs>
        <w:rPr>
          <w:rFonts w:asciiTheme="minorHAnsi" w:hAnsiTheme="minorHAnsi"/>
          <w:i w:val="0"/>
          <w:noProof/>
        </w:rPr>
      </w:pPr>
      <w:r>
        <w:rPr>
          <w:noProof/>
        </w:rPr>
        <w:t>Table 3.14: Summary of input parameters for section ‘physical parameters – reactive transport’</w:t>
      </w:r>
      <w:r>
        <w:rPr>
          <w:noProof/>
        </w:rPr>
        <w:tab/>
      </w:r>
      <w:r>
        <w:rPr>
          <w:noProof/>
        </w:rPr>
        <w:fldChar w:fldCharType="begin"/>
      </w:r>
      <w:r>
        <w:rPr>
          <w:noProof/>
        </w:rPr>
        <w:instrText xml:space="preserve"> PAGEREF _Toc13056215 \h </w:instrText>
      </w:r>
      <w:r>
        <w:rPr>
          <w:noProof/>
        </w:rPr>
      </w:r>
      <w:r>
        <w:rPr>
          <w:noProof/>
        </w:rPr>
        <w:fldChar w:fldCharType="separate"/>
      </w:r>
      <w:r w:rsidR="00D41448">
        <w:rPr>
          <w:noProof/>
        </w:rPr>
        <w:t>3-107</w:t>
      </w:r>
      <w:r>
        <w:rPr>
          <w:noProof/>
        </w:rPr>
        <w:fldChar w:fldCharType="end"/>
      </w:r>
    </w:p>
    <w:p w14:paraId="00DBA810" w14:textId="77777777" w:rsidR="001B6382" w:rsidRDefault="001B6382">
      <w:pPr>
        <w:pStyle w:val="TableofFigures"/>
        <w:tabs>
          <w:tab w:val="right" w:leader="dot" w:pos="8630"/>
        </w:tabs>
        <w:rPr>
          <w:rFonts w:asciiTheme="minorHAnsi" w:hAnsiTheme="minorHAnsi"/>
          <w:i w:val="0"/>
          <w:noProof/>
        </w:rPr>
      </w:pPr>
      <w:r>
        <w:rPr>
          <w:noProof/>
        </w:rPr>
        <w:t>Table 3.15: Summary of input parameters for the ‘initial condition – variably-saturated flow’ section</w:t>
      </w:r>
      <w:r>
        <w:rPr>
          <w:noProof/>
        </w:rPr>
        <w:tab/>
      </w:r>
      <w:r>
        <w:rPr>
          <w:noProof/>
        </w:rPr>
        <w:fldChar w:fldCharType="begin"/>
      </w:r>
      <w:r>
        <w:rPr>
          <w:noProof/>
        </w:rPr>
        <w:instrText xml:space="preserve"> PAGEREF _Toc13056216 \h </w:instrText>
      </w:r>
      <w:r>
        <w:rPr>
          <w:noProof/>
        </w:rPr>
      </w:r>
      <w:r>
        <w:rPr>
          <w:noProof/>
        </w:rPr>
        <w:fldChar w:fldCharType="separate"/>
      </w:r>
      <w:r w:rsidR="00D41448">
        <w:rPr>
          <w:noProof/>
        </w:rPr>
        <w:t>3-114</w:t>
      </w:r>
      <w:r>
        <w:rPr>
          <w:noProof/>
        </w:rPr>
        <w:fldChar w:fldCharType="end"/>
      </w:r>
    </w:p>
    <w:p w14:paraId="05CB3021" w14:textId="77777777" w:rsidR="001B6382" w:rsidRDefault="001B6382">
      <w:pPr>
        <w:pStyle w:val="TableofFigures"/>
        <w:tabs>
          <w:tab w:val="right" w:leader="dot" w:pos="8630"/>
        </w:tabs>
        <w:rPr>
          <w:rFonts w:asciiTheme="minorHAnsi" w:hAnsiTheme="minorHAnsi"/>
          <w:i w:val="0"/>
          <w:noProof/>
        </w:rPr>
      </w:pPr>
      <w:r>
        <w:rPr>
          <w:noProof/>
        </w:rPr>
        <w:t>Table 3.16: Boundary conditions for flow solution</w:t>
      </w:r>
      <w:r>
        <w:rPr>
          <w:noProof/>
        </w:rPr>
        <w:tab/>
      </w:r>
      <w:r>
        <w:rPr>
          <w:noProof/>
        </w:rPr>
        <w:fldChar w:fldCharType="begin"/>
      </w:r>
      <w:r>
        <w:rPr>
          <w:noProof/>
        </w:rPr>
        <w:instrText xml:space="preserve"> PAGEREF _Toc13056217 \h </w:instrText>
      </w:r>
      <w:r>
        <w:rPr>
          <w:noProof/>
        </w:rPr>
      </w:r>
      <w:r>
        <w:rPr>
          <w:noProof/>
        </w:rPr>
        <w:fldChar w:fldCharType="separate"/>
      </w:r>
      <w:r w:rsidR="00D41448">
        <w:rPr>
          <w:noProof/>
        </w:rPr>
        <w:t>3-116</w:t>
      </w:r>
      <w:r>
        <w:rPr>
          <w:noProof/>
        </w:rPr>
        <w:fldChar w:fldCharType="end"/>
      </w:r>
    </w:p>
    <w:p w14:paraId="5F020BF3" w14:textId="77777777" w:rsidR="001B6382" w:rsidRDefault="001B6382">
      <w:pPr>
        <w:pStyle w:val="TableofFigures"/>
        <w:tabs>
          <w:tab w:val="right" w:leader="dot" w:pos="8630"/>
        </w:tabs>
        <w:rPr>
          <w:rFonts w:asciiTheme="minorHAnsi" w:hAnsiTheme="minorHAnsi"/>
          <w:i w:val="0"/>
          <w:noProof/>
        </w:rPr>
      </w:pPr>
      <w:r>
        <w:rPr>
          <w:noProof/>
        </w:rPr>
        <w:t>Table 3.17: Summary of input parameters for section ‘boundary conditions – variably-saturated flow’</w:t>
      </w:r>
      <w:r>
        <w:rPr>
          <w:noProof/>
        </w:rPr>
        <w:tab/>
      </w:r>
      <w:r>
        <w:rPr>
          <w:noProof/>
        </w:rPr>
        <w:fldChar w:fldCharType="begin"/>
      </w:r>
      <w:r>
        <w:rPr>
          <w:noProof/>
        </w:rPr>
        <w:instrText xml:space="preserve"> PAGEREF _Toc13056218 \h </w:instrText>
      </w:r>
      <w:r>
        <w:rPr>
          <w:noProof/>
        </w:rPr>
      </w:r>
      <w:r>
        <w:rPr>
          <w:noProof/>
        </w:rPr>
        <w:fldChar w:fldCharType="separate"/>
      </w:r>
      <w:r w:rsidR="00D41448">
        <w:rPr>
          <w:noProof/>
        </w:rPr>
        <w:t>3-119</w:t>
      </w:r>
      <w:r>
        <w:rPr>
          <w:noProof/>
        </w:rPr>
        <w:fldChar w:fldCharType="end"/>
      </w:r>
    </w:p>
    <w:p w14:paraId="6C9143D2" w14:textId="77777777" w:rsidR="001B6382" w:rsidRDefault="001B6382">
      <w:pPr>
        <w:pStyle w:val="TableofFigures"/>
        <w:tabs>
          <w:tab w:val="right" w:leader="dot" w:pos="8630"/>
        </w:tabs>
        <w:rPr>
          <w:rFonts w:asciiTheme="minorHAnsi" w:hAnsiTheme="minorHAnsi"/>
          <w:i w:val="0"/>
          <w:noProof/>
        </w:rPr>
      </w:pPr>
      <w:r>
        <w:rPr>
          <w:noProof/>
        </w:rPr>
        <w:t>Table 3.18: Boundary conditions for energy balance</w:t>
      </w:r>
      <w:r>
        <w:rPr>
          <w:noProof/>
        </w:rPr>
        <w:tab/>
      </w:r>
      <w:r>
        <w:rPr>
          <w:noProof/>
        </w:rPr>
        <w:fldChar w:fldCharType="begin"/>
      </w:r>
      <w:r>
        <w:rPr>
          <w:noProof/>
        </w:rPr>
        <w:instrText xml:space="preserve"> PAGEREF _Toc13056219 \h </w:instrText>
      </w:r>
      <w:r>
        <w:rPr>
          <w:noProof/>
        </w:rPr>
      </w:r>
      <w:r>
        <w:rPr>
          <w:noProof/>
        </w:rPr>
        <w:fldChar w:fldCharType="separate"/>
      </w:r>
      <w:r w:rsidR="00D41448">
        <w:rPr>
          <w:noProof/>
        </w:rPr>
        <w:t>3-123</w:t>
      </w:r>
      <w:r>
        <w:rPr>
          <w:noProof/>
        </w:rPr>
        <w:fldChar w:fldCharType="end"/>
      </w:r>
    </w:p>
    <w:p w14:paraId="1BE3C860" w14:textId="77777777" w:rsidR="001B6382" w:rsidRDefault="001B6382">
      <w:pPr>
        <w:pStyle w:val="TableofFigures"/>
        <w:tabs>
          <w:tab w:val="right" w:leader="dot" w:pos="8630"/>
        </w:tabs>
        <w:rPr>
          <w:rFonts w:asciiTheme="minorHAnsi" w:hAnsiTheme="minorHAnsi"/>
          <w:i w:val="0"/>
          <w:noProof/>
        </w:rPr>
      </w:pPr>
      <w:r>
        <w:rPr>
          <w:noProof/>
        </w:rPr>
        <w:lastRenderedPageBreak/>
        <w:t>Table 3.19: Summary of input parameters for the ‘initial condition – local chemistry’ section, Part 1.</w:t>
      </w:r>
      <w:r>
        <w:rPr>
          <w:noProof/>
        </w:rPr>
        <w:tab/>
      </w:r>
      <w:r>
        <w:rPr>
          <w:noProof/>
        </w:rPr>
        <w:fldChar w:fldCharType="begin"/>
      </w:r>
      <w:r>
        <w:rPr>
          <w:noProof/>
        </w:rPr>
        <w:instrText xml:space="preserve"> PAGEREF _Toc13056220 \h </w:instrText>
      </w:r>
      <w:r>
        <w:rPr>
          <w:noProof/>
        </w:rPr>
      </w:r>
      <w:r>
        <w:rPr>
          <w:noProof/>
        </w:rPr>
        <w:fldChar w:fldCharType="separate"/>
      </w:r>
      <w:r w:rsidR="00D41448">
        <w:rPr>
          <w:noProof/>
        </w:rPr>
        <w:t>3-132</w:t>
      </w:r>
      <w:r>
        <w:rPr>
          <w:noProof/>
        </w:rPr>
        <w:fldChar w:fldCharType="end"/>
      </w:r>
    </w:p>
    <w:p w14:paraId="0C8AD2BC" w14:textId="77777777" w:rsidR="001B6382" w:rsidRDefault="001B6382">
      <w:pPr>
        <w:pStyle w:val="TableofFigures"/>
        <w:tabs>
          <w:tab w:val="right" w:leader="dot" w:pos="8630"/>
        </w:tabs>
        <w:rPr>
          <w:rFonts w:asciiTheme="minorHAnsi" w:hAnsiTheme="minorHAnsi"/>
          <w:i w:val="0"/>
          <w:noProof/>
        </w:rPr>
      </w:pPr>
      <w:r>
        <w:rPr>
          <w:noProof/>
        </w:rPr>
        <w:t>Table 3.20: Summary of input parameters for the ‘initial condition – local chemistry’ section, Part 2.</w:t>
      </w:r>
      <w:r>
        <w:rPr>
          <w:noProof/>
        </w:rPr>
        <w:tab/>
      </w:r>
      <w:r>
        <w:rPr>
          <w:noProof/>
        </w:rPr>
        <w:fldChar w:fldCharType="begin"/>
      </w:r>
      <w:r>
        <w:rPr>
          <w:noProof/>
        </w:rPr>
        <w:instrText xml:space="preserve"> PAGEREF _Toc13056221 \h </w:instrText>
      </w:r>
      <w:r>
        <w:rPr>
          <w:noProof/>
        </w:rPr>
      </w:r>
      <w:r>
        <w:rPr>
          <w:noProof/>
        </w:rPr>
        <w:fldChar w:fldCharType="separate"/>
      </w:r>
      <w:r w:rsidR="00D41448">
        <w:rPr>
          <w:noProof/>
        </w:rPr>
        <w:t>3-133</w:t>
      </w:r>
      <w:r>
        <w:rPr>
          <w:noProof/>
        </w:rPr>
        <w:fldChar w:fldCharType="end"/>
      </w:r>
    </w:p>
    <w:p w14:paraId="44C33131" w14:textId="77777777" w:rsidR="001B6382" w:rsidRDefault="001B6382">
      <w:pPr>
        <w:pStyle w:val="TableofFigures"/>
        <w:tabs>
          <w:tab w:val="right" w:leader="dot" w:pos="8630"/>
        </w:tabs>
        <w:rPr>
          <w:rFonts w:asciiTheme="minorHAnsi" w:hAnsiTheme="minorHAnsi"/>
          <w:i w:val="0"/>
          <w:noProof/>
        </w:rPr>
      </w:pPr>
      <w:r>
        <w:rPr>
          <w:noProof/>
        </w:rPr>
        <w:t>Table 3.21: Summary of input parameters for the ‘initial condition – local chemistry’ section, Part 3.</w:t>
      </w:r>
      <w:r>
        <w:rPr>
          <w:noProof/>
        </w:rPr>
        <w:tab/>
      </w:r>
      <w:r>
        <w:rPr>
          <w:noProof/>
        </w:rPr>
        <w:fldChar w:fldCharType="begin"/>
      </w:r>
      <w:r>
        <w:rPr>
          <w:noProof/>
        </w:rPr>
        <w:instrText xml:space="preserve"> PAGEREF _Toc13056222 \h </w:instrText>
      </w:r>
      <w:r>
        <w:rPr>
          <w:noProof/>
        </w:rPr>
      </w:r>
      <w:r>
        <w:rPr>
          <w:noProof/>
        </w:rPr>
        <w:fldChar w:fldCharType="separate"/>
      </w:r>
      <w:r w:rsidR="00D41448">
        <w:rPr>
          <w:noProof/>
        </w:rPr>
        <w:t>3-134</w:t>
      </w:r>
      <w:r>
        <w:rPr>
          <w:noProof/>
        </w:rPr>
        <w:fldChar w:fldCharType="end"/>
      </w:r>
    </w:p>
    <w:p w14:paraId="0F42F5CD" w14:textId="77777777" w:rsidR="001B6382" w:rsidRDefault="001B6382">
      <w:pPr>
        <w:pStyle w:val="TableofFigures"/>
        <w:tabs>
          <w:tab w:val="right" w:leader="dot" w:pos="8630"/>
        </w:tabs>
        <w:rPr>
          <w:rFonts w:asciiTheme="minorHAnsi" w:hAnsiTheme="minorHAnsi"/>
          <w:i w:val="0"/>
          <w:noProof/>
        </w:rPr>
      </w:pPr>
      <w:r>
        <w:rPr>
          <w:noProof/>
        </w:rPr>
        <w:t>Table 3.22: Units for effective rate constants dependent on rate expression</w:t>
      </w:r>
      <w:r>
        <w:rPr>
          <w:noProof/>
        </w:rPr>
        <w:tab/>
      </w:r>
      <w:r>
        <w:rPr>
          <w:noProof/>
        </w:rPr>
        <w:fldChar w:fldCharType="begin"/>
      </w:r>
      <w:r>
        <w:rPr>
          <w:noProof/>
        </w:rPr>
        <w:instrText xml:space="preserve"> PAGEREF _Toc13056223 \h </w:instrText>
      </w:r>
      <w:r>
        <w:rPr>
          <w:noProof/>
        </w:rPr>
      </w:r>
      <w:r>
        <w:rPr>
          <w:noProof/>
        </w:rPr>
        <w:fldChar w:fldCharType="separate"/>
      </w:r>
      <w:r w:rsidR="00D41448">
        <w:rPr>
          <w:noProof/>
        </w:rPr>
        <w:t>3-135</w:t>
      </w:r>
      <w:r>
        <w:rPr>
          <w:noProof/>
        </w:rPr>
        <w:fldChar w:fldCharType="end"/>
      </w:r>
    </w:p>
    <w:p w14:paraId="16DC7A83" w14:textId="77777777" w:rsidR="001B6382" w:rsidRDefault="001B6382">
      <w:pPr>
        <w:pStyle w:val="TableofFigures"/>
        <w:tabs>
          <w:tab w:val="right" w:leader="dot" w:pos="8630"/>
        </w:tabs>
        <w:rPr>
          <w:rFonts w:asciiTheme="minorHAnsi" w:hAnsiTheme="minorHAnsi"/>
          <w:i w:val="0"/>
          <w:noProof/>
        </w:rPr>
      </w:pPr>
      <w:r>
        <w:rPr>
          <w:noProof/>
        </w:rPr>
        <w:t>Table 3.23: Boundary conditions for reactive transport</w:t>
      </w:r>
      <w:r>
        <w:rPr>
          <w:noProof/>
        </w:rPr>
        <w:tab/>
      </w:r>
      <w:r>
        <w:rPr>
          <w:noProof/>
        </w:rPr>
        <w:fldChar w:fldCharType="begin"/>
      </w:r>
      <w:r>
        <w:rPr>
          <w:noProof/>
        </w:rPr>
        <w:instrText xml:space="preserve"> PAGEREF _Toc13056224 \h </w:instrText>
      </w:r>
      <w:r>
        <w:rPr>
          <w:noProof/>
        </w:rPr>
      </w:r>
      <w:r>
        <w:rPr>
          <w:noProof/>
        </w:rPr>
        <w:fldChar w:fldCharType="separate"/>
      </w:r>
      <w:r w:rsidR="00D41448">
        <w:rPr>
          <w:noProof/>
        </w:rPr>
        <w:t>3-148</w:t>
      </w:r>
      <w:r>
        <w:rPr>
          <w:noProof/>
        </w:rPr>
        <w:fldChar w:fldCharType="end"/>
      </w:r>
    </w:p>
    <w:p w14:paraId="291C8244" w14:textId="77777777" w:rsidR="00DB1505" w:rsidRPr="00D910F5" w:rsidRDefault="00DB1505" w:rsidP="00DB1505">
      <w:pPr>
        <w:pStyle w:val="TOCTable"/>
      </w:pPr>
      <w:r w:rsidRPr="00BD468B">
        <w:fldChar w:fldCharType="end"/>
      </w:r>
    </w:p>
    <w:p w14:paraId="45BE23E0" w14:textId="77777777" w:rsidR="00DB1505" w:rsidRPr="00D910F5" w:rsidRDefault="00DB1505" w:rsidP="00DB1505">
      <w:r>
        <w:br w:type="page"/>
      </w:r>
    </w:p>
    <w:p w14:paraId="2A73128E" w14:textId="77777777" w:rsidR="00DB1505" w:rsidRPr="00D910F5" w:rsidRDefault="00DB1505" w:rsidP="00DB1505">
      <w:bookmarkStart w:id="9" w:name="_Toc275446451"/>
      <w:bookmarkStart w:id="10" w:name="_Toc275446627"/>
      <w:bookmarkStart w:id="11" w:name="_Toc284427060"/>
      <w:bookmarkStart w:id="12" w:name="_Toc303596070"/>
      <w:r w:rsidRPr="00D910F5">
        <w:lastRenderedPageBreak/>
        <w:t>LIST OF FIGURES</w:t>
      </w:r>
      <w:bookmarkEnd w:id="9"/>
      <w:bookmarkEnd w:id="10"/>
      <w:bookmarkEnd w:id="11"/>
      <w:bookmarkEnd w:id="12"/>
      <w:r w:rsidR="005E798F">
        <w:t xml:space="preserve"> </w:t>
      </w:r>
    </w:p>
    <w:p w14:paraId="1B9BA4AF" w14:textId="77777777" w:rsidR="00DB1505" w:rsidRPr="00D910F5" w:rsidRDefault="00DB1505" w:rsidP="007B6987">
      <w:pPr>
        <w:jc w:val="right"/>
      </w:pPr>
      <w:bookmarkStart w:id="13" w:name="_Toc275446452"/>
      <w:bookmarkStart w:id="14" w:name="_Toc275446628"/>
      <w:bookmarkStart w:id="15" w:name="_Toc284427061"/>
      <w:r w:rsidRPr="00D04339">
        <w:t>Page</w:t>
      </w:r>
      <w:bookmarkEnd w:id="13"/>
      <w:bookmarkEnd w:id="14"/>
      <w:bookmarkEnd w:id="15"/>
    </w:p>
    <w:p w14:paraId="0D489DE5" w14:textId="77777777" w:rsidR="001B6382" w:rsidRDefault="00DB1505">
      <w:pPr>
        <w:pStyle w:val="TableofFigures"/>
        <w:tabs>
          <w:tab w:val="right" w:leader="dot" w:pos="8630"/>
        </w:tabs>
        <w:rPr>
          <w:rFonts w:asciiTheme="minorHAnsi" w:hAnsiTheme="minorHAnsi"/>
          <w:i w:val="0"/>
          <w:noProof/>
        </w:rPr>
      </w:pPr>
      <w:r w:rsidRPr="00BD468B">
        <w:rPr>
          <w:rFonts w:cs="Arial"/>
        </w:rPr>
        <w:fldChar w:fldCharType="begin"/>
      </w:r>
      <w:r w:rsidRPr="00BD468B">
        <w:rPr>
          <w:rFonts w:cs="Arial"/>
        </w:rPr>
        <w:instrText xml:space="preserve"> TOC \c "Figure" </w:instrText>
      </w:r>
      <w:r w:rsidRPr="00BD468B">
        <w:rPr>
          <w:rFonts w:cs="Arial"/>
        </w:rPr>
        <w:fldChar w:fldCharType="separate"/>
      </w:r>
      <w:r w:rsidR="001B6382">
        <w:rPr>
          <w:noProof/>
        </w:rPr>
        <w:t>Figure 1.1: The DOS window while launching the MIN3P-THCm program</w:t>
      </w:r>
      <w:r w:rsidR="001B6382">
        <w:rPr>
          <w:noProof/>
        </w:rPr>
        <w:tab/>
      </w:r>
      <w:r w:rsidR="001B6382">
        <w:rPr>
          <w:noProof/>
        </w:rPr>
        <w:fldChar w:fldCharType="begin"/>
      </w:r>
      <w:r w:rsidR="001B6382">
        <w:rPr>
          <w:noProof/>
        </w:rPr>
        <w:instrText xml:space="preserve"> PAGEREF _Toc13056225 \h </w:instrText>
      </w:r>
      <w:r w:rsidR="001B6382">
        <w:rPr>
          <w:noProof/>
        </w:rPr>
      </w:r>
      <w:r w:rsidR="001B6382">
        <w:rPr>
          <w:noProof/>
        </w:rPr>
        <w:fldChar w:fldCharType="separate"/>
      </w:r>
      <w:r w:rsidR="00D41448">
        <w:rPr>
          <w:noProof/>
        </w:rPr>
        <w:t>1-18</w:t>
      </w:r>
      <w:r w:rsidR="001B6382">
        <w:rPr>
          <w:noProof/>
        </w:rPr>
        <w:fldChar w:fldCharType="end"/>
      </w:r>
    </w:p>
    <w:p w14:paraId="35DE1EE7" w14:textId="77777777" w:rsidR="001B6382" w:rsidRDefault="001B6382">
      <w:pPr>
        <w:pStyle w:val="TableofFigures"/>
        <w:tabs>
          <w:tab w:val="right" w:leader="dot" w:pos="8630"/>
        </w:tabs>
        <w:rPr>
          <w:rFonts w:asciiTheme="minorHAnsi" w:hAnsiTheme="minorHAnsi"/>
          <w:i w:val="0"/>
          <w:noProof/>
        </w:rPr>
      </w:pPr>
      <w:r>
        <w:rPr>
          <w:noProof/>
        </w:rPr>
        <w:t xml:space="preserve">Figure 3.1: </w:t>
      </w:r>
      <w:r w:rsidRPr="00D609B7">
        <w:rPr>
          <w:rFonts w:ascii="Times" w:hAnsi="Times"/>
          <w:noProof/>
        </w:rPr>
        <w:t>MIN3P-THCm output example when a sinusoidal function for climate variables is employed.</w:t>
      </w:r>
      <w:r>
        <w:rPr>
          <w:noProof/>
        </w:rPr>
        <w:tab/>
      </w:r>
      <w:r>
        <w:rPr>
          <w:noProof/>
        </w:rPr>
        <w:fldChar w:fldCharType="begin"/>
      </w:r>
      <w:r>
        <w:rPr>
          <w:noProof/>
        </w:rPr>
        <w:instrText xml:space="preserve"> PAGEREF _Toc13056226 \h </w:instrText>
      </w:r>
      <w:r>
        <w:rPr>
          <w:noProof/>
        </w:rPr>
      </w:r>
      <w:r>
        <w:rPr>
          <w:noProof/>
        </w:rPr>
        <w:fldChar w:fldCharType="separate"/>
      </w:r>
      <w:r w:rsidR="00D41448">
        <w:rPr>
          <w:noProof/>
        </w:rPr>
        <w:t>3-69</w:t>
      </w:r>
      <w:r>
        <w:rPr>
          <w:noProof/>
        </w:rPr>
        <w:fldChar w:fldCharType="end"/>
      </w:r>
    </w:p>
    <w:p w14:paraId="2554640B" w14:textId="77777777" w:rsidR="001B6382" w:rsidRDefault="001B6382">
      <w:pPr>
        <w:pStyle w:val="TableofFigures"/>
        <w:tabs>
          <w:tab w:val="right" w:leader="dot" w:pos="8630"/>
        </w:tabs>
        <w:rPr>
          <w:rFonts w:asciiTheme="minorHAnsi" w:hAnsiTheme="minorHAnsi"/>
          <w:i w:val="0"/>
          <w:noProof/>
        </w:rPr>
      </w:pPr>
      <w:r>
        <w:rPr>
          <w:noProof/>
        </w:rPr>
        <w:t>Figure 3.2: Spatial discretization and numbering principle</w:t>
      </w:r>
      <w:r>
        <w:rPr>
          <w:noProof/>
        </w:rPr>
        <w:tab/>
      </w:r>
      <w:r>
        <w:rPr>
          <w:noProof/>
        </w:rPr>
        <w:fldChar w:fldCharType="begin"/>
      </w:r>
      <w:r>
        <w:rPr>
          <w:noProof/>
        </w:rPr>
        <w:instrText xml:space="preserve"> PAGEREF _Toc13056227 \h </w:instrText>
      </w:r>
      <w:r>
        <w:rPr>
          <w:noProof/>
        </w:rPr>
      </w:r>
      <w:r>
        <w:rPr>
          <w:noProof/>
        </w:rPr>
        <w:fldChar w:fldCharType="separate"/>
      </w:r>
      <w:r w:rsidR="00D41448">
        <w:rPr>
          <w:noProof/>
        </w:rPr>
        <w:t>3-89</w:t>
      </w:r>
      <w:r>
        <w:rPr>
          <w:noProof/>
        </w:rPr>
        <w:fldChar w:fldCharType="end"/>
      </w:r>
    </w:p>
    <w:p w14:paraId="318EC646" w14:textId="77777777" w:rsidR="001B6382" w:rsidRDefault="001B6382">
      <w:pPr>
        <w:pStyle w:val="TableofFigures"/>
        <w:tabs>
          <w:tab w:val="right" w:leader="dot" w:pos="8630"/>
        </w:tabs>
        <w:rPr>
          <w:rFonts w:asciiTheme="minorHAnsi" w:hAnsiTheme="minorHAnsi"/>
          <w:i w:val="0"/>
          <w:noProof/>
        </w:rPr>
      </w:pPr>
      <w:r>
        <w:rPr>
          <w:noProof/>
        </w:rPr>
        <w:t>Figure 3.3: Allocation of material properties to discretized solution domain.</w:t>
      </w:r>
      <w:r>
        <w:rPr>
          <w:noProof/>
        </w:rPr>
        <w:tab/>
      </w:r>
      <w:r>
        <w:rPr>
          <w:noProof/>
        </w:rPr>
        <w:fldChar w:fldCharType="begin"/>
      </w:r>
      <w:r>
        <w:rPr>
          <w:noProof/>
        </w:rPr>
        <w:instrText xml:space="preserve"> PAGEREF _Toc13056228 \h </w:instrText>
      </w:r>
      <w:r>
        <w:rPr>
          <w:noProof/>
        </w:rPr>
      </w:r>
      <w:r>
        <w:rPr>
          <w:noProof/>
        </w:rPr>
        <w:fldChar w:fldCharType="separate"/>
      </w:r>
      <w:r w:rsidR="00D41448">
        <w:rPr>
          <w:noProof/>
        </w:rPr>
        <w:t>3-93</w:t>
      </w:r>
      <w:r>
        <w:rPr>
          <w:noProof/>
        </w:rPr>
        <w:fldChar w:fldCharType="end"/>
      </w:r>
    </w:p>
    <w:p w14:paraId="53F8667A" w14:textId="4CDFDFF4" w:rsidR="00DB1505" w:rsidRPr="00ED3698" w:rsidRDefault="00DB1505" w:rsidP="004C772D">
      <w:pPr>
        <w:pStyle w:val="TableofFigures"/>
        <w:tabs>
          <w:tab w:val="right" w:leader="dot" w:pos="8630"/>
        </w:tabs>
      </w:pPr>
      <w:r w:rsidRPr="00BD468B">
        <w:fldChar w:fldCharType="end"/>
      </w:r>
    </w:p>
    <w:p w14:paraId="7B802F55" w14:textId="77777777" w:rsidR="00DB1505" w:rsidRDefault="00DB1505" w:rsidP="00DB1505">
      <w:pPr>
        <w:rPr>
          <w:sz w:val="32"/>
        </w:rPr>
      </w:pPr>
      <w:r>
        <w:br w:type="page"/>
      </w:r>
    </w:p>
    <w:p w14:paraId="7FA4C7FC" w14:textId="77777777" w:rsidR="00DB1505" w:rsidRPr="00ED3698" w:rsidRDefault="00DB1505" w:rsidP="00DB1505">
      <w:pPr>
        <w:pStyle w:val="Heading1"/>
      </w:pPr>
      <w:bookmarkStart w:id="16" w:name="_Toc13055864"/>
      <w:r>
        <w:rPr>
          <w:rFonts w:hint="eastAsia"/>
        </w:rPr>
        <w:lastRenderedPageBreak/>
        <w:t>I</w:t>
      </w:r>
      <w:r w:rsidRPr="00ED3698">
        <w:t>nstall</w:t>
      </w:r>
      <w:r>
        <w:rPr>
          <w:rFonts w:hint="eastAsia"/>
        </w:rPr>
        <w:t>ing</w:t>
      </w:r>
      <w:r w:rsidRPr="00ED3698">
        <w:t xml:space="preserve"> and running min3p</w:t>
      </w:r>
      <w:r>
        <w:t>-THCm</w:t>
      </w:r>
      <w:bookmarkEnd w:id="16"/>
    </w:p>
    <w:p w14:paraId="6F991557" w14:textId="3ADFBD12" w:rsidR="00DB1505" w:rsidRPr="00ED3698" w:rsidRDefault="00DB1505" w:rsidP="00DB1505">
      <w:r w:rsidRPr="00ED3698">
        <w:t xml:space="preserve">The following </w:t>
      </w:r>
      <w:r w:rsidR="006264BB">
        <w:t>assumes</w:t>
      </w:r>
      <w:r w:rsidRPr="00ED3698">
        <w:t xml:space="preserve"> that the program will be installed on a PC</w:t>
      </w:r>
      <w:r w:rsidR="009945A3">
        <w:t xml:space="preserve"> with WINDOWS OS</w:t>
      </w:r>
      <w:r w:rsidRPr="00ED3698">
        <w:t xml:space="preserve">. The package can be installed on any drive. This guide assumes the program will be installed on the </w:t>
      </w:r>
      <w:r w:rsidR="006264BB">
        <w:t>D</w:t>
      </w:r>
      <w:r w:rsidRPr="00ED3698">
        <w:t>-drive</w:t>
      </w:r>
      <w:r w:rsidR="006264BB">
        <w:t>.</w:t>
      </w:r>
      <w:r w:rsidR="006264BB" w:rsidRPr="00ED3698">
        <w:t xml:space="preserve"> </w:t>
      </w:r>
      <w:r w:rsidR="006264BB">
        <w:t>I</w:t>
      </w:r>
      <w:r w:rsidR="006264BB" w:rsidRPr="00ED3698">
        <w:t xml:space="preserve">f </w:t>
      </w:r>
      <w:r w:rsidRPr="00ED3698">
        <w:t>this is not the case</w:t>
      </w:r>
      <w:r w:rsidR="006264BB">
        <w:t>,</w:t>
      </w:r>
      <w:r w:rsidRPr="00ED3698">
        <w:t xml:space="preserve"> the drive letter </w:t>
      </w:r>
      <w:r w:rsidR="006264BB">
        <w:t>D</w:t>
      </w:r>
      <w:r w:rsidR="006264BB" w:rsidRPr="00ED3698">
        <w:t xml:space="preserve"> </w:t>
      </w:r>
      <w:r w:rsidRPr="00ED3698">
        <w:t>must be replaced by the actual drive letter</w:t>
      </w:r>
      <w:r w:rsidR="006264BB">
        <w:t>.</w:t>
      </w:r>
    </w:p>
    <w:p w14:paraId="5ED4A21D" w14:textId="34652798" w:rsidR="00DB1505" w:rsidRPr="00ED3698" w:rsidRDefault="00DB1505" w:rsidP="00DB1505">
      <w:r w:rsidRPr="00ED3698">
        <w:t>Extract the program and example files at any location on your computer. The program wi</w:t>
      </w:r>
      <w:r w:rsidR="00D23513">
        <w:t>l</w:t>
      </w:r>
      <w:r w:rsidRPr="00ED3698">
        <w:t>l extract into a main directory “min3p</w:t>
      </w:r>
      <w:r w:rsidR="006264BB">
        <w:t>,</w:t>
      </w:r>
      <w:r w:rsidRPr="00ED3698">
        <w:t xml:space="preserve">” </w:t>
      </w:r>
      <w:r w:rsidR="006264BB">
        <w:t>which</w:t>
      </w:r>
      <w:r w:rsidR="006264BB" w:rsidRPr="00ED3698">
        <w:t xml:space="preserve"> </w:t>
      </w:r>
      <w:r w:rsidRPr="00ED3698">
        <w:t>contains a number of subdirectories.</w:t>
      </w:r>
    </w:p>
    <w:p w14:paraId="1E5C27F3" w14:textId="11AF8506" w:rsidR="00DB1505" w:rsidRPr="0074798F" w:rsidRDefault="00DB1505" w:rsidP="00DB1505">
      <w:pPr>
        <w:pStyle w:val="datafile"/>
        <w:rPr>
          <w:rFonts w:ascii="Times New Roman" w:hAnsi="Times New Roman"/>
        </w:rPr>
      </w:pPr>
      <w:r w:rsidRPr="0074798F">
        <w:rPr>
          <w:rFonts w:ascii="Times New Roman" w:hAnsi="Times New Roman"/>
        </w:rPr>
        <w:t>The “bin” directory includes the MIN3P-THCm executable. The “database” directory includes the database files</w:t>
      </w:r>
      <w:r w:rsidR="006264BB">
        <w:rPr>
          <w:rFonts w:ascii="Times New Roman" w:hAnsi="Times New Roman"/>
        </w:rPr>
        <w:t xml:space="preserve"> and</w:t>
      </w:r>
      <w:r w:rsidR="006264BB" w:rsidRPr="0074798F">
        <w:rPr>
          <w:rFonts w:ascii="Times New Roman" w:hAnsi="Times New Roman"/>
        </w:rPr>
        <w:t xml:space="preserve"> </w:t>
      </w:r>
      <w:r w:rsidRPr="0074798F">
        <w:rPr>
          <w:rFonts w:ascii="Times New Roman" w:hAnsi="Times New Roman"/>
        </w:rPr>
        <w:t xml:space="preserve">the “benchmarks_standard” directory includes a set of </w:t>
      </w:r>
      <w:r w:rsidR="00606172" w:rsidRPr="0074798F">
        <w:rPr>
          <w:rFonts w:ascii="Times New Roman" w:hAnsi="Times New Roman"/>
        </w:rPr>
        <w:t>work</w:t>
      </w:r>
      <w:r w:rsidR="00606172">
        <w:rPr>
          <w:rFonts w:ascii="Times New Roman" w:hAnsi="Times New Roman"/>
        </w:rPr>
        <w:t>ing</w:t>
      </w:r>
      <w:r w:rsidR="00606172" w:rsidRPr="0074798F">
        <w:rPr>
          <w:rFonts w:ascii="Times New Roman" w:hAnsi="Times New Roman"/>
        </w:rPr>
        <w:t xml:space="preserve"> </w:t>
      </w:r>
      <w:commentRangeStart w:id="17"/>
      <w:commentRangeEnd w:id="17"/>
      <w:r w:rsidR="006264BB">
        <w:rPr>
          <w:rStyle w:val="CommentReference"/>
          <w:rFonts w:ascii="Times New Roman" w:hAnsi="Times New Roman"/>
        </w:rPr>
        <w:commentReference w:id="17"/>
      </w:r>
      <w:commentRangeStart w:id="18"/>
      <w:commentRangeEnd w:id="18"/>
      <w:r w:rsidR="00606172">
        <w:rPr>
          <w:rStyle w:val="CommentReference"/>
          <w:rFonts w:ascii="Times New Roman" w:hAnsi="Times New Roman"/>
        </w:rPr>
        <w:commentReference w:id="18"/>
      </w:r>
      <w:r w:rsidRPr="0074798F">
        <w:rPr>
          <w:rFonts w:ascii="Times New Roman" w:hAnsi="Times New Roman"/>
        </w:rPr>
        <w:t>examples</w:t>
      </w:r>
      <w:r w:rsidR="006264BB">
        <w:rPr>
          <w:rFonts w:ascii="Times New Roman" w:hAnsi="Times New Roman"/>
        </w:rPr>
        <w:t>.</w:t>
      </w:r>
      <w:r w:rsidR="006264BB" w:rsidRPr="0074798F">
        <w:rPr>
          <w:rFonts w:ascii="Times New Roman" w:hAnsi="Times New Roman"/>
        </w:rPr>
        <w:t xml:space="preserve"> </w:t>
      </w:r>
      <w:r w:rsidR="006264BB">
        <w:rPr>
          <w:rFonts w:ascii="Times New Roman" w:hAnsi="Times New Roman"/>
        </w:rPr>
        <w:t>T</w:t>
      </w:r>
      <w:r w:rsidR="006264BB" w:rsidRPr="0074798F">
        <w:rPr>
          <w:rFonts w:ascii="Times New Roman" w:hAnsi="Times New Roman"/>
        </w:rPr>
        <w:t xml:space="preserve">he </w:t>
      </w:r>
      <w:r w:rsidRPr="0074798F">
        <w:rPr>
          <w:rFonts w:ascii="Times New Roman" w:hAnsi="Times New Roman"/>
        </w:rPr>
        <w:t xml:space="preserve">“simulations” directory is empty and is dedicated </w:t>
      </w:r>
      <w:r w:rsidR="006264BB">
        <w:rPr>
          <w:rFonts w:ascii="Times New Roman" w:hAnsi="Times New Roman"/>
        </w:rPr>
        <w:t>to</w:t>
      </w:r>
      <w:r w:rsidR="006264BB" w:rsidRPr="0074798F">
        <w:rPr>
          <w:rFonts w:ascii="Times New Roman" w:hAnsi="Times New Roman"/>
        </w:rPr>
        <w:t xml:space="preserve"> </w:t>
      </w:r>
      <w:r w:rsidRPr="0074798F">
        <w:rPr>
          <w:rFonts w:ascii="Times New Roman" w:hAnsi="Times New Roman"/>
        </w:rPr>
        <w:t>new MIN3P-THCm simulations.</w:t>
      </w:r>
    </w:p>
    <w:p w14:paraId="4CBC1F16" w14:textId="1D48F733" w:rsidR="004C772D" w:rsidRDefault="009945A3" w:rsidP="00DB1505">
      <w:r>
        <w:t xml:space="preserve">There are several ways to run the program. </w:t>
      </w:r>
      <w:r w:rsidR="004C772D">
        <w:t xml:space="preserve">The simplest way is to copy the executable file under the folder “bin” into </w:t>
      </w:r>
      <w:r>
        <w:t>the</w:t>
      </w:r>
      <w:r w:rsidR="004C772D">
        <w:t xml:space="preserve"> folder containing the input file(s)</w:t>
      </w:r>
      <w:r>
        <w:t xml:space="preserve"> to be executed</w:t>
      </w:r>
      <w:r w:rsidR="004C772D">
        <w:t xml:space="preserve">. </w:t>
      </w:r>
      <w:r w:rsidR="00F41719">
        <w:t xml:space="preserve">Double-clicking on </w:t>
      </w:r>
      <w:r w:rsidR="004C772D">
        <w:t>the program</w:t>
      </w:r>
      <w:r>
        <w:t xml:space="preserve"> will launch a new DOS-window (</w:t>
      </w:r>
      <w:r>
        <w:fldChar w:fldCharType="begin"/>
      </w:r>
      <w:r>
        <w:instrText xml:space="preserve"> REF _Ref473277441 \h </w:instrText>
      </w:r>
      <w:r>
        <w:fldChar w:fldCharType="separate"/>
      </w:r>
      <w:r w:rsidR="00D41448" w:rsidRPr="00ED3698">
        <w:t xml:space="preserve">Figure </w:t>
      </w:r>
      <w:r w:rsidR="00D41448">
        <w:rPr>
          <w:noProof/>
        </w:rPr>
        <w:t>1</w:t>
      </w:r>
      <w:r w:rsidR="00D41448">
        <w:t>.</w:t>
      </w:r>
      <w:r w:rsidR="00D41448">
        <w:rPr>
          <w:noProof/>
        </w:rPr>
        <w:t>1</w:t>
      </w:r>
      <w:r>
        <w:fldChar w:fldCharType="end"/>
      </w:r>
      <w:r>
        <w:t>). Now provide the name of the input file</w:t>
      </w:r>
      <w:r w:rsidR="00C57E47">
        <w:t xml:space="preserve"> without extension</w:t>
      </w:r>
      <w:r>
        <w:t xml:space="preserve"> and return.</w:t>
      </w:r>
    </w:p>
    <w:p w14:paraId="1722BBF2" w14:textId="77777777" w:rsidR="004C772D" w:rsidRDefault="004C772D" w:rsidP="00DB1505"/>
    <w:p w14:paraId="635395D0" w14:textId="77777777" w:rsidR="004C772D" w:rsidRDefault="004C772D" w:rsidP="004C772D">
      <w:pPr>
        <w:keepNext/>
      </w:pPr>
      <w:r>
        <w:rPr>
          <w:noProof/>
        </w:rPr>
        <w:drawing>
          <wp:inline distT="0" distB="0" distL="0" distR="0" wp14:anchorId="6EE4D148" wp14:editId="5F526657">
            <wp:extent cx="5486400" cy="3355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355340"/>
                    </a:xfrm>
                    <a:prstGeom prst="rect">
                      <a:avLst/>
                    </a:prstGeom>
                  </pic:spPr>
                </pic:pic>
              </a:graphicData>
            </a:graphic>
          </wp:inline>
        </w:drawing>
      </w:r>
    </w:p>
    <w:p w14:paraId="13E63BE0" w14:textId="45ED3AFF" w:rsidR="004C772D" w:rsidRDefault="009945A3" w:rsidP="004C772D">
      <w:pPr>
        <w:pStyle w:val="Caption"/>
        <w:jc w:val="both"/>
      </w:pPr>
      <w:bookmarkStart w:id="19" w:name="_Ref473277441"/>
      <w:bookmarkStart w:id="20" w:name="_Toc13056225"/>
      <w:r w:rsidRPr="00ED3698">
        <w:t xml:space="preserve">Figure </w:t>
      </w:r>
      <w:r w:rsidR="00606172">
        <w:rPr>
          <w:noProof/>
        </w:rPr>
        <w:fldChar w:fldCharType="begin"/>
      </w:r>
      <w:r w:rsidR="00606172">
        <w:rPr>
          <w:noProof/>
        </w:rPr>
        <w:instrText xml:space="preserve"> STYLEREF 1 \s </w:instrText>
      </w:r>
      <w:r w:rsidR="00606172">
        <w:rPr>
          <w:noProof/>
        </w:rPr>
        <w:fldChar w:fldCharType="separate"/>
      </w:r>
      <w:r w:rsidR="00D41448">
        <w:rPr>
          <w:noProof/>
        </w:rPr>
        <w:t>1</w:t>
      </w:r>
      <w:r w:rsidR="00606172">
        <w:rPr>
          <w:noProof/>
        </w:rPr>
        <w:fldChar w:fldCharType="end"/>
      </w:r>
      <w:r>
        <w:t>.</w:t>
      </w:r>
      <w:r w:rsidR="00606172">
        <w:rPr>
          <w:noProof/>
        </w:rPr>
        <w:fldChar w:fldCharType="begin"/>
      </w:r>
      <w:r w:rsidR="00606172">
        <w:rPr>
          <w:noProof/>
        </w:rPr>
        <w:instrText xml:space="preserve"> SEQ Figure \* ARABIC \s 1 </w:instrText>
      </w:r>
      <w:r w:rsidR="00606172">
        <w:rPr>
          <w:noProof/>
        </w:rPr>
        <w:fldChar w:fldCharType="separate"/>
      </w:r>
      <w:r w:rsidR="00D41448">
        <w:rPr>
          <w:noProof/>
        </w:rPr>
        <w:t>1</w:t>
      </w:r>
      <w:r w:rsidR="00606172">
        <w:rPr>
          <w:noProof/>
        </w:rPr>
        <w:fldChar w:fldCharType="end"/>
      </w:r>
      <w:bookmarkEnd w:id="19"/>
      <w:r>
        <w:t xml:space="preserve">: </w:t>
      </w:r>
      <w:r w:rsidR="00F41719">
        <w:t xml:space="preserve">The DOS </w:t>
      </w:r>
      <w:r>
        <w:t>window while launching the MIN3P-THCm program</w:t>
      </w:r>
      <w:bookmarkEnd w:id="20"/>
    </w:p>
    <w:p w14:paraId="2A90E677" w14:textId="77777777" w:rsidR="004C772D" w:rsidRDefault="004C772D" w:rsidP="00DB1505"/>
    <w:p w14:paraId="42155C03" w14:textId="7F513B08" w:rsidR="00DB1505" w:rsidRPr="00ED3698" w:rsidRDefault="009945A3" w:rsidP="00DB1505">
      <w:r>
        <w:t>Alternatively,</w:t>
      </w:r>
      <w:r w:rsidR="004C772D">
        <w:t xml:space="preserve"> </w:t>
      </w:r>
      <w:r>
        <w:t>t</w:t>
      </w:r>
      <w:r w:rsidR="00DB1505" w:rsidRPr="00ED3698">
        <w:t>he program can be started using a batch file (</w:t>
      </w:r>
      <w:r>
        <w:t>e.g.</w:t>
      </w:r>
      <w:r w:rsidR="00DD66D4">
        <w:t>,</w:t>
      </w:r>
      <w:r>
        <w:t xml:space="preserve"> </w:t>
      </w:r>
      <w:r w:rsidR="00DB1505" w:rsidRPr="00ED3698">
        <w:t>1min3p.bat)</w:t>
      </w:r>
      <w:r w:rsidR="00DD66D4">
        <w:t>,</w:t>
      </w:r>
      <w:r w:rsidR="00DB1505" w:rsidRPr="00ED3698">
        <w:t xml:space="preserve"> </w:t>
      </w:r>
      <w:r w:rsidR="00DD66D4">
        <w:t>which</w:t>
      </w:r>
      <w:r w:rsidR="00DD66D4" w:rsidRPr="00ED3698">
        <w:t xml:space="preserve"> </w:t>
      </w:r>
      <w:r w:rsidR="00DB1505" w:rsidRPr="00ED3698">
        <w:t xml:space="preserve">is included in </w:t>
      </w:r>
      <w:commentRangeStart w:id="21"/>
      <w:commentRangeStart w:id="22"/>
      <w:r w:rsidR="00830152" w:rsidRPr="0075340C">
        <w:rPr>
          <w:noProof/>
        </w:rPr>
        <w:t>most</w:t>
      </w:r>
      <w:r w:rsidR="00C57E47">
        <w:rPr>
          <w:noProof/>
        </w:rPr>
        <w:t xml:space="preserve"> of the</w:t>
      </w:r>
      <w:r w:rsidR="00DB1505" w:rsidRPr="00ED3698">
        <w:t xml:space="preserve"> example </w:t>
      </w:r>
      <w:commentRangeEnd w:id="21"/>
      <w:r w:rsidR="00CE17CC">
        <w:rPr>
          <w:rStyle w:val="CommentReference"/>
        </w:rPr>
        <w:commentReference w:id="21"/>
      </w:r>
      <w:commentRangeEnd w:id="22"/>
      <w:r w:rsidR="00C57E47">
        <w:rPr>
          <w:rStyle w:val="CommentReference"/>
        </w:rPr>
        <w:commentReference w:id="22"/>
      </w:r>
      <w:r w:rsidR="00FC2059" w:rsidRPr="00ED3698">
        <w:t>director</w:t>
      </w:r>
      <w:r w:rsidR="00FC2059">
        <w:t>ies</w:t>
      </w:r>
      <w:r w:rsidR="00DB1505" w:rsidRPr="00ED3698">
        <w:t>.</w:t>
      </w:r>
      <w:r>
        <w:t xml:space="preserve"> In this file, the location of MIN3P-THCm can be specified. </w:t>
      </w:r>
      <w:r w:rsidR="00DB1505" w:rsidRPr="00ED3698">
        <w:t>To execute the program, double</w:t>
      </w:r>
      <w:r w:rsidR="00CE17CC">
        <w:t>-</w:t>
      </w:r>
      <w:r w:rsidR="00DB1505" w:rsidRPr="00ED3698">
        <w:t xml:space="preserve">click on </w:t>
      </w:r>
      <w:r w:rsidR="00CE17CC">
        <w:t xml:space="preserve">the </w:t>
      </w:r>
      <w:r w:rsidR="00DB1505" w:rsidRPr="00ED3698">
        <w:t>“1min3p</w:t>
      </w:r>
      <w:r w:rsidR="00DB1505">
        <w:t>.bat</w:t>
      </w:r>
      <w:r w:rsidR="00DB1505" w:rsidRPr="00ED3698">
        <w:t>”</w:t>
      </w:r>
      <w:r w:rsidR="00CE17CC">
        <w:t xml:space="preserve"> </w:t>
      </w:r>
      <w:r w:rsidR="00CE17CC" w:rsidRPr="00ED3698">
        <w:t>file</w:t>
      </w:r>
      <w:r w:rsidR="00DB1505" w:rsidRPr="00ED3698">
        <w:t>. A D</w:t>
      </w:r>
      <w:r w:rsidR="00DB1505">
        <w:t>OS</w:t>
      </w:r>
      <w:r w:rsidR="00DB1505" w:rsidRPr="00ED3698">
        <w:t xml:space="preserve"> window with a welcome screen will appear</w:t>
      </w:r>
      <w:r>
        <w:t xml:space="preserve"> (</w:t>
      </w:r>
      <w:r>
        <w:fldChar w:fldCharType="begin"/>
      </w:r>
      <w:r>
        <w:instrText xml:space="preserve"> REF _Ref473277441 \h </w:instrText>
      </w:r>
      <w:r>
        <w:fldChar w:fldCharType="separate"/>
      </w:r>
      <w:r w:rsidR="00D41448" w:rsidRPr="00ED3698">
        <w:t xml:space="preserve">Figure </w:t>
      </w:r>
      <w:r w:rsidR="00D41448">
        <w:rPr>
          <w:noProof/>
        </w:rPr>
        <w:t>1</w:t>
      </w:r>
      <w:r w:rsidR="00D41448">
        <w:t>.</w:t>
      </w:r>
      <w:r w:rsidR="00D41448">
        <w:rPr>
          <w:noProof/>
        </w:rPr>
        <w:t>1</w:t>
      </w:r>
      <w:r>
        <w:fldChar w:fldCharType="end"/>
      </w:r>
      <w:r>
        <w:t>)</w:t>
      </w:r>
      <w:r w:rsidR="00DB1505" w:rsidRPr="00ED3698">
        <w:t xml:space="preserve">. When prompted, enter the </w:t>
      </w:r>
      <w:r w:rsidR="00E75469" w:rsidRPr="00ED3698">
        <w:t>problem</w:t>
      </w:r>
      <w:r w:rsidR="00E75469">
        <w:t>-</w:t>
      </w:r>
      <w:r w:rsidR="00E75469" w:rsidRPr="00ED3698">
        <w:t xml:space="preserve">specific </w:t>
      </w:r>
      <w:r w:rsidR="00DB1505" w:rsidRPr="00ED3698">
        <w:t xml:space="preserve">file name, </w:t>
      </w:r>
      <w:r w:rsidR="00E75469">
        <w:t xml:space="preserve">as </w:t>
      </w:r>
      <w:r w:rsidR="00DB1505" w:rsidRPr="00ED3698">
        <w:t xml:space="preserve">in the example </w:t>
      </w:r>
      <w:r w:rsidR="00DB1505" w:rsidRPr="0075340C">
        <w:rPr>
          <w:noProof/>
        </w:rPr>
        <w:t>above:</w:t>
      </w:r>
      <w:r w:rsidR="00DB1505" w:rsidRPr="00ED3698">
        <w:t xml:space="preserve"> amd_ex, then press enter and the simulation will start. </w:t>
      </w:r>
      <w:r w:rsidR="00E75469">
        <w:t>Alternatively,</w:t>
      </w:r>
      <w:r w:rsidR="00E75469" w:rsidRPr="00ED3698">
        <w:t xml:space="preserve"> </w:t>
      </w:r>
      <w:r w:rsidR="00DB1505" w:rsidRPr="00ED3698">
        <w:t xml:space="preserve">you can put the </w:t>
      </w:r>
      <w:r w:rsidR="00E75469" w:rsidRPr="00ED3698">
        <w:t>problem</w:t>
      </w:r>
      <w:r w:rsidR="00E75469">
        <w:t>-</w:t>
      </w:r>
      <w:r w:rsidR="00E75469" w:rsidRPr="00ED3698">
        <w:t xml:space="preserve">specific </w:t>
      </w:r>
      <w:r w:rsidR="00DB1505" w:rsidRPr="00ED3698">
        <w:t xml:space="preserve">file name without </w:t>
      </w:r>
      <w:r w:rsidR="00E75469">
        <w:t xml:space="preserve">an </w:t>
      </w:r>
      <w:r w:rsidR="00DB1505" w:rsidRPr="00ED3698">
        <w:t>extension in</w:t>
      </w:r>
      <w:r>
        <w:t xml:space="preserve"> a </w:t>
      </w:r>
      <w:r w:rsidR="00830152">
        <w:t>separate</w:t>
      </w:r>
      <w:r w:rsidR="00DB1505" w:rsidRPr="00ED3698">
        <w:t xml:space="preserve"> file root.dat. In </w:t>
      </w:r>
      <w:r w:rsidR="00E75469">
        <w:t>that</w:t>
      </w:r>
      <w:r w:rsidR="00E75469" w:rsidRPr="00ED3698">
        <w:t xml:space="preserve"> </w:t>
      </w:r>
      <w:r w:rsidR="00DB1505" w:rsidRPr="00ED3698">
        <w:t xml:space="preserve">case, </w:t>
      </w:r>
      <w:r w:rsidR="00E75469" w:rsidRPr="00ED3698">
        <w:t>double</w:t>
      </w:r>
      <w:r w:rsidR="00E75469">
        <w:t>-</w:t>
      </w:r>
      <w:r w:rsidR="00E75469" w:rsidRPr="00ED3698">
        <w:t xml:space="preserve">click </w:t>
      </w:r>
      <w:r w:rsidR="00DB1505" w:rsidRPr="00ED3698">
        <w:t>on file “1min3p</w:t>
      </w:r>
      <w:r w:rsidR="00E75469" w:rsidRPr="00ED3698">
        <w:t>”</w:t>
      </w:r>
      <w:r w:rsidR="00E75469">
        <w:t xml:space="preserve"> and</w:t>
      </w:r>
      <w:r w:rsidR="00E75469" w:rsidRPr="00ED3698">
        <w:t xml:space="preserve"> </w:t>
      </w:r>
      <w:r w:rsidR="00DB1505">
        <w:t xml:space="preserve">MIN3P-THCm </w:t>
      </w:r>
      <w:r w:rsidR="00DB1505" w:rsidRPr="00ED3698">
        <w:t>will launch the execution automatically.</w:t>
      </w:r>
    </w:p>
    <w:p w14:paraId="4877C418" w14:textId="0F6F55F4" w:rsidR="00DB1505" w:rsidRPr="00ED3698" w:rsidRDefault="00E75469" w:rsidP="00DB1505">
      <w:r w:rsidRPr="00ED3698">
        <w:t>As a result of</w:t>
      </w:r>
      <w:r w:rsidR="00DB1505" w:rsidRPr="00ED3698">
        <w:t xml:space="preserve"> the </w:t>
      </w:r>
      <w:r w:rsidRPr="00ED3698">
        <w:t>potentia</w:t>
      </w:r>
      <w:r>
        <w:t>lly</w:t>
      </w:r>
      <w:r w:rsidRPr="00ED3698">
        <w:t xml:space="preserve"> </w:t>
      </w:r>
      <w:r w:rsidR="00DB1505" w:rsidRPr="00ED3698">
        <w:t xml:space="preserve">large number of output files generated by the program, it is highly </w:t>
      </w:r>
      <w:r w:rsidR="00DB1505" w:rsidRPr="00ED3698">
        <w:lastRenderedPageBreak/>
        <w:t xml:space="preserve">recommended </w:t>
      </w:r>
      <w:r>
        <w:t>that a</w:t>
      </w:r>
      <w:r w:rsidR="00DB1505" w:rsidRPr="00ED3698">
        <w:t xml:space="preserve"> directory </w:t>
      </w:r>
      <w:r>
        <w:t xml:space="preserve">is created </w:t>
      </w:r>
      <w:r w:rsidR="00DB1505" w:rsidRPr="00ED3698">
        <w:t xml:space="preserve">for each new simulation. You can simply copy an existing example to a new location in the “simulations” directory and modify the input file using </w:t>
      </w:r>
      <w:r>
        <w:t>No</w:t>
      </w:r>
      <w:r w:rsidRPr="00ED3698">
        <w:t>tepad</w:t>
      </w:r>
      <w:r w:rsidR="00DB1505" w:rsidRPr="00ED3698">
        <w:t>,</w:t>
      </w:r>
      <w:r w:rsidR="00DB1505">
        <w:t xml:space="preserve"> </w:t>
      </w:r>
      <w:r>
        <w:t>Notepad</w:t>
      </w:r>
      <w:r w:rsidR="00DB1505">
        <w:t>++,</w:t>
      </w:r>
      <w:r w:rsidR="00DB1505" w:rsidRPr="00ED3698">
        <w:t xml:space="preserve"> </w:t>
      </w:r>
      <w:r w:rsidR="00830152" w:rsidRPr="00ED3698">
        <w:t>WordPad</w:t>
      </w:r>
      <w:r w:rsidR="00DB1505" w:rsidRPr="00ED3698">
        <w:t xml:space="preserve"> or a similar </w:t>
      </w:r>
      <w:r w:rsidR="00FD3676">
        <w:t>ASCII</w:t>
      </w:r>
      <w:r w:rsidR="00FD3676" w:rsidRPr="00ED3698">
        <w:t xml:space="preserve"> </w:t>
      </w:r>
      <w:r w:rsidR="00DB1505" w:rsidRPr="00ED3698">
        <w:t>text editor (in this case</w:t>
      </w:r>
      <w:r w:rsidR="00FD3676">
        <w:t>,</w:t>
      </w:r>
      <w:r w:rsidR="00DB1505" w:rsidRPr="00ED3698">
        <w:t xml:space="preserve"> the amd_ex.dat file). Start the simulation as described above</w:t>
      </w:r>
      <w:r w:rsidR="00FD3676">
        <w:t>.</w:t>
      </w:r>
    </w:p>
    <w:p w14:paraId="35AAA0DD" w14:textId="0E9C8676" w:rsidR="00DB1505" w:rsidRPr="00ED3698" w:rsidRDefault="00DB1505" w:rsidP="00DB1505">
      <w:r>
        <w:t>A</w:t>
      </w:r>
      <w:r w:rsidRPr="00ED3698">
        <w:t xml:space="preserve">ll of </w:t>
      </w:r>
      <w:r w:rsidR="00FD3676">
        <w:t xml:space="preserve">the </w:t>
      </w:r>
      <w:r w:rsidRPr="00ED3698">
        <w:t>output files</w:t>
      </w:r>
      <w:r w:rsidR="009945A3">
        <w:t xml:space="preserve"> generated</w:t>
      </w:r>
      <w:r w:rsidRPr="00ED3698">
        <w:t xml:space="preserve"> are </w:t>
      </w:r>
      <w:r w:rsidR="00830152" w:rsidRPr="00ED3698">
        <w:t>ASCII</w:t>
      </w:r>
      <w:r w:rsidRPr="00ED3698">
        <w:t xml:space="preserve"> text file</w:t>
      </w:r>
      <w:r>
        <w:t>s</w:t>
      </w:r>
      <w:r w:rsidR="009945A3">
        <w:t xml:space="preserve"> by default. </w:t>
      </w:r>
      <w:r w:rsidRPr="00ED3698">
        <w:t>Most</w:t>
      </w:r>
      <w:r w:rsidR="009945A3">
        <w:t xml:space="preserve"> output</w:t>
      </w:r>
      <w:r w:rsidRPr="00ED3698">
        <w:t xml:space="preserve"> </w:t>
      </w:r>
      <w:r>
        <w:t xml:space="preserve">files </w:t>
      </w:r>
      <w:r w:rsidRPr="00ED3698">
        <w:t xml:space="preserve">have </w:t>
      </w:r>
      <w:r>
        <w:t xml:space="preserve">a </w:t>
      </w:r>
      <w:r w:rsidRPr="00ED3698">
        <w:t xml:space="preserve">Tecplot header </w:t>
      </w:r>
      <w:r>
        <w:t xml:space="preserve">that can be read by </w:t>
      </w:r>
      <w:r w:rsidR="00FD3676">
        <w:t>various</w:t>
      </w:r>
      <w:r>
        <w:t xml:space="preserve"> </w:t>
      </w:r>
      <w:r w:rsidR="00FD3676">
        <w:t xml:space="preserve">post-processing </w:t>
      </w:r>
      <w:r>
        <w:t xml:space="preserve">programs </w:t>
      </w:r>
      <w:r w:rsidRPr="00ED3698">
        <w:t>(</w:t>
      </w:r>
      <w:r w:rsidR="00FD3676">
        <w:t>S</w:t>
      </w:r>
      <w:r w:rsidR="00FD3676" w:rsidRPr="00ED3698">
        <w:t xml:space="preserve">ection </w:t>
      </w:r>
      <w:r>
        <w:fldChar w:fldCharType="begin"/>
      </w:r>
      <w:r>
        <w:instrText xml:space="preserve"> REF _Ref350855142 \r \h  \* MERGEFORMAT </w:instrText>
      </w:r>
      <w:r>
        <w:fldChar w:fldCharType="separate"/>
      </w:r>
      <w:r w:rsidR="00D41448">
        <w:t>2.2</w:t>
      </w:r>
      <w:r>
        <w:fldChar w:fldCharType="end"/>
      </w:r>
      <w:r w:rsidRPr="00ED3698">
        <w:t xml:space="preserve">). </w:t>
      </w:r>
      <w:r w:rsidR="00923C4B">
        <w:t xml:space="preserve">Alternatively, binary output is available when </w:t>
      </w:r>
      <w:r w:rsidR="00FD3676">
        <w:t xml:space="preserve">the </w:t>
      </w:r>
      <w:r w:rsidR="00923C4B">
        <w:t>MPI parallel version is used.</w:t>
      </w:r>
    </w:p>
    <w:p w14:paraId="48927676" w14:textId="7B65BBE9" w:rsidR="00DB1505" w:rsidRDefault="00DB1505" w:rsidP="00DB1505">
      <w:r w:rsidRPr="006229E6">
        <w:rPr>
          <w:b/>
          <w:u w:val="single"/>
        </w:rPr>
        <w:t>IMPORTANT:</w:t>
      </w:r>
      <w:r w:rsidRPr="00ED3698">
        <w:t xml:space="preserve"> If you want to run the simulations </w:t>
      </w:r>
      <w:r w:rsidR="00FD3676">
        <w:t>apart from</w:t>
      </w:r>
      <w:r w:rsidRPr="00ED3698">
        <w:t xml:space="preserve"> in the “simulations” directory, you </w:t>
      </w:r>
      <w:r w:rsidR="00FD3676">
        <w:t>must</w:t>
      </w:r>
      <w:r w:rsidRPr="00ED3698">
        <w:t xml:space="preserve"> update the path to the database files in the input file (</w:t>
      </w:r>
      <w:r w:rsidR="00D23513">
        <w:t>i.e.</w:t>
      </w:r>
      <w:r w:rsidR="00FD3676">
        <w:t>,</w:t>
      </w:r>
      <w:r w:rsidR="00D23513">
        <w:t xml:space="preserve"> the </w:t>
      </w:r>
      <w:r w:rsidR="006E2131">
        <w:t>prefix.</w:t>
      </w:r>
      <w:r w:rsidRPr="00ED3698">
        <w:t>dat file) and the path to the executable in the 1min3p.bat file. This can be avoided by stickin</w:t>
      </w:r>
      <w:r w:rsidR="009945A3">
        <w:t>g to the simulations directory.</w:t>
      </w:r>
    </w:p>
    <w:p w14:paraId="6A03945F" w14:textId="1AE9EF76" w:rsidR="00FC6F42" w:rsidRPr="00ED3698" w:rsidRDefault="00FC6F42" w:rsidP="00DB1505">
      <w:r>
        <w:t xml:space="preserve">The users for the parallel version (ParMIN3P-THCm) </w:t>
      </w:r>
      <w:r w:rsidR="00FD3676">
        <w:t xml:space="preserve">are </w:t>
      </w:r>
      <w:r>
        <w:t>referred to the &lt;MIN3P-THCm User Manual for Parallel Configuration&gt; by</w:t>
      </w:r>
      <w:r w:rsidR="00830152">
        <w:t xml:space="preserve"> </w:t>
      </w:r>
      <w:r>
        <w:t xml:space="preserve">Su </w:t>
      </w:r>
      <w:r w:rsidR="00FD3676">
        <w:t xml:space="preserve">et </w:t>
      </w:r>
      <w:r>
        <w:t xml:space="preserve">al. </w:t>
      </w:r>
      <w:r w:rsidR="00FD3676">
        <w:t>(</w:t>
      </w:r>
      <w:r>
        <w:t>2018</w:t>
      </w:r>
      <w:r w:rsidR="00FD3676">
        <w:t>)</w:t>
      </w:r>
      <w:r>
        <w:t>.</w:t>
      </w:r>
    </w:p>
    <w:p w14:paraId="35D7650F" w14:textId="77777777" w:rsidR="00DB1505" w:rsidRPr="00ED3698" w:rsidRDefault="00DB1505" w:rsidP="00DB1505">
      <w:r w:rsidRPr="00ED3698">
        <w:br w:type="page"/>
      </w:r>
    </w:p>
    <w:p w14:paraId="234CC246" w14:textId="77777777" w:rsidR="00DB1505" w:rsidRPr="00ED3698" w:rsidRDefault="00DB1505" w:rsidP="00DB1505">
      <w:pPr>
        <w:pStyle w:val="Heading1"/>
      </w:pPr>
      <w:bookmarkStart w:id="23" w:name="_Ref486655727"/>
      <w:bookmarkStart w:id="24" w:name="_Toc13055865"/>
      <w:r w:rsidRPr="00ED3698">
        <w:lastRenderedPageBreak/>
        <w:t xml:space="preserve">File </w:t>
      </w:r>
      <w:bookmarkEnd w:id="23"/>
      <w:r>
        <w:t>s</w:t>
      </w:r>
      <w:r>
        <w:rPr>
          <w:rFonts w:hint="eastAsia"/>
        </w:rPr>
        <w:t>tructure</w:t>
      </w:r>
      <w:bookmarkEnd w:id="24"/>
    </w:p>
    <w:p w14:paraId="52C5B864" w14:textId="5831FF13" w:rsidR="00DB1505" w:rsidRPr="00ED3698" w:rsidRDefault="00FD3676" w:rsidP="00DB1505">
      <w:r>
        <w:t>The r</w:t>
      </w:r>
      <w:r w:rsidRPr="00ED3698">
        <w:t xml:space="preserve">equired </w:t>
      </w:r>
      <w:r w:rsidR="00DB1505" w:rsidRPr="00ED3698">
        <w:t xml:space="preserve">input files can be subdivided into </w:t>
      </w:r>
      <w:r w:rsidRPr="00ED3698">
        <w:t>problem</w:t>
      </w:r>
      <w:r>
        <w:t>-</w:t>
      </w:r>
      <w:r w:rsidRPr="00ED3698">
        <w:t xml:space="preserve">specific </w:t>
      </w:r>
      <w:r w:rsidR="00DB1505" w:rsidRPr="00ED3698">
        <w:t xml:space="preserve">input files and database files. Additional species or reactions may be specified in the database files. When changing the database files for a specific problem, an original copy of the database should always be maintained (see Section </w:t>
      </w:r>
      <w:r w:rsidR="00DB1505">
        <w:fldChar w:fldCharType="begin"/>
      </w:r>
      <w:r w:rsidR="00DB1505">
        <w:instrText xml:space="preserve"> REF _Ref486655122 \r \h  \* MERGEFORMAT </w:instrText>
      </w:r>
      <w:r w:rsidR="00DB1505">
        <w:fldChar w:fldCharType="separate"/>
      </w:r>
      <w:r w:rsidR="00D41448">
        <w:t>4</w:t>
      </w:r>
      <w:r w:rsidR="00DB1505">
        <w:fldChar w:fldCharType="end"/>
      </w:r>
      <w:r w:rsidR="00DB1505" w:rsidRPr="00ED3698">
        <w:t xml:space="preserve"> on how to maintain the database and how to add additional components, species, or reactions to the database). </w:t>
      </w:r>
    </w:p>
    <w:p w14:paraId="063FC0AE" w14:textId="77777777" w:rsidR="00DB1505" w:rsidRPr="00ED3698" w:rsidRDefault="00DB1505" w:rsidP="00DB1505">
      <w:pPr>
        <w:pStyle w:val="Heading2"/>
      </w:pPr>
      <w:bookmarkStart w:id="25" w:name="_Toc13055866"/>
      <w:r>
        <w:t>Input f</w:t>
      </w:r>
      <w:r w:rsidRPr="00ED3698">
        <w:t>iles</w:t>
      </w:r>
      <w:bookmarkEnd w:id="25"/>
    </w:p>
    <w:p w14:paraId="56CF7959" w14:textId="12D024C0" w:rsidR="00DB1505" w:rsidRDefault="00DB1505" w:rsidP="00D23513">
      <w:r w:rsidRPr="00ED3698">
        <w:t>The input prefix.dat, where prefix is a problem name with up to 72 characters</w:t>
      </w:r>
      <w:r w:rsidR="002C3D09">
        <w:t>,</w:t>
      </w:r>
      <w:r w:rsidRPr="00ED3698">
        <w:t xml:space="preserve"> contains the problem-dependent input. This file</w:t>
      </w:r>
      <w:r w:rsidR="002C3D09">
        <w:t>,</w:t>
      </w:r>
      <w:r w:rsidRPr="00ED3698">
        <w:t xml:space="preserve"> together with all database files</w:t>
      </w:r>
      <w:r w:rsidR="002C3D09">
        <w:t>,</w:t>
      </w:r>
      <w:r w:rsidRPr="00ED3698">
        <w:t xml:space="preserve"> is required to operate the model. Some optional file(s) </w:t>
      </w:r>
      <w:r w:rsidR="002C3D09">
        <w:t>may</w:t>
      </w:r>
      <w:r w:rsidR="002C3D09" w:rsidRPr="00ED3698">
        <w:t xml:space="preserve"> </w:t>
      </w:r>
      <w:r w:rsidRPr="00ED3698">
        <w:t xml:space="preserve">be required for specifying material properties, initial condition distributions and/or </w:t>
      </w:r>
      <w:r w:rsidR="002C3D09" w:rsidRPr="00ED3698">
        <w:t>time</w:t>
      </w:r>
      <w:r w:rsidR="002C3D09">
        <w:t>-</w:t>
      </w:r>
      <w:r w:rsidR="002C3D09" w:rsidRPr="00ED3698">
        <w:t xml:space="preserve">dependent </w:t>
      </w:r>
      <w:r w:rsidRPr="00ED3698">
        <w:t>boundary conditions. For example, it is optional to specify a depth-dependent temperature field or an initial condition for transient groundwater flow problems. These data may be provided in the prefix.</w:t>
      </w:r>
      <w:r w:rsidRPr="0075340C">
        <w:rPr>
          <w:noProof/>
        </w:rPr>
        <w:t>tem</w:t>
      </w:r>
      <w:r w:rsidRPr="00ED3698">
        <w:t xml:space="preserve"> (</w:t>
      </w:r>
      <w:r w:rsidRPr="00D23513">
        <w:rPr>
          <w:b/>
        </w:rPr>
        <w:t>tem</w:t>
      </w:r>
      <w:r w:rsidRPr="00ED3698">
        <w:t>perature) and prefix.ivs (</w:t>
      </w:r>
      <w:r w:rsidRPr="00D23513">
        <w:rPr>
          <w:b/>
        </w:rPr>
        <w:t>i</w:t>
      </w:r>
      <w:r w:rsidRPr="00ED3698">
        <w:t xml:space="preserve">nitial condition </w:t>
      </w:r>
      <w:r w:rsidR="00EB176D" w:rsidRPr="009945A3">
        <w:rPr>
          <w:b/>
        </w:rPr>
        <w:t>v</w:t>
      </w:r>
      <w:r w:rsidR="00EB176D" w:rsidRPr="00ED3698">
        <w:t>ariabl</w:t>
      </w:r>
      <w:r w:rsidR="00EB176D">
        <w:t xml:space="preserve">y </w:t>
      </w:r>
      <w:r w:rsidRPr="009945A3">
        <w:rPr>
          <w:b/>
        </w:rPr>
        <w:t>s</w:t>
      </w:r>
      <w:r w:rsidRPr="00ED3698">
        <w:t>aturated flow)</w:t>
      </w:r>
      <w:r w:rsidR="0048558D">
        <w:t xml:space="preserve"> </w:t>
      </w:r>
      <w:r w:rsidR="0048558D" w:rsidRPr="00ED3698">
        <w:t>files</w:t>
      </w:r>
      <w:r w:rsidRPr="00ED3698">
        <w:t xml:space="preserve">. </w:t>
      </w:r>
      <w:r w:rsidR="00A622A2" w:rsidRPr="007C439D">
        <w:rPr>
          <w:rFonts w:cs="Times New Roman"/>
        </w:rPr>
        <w:t>If the root water uptake option is used, the file prefix.soi must be provided for the daily evaporative budget. Depending on t</w:t>
      </w:r>
      <w:r w:rsidR="00A622A2" w:rsidRPr="00A622A2">
        <w:rPr>
          <w:rFonts w:cs="Times New Roman"/>
        </w:rPr>
        <w:t>he way the root is simulated,</w:t>
      </w:r>
      <w:r w:rsidR="00A622A2" w:rsidRPr="007C439D">
        <w:rPr>
          <w:rFonts w:cs="Times New Roman"/>
        </w:rPr>
        <w:t xml:space="preserve"> optional </w:t>
      </w:r>
      <w:r w:rsidR="00A622A2">
        <w:rPr>
          <w:rFonts w:cs="Times New Roman"/>
        </w:rPr>
        <w:t xml:space="preserve">files </w:t>
      </w:r>
      <w:r w:rsidR="00A622A2" w:rsidRPr="007C439D">
        <w:rPr>
          <w:rFonts w:cs="Times New Roman"/>
        </w:rPr>
        <w:t>prefix.rld</w:t>
      </w:r>
      <w:r w:rsidR="00A622A2">
        <w:rPr>
          <w:rFonts w:cs="Times New Roman"/>
        </w:rPr>
        <w:t xml:space="preserve">, </w:t>
      </w:r>
      <w:r w:rsidR="00A622A2" w:rsidRPr="007C439D">
        <w:rPr>
          <w:rFonts w:cs="Times New Roman"/>
        </w:rPr>
        <w:t xml:space="preserve">paramAS.txt, paramRT.txt, sol.txt </w:t>
      </w:r>
      <w:r w:rsidR="00A622A2">
        <w:rPr>
          <w:rFonts w:cs="Times New Roman"/>
        </w:rPr>
        <w:t>or</w:t>
      </w:r>
      <w:r w:rsidR="00A622A2" w:rsidRPr="007C439D">
        <w:rPr>
          <w:rFonts w:cs="Times New Roman"/>
        </w:rPr>
        <w:t xml:space="preserve"> volrac.txt </w:t>
      </w:r>
      <w:r w:rsidR="00A622A2">
        <w:rPr>
          <w:rFonts w:cs="Times New Roman"/>
        </w:rPr>
        <w:t xml:space="preserve">can be required. </w:t>
      </w:r>
      <w:r w:rsidRPr="00ED3698">
        <w:t>All optional input files are listed in</w:t>
      </w:r>
      <w:r w:rsidR="00D23513">
        <w:t xml:space="preserve"> </w:t>
      </w:r>
      <w:r w:rsidR="00D23513">
        <w:fldChar w:fldCharType="begin"/>
      </w:r>
      <w:r w:rsidR="00D23513">
        <w:instrText xml:space="preserve"> REF _Ref417461544 \h </w:instrText>
      </w:r>
      <w:r w:rsidR="00D23513">
        <w:fldChar w:fldCharType="separate"/>
      </w:r>
      <w:r w:rsidR="00D41448" w:rsidRPr="00ED3698">
        <w:t xml:space="preserve">Table </w:t>
      </w:r>
      <w:r w:rsidR="00D41448">
        <w:rPr>
          <w:noProof/>
        </w:rPr>
        <w:t>2</w:t>
      </w:r>
      <w:r w:rsidR="00D41448">
        <w:t>.</w:t>
      </w:r>
      <w:r w:rsidR="00D41448">
        <w:rPr>
          <w:noProof/>
        </w:rPr>
        <w:t>1</w:t>
      </w:r>
      <w:r w:rsidR="00D23513">
        <w:fldChar w:fldCharType="end"/>
      </w:r>
      <w:r w:rsidR="00D23513">
        <w:t xml:space="preserve">. </w:t>
      </w:r>
      <w:r w:rsidRPr="00ED3698">
        <w:t>Details about the construction and modification in the prefix.dat will be discussed in the following sections.</w:t>
      </w:r>
      <w:bookmarkStart w:id="26" w:name="_Ref347913895"/>
    </w:p>
    <w:p w14:paraId="706F36A0" w14:textId="77777777" w:rsidR="00CD1737" w:rsidRDefault="00CD1737" w:rsidP="00D23513"/>
    <w:p w14:paraId="758F9C85" w14:textId="77777777" w:rsidR="00DB1505" w:rsidRPr="00ED3698" w:rsidRDefault="00DB1505" w:rsidP="00DB1505">
      <w:pPr>
        <w:pStyle w:val="Caption"/>
      </w:pPr>
      <w:bookmarkStart w:id="27" w:name="_Ref417461544"/>
      <w:bookmarkStart w:id="28" w:name="_Toc13056196"/>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2</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1</w:t>
      </w:r>
      <w:r w:rsidR="00606172">
        <w:rPr>
          <w:noProof/>
        </w:rPr>
        <w:fldChar w:fldCharType="end"/>
      </w:r>
      <w:bookmarkEnd w:id="26"/>
      <w:bookmarkEnd w:id="27"/>
      <w:r w:rsidRPr="00ED3698">
        <w:t>: Input file and database files</w:t>
      </w:r>
      <w:bookmarkEnd w:id="28"/>
    </w:p>
    <w:tbl>
      <w:tblPr>
        <w:tblW w:w="874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34"/>
        <w:gridCol w:w="1560"/>
        <w:gridCol w:w="4394"/>
        <w:gridCol w:w="1660"/>
      </w:tblGrid>
      <w:tr w:rsidR="00DB1505" w:rsidRPr="00CD1737" w14:paraId="648D752D" w14:textId="77777777" w:rsidTr="007C439D">
        <w:trPr>
          <w:cantSplit/>
        </w:trPr>
        <w:tc>
          <w:tcPr>
            <w:tcW w:w="1134" w:type="dxa"/>
            <w:tcBorders>
              <w:bottom w:val="single" w:sz="6" w:space="0" w:color="auto"/>
            </w:tcBorders>
          </w:tcPr>
          <w:p w14:paraId="21749906" w14:textId="77777777" w:rsidR="00DB1505" w:rsidRPr="00CD1737" w:rsidRDefault="00DB1505" w:rsidP="00CD1737">
            <w:pPr>
              <w:pStyle w:val="Tableheader"/>
            </w:pPr>
            <w:r w:rsidRPr="00CD1737">
              <w:t>Type</w:t>
            </w:r>
          </w:p>
        </w:tc>
        <w:tc>
          <w:tcPr>
            <w:tcW w:w="1560" w:type="dxa"/>
            <w:tcBorders>
              <w:bottom w:val="single" w:sz="6" w:space="0" w:color="auto"/>
            </w:tcBorders>
          </w:tcPr>
          <w:p w14:paraId="111F34A7" w14:textId="77777777" w:rsidR="00DB1505" w:rsidRPr="00CD1737" w:rsidRDefault="00DB1505" w:rsidP="00CD1737">
            <w:pPr>
              <w:pStyle w:val="Tableheader"/>
            </w:pPr>
            <w:r w:rsidRPr="00CD1737">
              <w:t>File name</w:t>
            </w:r>
          </w:p>
        </w:tc>
        <w:tc>
          <w:tcPr>
            <w:tcW w:w="4394" w:type="dxa"/>
            <w:tcBorders>
              <w:bottom w:val="single" w:sz="6" w:space="0" w:color="auto"/>
            </w:tcBorders>
          </w:tcPr>
          <w:p w14:paraId="7533AA5B" w14:textId="77777777" w:rsidR="00DB1505" w:rsidRPr="00CD1737" w:rsidRDefault="00DB1505" w:rsidP="00CD1737">
            <w:pPr>
              <w:pStyle w:val="Tableheader"/>
            </w:pPr>
            <w:r w:rsidRPr="00CD1737">
              <w:t>Description</w:t>
            </w:r>
          </w:p>
        </w:tc>
        <w:tc>
          <w:tcPr>
            <w:tcW w:w="1660" w:type="dxa"/>
            <w:tcBorders>
              <w:bottom w:val="single" w:sz="6" w:space="0" w:color="auto"/>
            </w:tcBorders>
          </w:tcPr>
          <w:p w14:paraId="5A1B4E08" w14:textId="77777777" w:rsidR="00DB1505" w:rsidRPr="00CD1737" w:rsidRDefault="00DB1505" w:rsidP="00CD1737">
            <w:pPr>
              <w:pStyle w:val="Tableheader"/>
            </w:pPr>
            <w:r w:rsidRPr="00CD1737">
              <w:t>Requirement</w:t>
            </w:r>
          </w:p>
        </w:tc>
      </w:tr>
      <w:tr w:rsidR="00977493" w:rsidRPr="00ED3698" w14:paraId="77DAEECF" w14:textId="77777777" w:rsidTr="007C439D">
        <w:trPr>
          <w:cantSplit/>
        </w:trPr>
        <w:tc>
          <w:tcPr>
            <w:tcW w:w="1134" w:type="dxa"/>
            <w:vMerge w:val="restart"/>
            <w:tcBorders>
              <w:bottom w:val="single" w:sz="4" w:space="0" w:color="auto"/>
            </w:tcBorders>
            <w:vAlign w:val="center"/>
          </w:tcPr>
          <w:p w14:paraId="21D52B3F" w14:textId="77777777" w:rsidR="00977493" w:rsidRPr="00ED3698" w:rsidRDefault="00977493" w:rsidP="00D23513">
            <w:pPr>
              <w:spacing w:before="0" w:after="0"/>
            </w:pPr>
            <w:r w:rsidRPr="00ED3698">
              <w:t>problem specific input files</w:t>
            </w:r>
          </w:p>
        </w:tc>
        <w:tc>
          <w:tcPr>
            <w:tcW w:w="1560" w:type="dxa"/>
            <w:tcBorders>
              <w:bottom w:val="single" w:sz="4" w:space="0" w:color="auto"/>
            </w:tcBorders>
            <w:vAlign w:val="center"/>
          </w:tcPr>
          <w:p w14:paraId="09E8D8F2" w14:textId="77777777" w:rsidR="00977493" w:rsidRPr="00ED3698" w:rsidRDefault="00977493" w:rsidP="00D23513">
            <w:pPr>
              <w:spacing w:before="0" w:after="0"/>
            </w:pPr>
            <w:r w:rsidRPr="00ED3698">
              <w:t>prefix.dat</w:t>
            </w:r>
          </w:p>
        </w:tc>
        <w:tc>
          <w:tcPr>
            <w:tcW w:w="4394" w:type="dxa"/>
            <w:tcBorders>
              <w:bottom w:val="single" w:sz="4" w:space="0" w:color="auto"/>
            </w:tcBorders>
            <w:vAlign w:val="center"/>
          </w:tcPr>
          <w:p w14:paraId="44D77336" w14:textId="1C891922" w:rsidR="00977493" w:rsidRPr="00ED3698" w:rsidRDefault="00977493" w:rsidP="0048558D">
            <w:pPr>
              <w:spacing w:before="0" w:after="0"/>
            </w:pPr>
            <w:r w:rsidRPr="00ED3698">
              <w:t>General problem</w:t>
            </w:r>
            <w:r>
              <w:t>-</w:t>
            </w:r>
            <w:r w:rsidRPr="00ED3698">
              <w:t>specific input</w:t>
            </w:r>
          </w:p>
        </w:tc>
        <w:tc>
          <w:tcPr>
            <w:tcW w:w="1660" w:type="dxa"/>
            <w:tcBorders>
              <w:bottom w:val="single" w:sz="4" w:space="0" w:color="auto"/>
            </w:tcBorders>
          </w:tcPr>
          <w:p w14:paraId="186BBA68" w14:textId="77777777" w:rsidR="00977493" w:rsidRPr="00ED3698" w:rsidRDefault="00977493" w:rsidP="00CD1737">
            <w:pPr>
              <w:spacing w:before="0" w:after="0"/>
              <w:jc w:val="center"/>
            </w:pPr>
            <w:r w:rsidRPr="00ED3698">
              <w:t>Required</w:t>
            </w:r>
          </w:p>
        </w:tc>
      </w:tr>
      <w:tr w:rsidR="00977493" w:rsidRPr="00ED3698" w14:paraId="2867EFE4" w14:textId="77777777" w:rsidTr="007C439D">
        <w:trPr>
          <w:cantSplit/>
        </w:trPr>
        <w:tc>
          <w:tcPr>
            <w:tcW w:w="1134" w:type="dxa"/>
            <w:vMerge/>
            <w:tcBorders>
              <w:top w:val="single" w:sz="4" w:space="0" w:color="auto"/>
            </w:tcBorders>
            <w:vAlign w:val="center"/>
          </w:tcPr>
          <w:p w14:paraId="250882E5" w14:textId="77777777" w:rsidR="00977493" w:rsidRPr="00ED3698" w:rsidRDefault="00977493" w:rsidP="00CD1737">
            <w:pPr>
              <w:spacing w:before="0" w:after="0"/>
            </w:pPr>
          </w:p>
        </w:tc>
        <w:tc>
          <w:tcPr>
            <w:tcW w:w="1560" w:type="dxa"/>
            <w:tcBorders>
              <w:top w:val="single" w:sz="4" w:space="0" w:color="auto"/>
            </w:tcBorders>
            <w:vAlign w:val="center"/>
          </w:tcPr>
          <w:p w14:paraId="5292633B" w14:textId="77777777" w:rsidR="00977493" w:rsidRPr="00ED3698" w:rsidRDefault="00977493" w:rsidP="00CD1737">
            <w:pPr>
              <w:spacing w:before="0" w:after="0"/>
            </w:pPr>
            <w:r w:rsidRPr="00ED3698">
              <w:t>prefix.tem</w:t>
            </w:r>
          </w:p>
        </w:tc>
        <w:tc>
          <w:tcPr>
            <w:tcW w:w="4394" w:type="dxa"/>
            <w:tcBorders>
              <w:top w:val="single" w:sz="4" w:space="0" w:color="auto"/>
            </w:tcBorders>
            <w:vAlign w:val="center"/>
          </w:tcPr>
          <w:p w14:paraId="54F5B8AE" w14:textId="5295EDA4" w:rsidR="00977493" w:rsidRPr="00ED3698" w:rsidRDefault="00977493" w:rsidP="00CD1737">
            <w:pPr>
              <w:spacing w:before="0" w:after="0"/>
            </w:pPr>
            <w:r w:rsidRPr="00ED3698">
              <w:t>Depth</w:t>
            </w:r>
            <w:r>
              <w:t>-</w:t>
            </w:r>
            <w:r w:rsidRPr="00ED3698">
              <w:t>dependent temperature field</w:t>
            </w:r>
          </w:p>
        </w:tc>
        <w:tc>
          <w:tcPr>
            <w:tcW w:w="1660" w:type="dxa"/>
            <w:tcBorders>
              <w:top w:val="single" w:sz="4" w:space="0" w:color="auto"/>
            </w:tcBorders>
          </w:tcPr>
          <w:p w14:paraId="71BADAC7" w14:textId="77777777" w:rsidR="00977493" w:rsidRPr="00ED3698" w:rsidRDefault="00977493" w:rsidP="00CD1737">
            <w:pPr>
              <w:spacing w:before="0" w:after="0"/>
              <w:jc w:val="center"/>
            </w:pPr>
            <w:r w:rsidRPr="00ED3698">
              <w:t>Optional</w:t>
            </w:r>
          </w:p>
        </w:tc>
      </w:tr>
      <w:tr w:rsidR="00977493" w:rsidRPr="00ED3698" w14:paraId="306D834F" w14:textId="77777777" w:rsidTr="00973BB1">
        <w:trPr>
          <w:cantSplit/>
        </w:trPr>
        <w:tc>
          <w:tcPr>
            <w:tcW w:w="1134" w:type="dxa"/>
            <w:vMerge/>
            <w:vAlign w:val="center"/>
          </w:tcPr>
          <w:p w14:paraId="366AD160" w14:textId="77777777" w:rsidR="00977493" w:rsidRPr="00ED3698" w:rsidRDefault="00977493" w:rsidP="00CD1737">
            <w:pPr>
              <w:spacing w:before="0" w:after="0"/>
            </w:pPr>
          </w:p>
        </w:tc>
        <w:tc>
          <w:tcPr>
            <w:tcW w:w="1560" w:type="dxa"/>
            <w:vAlign w:val="center"/>
          </w:tcPr>
          <w:p w14:paraId="3AEF17A8" w14:textId="77777777" w:rsidR="00977493" w:rsidRPr="00ED3698" w:rsidRDefault="00977493" w:rsidP="00CD1737">
            <w:pPr>
              <w:spacing w:before="0" w:after="0"/>
            </w:pPr>
            <w:r w:rsidRPr="00ED3698">
              <w:t>prefix.ivs</w:t>
            </w:r>
          </w:p>
        </w:tc>
        <w:tc>
          <w:tcPr>
            <w:tcW w:w="4394" w:type="dxa"/>
            <w:vAlign w:val="center"/>
          </w:tcPr>
          <w:p w14:paraId="016B6253" w14:textId="77777777" w:rsidR="00977493" w:rsidRPr="00ED3698" w:rsidRDefault="00977493" w:rsidP="00CD1737">
            <w:pPr>
              <w:spacing w:before="0" w:after="0"/>
            </w:pPr>
            <w:r w:rsidRPr="00FC2059">
              <w:rPr>
                <w:noProof/>
              </w:rPr>
              <w:t>Distributed</w:t>
            </w:r>
            <w:r>
              <w:t xml:space="preserve"> i</w:t>
            </w:r>
            <w:r w:rsidRPr="00ED3698">
              <w:t>nitial condition for flow simulation</w:t>
            </w:r>
          </w:p>
        </w:tc>
        <w:tc>
          <w:tcPr>
            <w:tcW w:w="1660" w:type="dxa"/>
          </w:tcPr>
          <w:p w14:paraId="0FA7B8E9" w14:textId="77777777" w:rsidR="00977493" w:rsidRPr="00ED3698" w:rsidRDefault="00977493" w:rsidP="00CD1737">
            <w:pPr>
              <w:spacing w:before="0" w:after="0"/>
              <w:jc w:val="center"/>
            </w:pPr>
            <w:r w:rsidRPr="00ED3698">
              <w:t>Optional</w:t>
            </w:r>
          </w:p>
        </w:tc>
      </w:tr>
      <w:tr w:rsidR="00977493" w:rsidRPr="00ED3698" w14:paraId="22ABD55E" w14:textId="77777777" w:rsidTr="00973BB1">
        <w:trPr>
          <w:cantSplit/>
        </w:trPr>
        <w:tc>
          <w:tcPr>
            <w:tcW w:w="1134" w:type="dxa"/>
            <w:vMerge/>
            <w:vAlign w:val="center"/>
          </w:tcPr>
          <w:p w14:paraId="745349AC" w14:textId="77777777" w:rsidR="00977493" w:rsidRPr="00ED3698" w:rsidRDefault="00977493" w:rsidP="00CD1737">
            <w:pPr>
              <w:spacing w:before="0" w:after="0"/>
            </w:pPr>
          </w:p>
        </w:tc>
        <w:tc>
          <w:tcPr>
            <w:tcW w:w="1560" w:type="dxa"/>
            <w:vAlign w:val="center"/>
          </w:tcPr>
          <w:p w14:paraId="3A3E371F" w14:textId="77777777" w:rsidR="00977493" w:rsidRPr="00ED3698" w:rsidRDefault="00977493" w:rsidP="00CD1737">
            <w:pPr>
              <w:spacing w:before="0" w:after="0"/>
            </w:pPr>
            <w:r w:rsidRPr="00ED3698">
              <w:t>prefix.hyc</w:t>
            </w:r>
          </w:p>
        </w:tc>
        <w:tc>
          <w:tcPr>
            <w:tcW w:w="4394" w:type="dxa"/>
            <w:vAlign w:val="center"/>
          </w:tcPr>
          <w:p w14:paraId="7FD56438" w14:textId="77777777" w:rsidR="00977493" w:rsidRPr="00ED3698" w:rsidRDefault="00977493" w:rsidP="00CD1737">
            <w:pPr>
              <w:spacing w:before="0" w:after="0"/>
            </w:pPr>
            <w:r w:rsidRPr="00ED3698">
              <w:t>Initial hydraulic conductivity</w:t>
            </w:r>
            <w:r>
              <w:t xml:space="preserve"> distribution</w:t>
            </w:r>
          </w:p>
        </w:tc>
        <w:tc>
          <w:tcPr>
            <w:tcW w:w="1660" w:type="dxa"/>
          </w:tcPr>
          <w:p w14:paraId="3872AEE2" w14:textId="77777777" w:rsidR="00977493" w:rsidRPr="00ED3698" w:rsidRDefault="00977493" w:rsidP="00CD1737">
            <w:pPr>
              <w:spacing w:before="0" w:after="0"/>
              <w:jc w:val="center"/>
            </w:pPr>
            <w:r w:rsidRPr="00ED3698">
              <w:t>Optional</w:t>
            </w:r>
          </w:p>
        </w:tc>
      </w:tr>
      <w:tr w:rsidR="00977493" w:rsidRPr="00ED3698" w14:paraId="610C7FCE" w14:textId="77777777" w:rsidTr="00973BB1">
        <w:trPr>
          <w:cantSplit/>
        </w:trPr>
        <w:tc>
          <w:tcPr>
            <w:tcW w:w="1134" w:type="dxa"/>
            <w:vMerge/>
            <w:vAlign w:val="center"/>
          </w:tcPr>
          <w:p w14:paraId="352532A4" w14:textId="77777777" w:rsidR="00977493" w:rsidRPr="00ED3698" w:rsidRDefault="00977493" w:rsidP="00CD1737">
            <w:pPr>
              <w:spacing w:before="0" w:after="0"/>
            </w:pPr>
          </w:p>
        </w:tc>
        <w:tc>
          <w:tcPr>
            <w:tcW w:w="1560" w:type="dxa"/>
            <w:vAlign w:val="center"/>
          </w:tcPr>
          <w:p w14:paraId="6F149FF5" w14:textId="5CCA8092" w:rsidR="00977493" w:rsidRPr="00ED3698" w:rsidRDefault="00977493" w:rsidP="00CD1737">
            <w:pPr>
              <w:spacing w:before="0" w:after="0"/>
            </w:pPr>
            <w:r>
              <w:t>p</w:t>
            </w:r>
            <w:r w:rsidRPr="00ED3698">
              <w:t>refix.bcvs</w:t>
            </w:r>
          </w:p>
        </w:tc>
        <w:tc>
          <w:tcPr>
            <w:tcW w:w="4394" w:type="dxa"/>
            <w:vAlign w:val="center"/>
          </w:tcPr>
          <w:p w14:paraId="054966CE" w14:textId="77777777" w:rsidR="00977493" w:rsidRPr="00ED3698" w:rsidRDefault="00977493" w:rsidP="00CD1737">
            <w:pPr>
              <w:spacing w:before="0" w:after="0"/>
            </w:pPr>
            <w:r w:rsidRPr="00ED3698">
              <w:t>Transient boundary conditions</w:t>
            </w:r>
            <w:r>
              <w:t xml:space="preserve"> for flow</w:t>
            </w:r>
          </w:p>
        </w:tc>
        <w:tc>
          <w:tcPr>
            <w:tcW w:w="1660" w:type="dxa"/>
          </w:tcPr>
          <w:p w14:paraId="6BF9966B" w14:textId="77777777" w:rsidR="00977493" w:rsidRPr="00ED3698" w:rsidRDefault="00977493" w:rsidP="00CD1737">
            <w:pPr>
              <w:spacing w:before="0" w:after="0"/>
              <w:jc w:val="center"/>
            </w:pPr>
            <w:r w:rsidRPr="00ED3698">
              <w:t>Optional</w:t>
            </w:r>
          </w:p>
        </w:tc>
      </w:tr>
      <w:tr w:rsidR="00977493" w:rsidRPr="00ED3698" w14:paraId="29934A69" w14:textId="77777777" w:rsidTr="00973BB1">
        <w:trPr>
          <w:cantSplit/>
        </w:trPr>
        <w:tc>
          <w:tcPr>
            <w:tcW w:w="1134" w:type="dxa"/>
            <w:vMerge/>
            <w:vAlign w:val="center"/>
          </w:tcPr>
          <w:p w14:paraId="378FE245" w14:textId="77777777" w:rsidR="00977493" w:rsidRPr="00ED3698" w:rsidRDefault="00977493" w:rsidP="00CD1737">
            <w:pPr>
              <w:spacing w:before="0" w:after="0"/>
            </w:pPr>
          </w:p>
        </w:tc>
        <w:tc>
          <w:tcPr>
            <w:tcW w:w="1560" w:type="dxa"/>
            <w:vAlign w:val="center"/>
          </w:tcPr>
          <w:p w14:paraId="25E84224" w14:textId="5FB352A1" w:rsidR="00977493" w:rsidRPr="00ED3698" w:rsidRDefault="00977493" w:rsidP="00CD1737">
            <w:pPr>
              <w:spacing w:before="0" w:after="0"/>
            </w:pPr>
            <w:r>
              <w:t>p</w:t>
            </w:r>
            <w:r w:rsidRPr="00ED3698">
              <w:t>refix</w:t>
            </w:r>
            <w:commentRangeStart w:id="29"/>
            <w:commentRangeEnd w:id="29"/>
            <w:r>
              <w:rPr>
                <w:rStyle w:val="CommentReference"/>
              </w:rPr>
              <w:commentReference w:id="29"/>
            </w:r>
            <w:commentRangeStart w:id="30"/>
            <w:commentRangeEnd w:id="30"/>
            <w:r>
              <w:rPr>
                <w:rStyle w:val="CommentReference"/>
              </w:rPr>
              <w:commentReference w:id="30"/>
            </w:r>
            <w:r w:rsidRPr="00ED3698">
              <w:t>.cec</w:t>
            </w:r>
          </w:p>
        </w:tc>
        <w:tc>
          <w:tcPr>
            <w:tcW w:w="4394" w:type="dxa"/>
            <w:vAlign w:val="center"/>
          </w:tcPr>
          <w:p w14:paraId="5A3E2715" w14:textId="563E0A8B" w:rsidR="00977493" w:rsidRPr="00ED3698" w:rsidRDefault="00977493" w:rsidP="00CD1737">
            <w:pPr>
              <w:spacing w:before="0" w:after="0"/>
            </w:pPr>
            <w:r w:rsidRPr="00ED3698">
              <w:t xml:space="preserve">Nodal </w:t>
            </w:r>
            <w:r>
              <w:t>cation exchange capacity (</w:t>
            </w:r>
            <w:r w:rsidRPr="00ED3698">
              <w:t>CEC</w:t>
            </w:r>
            <w:r>
              <w:t>)</w:t>
            </w:r>
            <w:r w:rsidRPr="00ED3698">
              <w:t xml:space="preserve"> and </w:t>
            </w:r>
            <w:r>
              <w:t>bulk density input (ρ</w:t>
            </w:r>
            <w:r>
              <w:rPr>
                <w:vertAlign w:val="subscript"/>
              </w:rPr>
              <w:t>b</w:t>
            </w:r>
            <w:r>
              <w:t>)</w:t>
            </w:r>
            <w:r w:rsidRPr="00ED3698">
              <w:t xml:space="preserve"> </w:t>
            </w:r>
          </w:p>
        </w:tc>
        <w:tc>
          <w:tcPr>
            <w:tcW w:w="1660" w:type="dxa"/>
          </w:tcPr>
          <w:p w14:paraId="1D6E3FD3" w14:textId="77777777" w:rsidR="00977493" w:rsidRPr="00ED3698" w:rsidRDefault="00977493" w:rsidP="00CD1737">
            <w:pPr>
              <w:spacing w:before="0" w:after="0"/>
              <w:jc w:val="center"/>
            </w:pPr>
            <w:r w:rsidRPr="00ED3698">
              <w:t>Optional</w:t>
            </w:r>
          </w:p>
        </w:tc>
      </w:tr>
      <w:tr w:rsidR="00977493" w:rsidRPr="00ED3698" w14:paraId="448899FC" w14:textId="77777777" w:rsidTr="00973BB1">
        <w:trPr>
          <w:cantSplit/>
        </w:trPr>
        <w:tc>
          <w:tcPr>
            <w:tcW w:w="1134" w:type="dxa"/>
            <w:vMerge/>
            <w:vAlign w:val="center"/>
          </w:tcPr>
          <w:p w14:paraId="129A5FEF" w14:textId="77777777" w:rsidR="00977493" w:rsidRPr="00ED3698" w:rsidRDefault="00977493" w:rsidP="00CD1737">
            <w:pPr>
              <w:spacing w:before="0" w:after="0"/>
            </w:pPr>
          </w:p>
        </w:tc>
        <w:tc>
          <w:tcPr>
            <w:tcW w:w="1560" w:type="dxa"/>
            <w:vAlign w:val="center"/>
          </w:tcPr>
          <w:p w14:paraId="475F19BB" w14:textId="7D75D269" w:rsidR="00977493" w:rsidRPr="00ED3698" w:rsidRDefault="00977493" w:rsidP="00CD1737">
            <w:pPr>
              <w:spacing w:before="0" w:after="0"/>
            </w:pPr>
            <w:r>
              <w:t>p</w:t>
            </w:r>
            <w:r w:rsidRPr="00ED3698">
              <w:t>refix</w:t>
            </w:r>
            <w:commentRangeStart w:id="31"/>
            <w:commentRangeEnd w:id="31"/>
            <w:r>
              <w:rPr>
                <w:rStyle w:val="CommentReference"/>
              </w:rPr>
              <w:commentReference w:id="31"/>
            </w:r>
            <w:r w:rsidRPr="00ED3698">
              <w:t>.spstor</w:t>
            </w:r>
          </w:p>
        </w:tc>
        <w:tc>
          <w:tcPr>
            <w:tcW w:w="4394" w:type="dxa"/>
            <w:vAlign w:val="center"/>
          </w:tcPr>
          <w:p w14:paraId="266B06D5" w14:textId="2C1603E0" w:rsidR="00977493" w:rsidRPr="00ED3698" w:rsidRDefault="00977493" w:rsidP="00CD1737">
            <w:pPr>
              <w:spacing w:before="0" w:after="0"/>
            </w:pPr>
            <w:r w:rsidRPr="00ED3698">
              <w:t>Nodal</w:t>
            </w:r>
            <w:r>
              <w:t>-</w:t>
            </w:r>
            <w:r w:rsidRPr="00ED3698">
              <w:t>specific storage</w:t>
            </w:r>
            <w:r>
              <w:t xml:space="preserve"> (S</w:t>
            </w:r>
            <w:r w:rsidRPr="006229E6">
              <w:rPr>
                <w:vertAlign w:val="subscript"/>
              </w:rPr>
              <w:t>s</w:t>
            </w:r>
            <w:r>
              <w:t>)</w:t>
            </w:r>
          </w:p>
        </w:tc>
        <w:tc>
          <w:tcPr>
            <w:tcW w:w="1660" w:type="dxa"/>
          </w:tcPr>
          <w:p w14:paraId="72F1E26E" w14:textId="77777777" w:rsidR="00977493" w:rsidRPr="00ED3698" w:rsidRDefault="00977493" w:rsidP="00CD1737">
            <w:pPr>
              <w:spacing w:before="0" w:after="0"/>
              <w:jc w:val="center"/>
            </w:pPr>
            <w:r w:rsidRPr="00ED3698">
              <w:t>Optional</w:t>
            </w:r>
          </w:p>
        </w:tc>
      </w:tr>
      <w:tr w:rsidR="00977493" w:rsidRPr="00ED3698" w14:paraId="2D16E3C9" w14:textId="77777777" w:rsidTr="00973BB1">
        <w:trPr>
          <w:cantSplit/>
        </w:trPr>
        <w:tc>
          <w:tcPr>
            <w:tcW w:w="1134" w:type="dxa"/>
            <w:vMerge/>
            <w:vAlign w:val="center"/>
          </w:tcPr>
          <w:p w14:paraId="2528CFFB" w14:textId="77777777" w:rsidR="00977493" w:rsidRPr="00ED3698" w:rsidRDefault="00977493" w:rsidP="00973BB1">
            <w:pPr>
              <w:spacing w:before="0" w:after="0"/>
            </w:pPr>
          </w:p>
        </w:tc>
        <w:tc>
          <w:tcPr>
            <w:tcW w:w="1560" w:type="dxa"/>
            <w:vAlign w:val="center"/>
          </w:tcPr>
          <w:p w14:paraId="29BFA65A" w14:textId="101B741C" w:rsidR="00977493" w:rsidRPr="00ED3698" w:rsidRDefault="00977493" w:rsidP="00973BB1">
            <w:pPr>
              <w:spacing w:before="0" w:after="0"/>
            </w:pPr>
            <w:r>
              <w:t>prefix.aqt</w:t>
            </w:r>
          </w:p>
        </w:tc>
        <w:tc>
          <w:tcPr>
            <w:tcW w:w="4394" w:type="dxa"/>
            <w:vAlign w:val="center"/>
          </w:tcPr>
          <w:p w14:paraId="385DA030" w14:textId="3E0D4C91" w:rsidR="00977493" w:rsidRPr="00ED3698" w:rsidRDefault="00977493" w:rsidP="00973BB1">
            <w:pPr>
              <w:spacing w:before="0" w:after="0"/>
            </w:pPr>
            <w:r>
              <w:t>Distributed i</w:t>
            </w:r>
            <w:r w:rsidRPr="00ED3698">
              <w:t xml:space="preserve">nitial condition for </w:t>
            </w:r>
            <w:r>
              <w:t>aqueous component concentrations</w:t>
            </w:r>
          </w:p>
        </w:tc>
        <w:tc>
          <w:tcPr>
            <w:tcW w:w="1660" w:type="dxa"/>
          </w:tcPr>
          <w:p w14:paraId="7AD734F0" w14:textId="68BE85E4" w:rsidR="00977493" w:rsidRPr="00ED3698" w:rsidRDefault="00977493" w:rsidP="00973BB1">
            <w:pPr>
              <w:spacing w:before="0" w:after="0"/>
              <w:jc w:val="center"/>
            </w:pPr>
            <w:r w:rsidRPr="00ED3698">
              <w:t>Optional</w:t>
            </w:r>
          </w:p>
        </w:tc>
      </w:tr>
      <w:tr w:rsidR="00977493" w:rsidRPr="00ED3698" w14:paraId="5242D4DA" w14:textId="77777777" w:rsidTr="00251239">
        <w:trPr>
          <w:cantSplit/>
        </w:trPr>
        <w:tc>
          <w:tcPr>
            <w:tcW w:w="1134" w:type="dxa"/>
            <w:vMerge/>
            <w:vAlign w:val="center"/>
          </w:tcPr>
          <w:p w14:paraId="4788347C" w14:textId="77777777" w:rsidR="00977493" w:rsidRPr="00ED3698" w:rsidRDefault="00977493" w:rsidP="00973BB1">
            <w:pPr>
              <w:spacing w:before="0" w:after="0"/>
            </w:pPr>
          </w:p>
        </w:tc>
        <w:tc>
          <w:tcPr>
            <w:tcW w:w="1560" w:type="dxa"/>
            <w:vAlign w:val="center"/>
          </w:tcPr>
          <w:p w14:paraId="4F524E04" w14:textId="26F0BF5A" w:rsidR="00977493" w:rsidRPr="00ED3698" w:rsidRDefault="00977493" w:rsidP="00973BB1">
            <w:pPr>
              <w:spacing w:before="0" w:after="0"/>
            </w:pPr>
            <w:r>
              <w:t>r</w:t>
            </w:r>
            <w:r w:rsidRPr="00ED3698">
              <w:t>estart.dat</w:t>
            </w:r>
          </w:p>
        </w:tc>
        <w:tc>
          <w:tcPr>
            <w:tcW w:w="4394" w:type="dxa"/>
            <w:vAlign w:val="center"/>
          </w:tcPr>
          <w:p w14:paraId="2387C88C" w14:textId="2DD2961A" w:rsidR="00977493" w:rsidRPr="00ED3698" w:rsidRDefault="00977493" w:rsidP="00973BB1">
            <w:pPr>
              <w:spacing w:before="0" w:after="0"/>
            </w:pPr>
            <w:r>
              <w:t>r</w:t>
            </w:r>
            <w:r w:rsidRPr="00ED3698">
              <w:t xml:space="preserve">estart file </w:t>
            </w:r>
          </w:p>
        </w:tc>
        <w:tc>
          <w:tcPr>
            <w:tcW w:w="1660" w:type="dxa"/>
          </w:tcPr>
          <w:p w14:paraId="2B255536" w14:textId="77777777" w:rsidR="00977493" w:rsidRPr="00ED3698" w:rsidRDefault="00977493" w:rsidP="00973BB1">
            <w:pPr>
              <w:spacing w:before="0" w:after="0"/>
              <w:jc w:val="center"/>
            </w:pPr>
            <w:r w:rsidRPr="00ED3698">
              <w:t>Optional</w:t>
            </w:r>
          </w:p>
        </w:tc>
      </w:tr>
      <w:tr w:rsidR="00977493" w:rsidRPr="00ED3698" w14:paraId="75067082" w14:textId="77777777" w:rsidTr="00973BB1">
        <w:trPr>
          <w:cantSplit/>
        </w:trPr>
        <w:tc>
          <w:tcPr>
            <w:tcW w:w="1134" w:type="dxa"/>
            <w:vMerge/>
            <w:tcBorders>
              <w:bottom w:val="nil"/>
            </w:tcBorders>
            <w:vAlign w:val="center"/>
          </w:tcPr>
          <w:p w14:paraId="03980DFE" w14:textId="77777777" w:rsidR="00977493" w:rsidRPr="00ED3698" w:rsidRDefault="00977493" w:rsidP="00973BB1">
            <w:pPr>
              <w:spacing w:before="0" w:after="0"/>
            </w:pPr>
          </w:p>
        </w:tc>
        <w:tc>
          <w:tcPr>
            <w:tcW w:w="1560" w:type="dxa"/>
            <w:vAlign w:val="center"/>
          </w:tcPr>
          <w:p w14:paraId="7B5D849D" w14:textId="6998C4C7" w:rsidR="00977493" w:rsidRDefault="00977493" w:rsidP="00973BB1">
            <w:pPr>
              <w:spacing w:before="0" w:after="0"/>
            </w:pPr>
            <w:r>
              <w:t>prefix.soi</w:t>
            </w:r>
          </w:p>
        </w:tc>
        <w:tc>
          <w:tcPr>
            <w:tcW w:w="4394" w:type="dxa"/>
            <w:vAlign w:val="center"/>
          </w:tcPr>
          <w:p w14:paraId="4DB575D8" w14:textId="24C1EAB3" w:rsidR="00977493" w:rsidRDefault="00977493" w:rsidP="00973BB1">
            <w:pPr>
              <w:spacing w:before="0" w:after="0"/>
            </w:pPr>
            <w:r>
              <w:t>Time distribution of parameters needed for the evaporative budget</w:t>
            </w:r>
          </w:p>
        </w:tc>
        <w:tc>
          <w:tcPr>
            <w:tcW w:w="1660" w:type="dxa"/>
          </w:tcPr>
          <w:p w14:paraId="4576AE38" w14:textId="3E5597CA" w:rsidR="00977493" w:rsidRPr="00ED3698" w:rsidRDefault="00977493" w:rsidP="00973BB1">
            <w:pPr>
              <w:spacing w:before="0" w:after="0"/>
              <w:jc w:val="center"/>
            </w:pPr>
            <w:r>
              <w:t>Optional</w:t>
            </w:r>
          </w:p>
        </w:tc>
      </w:tr>
      <w:tr w:rsidR="00977493" w:rsidRPr="00ED3698" w14:paraId="3D5E2CF1" w14:textId="77777777" w:rsidTr="00973BB1">
        <w:trPr>
          <w:cantSplit/>
        </w:trPr>
        <w:tc>
          <w:tcPr>
            <w:tcW w:w="1134" w:type="dxa"/>
            <w:vMerge/>
            <w:tcBorders>
              <w:bottom w:val="nil"/>
            </w:tcBorders>
            <w:vAlign w:val="center"/>
          </w:tcPr>
          <w:p w14:paraId="5C80E1EA" w14:textId="77777777" w:rsidR="00977493" w:rsidRPr="00ED3698" w:rsidRDefault="00977493" w:rsidP="00973BB1">
            <w:pPr>
              <w:spacing w:before="0" w:after="0"/>
            </w:pPr>
          </w:p>
        </w:tc>
        <w:tc>
          <w:tcPr>
            <w:tcW w:w="1560" w:type="dxa"/>
            <w:vAlign w:val="center"/>
          </w:tcPr>
          <w:p w14:paraId="5767C046" w14:textId="69DD54EC" w:rsidR="00977493" w:rsidRDefault="00977493" w:rsidP="00973BB1">
            <w:pPr>
              <w:spacing w:before="0" w:after="0"/>
            </w:pPr>
            <w:r>
              <w:t>prefix.rld</w:t>
            </w:r>
          </w:p>
        </w:tc>
        <w:tc>
          <w:tcPr>
            <w:tcW w:w="4394" w:type="dxa"/>
            <w:vAlign w:val="center"/>
          </w:tcPr>
          <w:p w14:paraId="42481758" w14:textId="21670E74" w:rsidR="00977493" w:rsidRDefault="00977493" w:rsidP="00973BB1">
            <w:pPr>
              <w:spacing w:before="0" w:after="0"/>
            </w:pPr>
            <w:r>
              <w:t>Spatial distribution of</w:t>
            </w:r>
            <w:r w:rsidR="00A622A2">
              <w:t xml:space="preserve"> the RSD of</w:t>
            </w:r>
            <w:r>
              <w:t xml:space="preserve"> a stationary root structure</w:t>
            </w:r>
          </w:p>
        </w:tc>
        <w:tc>
          <w:tcPr>
            <w:tcW w:w="1660" w:type="dxa"/>
          </w:tcPr>
          <w:p w14:paraId="62B4639B" w14:textId="56D23A1B" w:rsidR="00977493" w:rsidRPr="00ED3698" w:rsidRDefault="00977493" w:rsidP="00973BB1">
            <w:pPr>
              <w:spacing w:before="0" w:after="0"/>
              <w:jc w:val="center"/>
            </w:pPr>
            <w:r>
              <w:t>Optional</w:t>
            </w:r>
          </w:p>
        </w:tc>
      </w:tr>
      <w:tr w:rsidR="00977493" w:rsidRPr="00ED3698" w14:paraId="569B70D4" w14:textId="77777777" w:rsidTr="00973BB1">
        <w:trPr>
          <w:cantSplit/>
        </w:trPr>
        <w:tc>
          <w:tcPr>
            <w:tcW w:w="1134" w:type="dxa"/>
            <w:vMerge/>
            <w:tcBorders>
              <w:bottom w:val="nil"/>
            </w:tcBorders>
            <w:vAlign w:val="center"/>
          </w:tcPr>
          <w:p w14:paraId="47BA0188" w14:textId="77777777" w:rsidR="00977493" w:rsidRPr="00ED3698" w:rsidRDefault="00977493" w:rsidP="00973BB1">
            <w:pPr>
              <w:spacing w:before="0" w:after="0"/>
            </w:pPr>
          </w:p>
        </w:tc>
        <w:tc>
          <w:tcPr>
            <w:tcW w:w="1560" w:type="dxa"/>
            <w:vAlign w:val="center"/>
          </w:tcPr>
          <w:p w14:paraId="45D987FC" w14:textId="2547B763" w:rsidR="00977493" w:rsidRDefault="00977493" w:rsidP="00973BB1">
            <w:pPr>
              <w:spacing w:before="0" w:after="0"/>
            </w:pPr>
            <w:r>
              <w:t>paramAS.txt</w:t>
            </w:r>
          </w:p>
        </w:tc>
        <w:tc>
          <w:tcPr>
            <w:tcW w:w="4394" w:type="dxa"/>
            <w:vAlign w:val="center"/>
          </w:tcPr>
          <w:p w14:paraId="4542B69F" w14:textId="4B53136D" w:rsidR="00977493" w:rsidRDefault="00977493" w:rsidP="00973BB1">
            <w:pPr>
              <w:spacing w:before="0" w:after="0"/>
            </w:pPr>
            <w:r>
              <w:t>Root structure parameters for ArchiSimple use</w:t>
            </w:r>
          </w:p>
        </w:tc>
        <w:tc>
          <w:tcPr>
            <w:tcW w:w="1660" w:type="dxa"/>
          </w:tcPr>
          <w:p w14:paraId="2B64D711" w14:textId="4D1D1ADB" w:rsidR="00977493" w:rsidRPr="00ED3698" w:rsidRDefault="00977493" w:rsidP="00973BB1">
            <w:pPr>
              <w:spacing w:before="0" w:after="0"/>
              <w:jc w:val="center"/>
            </w:pPr>
            <w:r>
              <w:t>Optional</w:t>
            </w:r>
          </w:p>
        </w:tc>
      </w:tr>
      <w:tr w:rsidR="00977493" w:rsidRPr="00ED3698" w14:paraId="0B1A92B9" w14:textId="77777777" w:rsidTr="00973BB1">
        <w:trPr>
          <w:cantSplit/>
        </w:trPr>
        <w:tc>
          <w:tcPr>
            <w:tcW w:w="1134" w:type="dxa"/>
            <w:vMerge/>
            <w:tcBorders>
              <w:bottom w:val="nil"/>
            </w:tcBorders>
            <w:vAlign w:val="center"/>
          </w:tcPr>
          <w:p w14:paraId="76F8C63C" w14:textId="77777777" w:rsidR="00977493" w:rsidRPr="00ED3698" w:rsidRDefault="00977493" w:rsidP="00973BB1">
            <w:pPr>
              <w:spacing w:before="0" w:after="0"/>
            </w:pPr>
          </w:p>
        </w:tc>
        <w:tc>
          <w:tcPr>
            <w:tcW w:w="1560" w:type="dxa"/>
            <w:vAlign w:val="center"/>
          </w:tcPr>
          <w:p w14:paraId="40D9E448" w14:textId="05335237" w:rsidR="00977493" w:rsidRDefault="00977493" w:rsidP="00973BB1">
            <w:pPr>
              <w:spacing w:before="0" w:after="0"/>
            </w:pPr>
            <w:r>
              <w:t>paramRT.txt</w:t>
            </w:r>
          </w:p>
        </w:tc>
        <w:tc>
          <w:tcPr>
            <w:tcW w:w="4394" w:type="dxa"/>
            <w:vAlign w:val="center"/>
          </w:tcPr>
          <w:p w14:paraId="02177AFF" w14:textId="1CE5BF21" w:rsidR="00977493" w:rsidRDefault="00977493" w:rsidP="00973BB1">
            <w:pPr>
              <w:spacing w:before="0" w:after="0"/>
            </w:pPr>
            <w:r>
              <w:t>Root structure parameters for Root Typ use</w:t>
            </w:r>
          </w:p>
        </w:tc>
        <w:tc>
          <w:tcPr>
            <w:tcW w:w="1660" w:type="dxa"/>
          </w:tcPr>
          <w:p w14:paraId="59D63E22" w14:textId="34E222D7" w:rsidR="00977493" w:rsidRPr="00ED3698" w:rsidRDefault="00977493" w:rsidP="00973BB1">
            <w:pPr>
              <w:spacing w:before="0" w:after="0"/>
              <w:jc w:val="center"/>
            </w:pPr>
            <w:r>
              <w:t>Optional</w:t>
            </w:r>
          </w:p>
        </w:tc>
      </w:tr>
      <w:tr w:rsidR="00977493" w:rsidRPr="00ED3698" w14:paraId="435FF42B" w14:textId="77777777" w:rsidTr="00973BB1">
        <w:trPr>
          <w:cantSplit/>
        </w:trPr>
        <w:tc>
          <w:tcPr>
            <w:tcW w:w="1134" w:type="dxa"/>
            <w:vMerge/>
            <w:tcBorders>
              <w:bottom w:val="nil"/>
            </w:tcBorders>
            <w:vAlign w:val="center"/>
          </w:tcPr>
          <w:p w14:paraId="734629DF" w14:textId="77777777" w:rsidR="00977493" w:rsidRPr="00ED3698" w:rsidRDefault="00977493" w:rsidP="00973BB1">
            <w:pPr>
              <w:spacing w:before="0" w:after="0"/>
            </w:pPr>
          </w:p>
        </w:tc>
        <w:tc>
          <w:tcPr>
            <w:tcW w:w="1560" w:type="dxa"/>
            <w:vAlign w:val="center"/>
          </w:tcPr>
          <w:p w14:paraId="65C13AA2" w14:textId="1ACD2FB8" w:rsidR="00977493" w:rsidRDefault="00977493" w:rsidP="00973BB1">
            <w:pPr>
              <w:spacing w:before="0" w:after="0"/>
            </w:pPr>
            <w:r>
              <w:t>sol.txt</w:t>
            </w:r>
          </w:p>
        </w:tc>
        <w:tc>
          <w:tcPr>
            <w:tcW w:w="4394" w:type="dxa"/>
            <w:vAlign w:val="center"/>
          </w:tcPr>
          <w:p w14:paraId="40F344F9" w14:textId="6FDB5911" w:rsidR="00977493" w:rsidRDefault="00977493" w:rsidP="00973BB1">
            <w:pPr>
              <w:spacing w:before="0" w:after="0"/>
            </w:pPr>
            <w:r>
              <w:t>Effects of the soil constraints on the root growth (for Root Typ and ArchiSimple use)</w:t>
            </w:r>
          </w:p>
        </w:tc>
        <w:tc>
          <w:tcPr>
            <w:tcW w:w="1660" w:type="dxa"/>
          </w:tcPr>
          <w:p w14:paraId="4FA9E26B" w14:textId="0DFC2D29" w:rsidR="00977493" w:rsidRPr="00ED3698" w:rsidRDefault="00977493" w:rsidP="00973BB1">
            <w:pPr>
              <w:spacing w:before="0" w:after="0"/>
              <w:jc w:val="center"/>
            </w:pPr>
            <w:r>
              <w:t>Optional</w:t>
            </w:r>
          </w:p>
        </w:tc>
      </w:tr>
      <w:tr w:rsidR="00977493" w:rsidRPr="00ED3698" w14:paraId="0FE82977" w14:textId="77777777" w:rsidTr="00973BB1">
        <w:trPr>
          <w:cantSplit/>
        </w:trPr>
        <w:tc>
          <w:tcPr>
            <w:tcW w:w="1134" w:type="dxa"/>
            <w:vMerge/>
            <w:tcBorders>
              <w:bottom w:val="nil"/>
            </w:tcBorders>
            <w:vAlign w:val="center"/>
          </w:tcPr>
          <w:p w14:paraId="1BC7A20B" w14:textId="77777777" w:rsidR="00977493" w:rsidRPr="00ED3698" w:rsidRDefault="00977493" w:rsidP="00973BB1">
            <w:pPr>
              <w:spacing w:before="0" w:after="0"/>
            </w:pPr>
          </w:p>
        </w:tc>
        <w:tc>
          <w:tcPr>
            <w:tcW w:w="1560" w:type="dxa"/>
            <w:vAlign w:val="center"/>
          </w:tcPr>
          <w:p w14:paraId="54A040F5" w14:textId="68BBA9D0" w:rsidR="00977493" w:rsidRDefault="00977493" w:rsidP="00973BB1">
            <w:pPr>
              <w:spacing w:before="0" w:after="0"/>
            </w:pPr>
            <w:r>
              <w:t>volrac.txt</w:t>
            </w:r>
          </w:p>
        </w:tc>
        <w:tc>
          <w:tcPr>
            <w:tcW w:w="4394" w:type="dxa"/>
            <w:vAlign w:val="center"/>
          </w:tcPr>
          <w:p w14:paraId="22E8E35A" w14:textId="026E91BE" w:rsidR="00977493" w:rsidRDefault="00977493" w:rsidP="00973BB1">
            <w:pPr>
              <w:spacing w:before="0" w:after="0"/>
            </w:pPr>
            <w:r>
              <w:t>Daily root volume for ArchiSimple use</w:t>
            </w:r>
          </w:p>
        </w:tc>
        <w:tc>
          <w:tcPr>
            <w:tcW w:w="1660" w:type="dxa"/>
          </w:tcPr>
          <w:p w14:paraId="5B66C032" w14:textId="66D9DF31" w:rsidR="00977493" w:rsidRPr="00ED3698" w:rsidRDefault="00977493" w:rsidP="00973BB1">
            <w:pPr>
              <w:spacing w:before="0" w:after="0"/>
              <w:jc w:val="center"/>
            </w:pPr>
            <w:r>
              <w:t>Optional</w:t>
            </w:r>
          </w:p>
        </w:tc>
      </w:tr>
      <w:tr w:rsidR="00977493" w:rsidRPr="00ED3698" w14:paraId="65151454" w14:textId="77777777" w:rsidTr="00973BB1">
        <w:trPr>
          <w:cantSplit/>
        </w:trPr>
        <w:tc>
          <w:tcPr>
            <w:tcW w:w="1134" w:type="dxa"/>
            <w:vMerge w:val="restart"/>
            <w:tcBorders>
              <w:bottom w:val="nil"/>
            </w:tcBorders>
            <w:vAlign w:val="center"/>
          </w:tcPr>
          <w:p w14:paraId="68ECA009" w14:textId="77777777" w:rsidR="00977493" w:rsidRPr="00ED3698" w:rsidRDefault="00977493" w:rsidP="00973BB1">
            <w:pPr>
              <w:spacing w:before="0" w:after="0"/>
            </w:pPr>
            <w:r w:rsidRPr="00ED3698">
              <w:t>database files</w:t>
            </w:r>
          </w:p>
        </w:tc>
        <w:tc>
          <w:tcPr>
            <w:tcW w:w="1560" w:type="dxa"/>
            <w:vAlign w:val="center"/>
          </w:tcPr>
          <w:p w14:paraId="58C4683D" w14:textId="77777777" w:rsidR="00977493" w:rsidRPr="00ED3698" w:rsidRDefault="00977493" w:rsidP="00973BB1">
            <w:pPr>
              <w:spacing w:before="0" w:after="0"/>
            </w:pPr>
            <w:r w:rsidRPr="00ED3698">
              <w:t>comp.dbs</w:t>
            </w:r>
          </w:p>
        </w:tc>
        <w:tc>
          <w:tcPr>
            <w:tcW w:w="4394" w:type="dxa"/>
            <w:vAlign w:val="center"/>
          </w:tcPr>
          <w:p w14:paraId="01DFC661" w14:textId="77777777" w:rsidR="00977493" w:rsidRPr="00ED3698" w:rsidRDefault="00977493" w:rsidP="00973BB1">
            <w:pPr>
              <w:spacing w:before="0" w:after="0"/>
            </w:pPr>
            <w:r w:rsidRPr="00ED3698">
              <w:t>Components</w:t>
            </w:r>
          </w:p>
        </w:tc>
        <w:tc>
          <w:tcPr>
            <w:tcW w:w="1660" w:type="dxa"/>
          </w:tcPr>
          <w:p w14:paraId="00CA1F08" w14:textId="77777777" w:rsidR="00977493" w:rsidRPr="00ED3698" w:rsidRDefault="00977493" w:rsidP="00973BB1">
            <w:pPr>
              <w:spacing w:before="0" w:after="0"/>
              <w:jc w:val="center"/>
            </w:pPr>
            <w:r w:rsidRPr="00ED3698">
              <w:t>Required</w:t>
            </w:r>
          </w:p>
        </w:tc>
      </w:tr>
      <w:tr w:rsidR="00977493" w:rsidRPr="00ED3698" w14:paraId="17F1C6C9" w14:textId="77777777" w:rsidTr="00973BB1">
        <w:trPr>
          <w:cantSplit/>
        </w:trPr>
        <w:tc>
          <w:tcPr>
            <w:tcW w:w="1134" w:type="dxa"/>
            <w:vMerge/>
            <w:tcBorders>
              <w:top w:val="nil"/>
              <w:bottom w:val="nil"/>
            </w:tcBorders>
          </w:tcPr>
          <w:p w14:paraId="74B9C19C" w14:textId="77777777" w:rsidR="00977493" w:rsidRPr="00ED3698" w:rsidRDefault="00977493" w:rsidP="00973BB1">
            <w:pPr>
              <w:spacing w:before="0" w:after="0"/>
            </w:pPr>
          </w:p>
        </w:tc>
        <w:tc>
          <w:tcPr>
            <w:tcW w:w="1560" w:type="dxa"/>
            <w:vAlign w:val="center"/>
          </w:tcPr>
          <w:p w14:paraId="1545685F" w14:textId="77777777" w:rsidR="00977493" w:rsidRPr="00ED3698" w:rsidRDefault="00977493" w:rsidP="00973BB1">
            <w:pPr>
              <w:spacing w:before="0" w:after="0"/>
            </w:pPr>
            <w:r w:rsidRPr="00ED3698">
              <w:t>complex.dbs</w:t>
            </w:r>
          </w:p>
        </w:tc>
        <w:tc>
          <w:tcPr>
            <w:tcW w:w="4394" w:type="dxa"/>
            <w:vAlign w:val="center"/>
          </w:tcPr>
          <w:p w14:paraId="22C1D12A" w14:textId="77777777" w:rsidR="00977493" w:rsidRPr="00ED3698" w:rsidRDefault="00977493" w:rsidP="00973BB1">
            <w:pPr>
              <w:spacing w:before="0" w:after="0"/>
            </w:pPr>
            <w:r w:rsidRPr="00ED3698">
              <w:t>Aqueous complexation</w:t>
            </w:r>
          </w:p>
        </w:tc>
        <w:tc>
          <w:tcPr>
            <w:tcW w:w="1660" w:type="dxa"/>
          </w:tcPr>
          <w:p w14:paraId="00820B22" w14:textId="77777777" w:rsidR="00977493" w:rsidRPr="00ED3698" w:rsidRDefault="00977493" w:rsidP="00973BB1">
            <w:pPr>
              <w:spacing w:before="0" w:after="0"/>
              <w:jc w:val="center"/>
            </w:pPr>
            <w:r w:rsidRPr="00ED3698">
              <w:t>Required</w:t>
            </w:r>
          </w:p>
        </w:tc>
      </w:tr>
      <w:tr w:rsidR="00977493" w:rsidRPr="00ED3698" w14:paraId="3DEEF583" w14:textId="77777777" w:rsidTr="00973BB1">
        <w:trPr>
          <w:cantSplit/>
        </w:trPr>
        <w:tc>
          <w:tcPr>
            <w:tcW w:w="1134" w:type="dxa"/>
            <w:vMerge/>
            <w:tcBorders>
              <w:top w:val="nil"/>
              <w:bottom w:val="nil"/>
            </w:tcBorders>
          </w:tcPr>
          <w:p w14:paraId="3163BFAC" w14:textId="77777777" w:rsidR="00977493" w:rsidRPr="00ED3698" w:rsidRDefault="00977493" w:rsidP="00973BB1">
            <w:pPr>
              <w:spacing w:before="0" w:after="0"/>
            </w:pPr>
          </w:p>
        </w:tc>
        <w:tc>
          <w:tcPr>
            <w:tcW w:w="1560" w:type="dxa"/>
            <w:vAlign w:val="center"/>
          </w:tcPr>
          <w:p w14:paraId="5ABD06BB" w14:textId="77777777" w:rsidR="00977493" w:rsidRPr="00ED3698" w:rsidRDefault="00977493" w:rsidP="00973BB1">
            <w:pPr>
              <w:spacing w:before="0" w:after="0"/>
            </w:pPr>
            <w:r w:rsidRPr="00ED3698">
              <w:t>redox.dbs</w:t>
            </w:r>
          </w:p>
        </w:tc>
        <w:tc>
          <w:tcPr>
            <w:tcW w:w="4394" w:type="dxa"/>
            <w:vAlign w:val="center"/>
          </w:tcPr>
          <w:p w14:paraId="20B822F1" w14:textId="77777777" w:rsidR="00977493" w:rsidRPr="00ED3698" w:rsidRDefault="00977493" w:rsidP="00973BB1">
            <w:pPr>
              <w:spacing w:before="0" w:after="0"/>
            </w:pPr>
            <w:r w:rsidRPr="00ED3698">
              <w:t>Oxidation-reduction</w:t>
            </w:r>
          </w:p>
        </w:tc>
        <w:tc>
          <w:tcPr>
            <w:tcW w:w="1660" w:type="dxa"/>
          </w:tcPr>
          <w:p w14:paraId="53214207" w14:textId="77777777" w:rsidR="00977493" w:rsidRPr="00ED3698" w:rsidRDefault="00977493" w:rsidP="00973BB1">
            <w:pPr>
              <w:spacing w:before="0" w:after="0"/>
              <w:jc w:val="center"/>
            </w:pPr>
            <w:r w:rsidRPr="00ED3698">
              <w:t>Required</w:t>
            </w:r>
          </w:p>
        </w:tc>
      </w:tr>
      <w:tr w:rsidR="00977493" w:rsidRPr="00ED3698" w14:paraId="458B5B59" w14:textId="77777777" w:rsidTr="00973BB1">
        <w:trPr>
          <w:cantSplit/>
        </w:trPr>
        <w:tc>
          <w:tcPr>
            <w:tcW w:w="1134" w:type="dxa"/>
            <w:vMerge/>
            <w:tcBorders>
              <w:top w:val="nil"/>
              <w:bottom w:val="nil"/>
            </w:tcBorders>
          </w:tcPr>
          <w:p w14:paraId="134D7CCE" w14:textId="77777777" w:rsidR="00977493" w:rsidRPr="00ED3698" w:rsidRDefault="00977493" w:rsidP="00973BB1">
            <w:pPr>
              <w:spacing w:before="0" w:after="0"/>
            </w:pPr>
          </w:p>
        </w:tc>
        <w:tc>
          <w:tcPr>
            <w:tcW w:w="1560" w:type="dxa"/>
            <w:vAlign w:val="center"/>
          </w:tcPr>
          <w:p w14:paraId="1EB9B8FD" w14:textId="77777777" w:rsidR="00977493" w:rsidRPr="00ED3698" w:rsidRDefault="00977493" w:rsidP="00973BB1">
            <w:pPr>
              <w:spacing w:before="0" w:after="0"/>
            </w:pPr>
            <w:r w:rsidRPr="00ED3698">
              <w:t>gases.dbs</w:t>
            </w:r>
          </w:p>
        </w:tc>
        <w:tc>
          <w:tcPr>
            <w:tcW w:w="4394" w:type="dxa"/>
            <w:vAlign w:val="center"/>
          </w:tcPr>
          <w:p w14:paraId="55FA86B1" w14:textId="77777777" w:rsidR="00977493" w:rsidRPr="00ED3698" w:rsidRDefault="00977493" w:rsidP="00973BB1">
            <w:pPr>
              <w:spacing w:before="0" w:after="0"/>
            </w:pPr>
            <w:r w:rsidRPr="00ED3698">
              <w:t xml:space="preserve">Gas dissolution-exsolution </w:t>
            </w:r>
          </w:p>
        </w:tc>
        <w:tc>
          <w:tcPr>
            <w:tcW w:w="1660" w:type="dxa"/>
          </w:tcPr>
          <w:p w14:paraId="070E2AC4" w14:textId="77777777" w:rsidR="00977493" w:rsidRPr="00ED3698" w:rsidRDefault="00977493" w:rsidP="00973BB1">
            <w:pPr>
              <w:spacing w:before="0" w:after="0"/>
              <w:jc w:val="center"/>
            </w:pPr>
            <w:r w:rsidRPr="00ED3698">
              <w:t>Required</w:t>
            </w:r>
          </w:p>
        </w:tc>
      </w:tr>
      <w:tr w:rsidR="00977493" w:rsidRPr="00ED3698" w14:paraId="795A64C3" w14:textId="77777777" w:rsidTr="00973BB1">
        <w:trPr>
          <w:cantSplit/>
        </w:trPr>
        <w:tc>
          <w:tcPr>
            <w:tcW w:w="1134" w:type="dxa"/>
            <w:vMerge/>
            <w:tcBorders>
              <w:top w:val="nil"/>
              <w:bottom w:val="nil"/>
            </w:tcBorders>
          </w:tcPr>
          <w:p w14:paraId="0E3C3D60" w14:textId="77777777" w:rsidR="00977493" w:rsidRPr="00ED3698" w:rsidRDefault="00977493" w:rsidP="00973BB1">
            <w:pPr>
              <w:spacing w:before="0" w:after="0"/>
            </w:pPr>
          </w:p>
        </w:tc>
        <w:tc>
          <w:tcPr>
            <w:tcW w:w="1560" w:type="dxa"/>
            <w:vAlign w:val="center"/>
          </w:tcPr>
          <w:p w14:paraId="380B4FC3" w14:textId="77777777" w:rsidR="00977493" w:rsidRPr="00ED3698" w:rsidRDefault="00977493" w:rsidP="00973BB1">
            <w:pPr>
              <w:spacing w:before="0" w:after="0"/>
            </w:pPr>
            <w:r w:rsidRPr="00ED3698">
              <w:t>sorption.dbs</w:t>
            </w:r>
          </w:p>
        </w:tc>
        <w:tc>
          <w:tcPr>
            <w:tcW w:w="4394" w:type="dxa"/>
            <w:vAlign w:val="center"/>
          </w:tcPr>
          <w:p w14:paraId="24FFB50C" w14:textId="77777777" w:rsidR="00977493" w:rsidRPr="00ED3698" w:rsidRDefault="00977493" w:rsidP="00973BB1">
            <w:pPr>
              <w:spacing w:before="0" w:after="0"/>
            </w:pPr>
            <w:r w:rsidRPr="00ED3698">
              <w:t>Ion exchange</w:t>
            </w:r>
            <w:r>
              <w:t xml:space="preserve"> and surface complexation</w:t>
            </w:r>
          </w:p>
        </w:tc>
        <w:tc>
          <w:tcPr>
            <w:tcW w:w="1660" w:type="dxa"/>
          </w:tcPr>
          <w:p w14:paraId="00D15299" w14:textId="77777777" w:rsidR="00977493" w:rsidRPr="00ED3698" w:rsidRDefault="00977493" w:rsidP="00973BB1">
            <w:pPr>
              <w:spacing w:before="0" w:after="0"/>
              <w:jc w:val="center"/>
            </w:pPr>
            <w:r w:rsidRPr="00ED3698">
              <w:t>Required</w:t>
            </w:r>
          </w:p>
        </w:tc>
      </w:tr>
      <w:tr w:rsidR="00977493" w:rsidRPr="00ED3698" w14:paraId="6A3C60F9" w14:textId="77777777" w:rsidTr="00973BB1">
        <w:trPr>
          <w:cantSplit/>
        </w:trPr>
        <w:tc>
          <w:tcPr>
            <w:tcW w:w="1134" w:type="dxa"/>
            <w:vMerge/>
            <w:tcBorders>
              <w:top w:val="nil"/>
              <w:bottom w:val="nil"/>
            </w:tcBorders>
          </w:tcPr>
          <w:p w14:paraId="1BD87AFD" w14:textId="77777777" w:rsidR="00977493" w:rsidRPr="00ED3698" w:rsidRDefault="00977493" w:rsidP="00973BB1">
            <w:pPr>
              <w:spacing w:before="0" w:after="0"/>
            </w:pPr>
          </w:p>
        </w:tc>
        <w:tc>
          <w:tcPr>
            <w:tcW w:w="1560" w:type="dxa"/>
            <w:vAlign w:val="center"/>
          </w:tcPr>
          <w:p w14:paraId="5AF2FB60" w14:textId="77777777" w:rsidR="00977493" w:rsidRPr="00ED3698" w:rsidRDefault="00977493" w:rsidP="00973BB1">
            <w:pPr>
              <w:spacing w:before="0" w:after="0"/>
            </w:pPr>
            <w:r w:rsidRPr="00ED3698">
              <w:t>mineral.dbs</w:t>
            </w:r>
          </w:p>
        </w:tc>
        <w:tc>
          <w:tcPr>
            <w:tcW w:w="4394" w:type="dxa"/>
            <w:vAlign w:val="center"/>
          </w:tcPr>
          <w:p w14:paraId="36A265F2" w14:textId="77777777" w:rsidR="00977493" w:rsidRPr="00ED3698" w:rsidRDefault="00977493" w:rsidP="00973BB1">
            <w:pPr>
              <w:spacing w:before="0" w:after="0"/>
            </w:pPr>
            <w:r w:rsidRPr="00ED3698">
              <w:t>Mineral dissolution-precipitation</w:t>
            </w:r>
          </w:p>
        </w:tc>
        <w:tc>
          <w:tcPr>
            <w:tcW w:w="1660" w:type="dxa"/>
          </w:tcPr>
          <w:p w14:paraId="0F2DC71D" w14:textId="77777777" w:rsidR="00977493" w:rsidRPr="00ED3698" w:rsidRDefault="00977493" w:rsidP="00973BB1">
            <w:pPr>
              <w:spacing w:before="0" w:after="0"/>
              <w:jc w:val="center"/>
            </w:pPr>
            <w:r w:rsidRPr="00ED3698">
              <w:t>Required</w:t>
            </w:r>
          </w:p>
        </w:tc>
      </w:tr>
      <w:tr w:rsidR="00977493" w:rsidRPr="00ED3698" w14:paraId="0B497958" w14:textId="77777777" w:rsidTr="004A2CBD">
        <w:trPr>
          <w:cantSplit/>
        </w:trPr>
        <w:tc>
          <w:tcPr>
            <w:tcW w:w="1134" w:type="dxa"/>
            <w:tcBorders>
              <w:top w:val="nil"/>
              <w:bottom w:val="nil"/>
            </w:tcBorders>
          </w:tcPr>
          <w:p w14:paraId="29612E90" w14:textId="77777777" w:rsidR="00977493" w:rsidRPr="00ED3698" w:rsidRDefault="00977493" w:rsidP="00973BB1">
            <w:pPr>
              <w:spacing w:before="0" w:after="0"/>
            </w:pPr>
          </w:p>
        </w:tc>
        <w:tc>
          <w:tcPr>
            <w:tcW w:w="1560" w:type="dxa"/>
            <w:vAlign w:val="center"/>
          </w:tcPr>
          <w:p w14:paraId="104418B1" w14:textId="78285719" w:rsidR="00977493" w:rsidRPr="00ED3698" w:rsidRDefault="00977493" w:rsidP="00973BB1">
            <w:pPr>
              <w:spacing w:before="0" w:after="0"/>
            </w:pPr>
            <w:r>
              <w:t>p</w:t>
            </w:r>
            <w:r>
              <w:rPr>
                <w:rFonts w:hint="eastAsia"/>
              </w:rPr>
              <w:t>itzer.xml</w:t>
            </w:r>
          </w:p>
        </w:tc>
        <w:tc>
          <w:tcPr>
            <w:tcW w:w="4394" w:type="dxa"/>
            <w:vAlign w:val="center"/>
          </w:tcPr>
          <w:p w14:paraId="1F73F1A1" w14:textId="77777777" w:rsidR="00977493" w:rsidRPr="00ED3698" w:rsidRDefault="00977493" w:rsidP="00973BB1">
            <w:pPr>
              <w:spacing w:before="0" w:after="0"/>
            </w:pPr>
            <w:r>
              <w:rPr>
                <w:rFonts w:hint="eastAsia"/>
              </w:rPr>
              <w:t>Pitzer parameter</w:t>
            </w:r>
            <w:r>
              <w:t>s</w:t>
            </w:r>
          </w:p>
        </w:tc>
        <w:tc>
          <w:tcPr>
            <w:tcW w:w="1660" w:type="dxa"/>
          </w:tcPr>
          <w:p w14:paraId="3E097139" w14:textId="77777777" w:rsidR="00977493" w:rsidRPr="00ED3698" w:rsidRDefault="00977493" w:rsidP="00973BB1">
            <w:pPr>
              <w:spacing w:before="0" w:after="0"/>
              <w:jc w:val="center"/>
            </w:pPr>
            <w:r w:rsidRPr="00ED3698">
              <w:t>Optional</w:t>
            </w:r>
          </w:p>
        </w:tc>
      </w:tr>
      <w:tr w:rsidR="00977493" w:rsidRPr="00ED3698" w14:paraId="4EAF9A5A" w14:textId="77777777" w:rsidTr="00973BB1">
        <w:trPr>
          <w:cantSplit/>
        </w:trPr>
        <w:tc>
          <w:tcPr>
            <w:tcW w:w="1134" w:type="dxa"/>
            <w:tcBorders>
              <w:top w:val="nil"/>
            </w:tcBorders>
          </w:tcPr>
          <w:p w14:paraId="6F1BA87C" w14:textId="77777777" w:rsidR="00977493" w:rsidRPr="00ED3698" w:rsidRDefault="00977493" w:rsidP="00973BB1">
            <w:pPr>
              <w:spacing w:before="0" w:after="0"/>
            </w:pPr>
          </w:p>
        </w:tc>
        <w:tc>
          <w:tcPr>
            <w:tcW w:w="1560" w:type="dxa"/>
            <w:vAlign w:val="center"/>
          </w:tcPr>
          <w:p w14:paraId="131BA079" w14:textId="105D40F8" w:rsidR="00977493" w:rsidRDefault="00977493" w:rsidP="00973BB1">
            <w:pPr>
              <w:spacing w:before="0" w:after="0"/>
            </w:pPr>
            <w:r>
              <w:t>sit.dbs</w:t>
            </w:r>
          </w:p>
        </w:tc>
        <w:tc>
          <w:tcPr>
            <w:tcW w:w="4394" w:type="dxa"/>
            <w:vAlign w:val="center"/>
          </w:tcPr>
          <w:p w14:paraId="25E80C83" w14:textId="7A3721E2" w:rsidR="00977493" w:rsidRDefault="00977493" w:rsidP="004A2CBD">
            <w:pPr>
              <w:spacing w:before="0" w:after="0"/>
            </w:pPr>
            <w:r>
              <w:t xml:space="preserve">Specific ion interaction theory (SIT) </w:t>
            </w:r>
          </w:p>
        </w:tc>
        <w:tc>
          <w:tcPr>
            <w:tcW w:w="1660" w:type="dxa"/>
          </w:tcPr>
          <w:p w14:paraId="5234CD2A" w14:textId="77A7B7B2" w:rsidR="00977493" w:rsidRPr="00ED3698" w:rsidRDefault="00977493" w:rsidP="00973BB1">
            <w:pPr>
              <w:spacing w:before="0" w:after="0"/>
              <w:jc w:val="center"/>
            </w:pPr>
            <w:r w:rsidRPr="00ED3698">
              <w:t>Optional</w:t>
            </w:r>
          </w:p>
        </w:tc>
      </w:tr>
    </w:tbl>
    <w:p w14:paraId="1CC0CC15" w14:textId="77777777" w:rsidR="00DB1505" w:rsidRPr="00ED3698" w:rsidRDefault="00DB1505" w:rsidP="00DB1505"/>
    <w:p w14:paraId="2B62146D" w14:textId="77777777" w:rsidR="00DB1505" w:rsidRPr="00ED3698" w:rsidRDefault="00DB1505" w:rsidP="00DB1505">
      <w:pPr>
        <w:pStyle w:val="Heading2"/>
      </w:pPr>
      <w:bookmarkStart w:id="32" w:name="_Ref350855142"/>
      <w:bookmarkStart w:id="33" w:name="_Toc13055867"/>
      <w:r w:rsidRPr="00ED3698">
        <w:t xml:space="preserve">Output </w:t>
      </w:r>
      <w:r>
        <w:t>f</w:t>
      </w:r>
      <w:r w:rsidRPr="00ED3698">
        <w:t>iles</w:t>
      </w:r>
      <w:bookmarkEnd w:id="32"/>
      <w:bookmarkEnd w:id="33"/>
    </w:p>
    <w:p w14:paraId="6CB6686B" w14:textId="30932707" w:rsidR="00DB1505" w:rsidRDefault="009945A3" w:rsidP="00DB1505">
      <w:r>
        <w:t>A brief summary of a</w:t>
      </w:r>
      <w:r w:rsidR="00DB1505" w:rsidRPr="00ED3698">
        <w:t xml:space="preserve">ll output files </w:t>
      </w:r>
      <w:r>
        <w:t>can be found</w:t>
      </w:r>
      <w:r w:rsidR="00DB1505" w:rsidRPr="00ED3698">
        <w:t xml:space="preserve"> in the file prefix_o.fls</w:t>
      </w:r>
      <w:r>
        <w:t xml:space="preserve">, which </w:t>
      </w:r>
      <w:r w:rsidR="0048558D">
        <w:t>gives new users a helpful</w:t>
      </w:r>
      <w:r>
        <w:t xml:space="preserve"> overview of the output files</w:t>
      </w:r>
      <w:r w:rsidR="00DB1505" w:rsidRPr="00ED3698">
        <w:t xml:space="preserve">. This file contains the file names, provides a brief description of the </w:t>
      </w:r>
      <w:r w:rsidR="0048558D" w:rsidRPr="00ED3698">
        <w:t>files</w:t>
      </w:r>
      <w:r w:rsidR="0048558D">
        <w:t>’</w:t>
      </w:r>
      <w:r w:rsidR="0048558D" w:rsidRPr="00ED3698">
        <w:t xml:space="preserve"> conten</w:t>
      </w:r>
      <w:r w:rsidR="0048558D">
        <w:t xml:space="preserve">ts </w:t>
      </w:r>
      <w:r w:rsidR="00DB1505" w:rsidRPr="00ED3698">
        <w:t xml:space="preserve">and lists the parameters contained in the files. It is generated on </w:t>
      </w:r>
      <w:r w:rsidR="0048558D" w:rsidRPr="00ED3698">
        <w:t>program</w:t>
      </w:r>
      <w:r w:rsidR="0048558D">
        <w:t xml:space="preserve"> </w:t>
      </w:r>
      <w:r w:rsidR="0048558D" w:rsidRPr="00ED3698">
        <w:t>execution</w:t>
      </w:r>
      <w:r w:rsidR="00DB1505" w:rsidRPr="00ED3698">
        <w:t>. The most important output files are summarized in the following tables</w:t>
      </w:r>
      <w:r w:rsidR="00CD1737">
        <w:t xml:space="preserve"> (</w:t>
      </w:r>
      <w:r w:rsidR="00CD1737">
        <w:fldChar w:fldCharType="begin"/>
      </w:r>
      <w:r w:rsidR="00CD1737">
        <w:instrText xml:space="preserve"> REF _Ref417462025 \h </w:instrText>
      </w:r>
      <w:r w:rsidR="00CD1737">
        <w:fldChar w:fldCharType="separate"/>
      </w:r>
      <w:r w:rsidR="00D41448" w:rsidRPr="00ED3698">
        <w:t xml:space="preserve">Table </w:t>
      </w:r>
      <w:r w:rsidR="00D41448">
        <w:rPr>
          <w:noProof/>
        </w:rPr>
        <w:t>2</w:t>
      </w:r>
      <w:r w:rsidR="00D41448">
        <w:t>.</w:t>
      </w:r>
      <w:r w:rsidR="00D41448">
        <w:rPr>
          <w:noProof/>
        </w:rPr>
        <w:t>2</w:t>
      </w:r>
      <w:r w:rsidR="00CD1737">
        <w:fldChar w:fldCharType="end"/>
      </w:r>
      <w:r w:rsidR="00CD1737">
        <w:t xml:space="preserve">, </w:t>
      </w:r>
      <w:r w:rsidR="00CD1737">
        <w:fldChar w:fldCharType="begin"/>
      </w:r>
      <w:r w:rsidR="00CD1737">
        <w:instrText xml:space="preserve"> REF _Ref417462056 \h </w:instrText>
      </w:r>
      <w:r w:rsidR="00CD1737">
        <w:fldChar w:fldCharType="separate"/>
      </w:r>
      <w:r w:rsidR="00D41448" w:rsidRPr="00ED3698">
        <w:t xml:space="preserve">Table </w:t>
      </w:r>
      <w:r w:rsidR="00D41448">
        <w:rPr>
          <w:noProof/>
        </w:rPr>
        <w:t>2</w:t>
      </w:r>
      <w:r w:rsidR="00D41448">
        <w:t>.</w:t>
      </w:r>
      <w:r w:rsidR="00D41448">
        <w:rPr>
          <w:noProof/>
        </w:rPr>
        <w:t>3</w:t>
      </w:r>
      <w:r w:rsidR="00CD1737">
        <w:fldChar w:fldCharType="end"/>
      </w:r>
      <w:r w:rsidR="00CD1737">
        <w:t xml:space="preserve">, </w:t>
      </w:r>
      <w:r w:rsidR="00CD1737">
        <w:fldChar w:fldCharType="begin"/>
      </w:r>
      <w:r w:rsidR="00CD1737">
        <w:instrText xml:space="preserve"> REF _Ref417462063 \h </w:instrText>
      </w:r>
      <w:r w:rsidR="00CD1737">
        <w:fldChar w:fldCharType="separate"/>
      </w:r>
      <w:r w:rsidR="00D41448" w:rsidRPr="00ED3698">
        <w:t xml:space="preserve">Table </w:t>
      </w:r>
      <w:r w:rsidR="00D41448">
        <w:rPr>
          <w:noProof/>
        </w:rPr>
        <w:t>2</w:t>
      </w:r>
      <w:r w:rsidR="00D41448">
        <w:t>.</w:t>
      </w:r>
      <w:r w:rsidR="00D41448">
        <w:rPr>
          <w:noProof/>
        </w:rPr>
        <w:t>4</w:t>
      </w:r>
      <w:r w:rsidR="00CD1737">
        <w:fldChar w:fldCharType="end"/>
      </w:r>
      <w:r w:rsidR="00CD1737">
        <w:t xml:space="preserve">, </w:t>
      </w:r>
      <w:r w:rsidR="00CD1737">
        <w:fldChar w:fldCharType="begin"/>
      </w:r>
      <w:r w:rsidR="00CD1737">
        <w:instrText xml:space="preserve"> REF _Ref417462066 \h </w:instrText>
      </w:r>
      <w:r w:rsidR="00CD1737">
        <w:fldChar w:fldCharType="separate"/>
      </w:r>
      <w:r w:rsidR="00D41448" w:rsidRPr="00ED3698">
        <w:t xml:space="preserve">Table </w:t>
      </w:r>
      <w:r w:rsidR="00D41448">
        <w:rPr>
          <w:noProof/>
        </w:rPr>
        <w:t>2</w:t>
      </w:r>
      <w:r w:rsidR="00D41448">
        <w:t>.</w:t>
      </w:r>
      <w:r w:rsidR="00D41448">
        <w:rPr>
          <w:noProof/>
        </w:rPr>
        <w:t>5</w:t>
      </w:r>
      <w:r w:rsidR="00CD1737">
        <w:fldChar w:fldCharType="end"/>
      </w:r>
      <w:r w:rsidR="00CD1737">
        <w:t xml:space="preserve"> and </w:t>
      </w:r>
      <w:r w:rsidR="00CD1737">
        <w:fldChar w:fldCharType="begin"/>
      </w:r>
      <w:r w:rsidR="00CD1737">
        <w:instrText xml:space="preserve"> REF _Ref417462070 \h </w:instrText>
      </w:r>
      <w:r w:rsidR="00CD1737">
        <w:fldChar w:fldCharType="separate"/>
      </w:r>
      <w:r w:rsidR="00D41448" w:rsidRPr="00ED3698">
        <w:t xml:space="preserve">Table </w:t>
      </w:r>
      <w:r w:rsidR="00D41448">
        <w:rPr>
          <w:noProof/>
        </w:rPr>
        <w:t>2</w:t>
      </w:r>
      <w:r w:rsidR="00D41448">
        <w:t>.</w:t>
      </w:r>
      <w:r w:rsidR="00D41448">
        <w:rPr>
          <w:noProof/>
        </w:rPr>
        <w:t>6</w:t>
      </w:r>
      <w:r w:rsidR="00CD1737">
        <w:fldChar w:fldCharType="end"/>
      </w:r>
      <w:r w:rsidR="00CD1737">
        <w:t>)</w:t>
      </w:r>
      <w:r w:rsidR="00DB1505" w:rsidRPr="00ED3698">
        <w:t>. For the remaining output files</w:t>
      </w:r>
      <w:r w:rsidR="0048558D">
        <w:t>,</w:t>
      </w:r>
      <w:r w:rsidR="00DB1505" w:rsidRPr="00ED3698">
        <w:t xml:space="preserve"> </w:t>
      </w:r>
      <w:r w:rsidR="00923C4B">
        <w:t>the user</w:t>
      </w:r>
      <w:r w:rsidR="00923C4B" w:rsidRPr="00ED3698">
        <w:t xml:space="preserve"> </w:t>
      </w:r>
      <w:r w:rsidR="00DB1505" w:rsidRPr="00ED3698">
        <w:t>is referred to prefix_o.fls</w:t>
      </w:r>
      <w:r w:rsidR="00923C4B">
        <w:t>, in which the parameters and units of almost all output files are described</w:t>
      </w:r>
      <w:r>
        <w:t>.</w:t>
      </w:r>
    </w:p>
    <w:p w14:paraId="2CD0D45F" w14:textId="5F5BDDC3" w:rsidR="00CD1737" w:rsidRDefault="009945A3" w:rsidP="00DB1505">
      <w:r>
        <w:t xml:space="preserve">The files prefix_o.gen and prefix.log </w:t>
      </w:r>
      <w:r w:rsidR="0048558D">
        <w:t xml:space="preserve">document </w:t>
      </w:r>
      <w:r>
        <w:t>the processes of the execution. If the simulation fails, error messages are normally provided in both files.</w:t>
      </w:r>
      <w:r w:rsidR="00366B42">
        <w:t xml:space="preserve"> If the simulation succeeds, “***** normal exit *****” can be found at the end of both </w:t>
      </w:r>
      <w:r w:rsidR="0048558D">
        <w:t>files</w:t>
      </w:r>
      <w:r w:rsidR="00366B42">
        <w:t>.</w:t>
      </w:r>
    </w:p>
    <w:p w14:paraId="097BC528" w14:textId="77777777" w:rsidR="00366B42" w:rsidRPr="00ED3698" w:rsidRDefault="00366B42" w:rsidP="00DB1505"/>
    <w:p w14:paraId="627011F5" w14:textId="77777777" w:rsidR="00DB1505" w:rsidRPr="00ED3698" w:rsidRDefault="00DB1505" w:rsidP="00DB1505">
      <w:pPr>
        <w:pStyle w:val="Caption"/>
      </w:pPr>
      <w:bookmarkStart w:id="34" w:name="_Ref417462025"/>
      <w:bookmarkStart w:id="35" w:name="_Toc13056197"/>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2</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2</w:t>
      </w:r>
      <w:r w:rsidR="00606172">
        <w:rPr>
          <w:noProof/>
        </w:rPr>
        <w:fldChar w:fldCharType="end"/>
      </w:r>
      <w:bookmarkEnd w:id="34"/>
      <w:r w:rsidRPr="00ED3698">
        <w:t>: Output files – general model output</w:t>
      </w:r>
      <w:bookmarkEnd w:id="35"/>
      <w:r w:rsidRPr="00ED3698">
        <w:t xml:space="preserve"> </w:t>
      </w:r>
    </w:p>
    <w:tbl>
      <w:tblPr>
        <w:tblW w:w="873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20"/>
        <w:gridCol w:w="5670"/>
        <w:gridCol w:w="1440"/>
      </w:tblGrid>
      <w:tr w:rsidR="00DB1505" w:rsidRPr="00CD1737" w14:paraId="1A55DA5A" w14:textId="77777777" w:rsidTr="00973BB1">
        <w:trPr>
          <w:cantSplit/>
        </w:trPr>
        <w:tc>
          <w:tcPr>
            <w:tcW w:w="1620" w:type="dxa"/>
            <w:vAlign w:val="center"/>
          </w:tcPr>
          <w:p w14:paraId="006DCEDB" w14:textId="77777777" w:rsidR="00DB1505" w:rsidRPr="00CD1737" w:rsidRDefault="00DB1505" w:rsidP="00CD1737">
            <w:pPr>
              <w:pStyle w:val="Tableheader"/>
            </w:pPr>
            <w:r w:rsidRPr="0075340C">
              <w:rPr>
                <w:noProof/>
              </w:rPr>
              <w:t>File name</w:t>
            </w:r>
          </w:p>
        </w:tc>
        <w:tc>
          <w:tcPr>
            <w:tcW w:w="5670" w:type="dxa"/>
            <w:vAlign w:val="center"/>
          </w:tcPr>
          <w:p w14:paraId="0FA55BC9" w14:textId="77777777" w:rsidR="00DB1505" w:rsidRPr="00CD1737" w:rsidRDefault="00DB1505" w:rsidP="00CD1737">
            <w:pPr>
              <w:pStyle w:val="Tableheader"/>
            </w:pPr>
            <w:r w:rsidRPr="00CD1737">
              <w:t>Description</w:t>
            </w:r>
          </w:p>
        </w:tc>
        <w:tc>
          <w:tcPr>
            <w:tcW w:w="1440" w:type="dxa"/>
            <w:vAlign w:val="center"/>
          </w:tcPr>
          <w:p w14:paraId="55BEF8A6" w14:textId="77777777" w:rsidR="00DB1505" w:rsidRPr="00CD1737" w:rsidRDefault="00DB1505" w:rsidP="00CD1737">
            <w:pPr>
              <w:pStyle w:val="Tableheader"/>
            </w:pPr>
            <w:r w:rsidRPr="00CD1737">
              <w:t>TECPLOT Header</w:t>
            </w:r>
          </w:p>
        </w:tc>
      </w:tr>
      <w:tr w:rsidR="00DB1505" w:rsidRPr="00ED3698" w14:paraId="6BBEF039" w14:textId="77777777" w:rsidTr="00973BB1">
        <w:trPr>
          <w:cantSplit/>
        </w:trPr>
        <w:tc>
          <w:tcPr>
            <w:tcW w:w="1620" w:type="dxa"/>
            <w:vAlign w:val="center"/>
          </w:tcPr>
          <w:p w14:paraId="6AA668FD" w14:textId="77777777" w:rsidR="00DB1505" w:rsidRPr="00ED3698" w:rsidRDefault="00DB1505" w:rsidP="00CD1737">
            <w:pPr>
              <w:spacing w:before="0" w:after="0"/>
            </w:pPr>
            <w:r w:rsidRPr="00ED3698">
              <w:t>prefix_o.gen</w:t>
            </w:r>
          </w:p>
        </w:tc>
        <w:tc>
          <w:tcPr>
            <w:tcW w:w="5670" w:type="dxa"/>
            <w:vAlign w:val="center"/>
          </w:tcPr>
          <w:p w14:paraId="0D1697E4" w14:textId="0B6921D6" w:rsidR="00DB1505" w:rsidRPr="00ED3698" w:rsidRDefault="00DB1505" w:rsidP="00CD1737">
            <w:pPr>
              <w:spacing w:before="0" w:after="0"/>
            </w:pPr>
            <w:r w:rsidRPr="00ED3698">
              <w:t xml:space="preserve">General </w:t>
            </w:r>
            <w:r w:rsidR="007F103F" w:rsidRPr="00ED3698">
              <w:t>problem</w:t>
            </w:r>
            <w:r w:rsidR="007F103F">
              <w:t>-</w:t>
            </w:r>
            <w:r w:rsidR="007F103F" w:rsidRPr="00ED3698">
              <w:t xml:space="preserve">specific </w:t>
            </w:r>
            <w:r w:rsidRPr="00ED3698">
              <w:t xml:space="preserve">output, contains </w:t>
            </w:r>
            <w:r w:rsidR="007F103F" w:rsidRPr="00ED3698">
              <w:t xml:space="preserve">feedback </w:t>
            </w:r>
            <w:r w:rsidRPr="00ED3698">
              <w:t xml:space="preserve">from </w:t>
            </w:r>
            <w:r w:rsidR="007F103F">
              <w:t xml:space="preserve">the </w:t>
            </w:r>
            <w:r w:rsidRPr="00ED3698">
              <w:t>input file and results of batch simulations</w:t>
            </w:r>
            <w:r w:rsidR="007F103F">
              <w:t>,</w:t>
            </w:r>
            <w:r w:rsidRPr="00ED3698">
              <w:t xml:space="preserve"> including the equilibration of background and source water chemistry</w:t>
            </w:r>
          </w:p>
          <w:p w14:paraId="36CDC179" w14:textId="77777777" w:rsidR="00DB1505" w:rsidRPr="00ED3698" w:rsidRDefault="00DB1505" w:rsidP="00CD1737">
            <w:pPr>
              <w:spacing w:before="0" w:after="0"/>
            </w:pPr>
            <w:r w:rsidRPr="00ED3698">
              <w:t>Output format: assorted</w:t>
            </w:r>
          </w:p>
          <w:p w14:paraId="0E8408EA" w14:textId="77777777" w:rsidR="00DB1505" w:rsidRPr="00ED3698" w:rsidRDefault="00DB1505" w:rsidP="00CD1737">
            <w:pPr>
              <w:spacing w:before="0" w:after="0"/>
            </w:pPr>
            <w:r w:rsidRPr="00ED3698">
              <w:t>Suffix meaning:</w:t>
            </w:r>
            <w:r w:rsidRPr="00ED3698">
              <w:rPr>
                <w:b/>
              </w:rPr>
              <w:t xml:space="preserve"> gen</w:t>
            </w:r>
            <w:r w:rsidRPr="00ED3698">
              <w:t xml:space="preserve"> = </w:t>
            </w:r>
            <w:r w:rsidRPr="00ED3698">
              <w:rPr>
                <w:b/>
              </w:rPr>
              <w:t>gen</w:t>
            </w:r>
            <w:r w:rsidRPr="00ED3698">
              <w:t>eral</w:t>
            </w:r>
          </w:p>
        </w:tc>
        <w:tc>
          <w:tcPr>
            <w:tcW w:w="1440" w:type="dxa"/>
            <w:vAlign w:val="center"/>
          </w:tcPr>
          <w:p w14:paraId="7A56B732" w14:textId="77777777" w:rsidR="00DB1505" w:rsidRPr="00ED3698" w:rsidRDefault="00DB1505" w:rsidP="00CD1737">
            <w:pPr>
              <w:spacing w:before="0" w:after="0"/>
              <w:jc w:val="center"/>
            </w:pPr>
            <w:r w:rsidRPr="00ED3698">
              <w:t>N</w:t>
            </w:r>
          </w:p>
        </w:tc>
      </w:tr>
      <w:tr w:rsidR="00DB1505" w:rsidRPr="00ED3698" w14:paraId="791229B9" w14:textId="77777777" w:rsidTr="00973BB1">
        <w:trPr>
          <w:cantSplit/>
        </w:trPr>
        <w:tc>
          <w:tcPr>
            <w:tcW w:w="1620" w:type="dxa"/>
            <w:vAlign w:val="center"/>
          </w:tcPr>
          <w:p w14:paraId="1712ACAD" w14:textId="77777777" w:rsidR="00DB1505" w:rsidRPr="00ED3698" w:rsidRDefault="00DB1505" w:rsidP="00CD1737">
            <w:pPr>
              <w:spacing w:before="0" w:after="0"/>
            </w:pPr>
            <w:r w:rsidRPr="00ED3698">
              <w:t>prefix.log</w:t>
            </w:r>
          </w:p>
        </w:tc>
        <w:tc>
          <w:tcPr>
            <w:tcW w:w="5670" w:type="dxa"/>
            <w:vAlign w:val="center"/>
          </w:tcPr>
          <w:p w14:paraId="427726F7" w14:textId="533F1BD7" w:rsidR="00DB1505" w:rsidRPr="00ED3698" w:rsidRDefault="00946EE4" w:rsidP="00CD1737">
            <w:pPr>
              <w:spacing w:before="0" w:after="0"/>
            </w:pPr>
            <w:r>
              <w:t>R</w:t>
            </w:r>
            <w:r w:rsidRPr="00ED3698">
              <w:t>un</w:t>
            </w:r>
            <w:r w:rsidR="00DB1505" w:rsidRPr="00ED3698">
              <w:t xml:space="preserve">-specific information on convergence and </w:t>
            </w:r>
            <w:r w:rsidRPr="00ED3698">
              <w:t>troubleshooting</w:t>
            </w:r>
          </w:p>
          <w:p w14:paraId="701E9B75" w14:textId="77777777" w:rsidR="00DB1505" w:rsidRPr="00ED3698" w:rsidRDefault="00DB1505" w:rsidP="00CD1737">
            <w:pPr>
              <w:spacing w:before="0" w:after="0"/>
            </w:pPr>
            <w:r w:rsidRPr="00ED3698">
              <w:t>Output format: assorted</w:t>
            </w:r>
          </w:p>
          <w:p w14:paraId="613ECD84" w14:textId="5F0EB755" w:rsidR="00DB1505" w:rsidRPr="00ED3698" w:rsidRDefault="00DB1505" w:rsidP="00CD1737">
            <w:pPr>
              <w:spacing w:before="0" w:after="0"/>
            </w:pPr>
            <w:r w:rsidRPr="00ED3698">
              <w:t>Suffix meaning:</w:t>
            </w:r>
            <w:r w:rsidR="00830152">
              <w:t xml:space="preserve"> </w:t>
            </w:r>
            <w:r w:rsidRPr="00ED3698">
              <w:rPr>
                <w:b/>
              </w:rPr>
              <w:t>log</w:t>
            </w:r>
            <w:r w:rsidRPr="00ED3698">
              <w:t xml:space="preserve"> = </w:t>
            </w:r>
            <w:r w:rsidRPr="00ED3698">
              <w:rPr>
                <w:b/>
              </w:rPr>
              <w:t>log</w:t>
            </w:r>
            <w:r w:rsidRPr="00ED3698">
              <w:t>book</w:t>
            </w:r>
          </w:p>
        </w:tc>
        <w:tc>
          <w:tcPr>
            <w:tcW w:w="1440" w:type="dxa"/>
            <w:vAlign w:val="center"/>
          </w:tcPr>
          <w:p w14:paraId="415F1E17" w14:textId="77777777" w:rsidR="00DB1505" w:rsidRPr="00ED3698" w:rsidRDefault="00DB1505" w:rsidP="00CD1737">
            <w:pPr>
              <w:spacing w:before="0" w:after="0"/>
              <w:jc w:val="center"/>
            </w:pPr>
            <w:r w:rsidRPr="00ED3698">
              <w:t>N</w:t>
            </w:r>
          </w:p>
        </w:tc>
      </w:tr>
      <w:tr w:rsidR="00DB1505" w:rsidRPr="00ED3698" w14:paraId="65D4950B" w14:textId="77777777" w:rsidTr="00973BB1">
        <w:trPr>
          <w:cantSplit/>
        </w:trPr>
        <w:tc>
          <w:tcPr>
            <w:tcW w:w="1620" w:type="dxa"/>
            <w:vAlign w:val="center"/>
          </w:tcPr>
          <w:p w14:paraId="48D7A873" w14:textId="77777777" w:rsidR="00DB1505" w:rsidRPr="00ED3698" w:rsidRDefault="00DB1505" w:rsidP="00CD1737">
            <w:pPr>
              <w:spacing w:before="0" w:after="0"/>
            </w:pPr>
            <w:r w:rsidRPr="00ED3698">
              <w:t>prefix_o.fls</w:t>
            </w:r>
          </w:p>
        </w:tc>
        <w:tc>
          <w:tcPr>
            <w:tcW w:w="5670" w:type="dxa"/>
            <w:vAlign w:val="center"/>
          </w:tcPr>
          <w:p w14:paraId="14662291" w14:textId="77777777" w:rsidR="00DB1505" w:rsidRPr="00ED3698" w:rsidRDefault="00DB1505" w:rsidP="00CD1737">
            <w:pPr>
              <w:spacing w:before="0" w:after="0"/>
            </w:pPr>
            <w:r w:rsidRPr="00ED3698">
              <w:t>Additional information (parameters and units) about the content of all output files</w:t>
            </w:r>
          </w:p>
          <w:p w14:paraId="2D48BF89" w14:textId="77777777" w:rsidR="00DB1505" w:rsidRPr="00ED3698" w:rsidRDefault="00DB1505" w:rsidP="00CD1737">
            <w:pPr>
              <w:spacing w:before="0" w:after="0"/>
            </w:pPr>
            <w:r w:rsidRPr="00ED3698">
              <w:t>Output format: assorted</w:t>
            </w:r>
          </w:p>
          <w:p w14:paraId="5AE8C0B6" w14:textId="77777777" w:rsidR="00DB1505" w:rsidRPr="00ED3698" w:rsidRDefault="00DB1505" w:rsidP="00CD1737">
            <w:pPr>
              <w:spacing w:before="0" w:after="0"/>
            </w:pPr>
            <w:r w:rsidRPr="00ED3698">
              <w:t xml:space="preserve">Suffix meaning: </w:t>
            </w:r>
            <w:r w:rsidRPr="00FC2059">
              <w:rPr>
                <w:noProof/>
              </w:rPr>
              <w:t>fls</w:t>
            </w:r>
            <w:r w:rsidRPr="00ED3698">
              <w:t xml:space="preserve"> = output </w:t>
            </w:r>
            <w:r w:rsidRPr="00ED3698">
              <w:rPr>
                <w:b/>
              </w:rPr>
              <w:t>f</w:t>
            </w:r>
            <w:r w:rsidRPr="00ED3698">
              <w:t>i</w:t>
            </w:r>
            <w:r w:rsidRPr="00ED3698">
              <w:rPr>
                <w:b/>
              </w:rPr>
              <w:t>l</w:t>
            </w:r>
            <w:r w:rsidRPr="00ED3698">
              <w:t>e</w:t>
            </w:r>
            <w:r w:rsidRPr="00ED3698">
              <w:rPr>
                <w:b/>
              </w:rPr>
              <w:t>s</w:t>
            </w:r>
          </w:p>
        </w:tc>
        <w:tc>
          <w:tcPr>
            <w:tcW w:w="1440" w:type="dxa"/>
            <w:vAlign w:val="center"/>
          </w:tcPr>
          <w:p w14:paraId="2E35ED12" w14:textId="77777777" w:rsidR="00DB1505" w:rsidRPr="00ED3698" w:rsidRDefault="00DB1505" w:rsidP="00CD1737">
            <w:pPr>
              <w:spacing w:before="0" w:after="0"/>
              <w:jc w:val="center"/>
            </w:pPr>
            <w:r w:rsidRPr="00ED3698">
              <w:t>N</w:t>
            </w:r>
          </w:p>
        </w:tc>
      </w:tr>
      <w:tr w:rsidR="00DB1505" w:rsidRPr="00ED3698" w14:paraId="2E855234" w14:textId="77777777" w:rsidTr="00973BB1">
        <w:trPr>
          <w:cantSplit/>
        </w:trPr>
        <w:tc>
          <w:tcPr>
            <w:tcW w:w="1620" w:type="dxa"/>
            <w:vAlign w:val="center"/>
          </w:tcPr>
          <w:p w14:paraId="2766A81B" w14:textId="371BE9C9" w:rsidR="00DB1505" w:rsidRPr="00ED3698" w:rsidRDefault="00496CFA" w:rsidP="00CD1737">
            <w:pPr>
              <w:spacing w:before="0" w:after="0"/>
            </w:pPr>
            <w:commentRangeStart w:id="36"/>
            <w:commentRangeStart w:id="37"/>
            <w:r>
              <w:t>p</w:t>
            </w:r>
            <w:r w:rsidRPr="00ED3698">
              <w:t>refix</w:t>
            </w:r>
            <w:r w:rsidR="00DB1505" w:rsidRPr="00ED3698">
              <w:t>_o.dbg</w:t>
            </w:r>
            <w:commentRangeEnd w:id="36"/>
            <w:r w:rsidR="00E63D23">
              <w:rPr>
                <w:rStyle w:val="CommentReference"/>
              </w:rPr>
              <w:commentReference w:id="36"/>
            </w:r>
            <w:commentRangeEnd w:id="37"/>
            <w:r>
              <w:rPr>
                <w:rStyle w:val="CommentReference"/>
              </w:rPr>
              <w:commentReference w:id="37"/>
            </w:r>
          </w:p>
        </w:tc>
        <w:tc>
          <w:tcPr>
            <w:tcW w:w="5670" w:type="dxa"/>
            <w:vAlign w:val="center"/>
          </w:tcPr>
          <w:p w14:paraId="284BD6DF" w14:textId="7AC1E2E5" w:rsidR="00DB1505" w:rsidRPr="00ED3698" w:rsidRDefault="00DB1505" w:rsidP="00CD1737">
            <w:pPr>
              <w:spacing w:before="0" w:after="0"/>
            </w:pPr>
            <w:r w:rsidRPr="00ED3698">
              <w:t xml:space="preserve">Debug information (for </w:t>
            </w:r>
            <w:r w:rsidR="00946EE4">
              <w:t xml:space="preserve">the </w:t>
            </w:r>
            <w:r w:rsidRPr="00ED3698">
              <w:t>code developer while debugging)</w:t>
            </w:r>
          </w:p>
          <w:p w14:paraId="007EF24C" w14:textId="529C1BC2" w:rsidR="00DB1505" w:rsidRPr="00ED3698" w:rsidRDefault="00DB1505" w:rsidP="00CD1737">
            <w:pPr>
              <w:spacing w:before="0" w:after="0"/>
            </w:pPr>
            <w:r w:rsidRPr="00ED3698">
              <w:t>Suffix meaning:</w:t>
            </w:r>
            <w:r w:rsidR="00830152">
              <w:t xml:space="preserve"> </w:t>
            </w:r>
            <w:r w:rsidRPr="00ED3698">
              <w:rPr>
                <w:b/>
              </w:rPr>
              <w:t>dbg</w:t>
            </w:r>
            <w:r w:rsidRPr="00ED3698">
              <w:t xml:space="preserve"> = </w:t>
            </w:r>
            <w:r w:rsidRPr="00ED3698">
              <w:rPr>
                <w:b/>
              </w:rPr>
              <w:t>d</w:t>
            </w:r>
            <w:r w:rsidRPr="00ED3698">
              <w:t>e</w:t>
            </w:r>
            <w:r w:rsidRPr="00ED3698">
              <w:rPr>
                <w:b/>
              </w:rPr>
              <w:t>b</w:t>
            </w:r>
            <w:r w:rsidRPr="00ED3698">
              <w:t>u</w:t>
            </w:r>
            <w:r w:rsidRPr="00ED3698">
              <w:rPr>
                <w:b/>
              </w:rPr>
              <w:t>g</w:t>
            </w:r>
          </w:p>
        </w:tc>
        <w:tc>
          <w:tcPr>
            <w:tcW w:w="1440" w:type="dxa"/>
            <w:vAlign w:val="center"/>
          </w:tcPr>
          <w:p w14:paraId="2121F373" w14:textId="77777777" w:rsidR="00DB1505" w:rsidRPr="00ED3698" w:rsidRDefault="00DB1505" w:rsidP="00CD1737">
            <w:pPr>
              <w:spacing w:before="0" w:after="0"/>
              <w:jc w:val="center"/>
            </w:pPr>
            <w:r w:rsidRPr="00ED3698">
              <w:t>N</w:t>
            </w:r>
          </w:p>
        </w:tc>
      </w:tr>
      <w:tr w:rsidR="00DB1505" w:rsidRPr="00ED3698" w14:paraId="6B962B3E" w14:textId="77777777" w:rsidTr="00973BB1">
        <w:trPr>
          <w:cantSplit/>
        </w:trPr>
        <w:tc>
          <w:tcPr>
            <w:tcW w:w="1620" w:type="dxa"/>
            <w:vAlign w:val="center"/>
          </w:tcPr>
          <w:p w14:paraId="4BAF688C" w14:textId="77777777" w:rsidR="00DB1505" w:rsidRPr="00ED3698" w:rsidRDefault="00DB1505" w:rsidP="00CD1737">
            <w:pPr>
              <w:spacing w:before="0" w:after="0"/>
            </w:pPr>
            <w:r w:rsidRPr="00ED3698">
              <w:t>prefix_o.psp</w:t>
            </w:r>
          </w:p>
        </w:tc>
        <w:tc>
          <w:tcPr>
            <w:tcW w:w="5670" w:type="dxa"/>
            <w:vAlign w:val="center"/>
          </w:tcPr>
          <w:p w14:paraId="234AA847" w14:textId="77777777" w:rsidR="00DB1505" w:rsidRPr="00ED3698" w:rsidRDefault="00DB1505" w:rsidP="00CD1737">
            <w:pPr>
              <w:spacing w:before="0" w:after="0"/>
            </w:pPr>
            <w:r w:rsidRPr="00ED3698">
              <w:t>Record of all the possible species for a given set of components</w:t>
            </w:r>
          </w:p>
          <w:p w14:paraId="02266CAF" w14:textId="77777777" w:rsidR="00DB1505" w:rsidRPr="00ED3698" w:rsidRDefault="00DB1505" w:rsidP="00CD1737">
            <w:pPr>
              <w:spacing w:before="0" w:after="0"/>
            </w:pPr>
            <w:r w:rsidRPr="00ED3698">
              <w:t>Output format: assorted</w:t>
            </w:r>
          </w:p>
          <w:p w14:paraId="17243497" w14:textId="77777777" w:rsidR="00DB1505" w:rsidRPr="00ED3698" w:rsidRDefault="00DB1505" w:rsidP="00CD1737">
            <w:pPr>
              <w:spacing w:before="0" w:after="0"/>
            </w:pPr>
            <w:r w:rsidRPr="00ED3698">
              <w:t xml:space="preserve">Suffix meaning: </w:t>
            </w:r>
            <w:r w:rsidRPr="00FC2059">
              <w:rPr>
                <w:noProof/>
              </w:rPr>
              <w:t>psp</w:t>
            </w:r>
            <w:r w:rsidRPr="00ED3698">
              <w:t xml:space="preserve"> = ‘</w:t>
            </w:r>
            <w:r w:rsidRPr="00ED3698">
              <w:rPr>
                <w:b/>
              </w:rPr>
              <w:t>p</w:t>
            </w:r>
            <w:r w:rsidRPr="00ED3698">
              <w:t xml:space="preserve">ossible </w:t>
            </w:r>
            <w:r w:rsidRPr="00ED3698">
              <w:rPr>
                <w:b/>
              </w:rPr>
              <w:t>sp</w:t>
            </w:r>
            <w:r w:rsidRPr="00ED3698">
              <w:t>ecies’</w:t>
            </w:r>
          </w:p>
        </w:tc>
        <w:tc>
          <w:tcPr>
            <w:tcW w:w="1440" w:type="dxa"/>
            <w:vAlign w:val="center"/>
          </w:tcPr>
          <w:p w14:paraId="6302557B" w14:textId="77777777" w:rsidR="00DB1505" w:rsidRPr="00ED3698" w:rsidRDefault="00DB1505" w:rsidP="00CD1737">
            <w:pPr>
              <w:spacing w:before="0" w:after="0"/>
              <w:jc w:val="center"/>
            </w:pPr>
            <w:r w:rsidRPr="00ED3698">
              <w:t>N</w:t>
            </w:r>
          </w:p>
        </w:tc>
      </w:tr>
      <w:tr w:rsidR="00DB1505" w:rsidRPr="00ED3698" w14:paraId="22A26188" w14:textId="77777777" w:rsidTr="00973BB1">
        <w:trPr>
          <w:cantSplit/>
        </w:trPr>
        <w:tc>
          <w:tcPr>
            <w:tcW w:w="1620" w:type="dxa"/>
            <w:vAlign w:val="center"/>
          </w:tcPr>
          <w:p w14:paraId="7B05E860" w14:textId="44E4A653" w:rsidR="00DB1505" w:rsidRPr="00ED3698" w:rsidRDefault="00496CFA" w:rsidP="00CD1737">
            <w:pPr>
              <w:spacing w:before="0" w:after="0"/>
            </w:pPr>
            <w:commentRangeStart w:id="38"/>
            <w:commentRangeStart w:id="39"/>
            <w:r>
              <w:t>p</w:t>
            </w:r>
            <w:r w:rsidRPr="00ED3698">
              <w:t>refix</w:t>
            </w:r>
            <w:r w:rsidR="00DB1505" w:rsidRPr="00ED3698">
              <w:t>_o.dt</w:t>
            </w:r>
            <w:commentRangeEnd w:id="38"/>
            <w:r w:rsidR="00E63D23">
              <w:rPr>
                <w:rStyle w:val="CommentReference"/>
              </w:rPr>
              <w:commentReference w:id="38"/>
            </w:r>
            <w:commentRangeEnd w:id="39"/>
            <w:r w:rsidR="00376165">
              <w:rPr>
                <w:rStyle w:val="CommentReference"/>
              </w:rPr>
              <w:commentReference w:id="39"/>
            </w:r>
          </w:p>
        </w:tc>
        <w:tc>
          <w:tcPr>
            <w:tcW w:w="5670" w:type="dxa"/>
            <w:vAlign w:val="center"/>
          </w:tcPr>
          <w:p w14:paraId="2CB098A5" w14:textId="12CDA3FC" w:rsidR="00DB1505" w:rsidRPr="00ED3698" w:rsidRDefault="00DB1505" w:rsidP="00CD1737">
            <w:pPr>
              <w:spacing w:before="0" w:after="0"/>
            </w:pPr>
            <w:r w:rsidRPr="00ED3698">
              <w:t xml:space="preserve">Record of time steps and </w:t>
            </w:r>
            <w:r w:rsidR="00946EE4">
              <w:t>C</w:t>
            </w:r>
            <w:r w:rsidR="00946EE4" w:rsidRPr="00ED3698">
              <w:t xml:space="preserve">ourant </w:t>
            </w:r>
            <w:r w:rsidRPr="00ED3698">
              <w:t>number – Transient data</w:t>
            </w:r>
          </w:p>
          <w:p w14:paraId="0DDCCFD4" w14:textId="77777777" w:rsidR="00DB1505" w:rsidRPr="00ED3698" w:rsidRDefault="00DB1505" w:rsidP="00CD1737">
            <w:pPr>
              <w:spacing w:before="0" w:after="0"/>
            </w:pPr>
            <w:r w:rsidRPr="00ED3698">
              <w:t>Output format: time, delta t, parameter values</w:t>
            </w:r>
          </w:p>
          <w:p w14:paraId="6B1DC258" w14:textId="77777777" w:rsidR="00DB1505" w:rsidRPr="00ED3698" w:rsidRDefault="00DB1505" w:rsidP="00CD1737">
            <w:pPr>
              <w:spacing w:before="0" w:after="0"/>
            </w:pPr>
            <w:r w:rsidRPr="00ED3698">
              <w:t xml:space="preserve">Suffix meaning: </w:t>
            </w:r>
            <w:r w:rsidRPr="00FC2059">
              <w:rPr>
                <w:b/>
                <w:noProof/>
              </w:rPr>
              <w:t>dt</w:t>
            </w:r>
            <w:r w:rsidRPr="00ED3698">
              <w:t xml:space="preserve"> = </w:t>
            </w:r>
            <w:r w:rsidRPr="00ED3698">
              <w:rPr>
                <w:b/>
              </w:rPr>
              <w:t>d</w:t>
            </w:r>
            <w:r w:rsidRPr="00ED3698">
              <w:t xml:space="preserve">elta </w:t>
            </w:r>
            <w:r w:rsidRPr="00ED3698">
              <w:rPr>
                <w:b/>
              </w:rPr>
              <w:t>t</w:t>
            </w:r>
            <w:r w:rsidRPr="00ED3698">
              <w:t>ime</w:t>
            </w:r>
          </w:p>
        </w:tc>
        <w:tc>
          <w:tcPr>
            <w:tcW w:w="1440" w:type="dxa"/>
            <w:vAlign w:val="center"/>
          </w:tcPr>
          <w:p w14:paraId="6FB58B00" w14:textId="77777777" w:rsidR="00DB1505" w:rsidRPr="00ED3698" w:rsidRDefault="00DB1505" w:rsidP="00CD1737">
            <w:pPr>
              <w:spacing w:before="0" w:after="0"/>
              <w:jc w:val="center"/>
            </w:pPr>
            <w:r w:rsidRPr="00ED3698">
              <w:t>Y/N</w:t>
            </w:r>
          </w:p>
        </w:tc>
      </w:tr>
      <w:tr w:rsidR="00DB1505" w:rsidRPr="00ED3698" w14:paraId="6B2B3E3B" w14:textId="77777777" w:rsidTr="00973BB1">
        <w:trPr>
          <w:cantSplit/>
        </w:trPr>
        <w:tc>
          <w:tcPr>
            <w:tcW w:w="1620" w:type="dxa"/>
            <w:vAlign w:val="center"/>
          </w:tcPr>
          <w:p w14:paraId="4A8472DA" w14:textId="7618A840" w:rsidR="00DB1505" w:rsidRPr="00ED3698" w:rsidRDefault="00496CFA" w:rsidP="00CD1737">
            <w:pPr>
              <w:spacing w:before="0" w:after="0"/>
            </w:pPr>
            <w:commentRangeStart w:id="40"/>
            <w:commentRangeStart w:id="41"/>
            <w:r>
              <w:t>p</w:t>
            </w:r>
            <w:r w:rsidRPr="00ED3698">
              <w:t>refix</w:t>
            </w:r>
            <w:r w:rsidR="00DB1505" w:rsidRPr="00ED3698">
              <w:t>_o.cnv</w:t>
            </w:r>
            <w:commentRangeEnd w:id="40"/>
            <w:r w:rsidR="00E63D23">
              <w:rPr>
                <w:rStyle w:val="CommentReference"/>
              </w:rPr>
              <w:commentReference w:id="40"/>
            </w:r>
            <w:commentRangeEnd w:id="41"/>
            <w:r w:rsidR="00376165">
              <w:rPr>
                <w:rStyle w:val="CommentReference"/>
              </w:rPr>
              <w:commentReference w:id="41"/>
            </w:r>
          </w:p>
        </w:tc>
        <w:tc>
          <w:tcPr>
            <w:tcW w:w="5670" w:type="dxa"/>
            <w:vAlign w:val="center"/>
          </w:tcPr>
          <w:p w14:paraId="5636E3DE" w14:textId="7D2302A3" w:rsidR="00DB1505" w:rsidRPr="00ED3698" w:rsidRDefault="00DB1505" w:rsidP="00CD1737">
            <w:pPr>
              <w:spacing w:before="0" w:after="0"/>
            </w:pPr>
            <w:r w:rsidRPr="00ED3698">
              <w:t xml:space="preserve">Record of concentration input and mineral input for reactive </w:t>
            </w:r>
            <w:commentRangeStart w:id="42"/>
            <w:commentRangeStart w:id="43"/>
            <w:r w:rsidRPr="00ED3698">
              <w:t>trans</w:t>
            </w:r>
            <w:commentRangeEnd w:id="42"/>
            <w:r w:rsidR="00946EE4">
              <w:rPr>
                <w:rStyle w:val="CommentReference"/>
              </w:rPr>
              <w:commentReference w:id="42"/>
            </w:r>
            <w:commentRangeEnd w:id="43"/>
            <w:r w:rsidR="00496CFA">
              <w:rPr>
                <w:rStyle w:val="CommentReference"/>
              </w:rPr>
              <w:commentReference w:id="43"/>
            </w:r>
            <w:r w:rsidR="00496CFA">
              <w:t>port</w:t>
            </w:r>
          </w:p>
        </w:tc>
        <w:tc>
          <w:tcPr>
            <w:tcW w:w="1440" w:type="dxa"/>
            <w:vAlign w:val="center"/>
          </w:tcPr>
          <w:p w14:paraId="12D0B137" w14:textId="77777777" w:rsidR="00DB1505" w:rsidRPr="00ED3698" w:rsidRDefault="00DB1505" w:rsidP="00CD1737">
            <w:pPr>
              <w:spacing w:before="0" w:after="0"/>
              <w:jc w:val="center"/>
            </w:pPr>
            <w:r w:rsidRPr="00ED3698">
              <w:t>N</w:t>
            </w:r>
          </w:p>
        </w:tc>
      </w:tr>
      <w:tr w:rsidR="00973BB1" w:rsidRPr="00ED3698" w14:paraId="2942325A" w14:textId="77777777" w:rsidTr="00973BB1">
        <w:trPr>
          <w:cantSplit/>
        </w:trPr>
        <w:tc>
          <w:tcPr>
            <w:tcW w:w="1620" w:type="dxa"/>
            <w:vAlign w:val="center"/>
          </w:tcPr>
          <w:p w14:paraId="1095ED48" w14:textId="2AFB97D0" w:rsidR="00973BB1" w:rsidRPr="00ED3698" w:rsidRDefault="00496CFA" w:rsidP="00973BB1">
            <w:pPr>
              <w:spacing w:before="0" w:after="0"/>
            </w:pPr>
            <w:commentRangeStart w:id="44"/>
            <w:commentRangeStart w:id="45"/>
            <w:r>
              <w:lastRenderedPageBreak/>
              <w:t>p</w:t>
            </w:r>
            <w:r w:rsidRPr="00ED3698">
              <w:t>refix</w:t>
            </w:r>
            <w:r w:rsidR="00973BB1" w:rsidRPr="00ED3698">
              <w:t>_o.</w:t>
            </w:r>
            <w:r w:rsidR="00973BB1">
              <w:t>aqt</w:t>
            </w:r>
            <w:commentRangeEnd w:id="44"/>
            <w:r w:rsidR="00E63D23">
              <w:rPr>
                <w:rStyle w:val="CommentReference"/>
              </w:rPr>
              <w:commentReference w:id="44"/>
            </w:r>
            <w:commentRangeEnd w:id="45"/>
            <w:r w:rsidR="00376165">
              <w:rPr>
                <w:rStyle w:val="CommentReference"/>
              </w:rPr>
              <w:commentReference w:id="45"/>
            </w:r>
          </w:p>
        </w:tc>
        <w:tc>
          <w:tcPr>
            <w:tcW w:w="5670" w:type="dxa"/>
            <w:vAlign w:val="center"/>
          </w:tcPr>
          <w:p w14:paraId="62BCAFC5" w14:textId="7FDBCB4B" w:rsidR="00973BB1" w:rsidRPr="00ED3698" w:rsidRDefault="00973BB1" w:rsidP="00973BB1">
            <w:pPr>
              <w:spacing w:before="0" w:after="0"/>
            </w:pPr>
            <w:r w:rsidRPr="00ED3698">
              <w:t xml:space="preserve">Record of </w:t>
            </w:r>
            <w:r>
              <w:t xml:space="preserve">the spatial distribution of all component </w:t>
            </w:r>
            <w:r w:rsidRPr="00ED3698">
              <w:t>concentration</w:t>
            </w:r>
            <w:r>
              <w:t>s</w:t>
            </w:r>
            <w:r w:rsidRPr="00ED3698">
              <w:t xml:space="preserve"> </w:t>
            </w:r>
            <w:r>
              <w:t>before batch reactions.</w:t>
            </w:r>
          </w:p>
        </w:tc>
        <w:tc>
          <w:tcPr>
            <w:tcW w:w="1440" w:type="dxa"/>
            <w:vAlign w:val="center"/>
          </w:tcPr>
          <w:p w14:paraId="7BAFFB22" w14:textId="770020A4" w:rsidR="00973BB1" w:rsidRPr="00ED3698" w:rsidRDefault="00973BB1" w:rsidP="00973BB1">
            <w:pPr>
              <w:spacing w:before="0" w:after="0"/>
              <w:jc w:val="center"/>
            </w:pPr>
            <w:r w:rsidRPr="00ED3698">
              <w:t>N</w:t>
            </w:r>
          </w:p>
        </w:tc>
      </w:tr>
    </w:tbl>
    <w:p w14:paraId="74FF4090" w14:textId="77777777" w:rsidR="00DB1505" w:rsidRPr="00ED3698" w:rsidRDefault="00DB1505" w:rsidP="00DB1505">
      <w:pPr>
        <w:pStyle w:val="datafile"/>
      </w:pPr>
    </w:p>
    <w:p w14:paraId="7F5CBA23" w14:textId="77777777" w:rsidR="00DB1505" w:rsidRPr="00ED3698" w:rsidRDefault="00DB1505" w:rsidP="00DB1505">
      <w:pPr>
        <w:pStyle w:val="Caption"/>
      </w:pPr>
      <w:r w:rsidRPr="00ED3698">
        <w:br w:type="page"/>
      </w:r>
      <w:bookmarkStart w:id="46" w:name="_Ref417462056"/>
      <w:bookmarkStart w:id="47" w:name="_Toc13056198"/>
      <w:r w:rsidRPr="00ED3698">
        <w:lastRenderedPageBreak/>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2</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3</w:t>
      </w:r>
      <w:r w:rsidR="00606172">
        <w:rPr>
          <w:noProof/>
        </w:rPr>
        <w:fldChar w:fldCharType="end"/>
      </w:r>
      <w:bookmarkEnd w:id="46"/>
      <w:r w:rsidRPr="00ED3698">
        <w:t>: Output files – Output files - flow solution</w:t>
      </w:r>
      <w:bookmarkEnd w:id="47"/>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20"/>
        <w:gridCol w:w="5670"/>
        <w:gridCol w:w="1440"/>
      </w:tblGrid>
      <w:tr w:rsidR="00DB1505" w:rsidRPr="00CD1737" w14:paraId="7B8982AB" w14:textId="77777777" w:rsidTr="007239FB">
        <w:trPr>
          <w:cantSplit/>
        </w:trPr>
        <w:tc>
          <w:tcPr>
            <w:tcW w:w="1620" w:type="dxa"/>
            <w:vAlign w:val="center"/>
          </w:tcPr>
          <w:p w14:paraId="235DCB3A" w14:textId="77777777" w:rsidR="00DB1505" w:rsidRPr="00CD1737" w:rsidRDefault="00DB1505" w:rsidP="00CD1737">
            <w:pPr>
              <w:pStyle w:val="Tableheader"/>
            </w:pPr>
            <w:r w:rsidRPr="0075340C">
              <w:rPr>
                <w:noProof/>
              </w:rPr>
              <w:t>File name</w:t>
            </w:r>
          </w:p>
        </w:tc>
        <w:tc>
          <w:tcPr>
            <w:tcW w:w="5670" w:type="dxa"/>
            <w:vAlign w:val="center"/>
          </w:tcPr>
          <w:p w14:paraId="604A22F2" w14:textId="77777777" w:rsidR="00DB1505" w:rsidRPr="00CD1737" w:rsidRDefault="00DB1505" w:rsidP="00CD1737">
            <w:pPr>
              <w:pStyle w:val="Tableheader"/>
            </w:pPr>
            <w:r w:rsidRPr="00CD1737">
              <w:t>Description</w:t>
            </w:r>
          </w:p>
        </w:tc>
        <w:tc>
          <w:tcPr>
            <w:tcW w:w="1440" w:type="dxa"/>
            <w:vAlign w:val="center"/>
          </w:tcPr>
          <w:p w14:paraId="172B8492" w14:textId="77777777" w:rsidR="00DB1505" w:rsidRPr="00CD1737" w:rsidRDefault="00DB1505" w:rsidP="00CD1737">
            <w:pPr>
              <w:pStyle w:val="Tableheader"/>
            </w:pPr>
            <w:r w:rsidRPr="00CD1737">
              <w:t>TECPLOT Header</w:t>
            </w:r>
          </w:p>
        </w:tc>
      </w:tr>
      <w:tr w:rsidR="00DB1505" w:rsidRPr="00ED3698" w14:paraId="176E1117" w14:textId="77777777" w:rsidTr="007239FB">
        <w:trPr>
          <w:cantSplit/>
        </w:trPr>
        <w:tc>
          <w:tcPr>
            <w:tcW w:w="1620" w:type="dxa"/>
            <w:vAlign w:val="center"/>
          </w:tcPr>
          <w:p w14:paraId="6566CBB6" w14:textId="77777777" w:rsidR="00DB1505" w:rsidRPr="00ED3698" w:rsidRDefault="00DB1505" w:rsidP="007239FB">
            <w:pPr>
              <w:spacing w:before="0" w:after="0"/>
            </w:pPr>
            <w:r w:rsidRPr="00ED3698">
              <w:t>prefix_x.gsp</w:t>
            </w:r>
          </w:p>
        </w:tc>
        <w:tc>
          <w:tcPr>
            <w:tcW w:w="5670" w:type="dxa"/>
            <w:vAlign w:val="center"/>
          </w:tcPr>
          <w:p w14:paraId="33A1ED0B" w14:textId="10FBC415" w:rsidR="00DB1505" w:rsidRPr="00ED3698" w:rsidRDefault="00946EE4" w:rsidP="007239FB">
            <w:pPr>
              <w:spacing w:before="0" w:after="0"/>
            </w:pPr>
            <w:r>
              <w:t>H</w:t>
            </w:r>
            <w:r w:rsidRPr="00ED3698">
              <w:t xml:space="preserve">ydraulic </w:t>
            </w:r>
            <w:r w:rsidR="00DB1505" w:rsidRPr="00ED3698">
              <w:t>head, pressure head, water and gas saturations, moisture and gas contents at output time x (0 = initial condition) – contour data</w:t>
            </w:r>
          </w:p>
          <w:p w14:paraId="660F965C" w14:textId="77777777" w:rsidR="00DB1505" w:rsidRPr="00ED3698" w:rsidRDefault="00DB1505" w:rsidP="007239FB">
            <w:pPr>
              <w:spacing w:before="0" w:after="0"/>
            </w:pPr>
            <w:r w:rsidRPr="00ED3698">
              <w:t>Output format: x,(y),(z), parameter values</w:t>
            </w:r>
          </w:p>
          <w:p w14:paraId="7F083FAE" w14:textId="77777777" w:rsidR="00DB1505" w:rsidRPr="00ED3698" w:rsidRDefault="00DB1505" w:rsidP="007239FB">
            <w:pPr>
              <w:spacing w:before="0" w:after="0"/>
            </w:pPr>
            <w:r w:rsidRPr="00ED3698">
              <w:t xml:space="preserve">Suffix meaning: </w:t>
            </w:r>
            <w:r w:rsidRPr="00ED3698">
              <w:rPr>
                <w:b/>
              </w:rPr>
              <w:t>gsp</w:t>
            </w:r>
            <w:r w:rsidRPr="00ED3698">
              <w:t xml:space="preserve"> = </w:t>
            </w:r>
            <w:r w:rsidRPr="00ED3698">
              <w:rPr>
                <w:b/>
              </w:rPr>
              <w:t>g</w:t>
            </w:r>
            <w:r w:rsidRPr="00ED3698">
              <w:t>lobal/</w:t>
            </w:r>
            <w:r w:rsidRPr="00ED3698">
              <w:rPr>
                <w:b/>
              </w:rPr>
              <w:t>s</w:t>
            </w:r>
            <w:r w:rsidRPr="00ED3698">
              <w:t>patial/</w:t>
            </w:r>
            <w:r w:rsidRPr="00ED3698">
              <w:rPr>
                <w:b/>
              </w:rPr>
              <w:t>p</w:t>
            </w:r>
            <w:r w:rsidRPr="00ED3698">
              <w:t>ressure</w:t>
            </w:r>
          </w:p>
        </w:tc>
        <w:tc>
          <w:tcPr>
            <w:tcW w:w="1440" w:type="dxa"/>
            <w:vAlign w:val="center"/>
          </w:tcPr>
          <w:p w14:paraId="7A7FE481" w14:textId="77777777" w:rsidR="00DB1505" w:rsidRPr="00ED3698" w:rsidRDefault="00DB1505" w:rsidP="007239FB">
            <w:pPr>
              <w:spacing w:before="0" w:after="0"/>
            </w:pPr>
            <w:r w:rsidRPr="00ED3698">
              <w:t>Y</w:t>
            </w:r>
          </w:p>
        </w:tc>
      </w:tr>
      <w:tr w:rsidR="00DB1505" w:rsidRPr="00ED3698" w14:paraId="4DD68CCA" w14:textId="77777777" w:rsidTr="007239FB">
        <w:trPr>
          <w:cantSplit/>
        </w:trPr>
        <w:tc>
          <w:tcPr>
            <w:tcW w:w="1620" w:type="dxa"/>
            <w:vAlign w:val="center"/>
          </w:tcPr>
          <w:p w14:paraId="74926C4E" w14:textId="77777777" w:rsidR="00DB1505" w:rsidRPr="00ED3698" w:rsidRDefault="00DB1505" w:rsidP="007239FB">
            <w:pPr>
              <w:spacing w:before="0" w:after="0"/>
            </w:pPr>
            <w:r w:rsidRPr="00ED3698">
              <w:t>prefix_x.vel</w:t>
            </w:r>
          </w:p>
        </w:tc>
        <w:tc>
          <w:tcPr>
            <w:tcW w:w="5670" w:type="dxa"/>
            <w:vAlign w:val="center"/>
          </w:tcPr>
          <w:p w14:paraId="3051DB15" w14:textId="259E11FA" w:rsidR="00DB1505" w:rsidRPr="00ED3698" w:rsidRDefault="00946EE4" w:rsidP="007239FB">
            <w:pPr>
              <w:spacing w:before="0" w:after="0"/>
            </w:pPr>
            <w:r>
              <w:t>I</w:t>
            </w:r>
            <w:r w:rsidRPr="00ED3698">
              <w:t xml:space="preserve">nterfacial </w:t>
            </w:r>
            <w:r w:rsidR="00DB1505" w:rsidRPr="00ED3698">
              <w:t>velocities at output time x (0 = initial condition) – contour data</w:t>
            </w:r>
          </w:p>
          <w:p w14:paraId="4F4E7A16" w14:textId="77777777" w:rsidR="00DB1505" w:rsidRPr="00ED3698" w:rsidRDefault="00DB1505" w:rsidP="007239FB">
            <w:pPr>
              <w:spacing w:before="0" w:after="0"/>
              <w:rPr>
                <w:lang w:val="fr-FR"/>
              </w:rPr>
            </w:pPr>
            <w:r w:rsidRPr="00ED3698">
              <w:rPr>
                <w:lang w:val="fr-FR"/>
              </w:rPr>
              <w:t>Output format: x,(y),(z), v</w:t>
            </w:r>
            <w:r w:rsidRPr="00ED3698">
              <w:rPr>
                <w:vertAlign w:val="subscript"/>
                <w:lang w:val="fr-FR"/>
              </w:rPr>
              <w:t>x</w:t>
            </w:r>
            <w:r w:rsidRPr="00ED3698">
              <w:rPr>
                <w:lang w:val="fr-FR"/>
              </w:rPr>
              <w:t>, (v</w:t>
            </w:r>
            <w:r w:rsidRPr="00ED3698">
              <w:rPr>
                <w:vertAlign w:val="subscript"/>
                <w:lang w:val="fr-FR"/>
              </w:rPr>
              <w:t>y</w:t>
            </w:r>
            <w:r w:rsidRPr="00ED3698">
              <w:rPr>
                <w:lang w:val="fr-FR"/>
              </w:rPr>
              <w:t>), (v</w:t>
            </w:r>
            <w:r w:rsidRPr="00ED3698">
              <w:rPr>
                <w:vertAlign w:val="subscript"/>
                <w:lang w:val="fr-FR"/>
              </w:rPr>
              <w:t>z</w:t>
            </w:r>
            <w:r w:rsidRPr="00ED3698">
              <w:rPr>
                <w:lang w:val="fr-FR"/>
              </w:rPr>
              <w:t>)</w:t>
            </w:r>
          </w:p>
          <w:p w14:paraId="10AE8672" w14:textId="77777777" w:rsidR="00DB1505" w:rsidRPr="00ED3698" w:rsidRDefault="00DB1505" w:rsidP="007239FB">
            <w:pPr>
              <w:spacing w:before="0" w:after="0"/>
            </w:pPr>
            <w:r w:rsidRPr="00ED3698">
              <w:t xml:space="preserve">Suffix meaning: </w:t>
            </w:r>
            <w:r w:rsidRPr="00ED3698">
              <w:rPr>
                <w:b/>
              </w:rPr>
              <w:t>vel</w:t>
            </w:r>
            <w:r w:rsidRPr="00ED3698">
              <w:t xml:space="preserve"> = </w:t>
            </w:r>
            <w:r w:rsidRPr="00ED3698">
              <w:rPr>
                <w:b/>
              </w:rPr>
              <w:t>vel</w:t>
            </w:r>
            <w:r w:rsidRPr="00ED3698">
              <w:t>ocities</w:t>
            </w:r>
          </w:p>
        </w:tc>
        <w:tc>
          <w:tcPr>
            <w:tcW w:w="1440" w:type="dxa"/>
            <w:vAlign w:val="center"/>
          </w:tcPr>
          <w:p w14:paraId="12687ED6" w14:textId="77777777" w:rsidR="00DB1505" w:rsidRPr="00ED3698" w:rsidRDefault="00DB1505" w:rsidP="007239FB">
            <w:pPr>
              <w:spacing w:before="0" w:after="0"/>
            </w:pPr>
            <w:r w:rsidRPr="00ED3698">
              <w:t>Y</w:t>
            </w:r>
          </w:p>
        </w:tc>
      </w:tr>
      <w:tr w:rsidR="00DB1505" w:rsidRPr="00ED3698" w14:paraId="23AFE3F6" w14:textId="77777777" w:rsidTr="007239FB">
        <w:trPr>
          <w:cantSplit/>
        </w:trPr>
        <w:tc>
          <w:tcPr>
            <w:tcW w:w="1620" w:type="dxa"/>
            <w:vAlign w:val="center"/>
          </w:tcPr>
          <w:p w14:paraId="3AE4124D" w14:textId="77777777" w:rsidR="00DB1505" w:rsidRPr="00ED3698" w:rsidRDefault="00DB1505" w:rsidP="007239FB">
            <w:pPr>
              <w:spacing w:before="0" w:after="0"/>
            </w:pPr>
            <w:r w:rsidRPr="00ED3698">
              <w:t>prefix_o.mvs</w:t>
            </w:r>
          </w:p>
        </w:tc>
        <w:tc>
          <w:tcPr>
            <w:tcW w:w="5670" w:type="dxa"/>
            <w:vAlign w:val="center"/>
          </w:tcPr>
          <w:p w14:paraId="5A9EE38C" w14:textId="77777777" w:rsidR="00DB1505" w:rsidRPr="00ED3698" w:rsidRDefault="00DB1505" w:rsidP="007239FB">
            <w:pPr>
              <w:spacing w:before="0" w:after="0"/>
            </w:pPr>
            <w:r w:rsidRPr="00ED3698">
              <w:t>Mass balance files of liquid – transient data</w:t>
            </w:r>
          </w:p>
          <w:p w14:paraId="1C8C47F4" w14:textId="3C246E13" w:rsidR="00DB1505" w:rsidRPr="00ED3698" w:rsidRDefault="00DB1505" w:rsidP="007239FB">
            <w:pPr>
              <w:spacing w:before="0" w:after="0"/>
            </w:pPr>
            <w:r w:rsidRPr="00ED3698">
              <w:t>Output format</w:t>
            </w:r>
            <w:r w:rsidR="00253DB2">
              <w:t xml:space="preserve">: </w:t>
            </w:r>
            <w:r w:rsidRPr="00ED3698">
              <w:t>time, water mass, "</w:t>
            </w:r>
            <w:r w:rsidRPr="00FC2059">
              <w:rPr>
                <w:noProof/>
              </w:rPr>
              <w:t>water filled</w:t>
            </w:r>
            <w:r w:rsidRPr="00ED3698">
              <w:t xml:space="preserve"> volume</w:t>
            </w:r>
            <w:r w:rsidR="00FC2059">
              <w:t>,</w:t>
            </w:r>
            <w:r w:rsidRPr="00ED3698">
              <w:t>" "</w:t>
            </w:r>
            <w:r w:rsidRPr="00FC2059">
              <w:rPr>
                <w:noProof/>
              </w:rPr>
              <w:t>gas filled</w:t>
            </w:r>
            <w:r w:rsidRPr="00ED3698">
              <w:t xml:space="preserve"> volume"</w:t>
            </w:r>
          </w:p>
          <w:p w14:paraId="4CB12A2A" w14:textId="77777777" w:rsidR="00DB1505" w:rsidRPr="00ED3698" w:rsidRDefault="00DB1505" w:rsidP="007239FB">
            <w:pPr>
              <w:spacing w:before="0" w:after="0"/>
            </w:pPr>
            <w:r w:rsidRPr="00ED3698">
              <w:t xml:space="preserve">Suffix meaning: </w:t>
            </w:r>
            <w:r w:rsidRPr="00FC2059">
              <w:rPr>
                <w:b/>
                <w:noProof/>
              </w:rPr>
              <w:t>mvs</w:t>
            </w:r>
            <w:r w:rsidRPr="00ED3698">
              <w:t xml:space="preserve"> = </w:t>
            </w:r>
            <w:r w:rsidRPr="00ED3698">
              <w:rPr>
                <w:b/>
              </w:rPr>
              <w:t>m</w:t>
            </w:r>
            <w:r w:rsidRPr="00ED3698">
              <w:t xml:space="preserve">ass and liquid filled </w:t>
            </w:r>
            <w:r w:rsidRPr="00ED3698">
              <w:rPr>
                <w:b/>
              </w:rPr>
              <w:t>v</w:t>
            </w:r>
            <w:r w:rsidRPr="00ED3698">
              <w:t>olume</w:t>
            </w:r>
            <w:r w:rsidRPr="00ED3698">
              <w:rPr>
                <w:b/>
              </w:rPr>
              <w:t>s</w:t>
            </w:r>
          </w:p>
        </w:tc>
        <w:tc>
          <w:tcPr>
            <w:tcW w:w="1440" w:type="dxa"/>
            <w:vAlign w:val="center"/>
          </w:tcPr>
          <w:p w14:paraId="43AB74E2" w14:textId="77777777" w:rsidR="00DB1505" w:rsidRPr="00ED3698" w:rsidRDefault="00DB1505" w:rsidP="007239FB">
            <w:pPr>
              <w:spacing w:before="0" w:after="0"/>
            </w:pPr>
            <w:r w:rsidRPr="00ED3698">
              <w:t>Y</w:t>
            </w:r>
          </w:p>
        </w:tc>
      </w:tr>
      <w:tr w:rsidR="00DB1505" w:rsidRPr="00ED3698" w14:paraId="4C94A34F" w14:textId="77777777" w:rsidTr="007239FB">
        <w:trPr>
          <w:cantSplit/>
        </w:trPr>
        <w:tc>
          <w:tcPr>
            <w:tcW w:w="1620" w:type="dxa"/>
            <w:vAlign w:val="center"/>
          </w:tcPr>
          <w:p w14:paraId="2DC91063" w14:textId="77777777" w:rsidR="00DB1505" w:rsidRPr="00ED3698" w:rsidRDefault="00DB1505" w:rsidP="007239FB">
            <w:pPr>
              <w:spacing w:before="0" w:after="0"/>
            </w:pPr>
            <w:r w:rsidRPr="00ED3698">
              <w:t>prefix_o.mvc</w:t>
            </w:r>
          </w:p>
        </w:tc>
        <w:tc>
          <w:tcPr>
            <w:tcW w:w="5670" w:type="dxa"/>
            <w:vAlign w:val="center"/>
          </w:tcPr>
          <w:p w14:paraId="15866C66" w14:textId="77777777" w:rsidR="00DB1505" w:rsidRPr="00ED3698" w:rsidRDefault="00DB1505" w:rsidP="007239FB">
            <w:pPr>
              <w:spacing w:before="0" w:after="0"/>
            </w:pPr>
            <w:r w:rsidRPr="00ED3698">
              <w:t>Mass balance in total flux – transient data</w:t>
            </w:r>
          </w:p>
          <w:p w14:paraId="60F95500" w14:textId="664AADC2" w:rsidR="00DB1505" w:rsidRPr="00ED3698" w:rsidRDefault="00DB1505" w:rsidP="007239FB">
            <w:pPr>
              <w:spacing w:before="0" w:after="0"/>
            </w:pPr>
            <w:r w:rsidRPr="00ED3698">
              <w:t>Output format</w:t>
            </w:r>
            <w:r w:rsidR="00253DB2">
              <w:t xml:space="preserve">: </w:t>
            </w:r>
            <w:r w:rsidRPr="00ED3698">
              <w:t xml:space="preserve">time, </w:t>
            </w:r>
            <w:r w:rsidR="00946EE4">
              <w:t>“</w:t>
            </w:r>
            <w:r w:rsidRPr="00ED3698">
              <w:t>inflow</w:t>
            </w:r>
            <w:r w:rsidR="00946EE4">
              <w:t>”</w:t>
            </w:r>
            <w:r w:rsidRPr="00ED3698">
              <w:t xml:space="preserve">, </w:t>
            </w:r>
            <w:r w:rsidR="00946EE4">
              <w:t>“</w:t>
            </w:r>
            <w:r w:rsidRPr="00ED3698">
              <w:t>outflow</w:t>
            </w:r>
            <w:r w:rsidR="00946EE4">
              <w:t>”</w:t>
            </w:r>
            <w:r w:rsidRPr="00ED3698">
              <w:t xml:space="preserve">, </w:t>
            </w:r>
            <w:r w:rsidR="00946EE4">
              <w:t>“</w:t>
            </w:r>
            <w:r w:rsidRPr="00ED3698">
              <w:t>change in storage</w:t>
            </w:r>
            <w:r w:rsidR="00946EE4">
              <w:t>”</w:t>
            </w:r>
            <w:r w:rsidRPr="00ED3698">
              <w:t xml:space="preserve">, </w:t>
            </w:r>
            <w:r w:rsidR="00946EE4">
              <w:t>“</w:t>
            </w:r>
            <w:r w:rsidRPr="00ED3698">
              <w:t>root water uptake</w:t>
            </w:r>
            <w:r w:rsidR="00946EE4">
              <w:t>”</w:t>
            </w:r>
          </w:p>
          <w:p w14:paraId="583ED9EF" w14:textId="77777777" w:rsidR="00DB1505" w:rsidRPr="00ED3698" w:rsidRDefault="00DB1505" w:rsidP="007239FB">
            <w:pPr>
              <w:spacing w:before="0" w:after="0"/>
            </w:pPr>
            <w:r w:rsidRPr="00ED3698">
              <w:t xml:space="preserve">Suffix meaning: </w:t>
            </w:r>
            <w:r w:rsidRPr="00FC2059">
              <w:rPr>
                <w:b/>
                <w:noProof/>
              </w:rPr>
              <w:t>mvc</w:t>
            </w:r>
            <w:r w:rsidRPr="00ED3698">
              <w:t xml:space="preserve"> = </w:t>
            </w:r>
            <w:r w:rsidRPr="00ED3698">
              <w:rPr>
                <w:b/>
              </w:rPr>
              <w:t>m</w:t>
            </w:r>
            <w:r w:rsidRPr="00ED3698">
              <w:t xml:space="preserve">ass </w:t>
            </w:r>
            <w:r w:rsidRPr="00ED3698">
              <w:rPr>
                <w:b/>
              </w:rPr>
              <w:t>v</w:t>
            </w:r>
            <w:r w:rsidRPr="00ED3698">
              <w:t xml:space="preserve">olume </w:t>
            </w:r>
            <w:r w:rsidRPr="00ED3698">
              <w:rPr>
                <w:b/>
              </w:rPr>
              <w:t>c</w:t>
            </w:r>
            <w:r w:rsidRPr="00ED3698">
              <w:t>hange</w:t>
            </w:r>
          </w:p>
        </w:tc>
        <w:tc>
          <w:tcPr>
            <w:tcW w:w="1440" w:type="dxa"/>
            <w:vAlign w:val="center"/>
          </w:tcPr>
          <w:p w14:paraId="7E3B861B" w14:textId="77777777" w:rsidR="00DB1505" w:rsidRPr="00ED3698" w:rsidRDefault="00DB1505" w:rsidP="007239FB">
            <w:pPr>
              <w:spacing w:before="0" w:after="0"/>
            </w:pPr>
            <w:r w:rsidRPr="00ED3698">
              <w:t>Y</w:t>
            </w:r>
          </w:p>
        </w:tc>
      </w:tr>
      <w:tr w:rsidR="00DB1505" w:rsidRPr="00ED3698" w14:paraId="5E13D424" w14:textId="77777777" w:rsidTr="007239FB">
        <w:trPr>
          <w:cantSplit/>
        </w:trPr>
        <w:tc>
          <w:tcPr>
            <w:tcW w:w="1620" w:type="dxa"/>
            <w:vAlign w:val="center"/>
          </w:tcPr>
          <w:p w14:paraId="7D49DDF2" w14:textId="77777777" w:rsidR="00DB1505" w:rsidRPr="00ED3698" w:rsidRDefault="00DB1505" w:rsidP="007239FB">
            <w:pPr>
              <w:spacing w:before="0" w:after="0"/>
            </w:pPr>
            <w:r w:rsidRPr="00ED3698">
              <w:t>prefix_o.mve</w:t>
            </w:r>
          </w:p>
        </w:tc>
        <w:tc>
          <w:tcPr>
            <w:tcW w:w="5670" w:type="dxa"/>
            <w:vAlign w:val="center"/>
          </w:tcPr>
          <w:p w14:paraId="15D47B5C" w14:textId="77777777" w:rsidR="00DB1505" w:rsidRPr="00ED3698" w:rsidRDefault="00DB1505" w:rsidP="007239FB">
            <w:pPr>
              <w:spacing w:before="0" w:after="0"/>
            </w:pPr>
            <w:r w:rsidRPr="00ED3698">
              <w:t>Mass balance errors – transient data</w:t>
            </w:r>
          </w:p>
          <w:p w14:paraId="138D4860" w14:textId="7FE8EAAF" w:rsidR="00DB1505" w:rsidRPr="00ED3698" w:rsidRDefault="00DB1505" w:rsidP="007239FB">
            <w:pPr>
              <w:spacing w:before="0" w:after="0"/>
            </w:pPr>
            <w:r w:rsidRPr="00ED3698">
              <w:t>Output format</w:t>
            </w:r>
            <w:r w:rsidR="00253DB2">
              <w:t xml:space="preserve">: </w:t>
            </w:r>
            <w:r w:rsidRPr="00ED3698">
              <w:t xml:space="preserve">time, </w:t>
            </w:r>
            <w:r w:rsidR="00946EE4">
              <w:t>“</w:t>
            </w:r>
            <w:r w:rsidRPr="00ED3698">
              <w:t>absolute mass balance error</w:t>
            </w:r>
            <w:r w:rsidR="00FC2059">
              <w:t>,</w:t>
            </w:r>
            <w:r w:rsidR="00946EE4">
              <w:t>”</w:t>
            </w:r>
            <w:r w:rsidRPr="00ED3698">
              <w:t xml:space="preserve"> </w:t>
            </w:r>
            <w:r w:rsidR="00946EE4">
              <w:t>“</w:t>
            </w:r>
            <w:r w:rsidRPr="00ED3698">
              <w:t>relative mass balance error</w:t>
            </w:r>
            <w:r w:rsidR="00FC2059">
              <w:t>,</w:t>
            </w:r>
            <w:r w:rsidR="00946EE4">
              <w:t>”</w:t>
            </w:r>
            <w:r w:rsidRPr="00ED3698">
              <w:t xml:space="preserve"> </w:t>
            </w:r>
            <w:r w:rsidR="00946EE4">
              <w:t>“</w:t>
            </w:r>
            <w:r w:rsidRPr="00ED3698">
              <w:t>absolute cumulative mass balance error</w:t>
            </w:r>
            <w:r w:rsidR="00FC2059">
              <w:t>,</w:t>
            </w:r>
            <w:r w:rsidR="00946EE4">
              <w:t>”</w:t>
            </w:r>
            <w:r w:rsidRPr="00ED3698">
              <w:t xml:space="preserve"> </w:t>
            </w:r>
            <w:r w:rsidR="00946EE4">
              <w:t>“</w:t>
            </w:r>
            <w:r w:rsidRPr="00ED3698">
              <w:t>relative cumulative mass balance error</w:t>
            </w:r>
            <w:r w:rsidR="00946EE4">
              <w:t>”</w:t>
            </w:r>
          </w:p>
          <w:p w14:paraId="2E1E3716" w14:textId="77777777" w:rsidR="00DB1505" w:rsidRPr="00ED3698" w:rsidRDefault="00DB1505" w:rsidP="007239FB">
            <w:pPr>
              <w:spacing w:before="0" w:after="0"/>
            </w:pPr>
            <w:r w:rsidRPr="00ED3698">
              <w:t xml:space="preserve">Suffix meaning: </w:t>
            </w:r>
            <w:r w:rsidRPr="00FC2059">
              <w:rPr>
                <w:b/>
                <w:noProof/>
              </w:rPr>
              <w:t>mve</w:t>
            </w:r>
            <w:r w:rsidRPr="00ED3698">
              <w:t xml:space="preserve"> = </w:t>
            </w:r>
            <w:r w:rsidRPr="00ED3698">
              <w:rPr>
                <w:b/>
              </w:rPr>
              <w:t>m</w:t>
            </w:r>
            <w:r w:rsidRPr="00ED3698">
              <w:t>ass balance (</w:t>
            </w:r>
            <w:r w:rsidRPr="00ED3698">
              <w:rPr>
                <w:b/>
              </w:rPr>
              <w:t>v</w:t>
            </w:r>
            <w:r w:rsidRPr="00ED3698">
              <w:t xml:space="preserve">olume) </w:t>
            </w:r>
            <w:r w:rsidRPr="00ED3698">
              <w:rPr>
                <w:b/>
              </w:rPr>
              <w:t>e</w:t>
            </w:r>
            <w:r w:rsidRPr="00ED3698">
              <w:t>rrors</w:t>
            </w:r>
          </w:p>
        </w:tc>
        <w:tc>
          <w:tcPr>
            <w:tcW w:w="1440" w:type="dxa"/>
            <w:vAlign w:val="center"/>
          </w:tcPr>
          <w:p w14:paraId="583400E9" w14:textId="77777777" w:rsidR="00DB1505" w:rsidRPr="00ED3698" w:rsidRDefault="00DB1505" w:rsidP="007239FB">
            <w:pPr>
              <w:spacing w:before="0" w:after="0"/>
            </w:pPr>
            <w:r w:rsidRPr="00ED3698">
              <w:t>Y</w:t>
            </w:r>
          </w:p>
        </w:tc>
      </w:tr>
    </w:tbl>
    <w:p w14:paraId="39BE5FB1" w14:textId="77777777" w:rsidR="00DB1505" w:rsidRDefault="00DB1505" w:rsidP="00DB1505">
      <w:pPr>
        <w:pStyle w:val="datafile"/>
      </w:pPr>
    </w:p>
    <w:p w14:paraId="5769D161" w14:textId="77777777" w:rsidR="00DB1505" w:rsidRPr="00ED3698" w:rsidRDefault="00DB1505" w:rsidP="00DB1505">
      <w:pPr>
        <w:pStyle w:val="Caption"/>
      </w:pPr>
      <w:bookmarkStart w:id="48" w:name="_Ref417462063"/>
      <w:bookmarkStart w:id="49" w:name="_Toc13056199"/>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2</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4</w:t>
      </w:r>
      <w:r w:rsidR="00606172">
        <w:rPr>
          <w:noProof/>
        </w:rPr>
        <w:fldChar w:fldCharType="end"/>
      </w:r>
      <w:bookmarkEnd w:id="48"/>
      <w:r w:rsidRPr="00ED3698">
        <w:t>: Output files – reactive transport – contour data.</w:t>
      </w:r>
      <w:bookmarkEnd w:id="49"/>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20"/>
        <w:gridCol w:w="5893"/>
        <w:gridCol w:w="1217"/>
      </w:tblGrid>
      <w:tr w:rsidR="00DB1505" w:rsidRPr="00ED3698" w14:paraId="4BC2D8A3" w14:textId="77777777" w:rsidTr="007239FB">
        <w:trPr>
          <w:cantSplit/>
        </w:trPr>
        <w:tc>
          <w:tcPr>
            <w:tcW w:w="1620" w:type="dxa"/>
            <w:vAlign w:val="center"/>
          </w:tcPr>
          <w:p w14:paraId="11926C67" w14:textId="77777777" w:rsidR="00DB1505" w:rsidRPr="00ED3698" w:rsidRDefault="00DB1505" w:rsidP="00CD1737">
            <w:pPr>
              <w:pStyle w:val="Tableheader"/>
            </w:pPr>
            <w:r w:rsidRPr="00ED3698">
              <w:br w:type="page"/>
            </w:r>
            <w:r w:rsidRPr="00FC2059">
              <w:rPr>
                <w:noProof/>
              </w:rPr>
              <w:t>File name</w:t>
            </w:r>
          </w:p>
        </w:tc>
        <w:tc>
          <w:tcPr>
            <w:tcW w:w="5893" w:type="dxa"/>
            <w:vAlign w:val="center"/>
          </w:tcPr>
          <w:p w14:paraId="3955700E" w14:textId="77777777" w:rsidR="00DB1505" w:rsidRPr="00ED3698" w:rsidRDefault="00DB1505" w:rsidP="00CD1737">
            <w:pPr>
              <w:pStyle w:val="Tableheader"/>
            </w:pPr>
            <w:r w:rsidRPr="00ED3698">
              <w:t>Description</w:t>
            </w:r>
          </w:p>
        </w:tc>
        <w:tc>
          <w:tcPr>
            <w:tcW w:w="1217" w:type="dxa"/>
            <w:vAlign w:val="center"/>
          </w:tcPr>
          <w:p w14:paraId="1DB88B40" w14:textId="77777777" w:rsidR="00DB1505" w:rsidRPr="00ED3698" w:rsidRDefault="00DB1505" w:rsidP="00CD1737">
            <w:pPr>
              <w:pStyle w:val="Tableheader"/>
            </w:pPr>
            <w:r w:rsidRPr="00ED3698">
              <w:t>TECPLOT Header</w:t>
            </w:r>
          </w:p>
        </w:tc>
      </w:tr>
      <w:tr w:rsidR="00DB1505" w:rsidRPr="00ED3698" w14:paraId="76C9A409" w14:textId="77777777" w:rsidTr="007239FB">
        <w:trPr>
          <w:cantSplit/>
        </w:trPr>
        <w:tc>
          <w:tcPr>
            <w:tcW w:w="1620" w:type="dxa"/>
            <w:vAlign w:val="center"/>
          </w:tcPr>
          <w:p w14:paraId="0CFDBC82" w14:textId="77777777" w:rsidR="00DB1505" w:rsidRPr="00ED3698" w:rsidRDefault="00DB1505" w:rsidP="007239FB">
            <w:pPr>
              <w:spacing w:before="0" w:after="0"/>
            </w:pPr>
            <w:r w:rsidRPr="00ED3698">
              <w:t>prefix_x.gst</w:t>
            </w:r>
          </w:p>
        </w:tc>
        <w:tc>
          <w:tcPr>
            <w:tcW w:w="5893" w:type="dxa"/>
            <w:vAlign w:val="center"/>
          </w:tcPr>
          <w:p w14:paraId="7D359227" w14:textId="25803EDA" w:rsidR="00DB1505" w:rsidRPr="00ED3698" w:rsidRDefault="00946EE4" w:rsidP="007239FB">
            <w:pPr>
              <w:spacing w:before="0" w:after="0"/>
            </w:pPr>
            <w:r>
              <w:t>T</w:t>
            </w:r>
            <w:r w:rsidRPr="00ED3698">
              <w:t xml:space="preserve">otal </w:t>
            </w:r>
            <w:r w:rsidR="00DB1505" w:rsidRPr="00ED3698">
              <w:t>aqueous component concentrations at output time x (0 = initial condition) – contour data</w:t>
            </w:r>
          </w:p>
          <w:p w14:paraId="0B34D496" w14:textId="77777777" w:rsidR="00DB1505" w:rsidRPr="00ED3698" w:rsidRDefault="00DB1505" w:rsidP="007239FB">
            <w:pPr>
              <w:spacing w:before="0" w:after="0"/>
            </w:pPr>
            <w:r w:rsidRPr="00ED3698">
              <w:t>Output format: x,(y),(z), parameter values</w:t>
            </w:r>
          </w:p>
          <w:p w14:paraId="04CC400F" w14:textId="77777777" w:rsidR="00DB1505" w:rsidRPr="00ED3698" w:rsidRDefault="00DB1505" w:rsidP="007239FB">
            <w:pPr>
              <w:spacing w:before="0" w:after="0"/>
            </w:pPr>
            <w:r w:rsidRPr="00ED3698">
              <w:t xml:space="preserve">Suffix meaning: </w:t>
            </w:r>
            <w:r w:rsidRPr="00ED3698">
              <w:rPr>
                <w:b/>
              </w:rPr>
              <w:t>gst</w:t>
            </w:r>
            <w:r w:rsidRPr="00ED3698">
              <w:t xml:space="preserve"> = </w:t>
            </w:r>
            <w:r w:rsidRPr="00ED3698">
              <w:rPr>
                <w:b/>
              </w:rPr>
              <w:t>g</w:t>
            </w:r>
            <w:r w:rsidRPr="00ED3698">
              <w:t>lobal/</w:t>
            </w:r>
            <w:r w:rsidRPr="00ED3698">
              <w:rPr>
                <w:b/>
              </w:rPr>
              <w:t>s</w:t>
            </w:r>
            <w:r w:rsidRPr="00ED3698">
              <w:t>patial/</w:t>
            </w:r>
            <w:r w:rsidRPr="00ED3698">
              <w:rPr>
                <w:b/>
              </w:rPr>
              <w:t>t</w:t>
            </w:r>
            <w:r w:rsidRPr="00ED3698">
              <w:t>otal aqueous component concentrations</w:t>
            </w:r>
          </w:p>
        </w:tc>
        <w:tc>
          <w:tcPr>
            <w:tcW w:w="1217" w:type="dxa"/>
            <w:vAlign w:val="center"/>
          </w:tcPr>
          <w:p w14:paraId="2AC23074" w14:textId="77777777" w:rsidR="00DB1505" w:rsidRPr="00ED3698" w:rsidRDefault="00DB1505" w:rsidP="007239FB">
            <w:pPr>
              <w:spacing w:before="0" w:after="0"/>
            </w:pPr>
            <w:r w:rsidRPr="00ED3698">
              <w:t>Y</w:t>
            </w:r>
          </w:p>
        </w:tc>
      </w:tr>
      <w:tr w:rsidR="00DB1505" w:rsidRPr="00ED3698" w14:paraId="08103363" w14:textId="77777777" w:rsidTr="007239FB">
        <w:trPr>
          <w:cantSplit/>
        </w:trPr>
        <w:tc>
          <w:tcPr>
            <w:tcW w:w="1620" w:type="dxa"/>
            <w:vAlign w:val="center"/>
          </w:tcPr>
          <w:p w14:paraId="30A6DB91" w14:textId="77777777" w:rsidR="00DB1505" w:rsidRPr="00ED3698" w:rsidRDefault="00DB1505" w:rsidP="007239FB">
            <w:pPr>
              <w:spacing w:before="0" w:after="0"/>
            </w:pPr>
            <w:r w:rsidRPr="00ED3698">
              <w:t>prefix_x.gsc</w:t>
            </w:r>
          </w:p>
        </w:tc>
        <w:tc>
          <w:tcPr>
            <w:tcW w:w="5893" w:type="dxa"/>
            <w:vAlign w:val="center"/>
          </w:tcPr>
          <w:p w14:paraId="0C420B8B" w14:textId="43F7EDAA" w:rsidR="00DB1505" w:rsidRPr="00ED3698" w:rsidRDefault="00946EE4" w:rsidP="007239FB">
            <w:pPr>
              <w:spacing w:before="0" w:after="0"/>
            </w:pPr>
            <w:r>
              <w:t>A</w:t>
            </w:r>
            <w:r w:rsidRPr="00ED3698">
              <w:t xml:space="preserve">queous </w:t>
            </w:r>
            <w:r w:rsidR="00DB1505" w:rsidRPr="00ED3698">
              <w:t>species concentrations at output time x (0 = initial condition) – contour data</w:t>
            </w:r>
          </w:p>
          <w:p w14:paraId="5CC17A02" w14:textId="77777777" w:rsidR="00DB1505" w:rsidRPr="00ED3698" w:rsidRDefault="00DB1505" w:rsidP="007239FB">
            <w:pPr>
              <w:spacing w:before="0" w:after="0"/>
            </w:pPr>
            <w:r w:rsidRPr="00ED3698">
              <w:t>Output format: x,(y),(z), parameter values</w:t>
            </w:r>
          </w:p>
          <w:p w14:paraId="05728682" w14:textId="77777777" w:rsidR="00DB1505" w:rsidRPr="00ED3698" w:rsidRDefault="00DB1505" w:rsidP="007239FB">
            <w:pPr>
              <w:spacing w:before="0" w:after="0"/>
            </w:pPr>
            <w:r w:rsidRPr="00ED3698">
              <w:t xml:space="preserve">Suffix meaning: </w:t>
            </w:r>
            <w:r w:rsidRPr="00ED3698">
              <w:rPr>
                <w:b/>
              </w:rPr>
              <w:t>gsc</w:t>
            </w:r>
            <w:r w:rsidRPr="00ED3698">
              <w:t xml:space="preserve"> = </w:t>
            </w:r>
            <w:r w:rsidRPr="00ED3698">
              <w:rPr>
                <w:b/>
              </w:rPr>
              <w:t>g</w:t>
            </w:r>
            <w:r w:rsidRPr="00ED3698">
              <w:t>lobal/</w:t>
            </w:r>
            <w:r w:rsidRPr="00ED3698">
              <w:rPr>
                <w:b/>
              </w:rPr>
              <w:t>s</w:t>
            </w:r>
            <w:r w:rsidRPr="00ED3698">
              <w:t xml:space="preserve">patial/species </w:t>
            </w:r>
            <w:r w:rsidRPr="00ED3698">
              <w:rPr>
                <w:b/>
              </w:rPr>
              <w:t>c</w:t>
            </w:r>
            <w:r w:rsidRPr="00ED3698">
              <w:t>oncentrations</w:t>
            </w:r>
          </w:p>
        </w:tc>
        <w:tc>
          <w:tcPr>
            <w:tcW w:w="1217" w:type="dxa"/>
            <w:vAlign w:val="center"/>
          </w:tcPr>
          <w:p w14:paraId="159ECC4C" w14:textId="77777777" w:rsidR="00DB1505" w:rsidRPr="00ED3698" w:rsidRDefault="00DB1505" w:rsidP="007239FB">
            <w:pPr>
              <w:spacing w:before="0" w:after="0"/>
            </w:pPr>
            <w:r w:rsidRPr="00ED3698">
              <w:t>Y</w:t>
            </w:r>
          </w:p>
        </w:tc>
      </w:tr>
      <w:tr w:rsidR="00DB1505" w:rsidRPr="00ED3698" w14:paraId="20F73638" w14:textId="77777777" w:rsidTr="007239FB">
        <w:trPr>
          <w:cantSplit/>
        </w:trPr>
        <w:tc>
          <w:tcPr>
            <w:tcW w:w="1620" w:type="dxa"/>
            <w:vAlign w:val="center"/>
          </w:tcPr>
          <w:p w14:paraId="70902425" w14:textId="77777777" w:rsidR="00DB1505" w:rsidRPr="00ED3698" w:rsidRDefault="00DB1505" w:rsidP="007239FB">
            <w:pPr>
              <w:spacing w:before="0" w:after="0"/>
            </w:pPr>
            <w:r w:rsidRPr="00ED3698">
              <w:t>prefix_x.gsi</w:t>
            </w:r>
          </w:p>
        </w:tc>
        <w:tc>
          <w:tcPr>
            <w:tcW w:w="5893" w:type="dxa"/>
            <w:vAlign w:val="center"/>
          </w:tcPr>
          <w:p w14:paraId="64C78EB5" w14:textId="19655CA4" w:rsidR="00DB1505" w:rsidRPr="00ED3698" w:rsidRDefault="00946EE4" w:rsidP="007239FB">
            <w:pPr>
              <w:spacing w:before="0" w:after="0"/>
            </w:pPr>
            <w:r>
              <w:t>R</w:t>
            </w:r>
            <w:r w:rsidRPr="00ED3698">
              <w:t xml:space="preserve">eaction </w:t>
            </w:r>
            <w:r w:rsidR="00DB1505" w:rsidRPr="00ED3698">
              <w:t>rates of intra-aqueous kinetic reactions at output time x – contour data</w:t>
            </w:r>
          </w:p>
          <w:p w14:paraId="56BAABEA" w14:textId="77777777" w:rsidR="00DB1505" w:rsidRPr="00ED3698" w:rsidRDefault="00DB1505" w:rsidP="007239FB">
            <w:pPr>
              <w:spacing w:before="0" w:after="0"/>
            </w:pPr>
            <w:r w:rsidRPr="00ED3698">
              <w:t>Output format: x,(y),(z), parameter values</w:t>
            </w:r>
          </w:p>
          <w:p w14:paraId="52621B01" w14:textId="77777777" w:rsidR="00DB1505" w:rsidRPr="00ED3698" w:rsidRDefault="00DB1505" w:rsidP="007239FB">
            <w:pPr>
              <w:spacing w:before="0" w:after="0"/>
            </w:pPr>
            <w:r w:rsidRPr="00ED3698">
              <w:t xml:space="preserve">Suffix meaning: </w:t>
            </w:r>
            <w:r w:rsidRPr="00ED3698">
              <w:rPr>
                <w:b/>
              </w:rPr>
              <w:t>gsi</w:t>
            </w:r>
            <w:r w:rsidRPr="00ED3698">
              <w:t xml:space="preserve"> = </w:t>
            </w:r>
            <w:r w:rsidRPr="00ED3698">
              <w:rPr>
                <w:b/>
              </w:rPr>
              <w:t>g</w:t>
            </w:r>
            <w:r w:rsidRPr="00ED3698">
              <w:t>lobal/</w:t>
            </w:r>
            <w:r w:rsidRPr="00ED3698">
              <w:rPr>
                <w:b/>
              </w:rPr>
              <w:t>s</w:t>
            </w:r>
            <w:r w:rsidRPr="00ED3698">
              <w:t>patial/</w:t>
            </w:r>
            <w:r w:rsidRPr="00ED3698">
              <w:rPr>
                <w:b/>
              </w:rPr>
              <w:t>i</w:t>
            </w:r>
            <w:r w:rsidRPr="00ED3698">
              <w:t>ntra-aqueous kinetic reactions</w:t>
            </w:r>
          </w:p>
        </w:tc>
        <w:tc>
          <w:tcPr>
            <w:tcW w:w="1217" w:type="dxa"/>
            <w:vAlign w:val="center"/>
          </w:tcPr>
          <w:p w14:paraId="18B2DDE4" w14:textId="77777777" w:rsidR="00DB1505" w:rsidRPr="00ED3698" w:rsidRDefault="00DB1505" w:rsidP="007239FB">
            <w:pPr>
              <w:spacing w:before="0" w:after="0"/>
            </w:pPr>
            <w:r w:rsidRPr="00ED3698">
              <w:t>Y</w:t>
            </w:r>
          </w:p>
        </w:tc>
      </w:tr>
      <w:tr w:rsidR="00DB1505" w:rsidRPr="00ED3698" w14:paraId="748C9D99" w14:textId="77777777" w:rsidTr="007239FB">
        <w:trPr>
          <w:cantSplit/>
        </w:trPr>
        <w:tc>
          <w:tcPr>
            <w:tcW w:w="1620" w:type="dxa"/>
            <w:vAlign w:val="center"/>
          </w:tcPr>
          <w:p w14:paraId="46E7B346" w14:textId="77777777" w:rsidR="00DB1505" w:rsidRPr="00ED3698" w:rsidRDefault="00DB1505" w:rsidP="007239FB">
            <w:pPr>
              <w:spacing w:before="0" w:after="0"/>
            </w:pPr>
            <w:r w:rsidRPr="00ED3698">
              <w:t>prefix_x.gsm</w:t>
            </w:r>
          </w:p>
        </w:tc>
        <w:tc>
          <w:tcPr>
            <w:tcW w:w="5893" w:type="dxa"/>
            <w:vAlign w:val="center"/>
          </w:tcPr>
          <w:p w14:paraId="41D54F5C" w14:textId="609FB6CC" w:rsidR="00DB1505" w:rsidRPr="00ED3698" w:rsidRDefault="00946EE4" w:rsidP="007239FB">
            <w:pPr>
              <w:spacing w:before="0" w:after="0"/>
            </w:pPr>
            <w:r>
              <w:t>M</w:t>
            </w:r>
            <w:r w:rsidRPr="00ED3698">
              <w:t xml:space="preserve">aster </w:t>
            </w:r>
            <w:r w:rsidR="00DB1505" w:rsidRPr="00ED3698">
              <w:t>variables (pH, pe, Eh, ionic strength, alkalinity, temperature) at output time x (0 = initial condition) – contour data</w:t>
            </w:r>
          </w:p>
          <w:p w14:paraId="2F52487A" w14:textId="77777777" w:rsidR="00DB1505" w:rsidRPr="00ED3698" w:rsidRDefault="00DB1505" w:rsidP="007239FB">
            <w:pPr>
              <w:spacing w:before="0" w:after="0"/>
            </w:pPr>
            <w:r w:rsidRPr="00ED3698">
              <w:t>Output format: x,(y),(z), parameter values</w:t>
            </w:r>
          </w:p>
          <w:p w14:paraId="02B331D0" w14:textId="77777777" w:rsidR="00DB1505" w:rsidRPr="00ED3698" w:rsidRDefault="00DB1505" w:rsidP="007239FB">
            <w:pPr>
              <w:spacing w:before="0" w:after="0"/>
            </w:pPr>
            <w:r w:rsidRPr="00ED3698">
              <w:t xml:space="preserve">Suffix meaning: </w:t>
            </w:r>
            <w:r w:rsidRPr="00ED3698">
              <w:rPr>
                <w:b/>
              </w:rPr>
              <w:t>gsm</w:t>
            </w:r>
            <w:r w:rsidRPr="00ED3698">
              <w:t xml:space="preserve"> = </w:t>
            </w:r>
            <w:r w:rsidRPr="00ED3698">
              <w:rPr>
                <w:b/>
              </w:rPr>
              <w:t>g</w:t>
            </w:r>
            <w:r w:rsidRPr="00ED3698">
              <w:t>lobal/</w:t>
            </w:r>
            <w:r w:rsidRPr="00ED3698">
              <w:rPr>
                <w:b/>
              </w:rPr>
              <w:t>s</w:t>
            </w:r>
            <w:r w:rsidRPr="00ED3698">
              <w:t>patial/</w:t>
            </w:r>
            <w:r w:rsidRPr="00ED3698">
              <w:rPr>
                <w:b/>
              </w:rPr>
              <w:t>m</w:t>
            </w:r>
            <w:r w:rsidRPr="00ED3698">
              <w:t>aster variables</w:t>
            </w:r>
          </w:p>
        </w:tc>
        <w:tc>
          <w:tcPr>
            <w:tcW w:w="1217" w:type="dxa"/>
            <w:vAlign w:val="center"/>
          </w:tcPr>
          <w:p w14:paraId="2F8AA299" w14:textId="77777777" w:rsidR="00DB1505" w:rsidRPr="00ED3698" w:rsidRDefault="00DB1505" w:rsidP="007239FB">
            <w:pPr>
              <w:spacing w:before="0" w:after="0"/>
            </w:pPr>
            <w:r w:rsidRPr="00ED3698">
              <w:t>Y</w:t>
            </w:r>
          </w:p>
        </w:tc>
      </w:tr>
      <w:tr w:rsidR="00DB1505" w:rsidRPr="00ED3698" w14:paraId="18942EEF" w14:textId="77777777" w:rsidTr="007239FB">
        <w:trPr>
          <w:cantSplit/>
        </w:trPr>
        <w:tc>
          <w:tcPr>
            <w:tcW w:w="1620" w:type="dxa"/>
            <w:vAlign w:val="center"/>
          </w:tcPr>
          <w:p w14:paraId="5186FB81" w14:textId="77777777" w:rsidR="00DB1505" w:rsidRPr="00ED3698" w:rsidRDefault="00DB1505" w:rsidP="007239FB">
            <w:pPr>
              <w:spacing w:before="0" w:after="0"/>
            </w:pPr>
            <w:r w:rsidRPr="00ED3698">
              <w:lastRenderedPageBreak/>
              <w:t>prefix_x.gsg</w:t>
            </w:r>
          </w:p>
        </w:tc>
        <w:tc>
          <w:tcPr>
            <w:tcW w:w="5893" w:type="dxa"/>
            <w:vAlign w:val="center"/>
          </w:tcPr>
          <w:p w14:paraId="426B66B2" w14:textId="6A34AB4A" w:rsidR="00DB1505" w:rsidRPr="00ED3698" w:rsidRDefault="00946EE4" w:rsidP="007239FB">
            <w:pPr>
              <w:spacing w:before="0" w:after="0"/>
            </w:pPr>
            <w:r>
              <w:t>Pa</w:t>
            </w:r>
            <w:r w:rsidRPr="00ED3698">
              <w:t xml:space="preserve">rtial </w:t>
            </w:r>
            <w:r w:rsidR="00DB1505" w:rsidRPr="00ED3698">
              <w:t>gas pressures at output time</w:t>
            </w:r>
            <w:r w:rsidR="009945A3">
              <w:t xml:space="preserve"> level</w:t>
            </w:r>
            <w:r w:rsidR="00DB1505" w:rsidRPr="00ED3698">
              <w:t xml:space="preserve"> x (0 = initial condition) – contour data</w:t>
            </w:r>
          </w:p>
          <w:p w14:paraId="2D4F848B" w14:textId="77777777" w:rsidR="00DB1505" w:rsidRPr="00ED3698" w:rsidRDefault="00DB1505" w:rsidP="007239FB">
            <w:pPr>
              <w:spacing w:before="0" w:after="0"/>
            </w:pPr>
            <w:r w:rsidRPr="00ED3698">
              <w:t>Output format: x,(y),(z), parameter values</w:t>
            </w:r>
          </w:p>
          <w:p w14:paraId="5E9CA614" w14:textId="77777777" w:rsidR="00DB1505" w:rsidRPr="00ED3698" w:rsidRDefault="00DB1505" w:rsidP="007239FB">
            <w:pPr>
              <w:spacing w:before="0" w:after="0"/>
            </w:pPr>
            <w:r w:rsidRPr="00ED3698">
              <w:t xml:space="preserve">Suffix meaning: </w:t>
            </w:r>
            <w:r w:rsidRPr="00ED3698">
              <w:rPr>
                <w:b/>
              </w:rPr>
              <w:t xml:space="preserve">gsg </w:t>
            </w:r>
            <w:r w:rsidRPr="00ED3698">
              <w:t xml:space="preserve">= </w:t>
            </w:r>
            <w:r w:rsidRPr="00ED3698">
              <w:rPr>
                <w:b/>
              </w:rPr>
              <w:t>g</w:t>
            </w:r>
            <w:r w:rsidRPr="00ED3698">
              <w:t>lobal/</w:t>
            </w:r>
            <w:r w:rsidRPr="00ED3698">
              <w:rPr>
                <w:b/>
              </w:rPr>
              <w:t>s</w:t>
            </w:r>
            <w:r w:rsidRPr="00ED3698">
              <w:t xml:space="preserve">patial/partial </w:t>
            </w:r>
            <w:r w:rsidRPr="00ED3698">
              <w:rPr>
                <w:b/>
              </w:rPr>
              <w:t>g</w:t>
            </w:r>
            <w:r w:rsidRPr="00ED3698">
              <w:t>as pressures</w:t>
            </w:r>
          </w:p>
        </w:tc>
        <w:tc>
          <w:tcPr>
            <w:tcW w:w="1217" w:type="dxa"/>
            <w:vAlign w:val="center"/>
          </w:tcPr>
          <w:p w14:paraId="3A9C4873" w14:textId="77777777" w:rsidR="00DB1505" w:rsidRPr="00ED3698" w:rsidRDefault="00DB1505" w:rsidP="007239FB">
            <w:pPr>
              <w:spacing w:before="0" w:after="0"/>
            </w:pPr>
            <w:r w:rsidRPr="00ED3698">
              <w:t>Y</w:t>
            </w:r>
          </w:p>
        </w:tc>
      </w:tr>
      <w:tr w:rsidR="00DB1505" w:rsidRPr="00ED3698" w14:paraId="33904E67" w14:textId="77777777" w:rsidTr="007239FB">
        <w:trPr>
          <w:cantSplit/>
        </w:trPr>
        <w:tc>
          <w:tcPr>
            <w:tcW w:w="1620" w:type="dxa"/>
            <w:vAlign w:val="center"/>
          </w:tcPr>
          <w:p w14:paraId="07D9416C" w14:textId="77777777" w:rsidR="00DB1505" w:rsidRPr="00ED3698" w:rsidRDefault="00DB1505" w:rsidP="007239FB">
            <w:pPr>
              <w:spacing w:before="0" w:after="0"/>
            </w:pPr>
            <w:r w:rsidRPr="00ED3698">
              <w:t>prefix_x.gsgr</w:t>
            </w:r>
          </w:p>
        </w:tc>
        <w:tc>
          <w:tcPr>
            <w:tcW w:w="5893" w:type="dxa"/>
            <w:vAlign w:val="center"/>
          </w:tcPr>
          <w:p w14:paraId="34AF815C" w14:textId="019C2767" w:rsidR="00DB1505" w:rsidRPr="00ED3698" w:rsidRDefault="00946EE4" w:rsidP="007239FB">
            <w:pPr>
              <w:spacing w:before="0" w:after="0"/>
            </w:pPr>
            <w:r>
              <w:t>D</w:t>
            </w:r>
            <w:r w:rsidRPr="00ED3698">
              <w:t xml:space="preserve">egassing </w:t>
            </w:r>
            <w:r w:rsidR="00DB1505" w:rsidRPr="00ED3698">
              <w:t>rates  at output time x (0 = initial condition) – contour data</w:t>
            </w:r>
          </w:p>
          <w:p w14:paraId="4C0277F2" w14:textId="77777777" w:rsidR="00DB1505" w:rsidRPr="00ED3698" w:rsidRDefault="00DB1505" w:rsidP="007239FB">
            <w:pPr>
              <w:spacing w:before="0" w:after="0"/>
            </w:pPr>
            <w:r w:rsidRPr="00ED3698">
              <w:t>Output format: x,(y),(z), parameter values</w:t>
            </w:r>
          </w:p>
          <w:p w14:paraId="15C04A5F" w14:textId="77777777" w:rsidR="00DB1505" w:rsidRPr="00ED3698" w:rsidRDefault="00DB1505" w:rsidP="007239FB">
            <w:pPr>
              <w:spacing w:before="0" w:after="0"/>
            </w:pPr>
            <w:r w:rsidRPr="00ED3698">
              <w:t xml:space="preserve">Suffix meaning: </w:t>
            </w:r>
            <w:r w:rsidRPr="00ED3698">
              <w:rPr>
                <w:b/>
              </w:rPr>
              <w:t>gsgr</w:t>
            </w:r>
            <w:r w:rsidRPr="00ED3698">
              <w:t xml:space="preserve"> – </w:t>
            </w:r>
            <w:r w:rsidRPr="00ED3698">
              <w:rPr>
                <w:b/>
              </w:rPr>
              <w:t>g</w:t>
            </w:r>
            <w:r w:rsidRPr="00ED3698">
              <w:t>lobal/</w:t>
            </w:r>
            <w:r w:rsidRPr="00ED3698">
              <w:rPr>
                <w:b/>
              </w:rPr>
              <w:t>s</w:t>
            </w:r>
            <w:r w:rsidRPr="00ED3698">
              <w:t>patial/de</w:t>
            </w:r>
            <w:r w:rsidRPr="00ED3698">
              <w:rPr>
                <w:b/>
              </w:rPr>
              <w:t>g</w:t>
            </w:r>
            <w:r w:rsidRPr="00ED3698">
              <w:t>assing/</w:t>
            </w:r>
            <w:r w:rsidRPr="00ED3698">
              <w:rPr>
                <w:b/>
              </w:rPr>
              <w:t>r</w:t>
            </w:r>
            <w:r w:rsidRPr="00ED3698">
              <w:t>ates</w:t>
            </w:r>
          </w:p>
        </w:tc>
        <w:tc>
          <w:tcPr>
            <w:tcW w:w="1217" w:type="dxa"/>
            <w:vAlign w:val="center"/>
          </w:tcPr>
          <w:p w14:paraId="0CF1CE9E" w14:textId="77777777" w:rsidR="00DB1505" w:rsidRPr="00ED3698" w:rsidRDefault="00DB1505" w:rsidP="007239FB">
            <w:pPr>
              <w:spacing w:before="0" w:after="0"/>
            </w:pPr>
            <w:r w:rsidRPr="00ED3698">
              <w:t>Y</w:t>
            </w:r>
          </w:p>
        </w:tc>
      </w:tr>
      <w:tr w:rsidR="00DB1505" w:rsidRPr="00ED3698" w14:paraId="5B52149E" w14:textId="77777777" w:rsidTr="007239FB">
        <w:trPr>
          <w:cantSplit/>
        </w:trPr>
        <w:tc>
          <w:tcPr>
            <w:tcW w:w="1620" w:type="dxa"/>
            <w:vAlign w:val="center"/>
          </w:tcPr>
          <w:p w14:paraId="421C9870" w14:textId="77777777" w:rsidR="00DB1505" w:rsidRPr="00ED3698" w:rsidRDefault="00DB1505" w:rsidP="007239FB">
            <w:pPr>
              <w:spacing w:before="0" w:after="0"/>
            </w:pPr>
            <w:r w:rsidRPr="00ED3698">
              <w:t>prefix_x.gsv</w:t>
            </w:r>
          </w:p>
        </w:tc>
        <w:tc>
          <w:tcPr>
            <w:tcW w:w="5893" w:type="dxa"/>
            <w:vAlign w:val="center"/>
          </w:tcPr>
          <w:p w14:paraId="5E10E46A" w14:textId="5EA05503" w:rsidR="00DB1505" w:rsidRPr="00ED3698" w:rsidRDefault="00946EE4" w:rsidP="007239FB">
            <w:pPr>
              <w:spacing w:before="0" w:after="0"/>
            </w:pPr>
            <w:r>
              <w:t>M</w:t>
            </w:r>
            <w:r w:rsidRPr="00ED3698">
              <w:t xml:space="preserve">ineral </w:t>
            </w:r>
            <w:r w:rsidR="00DB1505" w:rsidRPr="00ED3698">
              <w:t>volume fractions at output time x (0 = initial condition) – contour data</w:t>
            </w:r>
          </w:p>
          <w:p w14:paraId="4917ADA5" w14:textId="77777777" w:rsidR="00DB1505" w:rsidRPr="00ED3698" w:rsidRDefault="00DB1505" w:rsidP="007239FB">
            <w:pPr>
              <w:spacing w:before="0" w:after="0"/>
            </w:pPr>
            <w:r w:rsidRPr="00ED3698">
              <w:t xml:space="preserve">Output format: x,(y),(z), parameter values </w:t>
            </w:r>
          </w:p>
          <w:p w14:paraId="2C6D6570" w14:textId="77777777" w:rsidR="00DB1505" w:rsidRPr="00ED3698" w:rsidRDefault="00DB1505" w:rsidP="007239FB">
            <w:pPr>
              <w:spacing w:before="0" w:after="0"/>
            </w:pPr>
            <w:r w:rsidRPr="00ED3698">
              <w:t xml:space="preserve">Suffix meaning: </w:t>
            </w:r>
            <w:r w:rsidRPr="00ED3698">
              <w:rPr>
                <w:b/>
              </w:rPr>
              <w:t>gsv</w:t>
            </w:r>
            <w:r w:rsidRPr="00ED3698">
              <w:t xml:space="preserve"> – </w:t>
            </w:r>
            <w:r w:rsidRPr="00ED3698">
              <w:rPr>
                <w:b/>
              </w:rPr>
              <w:t>g</w:t>
            </w:r>
            <w:r w:rsidRPr="00ED3698">
              <w:t>lobal/</w:t>
            </w:r>
            <w:r w:rsidRPr="00ED3698">
              <w:rPr>
                <w:b/>
              </w:rPr>
              <w:t>s</w:t>
            </w:r>
            <w:r w:rsidRPr="00ED3698">
              <w:t>patial/</w:t>
            </w:r>
            <w:r w:rsidRPr="00ED3698">
              <w:rPr>
                <w:b/>
              </w:rPr>
              <w:t>v</w:t>
            </w:r>
            <w:r w:rsidRPr="00ED3698">
              <w:t>olume fractions</w:t>
            </w:r>
          </w:p>
        </w:tc>
        <w:tc>
          <w:tcPr>
            <w:tcW w:w="1217" w:type="dxa"/>
            <w:vAlign w:val="center"/>
          </w:tcPr>
          <w:p w14:paraId="7BD95300" w14:textId="77777777" w:rsidR="00DB1505" w:rsidRPr="00ED3698" w:rsidRDefault="00DB1505" w:rsidP="007239FB">
            <w:pPr>
              <w:spacing w:before="0" w:after="0"/>
            </w:pPr>
            <w:r w:rsidRPr="00ED3698">
              <w:t>Y</w:t>
            </w:r>
          </w:p>
        </w:tc>
      </w:tr>
      <w:tr w:rsidR="00DB1505" w:rsidRPr="00ED3698" w14:paraId="379BD955" w14:textId="77777777" w:rsidTr="007239FB">
        <w:trPr>
          <w:cantSplit/>
        </w:trPr>
        <w:tc>
          <w:tcPr>
            <w:tcW w:w="1620" w:type="dxa"/>
            <w:vAlign w:val="center"/>
          </w:tcPr>
          <w:p w14:paraId="76EDE7B5" w14:textId="77777777" w:rsidR="00DB1505" w:rsidRPr="00ED3698" w:rsidRDefault="00DB1505" w:rsidP="007239FB">
            <w:pPr>
              <w:spacing w:before="0" w:after="0"/>
            </w:pPr>
            <w:r w:rsidRPr="00ED3698">
              <w:t>prefix_x.gsb</w:t>
            </w:r>
          </w:p>
        </w:tc>
        <w:tc>
          <w:tcPr>
            <w:tcW w:w="5893" w:type="dxa"/>
            <w:vAlign w:val="center"/>
          </w:tcPr>
          <w:p w14:paraId="1FDF03B1" w14:textId="47EA2F94" w:rsidR="00DB1505" w:rsidRPr="00ED3698" w:rsidRDefault="00946EE4" w:rsidP="007239FB">
            <w:pPr>
              <w:spacing w:before="0" w:after="0"/>
            </w:pPr>
            <w:r>
              <w:t>S</w:t>
            </w:r>
            <w:r w:rsidRPr="00ED3698">
              <w:t xml:space="preserve">urface </w:t>
            </w:r>
            <w:r w:rsidR="00DB1505" w:rsidRPr="00ED3698">
              <w:t>species at output time x (0 = initial condition) – contour data</w:t>
            </w:r>
          </w:p>
          <w:p w14:paraId="499D575F" w14:textId="77777777" w:rsidR="00DB1505" w:rsidRPr="00ED3698" w:rsidRDefault="00DB1505" w:rsidP="007239FB">
            <w:pPr>
              <w:spacing w:before="0" w:after="0"/>
            </w:pPr>
            <w:r w:rsidRPr="00ED3698">
              <w:t>Output format: x,(y),(z), parameter values</w:t>
            </w:r>
          </w:p>
          <w:p w14:paraId="342DA896" w14:textId="77777777" w:rsidR="00DB1505" w:rsidRPr="00ED3698" w:rsidRDefault="00DB1505" w:rsidP="007239FB">
            <w:pPr>
              <w:spacing w:before="0" w:after="0"/>
            </w:pPr>
            <w:r w:rsidRPr="00ED3698">
              <w:t xml:space="preserve">Suffix meaning: </w:t>
            </w:r>
            <w:r w:rsidRPr="00ED3698">
              <w:rPr>
                <w:b/>
              </w:rPr>
              <w:t>gsb</w:t>
            </w:r>
            <w:r w:rsidRPr="00ED3698">
              <w:t xml:space="preserve"> – </w:t>
            </w:r>
            <w:r w:rsidRPr="00ED3698">
              <w:rPr>
                <w:b/>
              </w:rPr>
              <w:t>g</w:t>
            </w:r>
            <w:r w:rsidRPr="00ED3698">
              <w:t>lobal/</w:t>
            </w:r>
            <w:r w:rsidRPr="00ED3698">
              <w:rPr>
                <w:b/>
              </w:rPr>
              <w:t>s</w:t>
            </w:r>
            <w:r w:rsidRPr="00ED3698">
              <w:t>patial/sor</w:t>
            </w:r>
            <w:r w:rsidRPr="00ED3698">
              <w:rPr>
                <w:b/>
              </w:rPr>
              <w:t>b</w:t>
            </w:r>
            <w:r w:rsidRPr="00ED3698">
              <w:t>ed species</w:t>
            </w:r>
          </w:p>
        </w:tc>
        <w:tc>
          <w:tcPr>
            <w:tcW w:w="1217" w:type="dxa"/>
            <w:vAlign w:val="center"/>
          </w:tcPr>
          <w:p w14:paraId="56A94A7F" w14:textId="77777777" w:rsidR="00DB1505" w:rsidRPr="00ED3698" w:rsidRDefault="00DB1505" w:rsidP="007239FB">
            <w:pPr>
              <w:spacing w:before="0" w:after="0"/>
            </w:pPr>
            <w:r w:rsidRPr="00ED3698">
              <w:t>Y</w:t>
            </w:r>
          </w:p>
        </w:tc>
      </w:tr>
      <w:tr w:rsidR="00DB1505" w:rsidRPr="00ED3698" w14:paraId="3ED8D829" w14:textId="77777777" w:rsidTr="007239FB">
        <w:trPr>
          <w:cantSplit/>
        </w:trPr>
        <w:tc>
          <w:tcPr>
            <w:tcW w:w="1620" w:type="dxa"/>
            <w:vAlign w:val="center"/>
          </w:tcPr>
          <w:p w14:paraId="70ED5AA2" w14:textId="77777777" w:rsidR="00DB1505" w:rsidRPr="00ED3698" w:rsidRDefault="00DB1505" w:rsidP="007239FB">
            <w:pPr>
              <w:spacing w:before="0" w:after="0"/>
            </w:pPr>
            <w:r w:rsidRPr="00ED3698">
              <w:t>prefix_x.gss</w:t>
            </w:r>
          </w:p>
        </w:tc>
        <w:tc>
          <w:tcPr>
            <w:tcW w:w="5893" w:type="dxa"/>
            <w:vAlign w:val="center"/>
          </w:tcPr>
          <w:p w14:paraId="5CBAE100" w14:textId="7E301DC0" w:rsidR="00DB1505" w:rsidRPr="00ED3698" w:rsidRDefault="00946EE4" w:rsidP="007239FB">
            <w:pPr>
              <w:spacing w:before="0" w:after="0"/>
            </w:pPr>
            <w:r>
              <w:t>M</w:t>
            </w:r>
            <w:r w:rsidRPr="00ED3698">
              <w:t xml:space="preserve">ineral </w:t>
            </w:r>
            <w:r w:rsidR="00DB1505" w:rsidRPr="00ED3698">
              <w:t>saturation indices at output time x (0 = initial condition) – contour data</w:t>
            </w:r>
          </w:p>
          <w:p w14:paraId="0856A96D" w14:textId="77777777" w:rsidR="00DB1505" w:rsidRPr="00ED3698" w:rsidRDefault="00DB1505" w:rsidP="007239FB">
            <w:pPr>
              <w:spacing w:before="0" w:after="0"/>
            </w:pPr>
            <w:r w:rsidRPr="00ED3698">
              <w:t>Output format: x,(y),(z), parameter values</w:t>
            </w:r>
          </w:p>
          <w:p w14:paraId="7FAE67B3" w14:textId="77777777" w:rsidR="00DB1505" w:rsidRPr="00ED3698" w:rsidRDefault="00DB1505" w:rsidP="007239FB">
            <w:pPr>
              <w:spacing w:before="0" w:after="0"/>
            </w:pPr>
            <w:r w:rsidRPr="00ED3698">
              <w:t xml:space="preserve">Suffix meaning: </w:t>
            </w:r>
            <w:r w:rsidRPr="00ED3698">
              <w:rPr>
                <w:b/>
              </w:rPr>
              <w:t>gss</w:t>
            </w:r>
            <w:r w:rsidRPr="00ED3698">
              <w:t xml:space="preserve"> – </w:t>
            </w:r>
            <w:r w:rsidRPr="00ED3698">
              <w:rPr>
                <w:b/>
              </w:rPr>
              <w:t>g</w:t>
            </w:r>
            <w:r w:rsidRPr="00ED3698">
              <w:t>lobal/</w:t>
            </w:r>
            <w:r w:rsidRPr="00ED3698">
              <w:rPr>
                <w:b/>
              </w:rPr>
              <w:t>s</w:t>
            </w:r>
            <w:r w:rsidRPr="00ED3698">
              <w:t>patial/</w:t>
            </w:r>
            <w:r w:rsidRPr="00ED3698">
              <w:rPr>
                <w:b/>
              </w:rPr>
              <w:t>s</w:t>
            </w:r>
            <w:r w:rsidRPr="00ED3698">
              <w:t>aturation indices</w:t>
            </w:r>
          </w:p>
        </w:tc>
        <w:tc>
          <w:tcPr>
            <w:tcW w:w="1217" w:type="dxa"/>
            <w:vAlign w:val="center"/>
          </w:tcPr>
          <w:p w14:paraId="60CD4B91" w14:textId="77777777" w:rsidR="00DB1505" w:rsidRPr="00ED3698" w:rsidRDefault="00DB1505" w:rsidP="007239FB">
            <w:pPr>
              <w:spacing w:before="0" w:after="0"/>
            </w:pPr>
            <w:r w:rsidRPr="00ED3698">
              <w:t>Y</w:t>
            </w:r>
          </w:p>
        </w:tc>
      </w:tr>
      <w:tr w:rsidR="009C1120" w:rsidRPr="00ED3698" w14:paraId="56A34064" w14:textId="77777777" w:rsidTr="007239FB">
        <w:trPr>
          <w:cantSplit/>
        </w:trPr>
        <w:tc>
          <w:tcPr>
            <w:tcW w:w="1620" w:type="dxa"/>
            <w:vAlign w:val="center"/>
          </w:tcPr>
          <w:p w14:paraId="578F31EA" w14:textId="673E0310" w:rsidR="009C1120" w:rsidRPr="00ED3698" w:rsidRDefault="009C1120" w:rsidP="007239FB">
            <w:pPr>
              <w:spacing w:before="0" w:after="0"/>
            </w:pPr>
            <w:r>
              <w:t>Prefix_x.gsac</w:t>
            </w:r>
          </w:p>
        </w:tc>
        <w:tc>
          <w:tcPr>
            <w:tcW w:w="5893" w:type="dxa"/>
            <w:vAlign w:val="center"/>
          </w:tcPr>
          <w:p w14:paraId="3D52E5FD" w14:textId="77777777" w:rsidR="009C1120" w:rsidRDefault="009C1120" w:rsidP="007239FB">
            <w:pPr>
              <w:spacing w:before="0" w:after="0"/>
            </w:pPr>
            <w:r>
              <w:t xml:space="preserve">Acticity coefficient for primary and secondary aqueous species at output time x </w:t>
            </w:r>
            <w:r w:rsidRPr="00ED3698">
              <w:t>(0 = initial condition) – contour data</w:t>
            </w:r>
          </w:p>
          <w:p w14:paraId="08B87CE7" w14:textId="77777777" w:rsidR="009C1120" w:rsidRPr="00ED3698" w:rsidRDefault="009C1120" w:rsidP="009C1120">
            <w:pPr>
              <w:spacing w:before="0" w:after="0"/>
            </w:pPr>
            <w:r w:rsidRPr="00ED3698">
              <w:t>Output format: x,(y),(z), parameter values</w:t>
            </w:r>
          </w:p>
          <w:p w14:paraId="2B7AD538" w14:textId="1957B270" w:rsidR="009C1120" w:rsidRDefault="009C1120" w:rsidP="009C1120">
            <w:pPr>
              <w:spacing w:before="0" w:after="0"/>
            </w:pPr>
            <w:r w:rsidRPr="00ED3698">
              <w:t xml:space="preserve">Suffix meaning: </w:t>
            </w:r>
            <w:r w:rsidRPr="00ED3698">
              <w:rPr>
                <w:b/>
              </w:rPr>
              <w:t>gss</w:t>
            </w:r>
            <w:r w:rsidRPr="00ED3698">
              <w:t xml:space="preserve"> – </w:t>
            </w:r>
            <w:r w:rsidRPr="00ED3698">
              <w:rPr>
                <w:b/>
              </w:rPr>
              <w:t>g</w:t>
            </w:r>
            <w:r w:rsidRPr="00ED3698">
              <w:t>lobal/</w:t>
            </w:r>
            <w:r w:rsidRPr="00ED3698">
              <w:rPr>
                <w:b/>
              </w:rPr>
              <w:t>s</w:t>
            </w:r>
            <w:r w:rsidRPr="00ED3698">
              <w:t>patial</w:t>
            </w:r>
            <w:r w:rsidRPr="009C1120">
              <w:t>/</w:t>
            </w:r>
            <w:r w:rsidRPr="009C1120">
              <w:rPr>
                <w:b/>
              </w:rPr>
              <w:t>a</w:t>
            </w:r>
            <w:r w:rsidRPr="007C439D">
              <w:t xml:space="preserve">ctivity </w:t>
            </w:r>
            <w:r w:rsidRPr="009C1120">
              <w:rPr>
                <w:b/>
              </w:rPr>
              <w:t>c</w:t>
            </w:r>
            <w:r w:rsidRPr="007C439D">
              <w:t>oefficient</w:t>
            </w:r>
          </w:p>
        </w:tc>
        <w:tc>
          <w:tcPr>
            <w:tcW w:w="1217" w:type="dxa"/>
            <w:vAlign w:val="center"/>
          </w:tcPr>
          <w:p w14:paraId="22529ECF" w14:textId="121F38B6" w:rsidR="009C1120" w:rsidRPr="00ED3698" w:rsidRDefault="009C1120" w:rsidP="007239FB">
            <w:pPr>
              <w:spacing w:before="0" w:after="0"/>
            </w:pPr>
            <w:r>
              <w:t>Y</w:t>
            </w:r>
          </w:p>
        </w:tc>
      </w:tr>
      <w:tr w:rsidR="00DB1505" w:rsidRPr="00ED3698" w14:paraId="5D7579B6" w14:textId="77777777" w:rsidTr="007239FB">
        <w:trPr>
          <w:cantSplit/>
        </w:trPr>
        <w:tc>
          <w:tcPr>
            <w:tcW w:w="1620" w:type="dxa"/>
            <w:vAlign w:val="center"/>
          </w:tcPr>
          <w:p w14:paraId="1FE9789C" w14:textId="77777777" w:rsidR="00DB1505" w:rsidRPr="00ED3698" w:rsidRDefault="00DB1505" w:rsidP="007239FB">
            <w:pPr>
              <w:spacing w:before="0" w:after="0"/>
            </w:pPr>
            <w:r w:rsidRPr="00ED3698">
              <w:t>Prefix_x.cbt</w:t>
            </w:r>
          </w:p>
        </w:tc>
        <w:tc>
          <w:tcPr>
            <w:tcW w:w="5893" w:type="dxa"/>
            <w:vAlign w:val="center"/>
          </w:tcPr>
          <w:p w14:paraId="5AC4B8BC" w14:textId="16F2388D" w:rsidR="00DB1505" w:rsidRPr="00ED3698" w:rsidRDefault="00946EE4" w:rsidP="007239FB">
            <w:pPr>
              <w:spacing w:before="0" w:after="0"/>
            </w:pPr>
            <w:r>
              <w:t>C</w:t>
            </w:r>
            <w:r w:rsidRPr="00ED3698">
              <w:t xml:space="preserve">harge </w:t>
            </w:r>
            <w:r w:rsidR="00DB1505" w:rsidRPr="00ED3698">
              <w:t>balance output for multicomponent diffusion (MCD) – contour data</w:t>
            </w:r>
          </w:p>
          <w:p w14:paraId="47EFE9C0" w14:textId="77777777" w:rsidR="00DB1505" w:rsidRPr="00ED3698" w:rsidRDefault="00DB1505" w:rsidP="007239FB">
            <w:pPr>
              <w:spacing w:before="0" w:after="0"/>
            </w:pPr>
            <w:r w:rsidRPr="00ED3698">
              <w:t>Output format: x,(y),(z), parameter values, charge balance values</w:t>
            </w:r>
          </w:p>
          <w:p w14:paraId="59E74257" w14:textId="77777777" w:rsidR="00DB1505" w:rsidRPr="00ED3698" w:rsidRDefault="00DB1505" w:rsidP="007239FB">
            <w:pPr>
              <w:spacing w:before="0" w:after="0"/>
            </w:pPr>
            <w:r w:rsidRPr="00ED3698">
              <w:t xml:space="preserve">Suffix meaning: </w:t>
            </w:r>
            <w:r w:rsidRPr="00ED3698">
              <w:rPr>
                <w:b/>
              </w:rPr>
              <w:t>cbt</w:t>
            </w:r>
            <w:r w:rsidRPr="00ED3698">
              <w:t xml:space="preserve"> – </w:t>
            </w:r>
            <w:r w:rsidRPr="00ED3698">
              <w:rPr>
                <w:b/>
              </w:rPr>
              <w:t>c</w:t>
            </w:r>
            <w:r w:rsidRPr="00ED3698">
              <w:t>harge/</w:t>
            </w:r>
            <w:r w:rsidRPr="00ED3698">
              <w:rPr>
                <w:b/>
              </w:rPr>
              <w:t>b</w:t>
            </w:r>
            <w:r w:rsidRPr="00ED3698">
              <w:t>alance/</w:t>
            </w:r>
            <w:r w:rsidRPr="00ED3698">
              <w:rPr>
                <w:b/>
              </w:rPr>
              <w:t>t</w:t>
            </w:r>
            <w:r w:rsidRPr="00ED3698">
              <w:t>ime</w:t>
            </w:r>
          </w:p>
        </w:tc>
        <w:tc>
          <w:tcPr>
            <w:tcW w:w="1217" w:type="dxa"/>
            <w:vAlign w:val="center"/>
          </w:tcPr>
          <w:p w14:paraId="17E8EA69" w14:textId="77777777" w:rsidR="00DB1505" w:rsidRPr="00ED3698" w:rsidRDefault="00DB1505" w:rsidP="007239FB">
            <w:pPr>
              <w:spacing w:before="0" w:after="0"/>
            </w:pPr>
            <w:r w:rsidRPr="00ED3698">
              <w:t>Y</w:t>
            </w:r>
          </w:p>
        </w:tc>
      </w:tr>
      <w:tr w:rsidR="00DB1505" w:rsidRPr="00ED3698" w14:paraId="6444B1A8" w14:textId="77777777" w:rsidTr="007239FB">
        <w:trPr>
          <w:cantSplit/>
        </w:trPr>
        <w:tc>
          <w:tcPr>
            <w:tcW w:w="1620" w:type="dxa"/>
            <w:vAlign w:val="center"/>
          </w:tcPr>
          <w:p w14:paraId="7ECB2476" w14:textId="65703EFB" w:rsidR="00DB1505" w:rsidRPr="00ED3698" w:rsidRDefault="00496CFA" w:rsidP="007239FB">
            <w:pPr>
              <w:spacing w:before="0" w:after="0"/>
            </w:pPr>
            <w:commentRangeStart w:id="50"/>
            <w:commentRangeStart w:id="51"/>
            <w:r>
              <w:t>p</w:t>
            </w:r>
            <w:r w:rsidRPr="00ED3698">
              <w:t>refix</w:t>
            </w:r>
            <w:r w:rsidR="00DB1505" w:rsidRPr="00ED3698">
              <w:t>_x.gmf</w:t>
            </w:r>
            <w:commentRangeEnd w:id="50"/>
            <w:r w:rsidR="00E63D23">
              <w:rPr>
                <w:rStyle w:val="CommentReference"/>
              </w:rPr>
              <w:commentReference w:id="50"/>
            </w:r>
            <w:commentRangeEnd w:id="51"/>
            <w:r w:rsidR="00376165">
              <w:rPr>
                <w:rStyle w:val="CommentReference"/>
              </w:rPr>
              <w:commentReference w:id="51"/>
            </w:r>
          </w:p>
        </w:tc>
        <w:tc>
          <w:tcPr>
            <w:tcW w:w="5893" w:type="dxa"/>
            <w:vAlign w:val="center"/>
          </w:tcPr>
          <w:p w14:paraId="5242D1E8" w14:textId="1E2D0125" w:rsidR="00DB1505" w:rsidRPr="00ED3698" w:rsidRDefault="00DB1505" w:rsidP="007239FB">
            <w:pPr>
              <w:spacing w:before="0" w:after="0"/>
            </w:pPr>
            <w:r w:rsidRPr="00ED3698">
              <w:t xml:space="preserve">Total flux of each aqueous </w:t>
            </w:r>
            <w:r w:rsidR="00946EE4" w:rsidRPr="00ED3698">
              <w:t>componen</w:t>
            </w:r>
            <w:r w:rsidR="00946EE4">
              <w:t>t</w:t>
            </w:r>
            <w:r w:rsidR="00946EE4" w:rsidRPr="00ED3698">
              <w:t xml:space="preserve"> </w:t>
            </w:r>
            <w:r w:rsidRPr="00ED3698">
              <w:t>for multicomponent diffusion (MCD) - contour data</w:t>
            </w:r>
          </w:p>
          <w:p w14:paraId="687B81AD" w14:textId="77777777" w:rsidR="00DB1505" w:rsidRPr="00ED3698" w:rsidRDefault="00DB1505" w:rsidP="007239FB">
            <w:pPr>
              <w:spacing w:before="0" w:after="0"/>
            </w:pPr>
            <w:r w:rsidRPr="00ED3698">
              <w:t>Output format: x,(y),(z), parameter values</w:t>
            </w:r>
          </w:p>
          <w:p w14:paraId="652AC63A" w14:textId="77777777" w:rsidR="00DB1505" w:rsidRPr="00ED3698" w:rsidRDefault="00DB1505" w:rsidP="007239FB">
            <w:pPr>
              <w:spacing w:before="0" w:after="0"/>
            </w:pPr>
            <w:r w:rsidRPr="00ED3698">
              <w:t xml:space="preserve">Suffix meaning: </w:t>
            </w:r>
            <w:r w:rsidRPr="00ED3698">
              <w:rPr>
                <w:b/>
              </w:rPr>
              <w:t>cbt</w:t>
            </w:r>
            <w:r w:rsidRPr="00ED3698">
              <w:t xml:space="preserve"> – </w:t>
            </w:r>
            <w:r w:rsidRPr="00ED3698">
              <w:rPr>
                <w:b/>
              </w:rPr>
              <w:t>g</w:t>
            </w:r>
            <w:r w:rsidRPr="00ED3698">
              <w:t>lobe/</w:t>
            </w:r>
            <w:r w:rsidRPr="00ED3698">
              <w:rPr>
                <w:b/>
              </w:rPr>
              <w:t>m</w:t>
            </w:r>
            <w:r w:rsidRPr="00ED3698">
              <w:t>ass/</w:t>
            </w:r>
            <w:r w:rsidRPr="00ED3698">
              <w:rPr>
                <w:b/>
              </w:rPr>
              <w:t>f</w:t>
            </w:r>
            <w:r w:rsidRPr="00ED3698">
              <w:t>lux</w:t>
            </w:r>
          </w:p>
        </w:tc>
        <w:tc>
          <w:tcPr>
            <w:tcW w:w="1217" w:type="dxa"/>
            <w:vAlign w:val="center"/>
          </w:tcPr>
          <w:p w14:paraId="35038CFE" w14:textId="77777777" w:rsidR="00DB1505" w:rsidRPr="00ED3698" w:rsidRDefault="00DB1505" w:rsidP="007239FB">
            <w:pPr>
              <w:spacing w:before="0" w:after="0"/>
            </w:pPr>
            <w:r>
              <w:rPr>
                <w:rFonts w:hint="eastAsia"/>
              </w:rPr>
              <w:t>Y</w:t>
            </w:r>
          </w:p>
        </w:tc>
      </w:tr>
      <w:tr w:rsidR="00DB1505" w:rsidRPr="00ED3698" w14:paraId="1F7206EA" w14:textId="77777777" w:rsidTr="007239FB">
        <w:trPr>
          <w:cantSplit/>
        </w:trPr>
        <w:tc>
          <w:tcPr>
            <w:tcW w:w="1620" w:type="dxa"/>
            <w:tcBorders>
              <w:top w:val="single" w:sz="6" w:space="0" w:color="auto"/>
              <w:left w:val="single" w:sz="6" w:space="0" w:color="auto"/>
              <w:bottom w:val="single" w:sz="6" w:space="0" w:color="auto"/>
              <w:right w:val="single" w:sz="6" w:space="0" w:color="auto"/>
            </w:tcBorders>
            <w:vAlign w:val="center"/>
          </w:tcPr>
          <w:p w14:paraId="3A605B83" w14:textId="77777777" w:rsidR="00DB1505" w:rsidRPr="00ED3698" w:rsidRDefault="00DB1505" w:rsidP="007239FB">
            <w:pPr>
              <w:spacing w:before="0" w:after="0"/>
            </w:pPr>
            <w:r w:rsidRPr="00ED3698">
              <w:t>prefix_</w:t>
            </w:r>
            <w:r>
              <w:rPr>
                <w:rFonts w:hint="eastAsia"/>
              </w:rPr>
              <w:t>x</w:t>
            </w:r>
            <w:r w:rsidRPr="00ED3698">
              <w:t>.ma</w:t>
            </w:r>
            <w:r>
              <w:rPr>
                <w:rFonts w:hint="eastAsia"/>
              </w:rPr>
              <w:t>c</w:t>
            </w:r>
          </w:p>
        </w:tc>
        <w:tc>
          <w:tcPr>
            <w:tcW w:w="5893" w:type="dxa"/>
            <w:tcBorders>
              <w:top w:val="single" w:sz="6" w:space="0" w:color="auto"/>
              <w:left w:val="single" w:sz="6" w:space="0" w:color="auto"/>
              <w:bottom w:val="single" w:sz="6" w:space="0" w:color="auto"/>
              <w:right w:val="single" w:sz="6" w:space="0" w:color="auto"/>
            </w:tcBorders>
            <w:vAlign w:val="center"/>
          </w:tcPr>
          <w:p w14:paraId="1DA3967F" w14:textId="77777777" w:rsidR="00DB1505" w:rsidRPr="00F80776" w:rsidRDefault="00DB1505" w:rsidP="007239FB">
            <w:pPr>
              <w:spacing w:before="0" w:after="0"/>
            </w:pPr>
            <w:r w:rsidRPr="00F80776">
              <w:rPr>
                <w:rFonts w:hint="eastAsia"/>
              </w:rPr>
              <w:t xml:space="preserve">Mass balance </w:t>
            </w:r>
            <w:r w:rsidRPr="00F80776">
              <w:t>(in moles</w:t>
            </w:r>
            <w:r>
              <w:rPr>
                <w:rFonts w:hint="eastAsia"/>
              </w:rPr>
              <w:t>/d</w:t>
            </w:r>
            <w:r w:rsidRPr="00F80776">
              <w:t xml:space="preserve">) </w:t>
            </w:r>
            <w:r>
              <w:rPr>
                <w:rFonts w:hint="eastAsia"/>
              </w:rPr>
              <w:t>for the x</w:t>
            </w:r>
            <w:r w:rsidRPr="00557277">
              <w:rPr>
                <w:rFonts w:hint="eastAsia"/>
                <w:vertAlign w:val="superscript"/>
              </w:rPr>
              <w:t>th</w:t>
            </w:r>
            <w:r w:rsidRPr="00F80776">
              <w:t xml:space="preserve"> aqueous </w:t>
            </w:r>
            <w:r>
              <w:rPr>
                <w:rFonts w:hint="eastAsia"/>
              </w:rPr>
              <w:t>component</w:t>
            </w:r>
            <w:r w:rsidRPr="00F80776">
              <w:t xml:space="preserve"> – transient data</w:t>
            </w:r>
          </w:p>
          <w:p w14:paraId="27D13AD0" w14:textId="77777777" w:rsidR="00DB1505" w:rsidRPr="00F80776" w:rsidRDefault="00DB1505" w:rsidP="007239FB">
            <w:pPr>
              <w:spacing w:before="0" w:after="0"/>
            </w:pPr>
            <w:r w:rsidRPr="00F80776">
              <w:t xml:space="preserve">Output format: time, parameter values </w:t>
            </w:r>
          </w:p>
          <w:p w14:paraId="20CA0BA4" w14:textId="77777777" w:rsidR="00DB1505" w:rsidRPr="00F80776" w:rsidRDefault="00DB1505" w:rsidP="007239FB">
            <w:pPr>
              <w:spacing w:before="0" w:after="0"/>
            </w:pPr>
            <w:r w:rsidRPr="00F80776">
              <w:t>Suffix meaning: ma</w:t>
            </w:r>
            <w:r>
              <w:rPr>
                <w:rFonts w:hint="eastAsia"/>
              </w:rPr>
              <w:t>c</w:t>
            </w:r>
            <w:r w:rsidRPr="00F80776">
              <w:t xml:space="preserve"> = total </w:t>
            </w:r>
            <w:r w:rsidRPr="00F80776">
              <w:rPr>
                <w:b/>
              </w:rPr>
              <w:t>m</w:t>
            </w:r>
            <w:r w:rsidRPr="00F80776">
              <w:t xml:space="preserve">ass of </w:t>
            </w:r>
            <w:r w:rsidRPr="00F80776">
              <w:rPr>
                <w:b/>
              </w:rPr>
              <w:t>a</w:t>
            </w:r>
            <w:r w:rsidRPr="00F80776">
              <w:t xml:space="preserve">queous </w:t>
            </w:r>
            <w:r w:rsidRPr="00F80776">
              <w:rPr>
                <w:b/>
              </w:rPr>
              <w:t>c</w:t>
            </w:r>
            <w:r w:rsidRPr="00F80776">
              <w:t>omponents</w:t>
            </w:r>
          </w:p>
        </w:tc>
        <w:tc>
          <w:tcPr>
            <w:tcW w:w="1217" w:type="dxa"/>
            <w:tcBorders>
              <w:top w:val="single" w:sz="6" w:space="0" w:color="auto"/>
              <w:left w:val="single" w:sz="6" w:space="0" w:color="auto"/>
              <w:bottom w:val="single" w:sz="6" w:space="0" w:color="auto"/>
              <w:right w:val="single" w:sz="6" w:space="0" w:color="auto"/>
            </w:tcBorders>
            <w:vAlign w:val="center"/>
          </w:tcPr>
          <w:p w14:paraId="022D5066" w14:textId="77777777" w:rsidR="00DB1505" w:rsidRPr="00ED3698" w:rsidRDefault="00DB1505" w:rsidP="007239FB">
            <w:pPr>
              <w:spacing w:before="0" w:after="0"/>
            </w:pPr>
            <w:r>
              <w:rPr>
                <w:rFonts w:hint="eastAsia"/>
              </w:rPr>
              <w:t>Y</w:t>
            </w:r>
          </w:p>
        </w:tc>
      </w:tr>
    </w:tbl>
    <w:p w14:paraId="747FF8C7" w14:textId="77777777" w:rsidR="00DB1505" w:rsidRPr="00ED3698" w:rsidRDefault="00DB1505" w:rsidP="00DB1505">
      <w:pPr>
        <w:pStyle w:val="IndexHeading"/>
      </w:pPr>
    </w:p>
    <w:p w14:paraId="6C77DCDB" w14:textId="77777777" w:rsidR="00DB1505" w:rsidRPr="00ED3698" w:rsidRDefault="00DB1505" w:rsidP="00DB1505">
      <w:pPr>
        <w:pStyle w:val="Caption"/>
      </w:pPr>
      <w:bookmarkStart w:id="52" w:name="_Ref417462066"/>
      <w:bookmarkStart w:id="53" w:name="_Toc13056200"/>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2</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5</w:t>
      </w:r>
      <w:r w:rsidR="00606172">
        <w:rPr>
          <w:noProof/>
        </w:rPr>
        <w:fldChar w:fldCharType="end"/>
      </w:r>
      <w:bookmarkEnd w:id="52"/>
      <w:r w:rsidRPr="00ED3698">
        <w:t>: Output files – reactive transport – transient data</w:t>
      </w:r>
      <w:bookmarkEnd w:id="53"/>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20"/>
        <w:gridCol w:w="5751"/>
        <w:gridCol w:w="1359"/>
      </w:tblGrid>
      <w:tr w:rsidR="00DB1505" w:rsidRPr="00ED3698" w14:paraId="202D7652" w14:textId="77777777" w:rsidTr="00D324FA">
        <w:trPr>
          <w:cantSplit/>
        </w:trPr>
        <w:tc>
          <w:tcPr>
            <w:tcW w:w="1620" w:type="dxa"/>
            <w:vAlign w:val="center"/>
          </w:tcPr>
          <w:p w14:paraId="4D60B36C" w14:textId="77777777" w:rsidR="00DB1505" w:rsidRPr="00ED3698" w:rsidRDefault="00DB1505" w:rsidP="00CD1737">
            <w:pPr>
              <w:pStyle w:val="Tableheader"/>
            </w:pPr>
            <w:r w:rsidRPr="0075340C">
              <w:rPr>
                <w:noProof/>
              </w:rPr>
              <w:t>File name</w:t>
            </w:r>
          </w:p>
        </w:tc>
        <w:tc>
          <w:tcPr>
            <w:tcW w:w="5751" w:type="dxa"/>
            <w:vAlign w:val="center"/>
          </w:tcPr>
          <w:p w14:paraId="11D00570" w14:textId="77777777" w:rsidR="00DB1505" w:rsidRPr="00ED3698" w:rsidRDefault="00DB1505" w:rsidP="00CD1737">
            <w:pPr>
              <w:pStyle w:val="Tableheader"/>
            </w:pPr>
            <w:r w:rsidRPr="00ED3698">
              <w:t>Description</w:t>
            </w:r>
          </w:p>
        </w:tc>
        <w:tc>
          <w:tcPr>
            <w:tcW w:w="1359" w:type="dxa"/>
            <w:vAlign w:val="center"/>
          </w:tcPr>
          <w:p w14:paraId="746D4CF0" w14:textId="77777777" w:rsidR="00DB1505" w:rsidRPr="00ED3698" w:rsidRDefault="00DB1505" w:rsidP="00CD1737">
            <w:pPr>
              <w:pStyle w:val="Tableheader"/>
            </w:pPr>
            <w:r w:rsidRPr="00ED3698">
              <w:t>TECPLOT Header</w:t>
            </w:r>
          </w:p>
        </w:tc>
      </w:tr>
      <w:tr w:rsidR="00DB1505" w:rsidRPr="00ED3698" w14:paraId="57EEB3FD" w14:textId="77777777" w:rsidTr="00D324FA">
        <w:trPr>
          <w:cantSplit/>
        </w:trPr>
        <w:tc>
          <w:tcPr>
            <w:tcW w:w="1620" w:type="dxa"/>
            <w:vAlign w:val="center"/>
          </w:tcPr>
          <w:p w14:paraId="0B20E742" w14:textId="77777777" w:rsidR="00DB1505" w:rsidRPr="00ED3698" w:rsidRDefault="00DB1505" w:rsidP="007239FB">
            <w:pPr>
              <w:spacing w:before="0" w:after="0"/>
            </w:pPr>
            <w:r w:rsidRPr="00ED3698">
              <w:t>prefix_x.gsd</w:t>
            </w:r>
          </w:p>
        </w:tc>
        <w:tc>
          <w:tcPr>
            <w:tcW w:w="5751" w:type="dxa"/>
            <w:vAlign w:val="center"/>
          </w:tcPr>
          <w:p w14:paraId="08547CB0" w14:textId="3F91B9BD" w:rsidR="00DB1505" w:rsidRPr="00ED3698" w:rsidRDefault="00946EE4" w:rsidP="007239FB">
            <w:pPr>
              <w:spacing w:before="0" w:after="0"/>
            </w:pPr>
            <w:r>
              <w:t>M</w:t>
            </w:r>
            <w:r w:rsidRPr="00ED3698">
              <w:t xml:space="preserve">ineral </w:t>
            </w:r>
            <w:r w:rsidR="00DB1505" w:rsidRPr="00ED3698">
              <w:t>dissolution-precipitation rates at output time x – contour data</w:t>
            </w:r>
          </w:p>
          <w:p w14:paraId="2C4017C6" w14:textId="77777777" w:rsidR="00DB1505" w:rsidRPr="00ED3698" w:rsidRDefault="00DB1505" w:rsidP="007239FB">
            <w:pPr>
              <w:spacing w:before="0" w:after="0"/>
            </w:pPr>
            <w:r w:rsidRPr="00ED3698">
              <w:t>Output format: x,(y),(z), parameter values</w:t>
            </w:r>
          </w:p>
          <w:p w14:paraId="31DCC45F" w14:textId="77777777" w:rsidR="00DB1505" w:rsidRPr="00ED3698" w:rsidRDefault="00DB1505" w:rsidP="007239FB">
            <w:pPr>
              <w:spacing w:before="0" w:after="0"/>
            </w:pPr>
            <w:r w:rsidRPr="00ED3698">
              <w:t xml:space="preserve">Suffix meaning: </w:t>
            </w:r>
            <w:r w:rsidRPr="00ED3698">
              <w:rPr>
                <w:b/>
              </w:rPr>
              <w:t>gsd</w:t>
            </w:r>
            <w:r w:rsidRPr="00ED3698">
              <w:t xml:space="preserve"> = </w:t>
            </w:r>
            <w:r w:rsidRPr="00ED3698">
              <w:rPr>
                <w:b/>
              </w:rPr>
              <w:t>g</w:t>
            </w:r>
            <w:r w:rsidRPr="00ED3698">
              <w:t>lobal/</w:t>
            </w:r>
            <w:r w:rsidRPr="00ED3698">
              <w:rPr>
                <w:b/>
              </w:rPr>
              <w:t>s</w:t>
            </w:r>
            <w:r w:rsidRPr="00ED3698">
              <w:t>patial/</w:t>
            </w:r>
            <w:r w:rsidRPr="00ED3698">
              <w:rPr>
                <w:b/>
              </w:rPr>
              <w:t>d</w:t>
            </w:r>
            <w:r w:rsidRPr="00ED3698">
              <w:t>issolution-precipitation rates</w:t>
            </w:r>
          </w:p>
        </w:tc>
        <w:tc>
          <w:tcPr>
            <w:tcW w:w="1359" w:type="dxa"/>
            <w:vAlign w:val="center"/>
          </w:tcPr>
          <w:p w14:paraId="7D664840" w14:textId="77777777" w:rsidR="00DB1505" w:rsidRPr="00ED3698" w:rsidRDefault="00DB1505" w:rsidP="007239FB">
            <w:pPr>
              <w:spacing w:before="0" w:after="0"/>
            </w:pPr>
            <w:r w:rsidRPr="00ED3698">
              <w:t>Y</w:t>
            </w:r>
          </w:p>
        </w:tc>
      </w:tr>
      <w:tr w:rsidR="00DB1505" w:rsidRPr="00ED3698" w14:paraId="2CF44929" w14:textId="77777777" w:rsidTr="00D324FA">
        <w:trPr>
          <w:cantSplit/>
        </w:trPr>
        <w:tc>
          <w:tcPr>
            <w:tcW w:w="1620" w:type="dxa"/>
            <w:vAlign w:val="center"/>
          </w:tcPr>
          <w:p w14:paraId="7B7BCABF" w14:textId="77777777" w:rsidR="00DB1505" w:rsidRPr="00ED3698" w:rsidRDefault="00DB1505" w:rsidP="007239FB">
            <w:pPr>
              <w:spacing w:before="0" w:after="0"/>
            </w:pPr>
            <w:r w:rsidRPr="00ED3698">
              <w:lastRenderedPageBreak/>
              <w:t>prefix_x.gsx</w:t>
            </w:r>
          </w:p>
        </w:tc>
        <w:tc>
          <w:tcPr>
            <w:tcW w:w="5751" w:type="dxa"/>
            <w:vAlign w:val="center"/>
          </w:tcPr>
          <w:p w14:paraId="571DF96C" w14:textId="548F6492" w:rsidR="00DB1505" w:rsidRPr="00ED3698" w:rsidRDefault="00946EE4" w:rsidP="007239FB">
            <w:pPr>
              <w:spacing w:before="0" w:after="0"/>
            </w:pPr>
            <w:r>
              <w:t>S</w:t>
            </w:r>
            <w:r w:rsidRPr="00ED3698">
              <w:t xml:space="preserve">aturation </w:t>
            </w:r>
            <w:r w:rsidR="00DB1505" w:rsidRPr="00ED3698">
              <w:t>indices of excluded minerals at output time x – contour data</w:t>
            </w:r>
          </w:p>
          <w:p w14:paraId="33F67DC6" w14:textId="77777777" w:rsidR="00DB1505" w:rsidRPr="00ED3698" w:rsidRDefault="00DB1505" w:rsidP="007239FB">
            <w:pPr>
              <w:spacing w:before="0" w:after="0"/>
            </w:pPr>
            <w:r w:rsidRPr="00ED3698">
              <w:t>Output format: x,(y),(z), parameter values</w:t>
            </w:r>
          </w:p>
          <w:p w14:paraId="1243F118" w14:textId="77777777" w:rsidR="00DB1505" w:rsidRPr="00ED3698" w:rsidRDefault="00DB1505" w:rsidP="007239FB">
            <w:pPr>
              <w:spacing w:before="0" w:after="0"/>
            </w:pPr>
            <w:r w:rsidRPr="00ED3698">
              <w:t xml:space="preserve">Suffix meaning: </w:t>
            </w:r>
            <w:r w:rsidRPr="00ED3698">
              <w:rPr>
                <w:b/>
              </w:rPr>
              <w:t>gsd</w:t>
            </w:r>
            <w:r w:rsidRPr="00ED3698">
              <w:t xml:space="preserve"> = </w:t>
            </w:r>
            <w:r w:rsidRPr="00ED3698">
              <w:rPr>
                <w:b/>
              </w:rPr>
              <w:t>g</w:t>
            </w:r>
            <w:r w:rsidRPr="00ED3698">
              <w:t>lobal/</w:t>
            </w:r>
            <w:r w:rsidRPr="00ED3698">
              <w:rPr>
                <w:b/>
              </w:rPr>
              <w:t>s</w:t>
            </w:r>
            <w:r w:rsidRPr="00ED3698">
              <w:t>patial/e</w:t>
            </w:r>
            <w:r w:rsidRPr="00ED3698">
              <w:rPr>
                <w:b/>
              </w:rPr>
              <w:t>x</w:t>
            </w:r>
            <w:r w:rsidRPr="00ED3698">
              <w:t>cluded minerals</w:t>
            </w:r>
          </w:p>
        </w:tc>
        <w:tc>
          <w:tcPr>
            <w:tcW w:w="1359" w:type="dxa"/>
            <w:vAlign w:val="center"/>
          </w:tcPr>
          <w:p w14:paraId="5384E93A" w14:textId="77777777" w:rsidR="00DB1505" w:rsidRPr="00ED3698" w:rsidRDefault="00DB1505" w:rsidP="007239FB">
            <w:pPr>
              <w:spacing w:before="0" w:after="0"/>
            </w:pPr>
            <w:r w:rsidRPr="00ED3698">
              <w:t>Y</w:t>
            </w:r>
          </w:p>
        </w:tc>
      </w:tr>
      <w:tr w:rsidR="00DB1505" w:rsidRPr="00ED3698" w14:paraId="0CF6FA0E" w14:textId="77777777" w:rsidTr="00D324FA">
        <w:trPr>
          <w:cantSplit/>
        </w:trPr>
        <w:tc>
          <w:tcPr>
            <w:tcW w:w="1620" w:type="dxa"/>
            <w:vAlign w:val="center"/>
          </w:tcPr>
          <w:p w14:paraId="32A783BC" w14:textId="77777777" w:rsidR="00DB1505" w:rsidRPr="00ED3698" w:rsidRDefault="00DB1505" w:rsidP="007239FB">
            <w:pPr>
              <w:spacing w:before="0" w:after="0"/>
            </w:pPr>
            <w:r w:rsidRPr="00ED3698">
              <w:t>prefix_x.gs</w:t>
            </w:r>
            <w:r>
              <w:t>is</w:t>
            </w:r>
          </w:p>
        </w:tc>
        <w:tc>
          <w:tcPr>
            <w:tcW w:w="5751" w:type="dxa"/>
            <w:vAlign w:val="center"/>
          </w:tcPr>
          <w:p w14:paraId="5F7594F8" w14:textId="77777777" w:rsidR="00DB1505" w:rsidRPr="00ED3698" w:rsidRDefault="00DB1505" w:rsidP="007239FB">
            <w:pPr>
              <w:spacing w:before="0" w:after="0"/>
            </w:pPr>
            <w:r>
              <w:t>Isotope data</w:t>
            </w:r>
            <w:r w:rsidRPr="00ED3698">
              <w:t xml:space="preserve"> at output time x – contour data</w:t>
            </w:r>
          </w:p>
          <w:p w14:paraId="3CE0C77C" w14:textId="77777777" w:rsidR="00DB1505" w:rsidRPr="00ED3698" w:rsidRDefault="00DB1505" w:rsidP="007239FB">
            <w:pPr>
              <w:spacing w:before="0" w:after="0"/>
            </w:pPr>
            <w:r w:rsidRPr="00ED3698">
              <w:t>Output format: x,(y),(z), parameter values</w:t>
            </w:r>
          </w:p>
          <w:p w14:paraId="1651AE46" w14:textId="77777777" w:rsidR="00DB1505" w:rsidRPr="00ED3698" w:rsidRDefault="00DB1505" w:rsidP="007239FB">
            <w:pPr>
              <w:spacing w:before="0" w:after="0"/>
            </w:pPr>
            <w:r w:rsidRPr="00ED3698">
              <w:t xml:space="preserve">Suffix meaning: </w:t>
            </w:r>
            <w:r w:rsidRPr="00ED3698">
              <w:rPr>
                <w:b/>
              </w:rPr>
              <w:t>gs</w:t>
            </w:r>
            <w:r>
              <w:rPr>
                <w:b/>
              </w:rPr>
              <w:t>is</w:t>
            </w:r>
            <w:r w:rsidRPr="00ED3698">
              <w:t xml:space="preserve"> = </w:t>
            </w:r>
            <w:r w:rsidRPr="00ED3698">
              <w:rPr>
                <w:b/>
              </w:rPr>
              <w:t>g</w:t>
            </w:r>
            <w:r w:rsidRPr="00ED3698">
              <w:t>lobal/</w:t>
            </w:r>
            <w:r w:rsidRPr="00ED3698">
              <w:rPr>
                <w:b/>
              </w:rPr>
              <w:t>s</w:t>
            </w:r>
            <w:r w:rsidRPr="00ED3698">
              <w:t>patial/</w:t>
            </w:r>
            <w:r>
              <w:t>isotopes</w:t>
            </w:r>
          </w:p>
        </w:tc>
        <w:tc>
          <w:tcPr>
            <w:tcW w:w="1359" w:type="dxa"/>
            <w:vAlign w:val="center"/>
          </w:tcPr>
          <w:p w14:paraId="56977F2E" w14:textId="77777777" w:rsidR="00DB1505" w:rsidRPr="00ED3698" w:rsidRDefault="00DB1505" w:rsidP="007239FB">
            <w:pPr>
              <w:spacing w:before="0" w:after="0"/>
            </w:pPr>
            <w:r w:rsidRPr="00ED3698">
              <w:t>Y</w:t>
            </w:r>
          </w:p>
        </w:tc>
      </w:tr>
      <w:tr w:rsidR="00DB1505" w:rsidRPr="00ED3698" w14:paraId="48F41186" w14:textId="77777777" w:rsidTr="00D324FA">
        <w:trPr>
          <w:cantSplit/>
        </w:trPr>
        <w:tc>
          <w:tcPr>
            <w:tcW w:w="1620" w:type="dxa"/>
            <w:vAlign w:val="center"/>
          </w:tcPr>
          <w:p w14:paraId="79E3A59A" w14:textId="77777777" w:rsidR="00DB1505" w:rsidRPr="00ED3698" w:rsidRDefault="00DB1505" w:rsidP="007239FB">
            <w:pPr>
              <w:spacing w:before="0" w:after="0"/>
            </w:pPr>
            <w:r w:rsidRPr="00ED3698">
              <w:t>prefix_x.gbt</w:t>
            </w:r>
          </w:p>
        </w:tc>
        <w:tc>
          <w:tcPr>
            <w:tcW w:w="5751" w:type="dxa"/>
            <w:vAlign w:val="center"/>
          </w:tcPr>
          <w:p w14:paraId="2D54FFD4" w14:textId="1C1217DF" w:rsidR="00DB1505" w:rsidRPr="00ED3698" w:rsidRDefault="00946EE4" w:rsidP="007239FB">
            <w:pPr>
              <w:spacing w:before="0" w:after="0"/>
            </w:pPr>
            <w:r>
              <w:t>T</w:t>
            </w:r>
            <w:r w:rsidRPr="00ED3698">
              <w:t xml:space="preserve">otal </w:t>
            </w:r>
            <w:r w:rsidR="00DB1505" w:rsidRPr="00ED3698">
              <w:t>aqueous component concentrations at output location x – transient data</w:t>
            </w:r>
          </w:p>
          <w:p w14:paraId="30E73DA9" w14:textId="77777777" w:rsidR="00DB1505" w:rsidRPr="00ED3698" w:rsidRDefault="00DB1505" w:rsidP="007239FB">
            <w:pPr>
              <w:spacing w:before="0" w:after="0"/>
            </w:pPr>
            <w:r w:rsidRPr="00ED3698">
              <w:t>Output format: time, parameter values</w:t>
            </w:r>
          </w:p>
          <w:p w14:paraId="32354779" w14:textId="77777777" w:rsidR="00DB1505" w:rsidRPr="00ED3698" w:rsidRDefault="00DB1505" w:rsidP="007239FB">
            <w:pPr>
              <w:spacing w:before="0" w:after="0"/>
            </w:pPr>
            <w:r w:rsidRPr="00ED3698">
              <w:t xml:space="preserve">Suffix meaning: </w:t>
            </w:r>
            <w:r w:rsidRPr="00ED3698">
              <w:rPr>
                <w:b/>
              </w:rPr>
              <w:t>gbt</w:t>
            </w:r>
            <w:r w:rsidRPr="00ED3698">
              <w:t xml:space="preserve"> = </w:t>
            </w:r>
            <w:r w:rsidRPr="00ED3698">
              <w:rPr>
                <w:b/>
              </w:rPr>
              <w:t>g</w:t>
            </w:r>
            <w:r w:rsidRPr="00ED3698">
              <w:t>lobal/</w:t>
            </w:r>
            <w:r w:rsidRPr="00ED3698">
              <w:rPr>
                <w:b/>
              </w:rPr>
              <w:t>b</w:t>
            </w:r>
            <w:r w:rsidRPr="00ED3698">
              <w:t>reakthrough/</w:t>
            </w:r>
            <w:r w:rsidRPr="00ED3698">
              <w:rPr>
                <w:b/>
              </w:rPr>
              <w:t>t</w:t>
            </w:r>
            <w:r w:rsidRPr="00ED3698">
              <w:t>otal aqueous component concentrations</w:t>
            </w:r>
          </w:p>
        </w:tc>
        <w:tc>
          <w:tcPr>
            <w:tcW w:w="1359" w:type="dxa"/>
            <w:vAlign w:val="center"/>
          </w:tcPr>
          <w:p w14:paraId="4103C6F2" w14:textId="77777777" w:rsidR="00DB1505" w:rsidRPr="00ED3698" w:rsidRDefault="00DB1505" w:rsidP="007239FB">
            <w:pPr>
              <w:spacing w:before="0" w:after="0"/>
            </w:pPr>
            <w:r w:rsidRPr="00ED3698">
              <w:t>Y</w:t>
            </w:r>
          </w:p>
        </w:tc>
      </w:tr>
      <w:tr w:rsidR="00DB1505" w:rsidRPr="00ED3698" w14:paraId="6FFE33E0" w14:textId="77777777" w:rsidTr="00D324FA">
        <w:trPr>
          <w:cantSplit/>
        </w:trPr>
        <w:tc>
          <w:tcPr>
            <w:tcW w:w="1620" w:type="dxa"/>
            <w:vAlign w:val="center"/>
          </w:tcPr>
          <w:p w14:paraId="565112D3" w14:textId="77777777" w:rsidR="00DB1505" w:rsidRPr="00ED3698" w:rsidRDefault="00DB1505" w:rsidP="007239FB">
            <w:pPr>
              <w:spacing w:before="0" w:after="0"/>
            </w:pPr>
            <w:r w:rsidRPr="00ED3698">
              <w:t>prefix_x.gbc</w:t>
            </w:r>
          </w:p>
        </w:tc>
        <w:tc>
          <w:tcPr>
            <w:tcW w:w="5751" w:type="dxa"/>
            <w:vAlign w:val="center"/>
          </w:tcPr>
          <w:p w14:paraId="7F4C1DFD" w14:textId="7D2A8FE3" w:rsidR="00DB1505" w:rsidRPr="00ED3698" w:rsidRDefault="00946EE4" w:rsidP="007239FB">
            <w:pPr>
              <w:spacing w:before="0" w:after="0"/>
            </w:pPr>
            <w:r>
              <w:t>A</w:t>
            </w:r>
            <w:r w:rsidRPr="00ED3698">
              <w:t xml:space="preserve">queous </w:t>
            </w:r>
            <w:r w:rsidR="00DB1505" w:rsidRPr="00ED3698">
              <w:t>species concentrations at output location x  – transient data</w:t>
            </w:r>
          </w:p>
          <w:p w14:paraId="26275DFC" w14:textId="77777777" w:rsidR="00DB1505" w:rsidRPr="00ED3698" w:rsidRDefault="00DB1505" w:rsidP="007239FB">
            <w:pPr>
              <w:spacing w:before="0" w:after="0"/>
            </w:pPr>
            <w:r w:rsidRPr="00ED3698">
              <w:t>Output format: time, parameter values</w:t>
            </w:r>
          </w:p>
          <w:p w14:paraId="4F4D55C0" w14:textId="77777777" w:rsidR="00DB1505" w:rsidRPr="00ED3698" w:rsidRDefault="00DB1505" w:rsidP="007239FB">
            <w:pPr>
              <w:spacing w:before="0" w:after="0"/>
            </w:pPr>
            <w:r w:rsidRPr="00ED3698">
              <w:t xml:space="preserve">Suffix meaning: </w:t>
            </w:r>
            <w:r w:rsidRPr="00ED3698">
              <w:rPr>
                <w:b/>
              </w:rPr>
              <w:t>gbc</w:t>
            </w:r>
            <w:r w:rsidRPr="00ED3698">
              <w:t xml:space="preserve"> = </w:t>
            </w:r>
            <w:r w:rsidRPr="00ED3698">
              <w:rPr>
                <w:b/>
              </w:rPr>
              <w:t>g</w:t>
            </w:r>
            <w:r w:rsidRPr="00ED3698">
              <w:t>lobal/</w:t>
            </w:r>
            <w:r w:rsidRPr="00ED3698">
              <w:rPr>
                <w:b/>
              </w:rPr>
              <w:t>b</w:t>
            </w:r>
            <w:r w:rsidRPr="00ED3698">
              <w:t xml:space="preserve">reakthrough/species </w:t>
            </w:r>
            <w:r w:rsidRPr="00ED3698">
              <w:rPr>
                <w:b/>
              </w:rPr>
              <w:t>c</w:t>
            </w:r>
            <w:r w:rsidRPr="00ED3698">
              <w:t>oncentrations</w:t>
            </w:r>
          </w:p>
        </w:tc>
        <w:tc>
          <w:tcPr>
            <w:tcW w:w="1359" w:type="dxa"/>
            <w:vAlign w:val="center"/>
          </w:tcPr>
          <w:p w14:paraId="64DF9258" w14:textId="77777777" w:rsidR="00DB1505" w:rsidRPr="00ED3698" w:rsidRDefault="00DB1505" w:rsidP="007239FB">
            <w:pPr>
              <w:spacing w:before="0" w:after="0"/>
            </w:pPr>
            <w:r w:rsidRPr="00ED3698">
              <w:t>Y</w:t>
            </w:r>
          </w:p>
        </w:tc>
      </w:tr>
      <w:tr w:rsidR="00DB1505" w:rsidRPr="00ED3698" w14:paraId="1E39184F" w14:textId="77777777" w:rsidTr="00D324FA">
        <w:trPr>
          <w:cantSplit/>
        </w:trPr>
        <w:tc>
          <w:tcPr>
            <w:tcW w:w="1620" w:type="dxa"/>
            <w:vAlign w:val="center"/>
          </w:tcPr>
          <w:p w14:paraId="06190686" w14:textId="77777777" w:rsidR="00DB1505" w:rsidRPr="00ED3698" w:rsidRDefault="00DB1505" w:rsidP="007239FB">
            <w:pPr>
              <w:spacing w:before="0" w:after="0"/>
            </w:pPr>
            <w:r w:rsidRPr="00ED3698">
              <w:t>prefix_x.gbi</w:t>
            </w:r>
          </w:p>
        </w:tc>
        <w:tc>
          <w:tcPr>
            <w:tcW w:w="5751" w:type="dxa"/>
            <w:vAlign w:val="center"/>
          </w:tcPr>
          <w:p w14:paraId="091BF6C2" w14:textId="64DEFB69" w:rsidR="00DB1505" w:rsidRPr="00ED3698" w:rsidRDefault="00946EE4" w:rsidP="007239FB">
            <w:pPr>
              <w:spacing w:before="0" w:after="0"/>
            </w:pPr>
            <w:r>
              <w:t>R</w:t>
            </w:r>
            <w:r w:rsidRPr="00ED3698">
              <w:t xml:space="preserve">eaction </w:t>
            </w:r>
            <w:r w:rsidR="00DB1505" w:rsidRPr="00ED3698">
              <w:t>rates of intra-aqueous kinetic reactions at output location x – transient data</w:t>
            </w:r>
          </w:p>
          <w:p w14:paraId="10D62D2C" w14:textId="77777777" w:rsidR="00DB1505" w:rsidRPr="00ED3698" w:rsidRDefault="00DB1505" w:rsidP="007239FB">
            <w:pPr>
              <w:spacing w:before="0" w:after="0"/>
            </w:pPr>
            <w:r w:rsidRPr="00ED3698">
              <w:t>Output format: time, parameter values</w:t>
            </w:r>
          </w:p>
          <w:p w14:paraId="038FA969" w14:textId="77777777" w:rsidR="00DB1505" w:rsidRPr="00ED3698" w:rsidRDefault="00DB1505" w:rsidP="007239FB">
            <w:pPr>
              <w:spacing w:before="0" w:after="0"/>
            </w:pPr>
            <w:r w:rsidRPr="00ED3698">
              <w:t xml:space="preserve">Suffix meaning: </w:t>
            </w:r>
            <w:r w:rsidRPr="00ED3698">
              <w:rPr>
                <w:b/>
              </w:rPr>
              <w:t>gbi</w:t>
            </w:r>
            <w:r w:rsidRPr="00ED3698">
              <w:t xml:space="preserve"> = </w:t>
            </w:r>
            <w:r w:rsidRPr="00ED3698">
              <w:rPr>
                <w:b/>
              </w:rPr>
              <w:t>g</w:t>
            </w:r>
            <w:r w:rsidRPr="00ED3698">
              <w:t>lobal/</w:t>
            </w:r>
            <w:r w:rsidRPr="00ED3698">
              <w:rPr>
                <w:b/>
              </w:rPr>
              <w:t>b</w:t>
            </w:r>
            <w:r w:rsidRPr="00ED3698">
              <w:t>reakthrough/</w:t>
            </w:r>
            <w:r w:rsidRPr="00ED3698">
              <w:rPr>
                <w:b/>
              </w:rPr>
              <w:t>i</w:t>
            </w:r>
            <w:r w:rsidRPr="00ED3698">
              <w:t>ntra-aqueous kinetic reactions</w:t>
            </w:r>
          </w:p>
        </w:tc>
        <w:tc>
          <w:tcPr>
            <w:tcW w:w="1359" w:type="dxa"/>
            <w:vAlign w:val="center"/>
          </w:tcPr>
          <w:p w14:paraId="3962CC01" w14:textId="77777777" w:rsidR="00DB1505" w:rsidRPr="00ED3698" w:rsidRDefault="00DB1505" w:rsidP="007239FB">
            <w:pPr>
              <w:spacing w:before="0" w:after="0"/>
            </w:pPr>
            <w:r w:rsidRPr="00ED3698">
              <w:t>Y</w:t>
            </w:r>
          </w:p>
        </w:tc>
      </w:tr>
      <w:tr w:rsidR="00DB1505" w:rsidRPr="00ED3698" w14:paraId="1D1E0172" w14:textId="77777777" w:rsidTr="00D324FA">
        <w:trPr>
          <w:cantSplit/>
        </w:trPr>
        <w:tc>
          <w:tcPr>
            <w:tcW w:w="1620" w:type="dxa"/>
            <w:vAlign w:val="center"/>
          </w:tcPr>
          <w:p w14:paraId="0F664F4A" w14:textId="77777777" w:rsidR="00DB1505" w:rsidRPr="00ED3698" w:rsidRDefault="00DB1505" w:rsidP="007239FB">
            <w:pPr>
              <w:spacing w:before="0" w:after="0"/>
            </w:pPr>
            <w:r w:rsidRPr="00ED3698">
              <w:t>prefix_x.gbm</w:t>
            </w:r>
          </w:p>
        </w:tc>
        <w:tc>
          <w:tcPr>
            <w:tcW w:w="5751" w:type="dxa"/>
            <w:vAlign w:val="center"/>
          </w:tcPr>
          <w:p w14:paraId="62FC9363" w14:textId="595FE666" w:rsidR="00DB1505" w:rsidRPr="00ED3698" w:rsidRDefault="00946EE4" w:rsidP="007239FB">
            <w:pPr>
              <w:spacing w:before="0" w:after="0"/>
            </w:pPr>
            <w:r>
              <w:t>M</w:t>
            </w:r>
            <w:r w:rsidRPr="00ED3698">
              <w:t xml:space="preserve">aster </w:t>
            </w:r>
            <w:r w:rsidR="00DB1505" w:rsidRPr="00ED3698">
              <w:t>variables (pH, pe, Eh, ionic strength, alkalinity, temperature) at output location x  – transient data</w:t>
            </w:r>
          </w:p>
          <w:p w14:paraId="0EAF1E13" w14:textId="77777777" w:rsidR="00DB1505" w:rsidRPr="00ED3698" w:rsidRDefault="00DB1505" w:rsidP="007239FB">
            <w:pPr>
              <w:spacing w:before="0" w:after="0"/>
            </w:pPr>
            <w:r w:rsidRPr="00ED3698">
              <w:t xml:space="preserve">Output format: time, parameter values </w:t>
            </w:r>
          </w:p>
          <w:p w14:paraId="6F2181F6" w14:textId="77777777" w:rsidR="00DB1505" w:rsidRPr="00ED3698" w:rsidRDefault="00DB1505" w:rsidP="007239FB">
            <w:pPr>
              <w:spacing w:before="0" w:after="0"/>
            </w:pPr>
            <w:r w:rsidRPr="00ED3698">
              <w:t xml:space="preserve">Suffix meaning: </w:t>
            </w:r>
            <w:r w:rsidRPr="00ED3698">
              <w:rPr>
                <w:b/>
              </w:rPr>
              <w:t>gbm</w:t>
            </w:r>
            <w:r w:rsidRPr="00ED3698">
              <w:t xml:space="preserve"> = </w:t>
            </w:r>
            <w:r w:rsidRPr="00ED3698">
              <w:rPr>
                <w:b/>
              </w:rPr>
              <w:t>g</w:t>
            </w:r>
            <w:r w:rsidRPr="00ED3698">
              <w:t>lobal/</w:t>
            </w:r>
            <w:r w:rsidRPr="00ED3698">
              <w:rPr>
                <w:b/>
              </w:rPr>
              <w:t>b</w:t>
            </w:r>
            <w:r w:rsidRPr="00ED3698">
              <w:t>reakthrough/</w:t>
            </w:r>
            <w:r w:rsidRPr="00ED3698">
              <w:rPr>
                <w:b/>
              </w:rPr>
              <w:t>m</w:t>
            </w:r>
            <w:r w:rsidRPr="00ED3698">
              <w:t>aster variables</w:t>
            </w:r>
          </w:p>
        </w:tc>
        <w:tc>
          <w:tcPr>
            <w:tcW w:w="1359" w:type="dxa"/>
            <w:vAlign w:val="center"/>
          </w:tcPr>
          <w:p w14:paraId="7383AA02" w14:textId="77777777" w:rsidR="00DB1505" w:rsidRPr="00ED3698" w:rsidRDefault="00DB1505" w:rsidP="007239FB">
            <w:pPr>
              <w:spacing w:before="0" w:after="0"/>
            </w:pPr>
            <w:r w:rsidRPr="00ED3698">
              <w:t>Y</w:t>
            </w:r>
          </w:p>
        </w:tc>
      </w:tr>
      <w:tr w:rsidR="00DB1505" w:rsidRPr="00ED3698" w14:paraId="175904AB" w14:textId="77777777" w:rsidTr="00D324FA">
        <w:trPr>
          <w:cantSplit/>
        </w:trPr>
        <w:tc>
          <w:tcPr>
            <w:tcW w:w="1620" w:type="dxa"/>
            <w:vAlign w:val="center"/>
          </w:tcPr>
          <w:p w14:paraId="232A297D" w14:textId="77777777" w:rsidR="00DB1505" w:rsidRPr="00ED3698" w:rsidRDefault="00DB1505" w:rsidP="007239FB">
            <w:pPr>
              <w:spacing w:before="0" w:after="0"/>
            </w:pPr>
            <w:r w:rsidRPr="00ED3698">
              <w:t>prefix_x.gbg</w:t>
            </w:r>
          </w:p>
        </w:tc>
        <w:tc>
          <w:tcPr>
            <w:tcW w:w="5751" w:type="dxa"/>
            <w:vAlign w:val="center"/>
          </w:tcPr>
          <w:p w14:paraId="2386674B" w14:textId="4F16CF8A" w:rsidR="00DB1505" w:rsidRPr="00ED3698" w:rsidRDefault="00946EE4" w:rsidP="007239FB">
            <w:pPr>
              <w:spacing w:before="0" w:after="0"/>
            </w:pPr>
            <w:r>
              <w:t>P</w:t>
            </w:r>
            <w:r w:rsidRPr="00ED3698">
              <w:t xml:space="preserve">artial </w:t>
            </w:r>
            <w:r w:rsidR="00DB1505" w:rsidRPr="00ED3698">
              <w:t>gas pressures at output location x  – transient data</w:t>
            </w:r>
          </w:p>
          <w:p w14:paraId="76357BA3" w14:textId="77777777" w:rsidR="00DB1505" w:rsidRPr="00ED3698" w:rsidRDefault="00DB1505" w:rsidP="007239FB">
            <w:pPr>
              <w:spacing w:before="0" w:after="0"/>
            </w:pPr>
            <w:r w:rsidRPr="00ED3698">
              <w:t>Output format: time, parameter values</w:t>
            </w:r>
          </w:p>
          <w:p w14:paraId="7CD522C8" w14:textId="77777777" w:rsidR="00DB1505" w:rsidRPr="00ED3698" w:rsidRDefault="00DB1505" w:rsidP="007239FB">
            <w:pPr>
              <w:spacing w:before="0" w:after="0"/>
            </w:pPr>
            <w:r w:rsidRPr="00ED3698">
              <w:t xml:space="preserve">Suffix meaning: </w:t>
            </w:r>
            <w:r w:rsidRPr="00ED3698">
              <w:rPr>
                <w:b/>
              </w:rPr>
              <w:t xml:space="preserve">gbg </w:t>
            </w:r>
            <w:r w:rsidRPr="00ED3698">
              <w:t xml:space="preserve">= </w:t>
            </w:r>
            <w:r w:rsidRPr="00ED3698">
              <w:rPr>
                <w:b/>
              </w:rPr>
              <w:t>g</w:t>
            </w:r>
            <w:r w:rsidRPr="00ED3698">
              <w:t>lobal/</w:t>
            </w:r>
            <w:r w:rsidRPr="00ED3698">
              <w:rPr>
                <w:b/>
              </w:rPr>
              <w:t>b</w:t>
            </w:r>
            <w:r w:rsidRPr="00ED3698">
              <w:t xml:space="preserve">reakthrough/partial </w:t>
            </w:r>
            <w:r w:rsidRPr="00ED3698">
              <w:rPr>
                <w:b/>
              </w:rPr>
              <w:t>g</w:t>
            </w:r>
            <w:r w:rsidRPr="00ED3698">
              <w:t>as pressures</w:t>
            </w:r>
          </w:p>
        </w:tc>
        <w:tc>
          <w:tcPr>
            <w:tcW w:w="1359" w:type="dxa"/>
            <w:vAlign w:val="center"/>
          </w:tcPr>
          <w:p w14:paraId="17A45B8E" w14:textId="77777777" w:rsidR="00DB1505" w:rsidRPr="00ED3698" w:rsidRDefault="00DB1505" w:rsidP="007239FB">
            <w:pPr>
              <w:spacing w:before="0" w:after="0"/>
            </w:pPr>
            <w:r w:rsidRPr="00ED3698">
              <w:t>Y</w:t>
            </w:r>
          </w:p>
        </w:tc>
      </w:tr>
      <w:tr w:rsidR="00DB1505" w:rsidRPr="00ED3698" w14:paraId="282ED8A2" w14:textId="77777777" w:rsidTr="00D324FA">
        <w:trPr>
          <w:cantSplit/>
        </w:trPr>
        <w:tc>
          <w:tcPr>
            <w:tcW w:w="1620" w:type="dxa"/>
            <w:vAlign w:val="center"/>
          </w:tcPr>
          <w:p w14:paraId="4D14E2CC" w14:textId="77777777" w:rsidR="00DB1505" w:rsidRPr="00ED3698" w:rsidRDefault="00DB1505" w:rsidP="007239FB">
            <w:pPr>
              <w:spacing w:before="0" w:after="0"/>
            </w:pPr>
            <w:r w:rsidRPr="00ED3698">
              <w:t>prefix_x.gbgr</w:t>
            </w:r>
          </w:p>
        </w:tc>
        <w:tc>
          <w:tcPr>
            <w:tcW w:w="5751" w:type="dxa"/>
            <w:vAlign w:val="center"/>
          </w:tcPr>
          <w:p w14:paraId="354D7B4F" w14:textId="3924BDF8" w:rsidR="00DB1505" w:rsidRPr="00ED3698" w:rsidRDefault="00946EE4" w:rsidP="007239FB">
            <w:pPr>
              <w:spacing w:before="0" w:after="0"/>
            </w:pPr>
            <w:r>
              <w:t>D</w:t>
            </w:r>
            <w:r w:rsidRPr="00ED3698">
              <w:t xml:space="preserve">egassing </w:t>
            </w:r>
            <w:r w:rsidR="00DB1505" w:rsidRPr="00ED3698">
              <w:t>rates  at output location x  – transient data</w:t>
            </w:r>
          </w:p>
          <w:p w14:paraId="78805F4F" w14:textId="77777777" w:rsidR="00DB1505" w:rsidRPr="00ED3698" w:rsidRDefault="00DB1505" w:rsidP="007239FB">
            <w:pPr>
              <w:spacing w:before="0" w:after="0"/>
            </w:pPr>
            <w:r w:rsidRPr="00ED3698">
              <w:t xml:space="preserve">Output format: time, parameter values </w:t>
            </w:r>
          </w:p>
          <w:p w14:paraId="6FD56331" w14:textId="77777777" w:rsidR="00DB1505" w:rsidRPr="00ED3698" w:rsidRDefault="00DB1505" w:rsidP="007239FB">
            <w:pPr>
              <w:spacing w:before="0" w:after="0"/>
            </w:pPr>
            <w:r w:rsidRPr="00ED3698">
              <w:t xml:space="preserve">Suffix meaning: </w:t>
            </w:r>
            <w:r w:rsidRPr="00ED3698">
              <w:rPr>
                <w:b/>
              </w:rPr>
              <w:t>gbgr</w:t>
            </w:r>
            <w:r w:rsidRPr="00ED3698">
              <w:t xml:space="preserve"> – </w:t>
            </w:r>
            <w:r w:rsidRPr="00ED3698">
              <w:rPr>
                <w:b/>
              </w:rPr>
              <w:t>g</w:t>
            </w:r>
            <w:r w:rsidRPr="00ED3698">
              <w:t>lobal/</w:t>
            </w:r>
            <w:r w:rsidRPr="00ED3698">
              <w:rPr>
                <w:b/>
              </w:rPr>
              <w:t>b</w:t>
            </w:r>
            <w:r w:rsidRPr="00ED3698">
              <w:t>reakthrough/de</w:t>
            </w:r>
            <w:r w:rsidRPr="00ED3698">
              <w:rPr>
                <w:b/>
              </w:rPr>
              <w:t>g</w:t>
            </w:r>
            <w:r w:rsidRPr="00ED3698">
              <w:t>assing/</w:t>
            </w:r>
            <w:r w:rsidRPr="00ED3698">
              <w:rPr>
                <w:b/>
              </w:rPr>
              <w:t>r</w:t>
            </w:r>
            <w:r w:rsidRPr="00ED3698">
              <w:t>ates</w:t>
            </w:r>
          </w:p>
        </w:tc>
        <w:tc>
          <w:tcPr>
            <w:tcW w:w="1359" w:type="dxa"/>
            <w:vAlign w:val="center"/>
          </w:tcPr>
          <w:p w14:paraId="684B34A0" w14:textId="77777777" w:rsidR="00DB1505" w:rsidRPr="00ED3698" w:rsidRDefault="00DB1505" w:rsidP="007239FB">
            <w:pPr>
              <w:spacing w:before="0" w:after="0"/>
            </w:pPr>
            <w:r w:rsidRPr="00ED3698">
              <w:t>Y</w:t>
            </w:r>
          </w:p>
        </w:tc>
      </w:tr>
      <w:tr w:rsidR="00DB1505" w:rsidRPr="00ED3698" w14:paraId="1488D295" w14:textId="77777777" w:rsidTr="00D324FA">
        <w:trPr>
          <w:cantSplit/>
        </w:trPr>
        <w:tc>
          <w:tcPr>
            <w:tcW w:w="1620" w:type="dxa"/>
            <w:vAlign w:val="center"/>
          </w:tcPr>
          <w:p w14:paraId="28399805" w14:textId="77777777" w:rsidR="00DB1505" w:rsidRPr="00ED3698" w:rsidRDefault="00DB1505" w:rsidP="007239FB">
            <w:pPr>
              <w:spacing w:before="0" w:after="0"/>
            </w:pPr>
            <w:r w:rsidRPr="00ED3698">
              <w:t>prefix_x.gbv</w:t>
            </w:r>
          </w:p>
        </w:tc>
        <w:tc>
          <w:tcPr>
            <w:tcW w:w="5751" w:type="dxa"/>
            <w:vAlign w:val="center"/>
          </w:tcPr>
          <w:p w14:paraId="4489B123" w14:textId="5198AEF5" w:rsidR="00DB1505" w:rsidRPr="00ED3698" w:rsidRDefault="00946EE4" w:rsidP="007239FB">
            <w:pPr>
              <w:spacing w:before="0" w:after="0"/>
            </w:pPr>
            <w:r>
              <w:t>M</w:t>
            </w:r>
            <w:r w:rsidRPr="00ED3698">
              <w:t xml:space="preserve">ineral </w:t>
            </w:r>
            <w:r w:rsidR="00DB1505" w:rsidRPr="00ED3698">
              <w:t>volume fractions at output location x  – transient data</w:t>
            </w:r>
          </w:p>
          <w:p w14:paraId="715D63D4" w14:textId="77777777" w:rsidR="00DB1505" w:rsidRPr="00ED3698" w:rsidRDefault="00DB1505" w:rsidP="007239FB">
            <w:pPr>
              <w:spacing w:before="0" w:after="0"/>
            </w:pPr>
            <w:r w:rsidRPr="00ED3698">
              <w:t>Output format: time, parameter values</w:t>
            </w:r>
          </w:p>
          <w:p w14:paraId="26CBAD3C" w14:textId="77777777" w:rsidR="00DB1505" w:rsidRPr="00ED3698" w:rsidRDefault="00DB1505" w:rsidP="007239FB">
            <w:pPr>
              <w:spacing w:before="0" w:after="0"/>
            </w:pPr>
            <w:r w:rsidRPr="00ED3698">
              <w:t xml:space="preserve">Suffix meaning: </w:t>
            </w:r>
            <w:r w:rsidRPr="0075340C">
              <w:rPr>
                <w:b/>
                <w:noProof/>
              </w:rPr>
              <w:t>gbv</w:t>
            </w:r>
            <w:r w:rsidRPr="00ED3698">
              <w:t xml:space="preserve"> – </w:t>
            </w:r>
            <w:r w:rsidRPr="00ED3698">
              <w:rPr>
                <w:b/>
              </w:rPr>
              <w:t>g</w:t>
            </w:r>
            <w:r w:rsidRPr="00ED3698">
              <w:t>lobal/</w:t>
            </w:r>
            <w:r w:rsidRPr="00ED3698">
              <w:rPr>
                <w:b/>
              </w:rPr>
              <w:t>b</w:t>
            </w:r>
            <w:r w:rsidRPr="00ED3698">
              <w:t>reakthrough/</w:t>
            </w:r>
            <w:r w:rsidRPr="00ED3698">
              <w:rPr>
                <w:b/>
              </w:rPr>
              <w:t>v</w:t>
            </w:r>
            <w:r w:rsidRPr="00ED3698">
              <w:t>olume fractions</w:t>
            </w:r>
          </w:p>
        </w:tc>
        <w:tc>
          <w:tcPr>
            <w:tcW w:w="1359" w:type="dxa"/>
            <w:vAlign w:val="center"/>
          </w:tcPr>
          <w:p w14:paraId="6EC19BF4" w14:textId="77777777" w:rsidR="00DB1505" w:rsidRPr="00ED3698" w:rsidRDefault="00DB1505" w:rsidP="007239FB">
            <w:pPr>
              <w:spacing w:before="0" w:after="0"/>
            </w:pPr>
            <w:r w:rsidRPr="00ED3698">
              <w:t>Y</w:t>
            </w:r>
          </w:p>
        </w:tc>
      </w:tr>
      <w:tr w:rsidR="00DB1505" w:rsidRPr="00ED3698" w14:paraId="340278B4" w14:textId="77777777" w:rsidTr="00D324FA">
        <w:trPr>
          <w:cantSplit/>
        </w:trPr>
        <w:tc>
          <w:tcPr>
            <w:tcW w:w="1620" w:type="dxa"/>
            <w:vAlign w:val="center"/>
          </w:tcPr>
          <w:p w14:paraId="60036A2E" w14:textId="77777777" w:rsidR="00DB1505" w:rsidRPr="00ED3698" w:rsidRDefault="00DB1505" w:rsidP="007239FB">
            <w:pPr>
              <w:spacing w:before="0" w:after="0"/>
            </w:pPr>
            <w:r w:rsidRPr="00ED3698">
              <w:t>prefix_x.gbb</w:t>
            </w:r>
          </w:p>
        </w:tc>
        <w:tc>
          <w:tcPr>
            <w:tcW w:w="5751" w:type="dxa"/>
            <w:vAlign w:val="center"/>
          </w:tcPr>
          <w:p w14:paraId="7E0D4E8F" w14:textId="697CBB01" w:rsidR="00DB1505" w:rsidRPr="00ED3698" w:rsidRDefault="00946EE4" w:rsidP="007239FB">
            <w:pPr>
              <w:spacing w:before="0" w:after="0"/>
            </w:pPr>
            <w:r>
              <w:t>S</w:t>
            </w:r>
            <w:r w:rsidRPr="00ED3698">
              <w:t xml:space="preserve">urface </w:t>
            </w:r>
            <w:r w:rsidR="00DB1505" w:rsidRPr="00ED3698">
              <w:t>species at output location x  – transient data</w:t>
            </w:r>
          </w:p>
          <w:p w14:paraId="5F8BBAB5" w14:textId="77777777" w:rsidR="00DB1505" w:rsidRPr="00ED3698" w:rsidRDefault="00DB1505" w:rsidP="007239FB">
            <w:pPr>
              <w:spacing w:before="0" w:after="0"/>
            </w:pPr>
            <w:r w:rsidRPr="00ED3698">
              <w:t>Output format: time, parameter values</w:t>
            </w:r>
          </w:p>
          <w:p w14:paraId="0E86AE37" w14:textId="77777777" w:rsidR="00DB1505" w:rsidRPr="00ED3698" w:rsidRDefault="00DB1505" w:rsidP="007239FB">
            <w:pPr>
              <w:spacing w:before="0" w:after="0"/>
            </w:pPr>
            <w:r w:rsidRPr="00ED3698">
              <w:t xml:space="preserve">Suffix meaning: </w:t>
            </w:r>
            <w:r w:rsidRPr="00FC2059">
              <w:rPr>
                <w:b/>
                <w:noProof/>
              </w:rPr>
              <w:t>gbb</w:t>
            </w:r>
            <w:r w:rsidRPr="00ED3698">
              <w:t xml:space="preserve"> – </w:t>
            </w:r>
            <w:r w:rsidRPr="00ED3698">
              <w:rPr>
                <w:b/>
              </w:rPr>
              <w:t>g</w:t>
            </w:r>
            <w:r w:rsidRPr="00ED3698">
              <w:t>lobal/</w:t>
            </w:r>
            <w:r w:rsidRPr="00ED3698">
              <w:rPr>
                <w:b/>
              </w:rPr>
              <w:t>b</w:t>
            </w:r>
            <w:r w:rsidRPr="00ED3698">
              <w:t>reakthrough/sor</w:t>
            </w:r>
            <w:r w:rsidRPr="00ED3698">
              <w:rPr>
                <w:b/>
              </w:rPr>
              <w:t>b</w:t>
            </w:r>
            <w:r w:rsidRPr="00ED3698">
              <w:t>ed species</w:t>
            </w:r>
          </w:p>
        </w:tc>
        <w:tc>
          <w:tcPr>
            <w:tcW w:w="1359" w:type="dxa"/>
            <w:vAlign w:val="center"/>
          </w:tcPr>
          <w:p w14:paraId="5FD61C24" w14:textId="77777777" w:rsidR="00DB1505" w:rsidRPr="00ED3698" w:rsidRDefault="00DB1505" w:rsidP="007239FB">
            <w:pPr>
              <w:spacing w:before="0" w:after="0"/>
            </w:pPr>
            <w:r w:rsidRPr="00ED3698">
              <w:t>Y</w:t>
            </w:r>
          </w:p>
        </w:tc>
      </w:tr>
      <w:tr w:rsidR="00DB1505" w:rsidRPr="00ED3698" w14:paraId="7DEF859D" w14:textId="77777777" w:rsidTr="00D324FA">
        <w:trPr>
          <w:cantSplit/>
        </w:trPr>
        <w:tc>
          <w:tcPr>
            <w:tcW w:w="1620" w:type="dxa"/>
            <w:vAlign w:val="center"/>
          </w:tcPr>
          <w:p w14:paraId="5DDD733F" w14:textId="77777777" w:rsidR="00DB1505" w:rsidRPr="00ED3698" w:rsidRDefault="00DB1505" w:rsidP="007239FB">
            <w:pPr>
              <w:spacing w:before="0" w:after="0"/>
            </w:pPr>
            <w:r w:rsidRPr="00ED3698">
              <w:t>prefix_x.gbs</w:t>
            </w:r>
          </w:p>
        </w:tc>
        <w:tc>
          <w:tcPr>
            <w:tcW w:w="5751" w:type="dxa"/>
            <w:vAlign w:val="center"/>
          </w:tcPr>
          <w:p w14:paraId="139B1A45" w14:textId="711EF292" w:rsidR="00DB1505" w:rsidRPr="00ED3698" w:rsidRDefault="00214FE7" w:rsidP="007239FB">
            <w:pPr>
              <w:spacing w:before="0" w:after="0"/>
            </w:pPr>
            <w:r>
              <w:t>M</w:t>
            </w:r>
            <w:r w:rsidRPr="00ED3698">
              <w:t xml:space="preserve">ineral </w:t>
            </w:r>
            <w:r w:rsidR="00DB1505" w:rsidRPr="00ED3698">
              <w:t>saturation indices at output location x – transient data</w:t>
            </w:r>
          </w:p>
          <w:p w14:paraId="404B8F80" w14:textId="77777777" w:rsidR="00DB1505" w:rsidRPr="00ED3698" w:rsidRDefault="00DB1505" w:rsidP="007239FB">
            <w:pPr>
              <w:spacing w:before="0" w:after="0"/>
            </w:pPr>
            <w:r w:rsidRPr="00ED3698">
              <w:t xml:space="preserve">Output format: time, parameter values </w:t>
            </w:r>
          </w:p>
          <w:p w14:paraId="2DCCF173" w14:textId="77777777" w:rsidR="00DB1505" w:rsidRPr="00ED3698" w:rsidRDefault="00DB1505" w:rsidP="007239FB">
            <w:pPr>
              <w:spacing w:before="0" w:after="0"/>
            </w:pPr>
            <w:r w:rsidRPr="00ED3698">
              <w:t xml:space="preserve">Suffix meaning: </w:t>
            </w:r>
            <w:r w:rsidRPr="00FC2059">
              <w:rPr>
                <w:b/>
                <w:noProof/>
              </w:rPr>
              <w:t>gbs</w:t>
            </w:r>
            <w:r w:rsidRPr="00ED3698">
              <w:t xml:space="preserve"> – </w:t>
            </w:r>
            <w:r w:rsidRPr="00ED3698">
              <w:rPr>
                <w:b/>
              </w:rPr>
              <w:t>g</w:t>
            </w:r>
            <w:r w:rsidRPr="00ED3698">
              <w:t>lobal/</w:t>
            </w:r>
            <w:r w:rsidRPr="00ED3698">
              <w:rPr>
                <w:b/>
              </w:rPr>
              <w:t>b</w:t>
            </w:r>
            <w:r w:rsidRPr="00ED3698">
              <w:t>reakthrough/</w:t>
            </w:r>
            <w:r w:rsidRPr="00ED3698">
              <w:rPr>
                <w:b/>
              </w:rPr>
              <w:t>s</w:t>
            </w:r>
            <w:r w:rsidRPr="00ED3698">
              <w:t>aturation indices</w:t>
            </w:r>
          </w:p>
        </w:tc>
        <w:tc>
          <w:tcPr>
            <w:tcW w:w="1359" w:type="dxa"/>
            <w:vAlign w:val="center"/>
          </w:tcPr>
          <w:p w14:paraId="2A579B5A" w14:textId="77777777" w:rsidR="00DB1505" w:rsidRPr="00ED3698" w:rsidRDefault="00DB1505" w:rsidP="007239FB">
            <w:pPr>
              <w:spacing w:before="0" w:after="0"/>
            </w:pPr>
            <w:r w:rsidRPr="00ED3698">
              <w:t>Y</w:t>
            </w:r>
          </w:p>
        </w:tc>
      </w:tr>
      <w:tr w:rsidR="00DB1505" w:rsidRPr="00ED3698" w14:paraId="0A5EC0D4" w14:textId="77777777" w:rsidTr="00D324FA">
        <w:trPr>
          <w:cantSplit/>
        </w:trPr>
        <w:tc>
          <w:tcPr>
            <w:tcW w:w="1620" w:type="dxa"/>
            <w:vAlign w:val="center"/>
          </w:tcPr>
          <w:p w14:paraId="68E5C188" w14:textId="77777777" w:rsidR="00DB1505" w:rsidRPr="00ED3698" w:rsidRDefault="00DB1505" w:rsidP="007239FB">
            <w:pPr>
              <w:spacing w:before="0" w:after="0"/>
            </w:pPr>
            <w:r w:rsidRPr="00ED3698">
              <w:t>prefix_x.gbd</w:t>
            </w:r>
          </w:p>
        </w:tc>
        <w:tc>
          <w:tcPr>
            <w:tcW w:w="5751" w:type="dxa"/>
            <w:vAlign w:val="center"/>
          </w:tcPr>
          <w:p w14:paraId="513E7504" w14:textId="4B4CC9BE" w:rsidR="00DB1505" w:rsidRPr="00ED3698" w:rsidRDefault="00214FE7" w:rsidP="007239FB">
            <w:pPr>
              <w:spacing w:before="0" w:after="0"/>
            </w:pPr>
            <w:r>
              <w:t>M</w:t>
            </w:r>
            <w:r w:rsidRPr="00ED3698">
              <w:t xml:space="preserve">ineral </w:t>
            </w:r>
            <w:r w:rsidR="00DB1505" w:rsidRPr="00ED3698">
              <w:t>dissolution-precipitation rates at output location x – transient data</w:t>
            </w:r>
          </w:p>
          <w:p w14:paraId="641C08E5" w14:textId="77777777" w:rsidR="00DB1505" w:rsidRPr="00ED3698" w:rsidRDefault="00DB1505" w:rsidP="007239FB">
            <w:pPr>
              <w:spacing w:before="0" w:after="0"/>
            </w:pPr>
            <w:r w:rsidRPr="00ED3698">
              <w:t>Output format: time, parameter values</w:t>
            </w:r>
          </w:p>
          <w:p w14:paraId="228E2F5B" w14:textId="77777777" w:rsidR="00DB1505" w:rsidRPr="00ED3698" w:rsidRDefault="00DB1505" w:rsidP="007239FB">
            <w:pPr>
              <w:spacing w:before="0" w:after="0"/>
            </w:pPr>
            <w:r w:rsidRPr="00ED3698">
              <w:t xml:space="preserve">Suffix meaning: </w:t>
            </w:r>
            <w:r w:rsidRPr="00ED3698">
              <w:rPr>
                <w:b/>
              </w:rPr>
              <w:t>gbd</w:t>
            </w:r>
            <w:r w:rsidRPr="00ED3698">
              <w:t xml:space="preserve"> = </w:t>
            </w:r>
            <w:r w:rsidRPr="00ED3698">
              <w:rPr>
                <w:b/>
              </w:rPr>
              <w:t>g</w:t>
            </w:r>
            <w:r w:rsidRPr="00ED3698">
              <w:t>lobal/</w:t>
            </w:r>
            <w:r w:rsidRPr="00ED3698">
              <w:rPr>
                <w:b/>
              </w:rPr>
              <w:t>b</w:t>
            </w:r>
            <w:r w:rsidRPr="00ED3698">
              <w:t>reakthrough/</w:t>
            </w:r>
            <w:r w:rsidRPr="00ED3698">
              <w:rPr>
                <w:b/>
              </w:rPr>
              <w:t>d</w:t>
            </w:r>
            <w:r w:rsidRPr="00ED3698">
              <w:t>issolution</w:t>
            </w:r>
            <w:r w:rsidR="00D324FA">
              <w:t xml:space="preserve"> </w:t>
            </w:r>
            <w:r w:rsidRPr="00ED3698">
              <w:t>-precipitation rates</w:t>
            </w:r>
          </w:p>
        </w:tc>
        <w:tc>
          <w:tcPr>
            <w:tcW w:w="1359" w:type="dxa"/>
            <w:vAlign w:val="center"/>
          </w:tcPr>
          <w:p w14:paraId="43BB7AB1" w14:textId="77777777" w:rsidR="00DB1505" w:rsidRPr="00ED3698" w:rsidRDefault="00DB1505" w:rsidP="007239FB">
            <w:pPr>
              <w:spacing w:before="0" w:after="0"/>
            </w:pPr>
            <w:r w:rsidRPr="00ED3698">
              <w:t>Y</w:t>
            </w:r>
          </w:p>
        </w:tc>
      </w:tr>
      <w:tr w:rsidR="00DB1505" w:rsidRPr="00ED3698" w14:paraId="09F98622" w14:textId="77777777" w:rsidTr="00D324FA">
        <w:trPr>
          <w:cantSplit/>
        </w:trPr>
        <w:tc>
          <w:tcPr>
            <w:tcW w:w="1620" w:type="dxa"/>
            <w:vAlign w:val="center"/>
          </w:tcPr>
          <w:p w14:paraId="70184766" w14:textId="77777777" w:rsidR="00DB1505" w:rsidRPr="00ED3698" w:rsidRDefault="00DB1505" w:rsidP="007239FB">
            <w:pPr>
              <w:spacing w:before="0" w:after="0"/>
            </w:pPr>
            <w:r w:rsidRPr="00ED3698">
              <w:lastRenderedPageBreak/>
              <w:t>prefix_x.gbx</w:t>
            </w:r>
          </w:p>
        </w:tc>
        <w:tc>
          <w:tcPr>
            <w:tcW w:w="5751" w:type="dxa"/>
            <w:vAlign w:val="center"/>
          </w:tcPr>
          <w:p w14:paraId="6E7811B5" w14:textId="5BE45DDB" w:rsidR="00DB1505" w:rsidRPr="00ED3698" w:rsidRDefault="00214FE7" w:rsidP="007239FB">
            <w:pPr>
              <w:spacing w:before="0" w:after="0"/>
            </w:pPr>
            <w:r>
              <w:t>S</w:t>
            </w:r>
            <w:r w:rsidRPr="00ED3698">
              <w:t xml:space="preserve">aturation </w:t>
            </w:r>
            <w:r w:rsidR="00DB1505" w:rsidRPr="00ED3698">
              <w:t>indices of excluded minerals at output location x – transient data</w:t>
            </w:r>
          </w:p>
          <w:p w14:paraId="0F4C3E20" w14:textId="77777777" w:rsidR="00DB1505" w:rsidRPr="00ED3698" w:rsidRDefault="00DB1505" w:rsidP="007239FB">
            <w:pPr>
              <w:spacing w:before="0" w:after="0"/>
            </w:pPr>
            <w:r w:rsidRPr="00ED3698">
              <w:t xml:space="preserve">Output format: time, parameter values </w:t>
            </w:r>
          </w:p>
          <w:p w14:paraId="7AF7FE5B" w14:textId="77777777" w:rsidR="00DB1505" w:rsidRPr="00ED3698" w:rsidRDefault="00DB1505" w:rsidP="007239FB">
            <w:pPr>
              <w:spacing w:before="0" w:after="0"/>
            </w:pPr>
            <w:r w:rsidRPr="00ED3698">
              <w:t xml:space="preserve">Suffix meaning: </w:t>
            </w:r>
            <w:r w:rsidRPr="00ED3698">
              <w:rPr>
                <w:b/>
              </w:rPr>
              <w:t>gbx</w:t>
            </w:r>
            <w:r w:rsidRPr="00ED3698">
              <w:t xml:space="preserve"> = </w:t>
            </w:r>
            <w:r w:rsidRPr="00ED3698">
              <w:rPr>
                <w:b/>
              </w:rPr>
              <w:t>g</w:t>
            </w:r>
            <w:r w:rsidRPr="00ED3698">
              <w:t>lobal/</w:t>
            </w:r>
            <w:r w:rsidRPr="00ED3698">
              <w:rPr>
                <w:b/>
              </w:rPr>
              <w:t>b</w:t>
            </w:r>
            <w:r w:rsidRPr="00ED3698">
              <w:t>reakthrough/e</w:t>
            </w:r>
            <w:r w:rsidRPr="00ED3698">
              <w:rPr>
                <w:b/>
              </w:rPr>
              <w:t>x</w:t>
            </w:r>
            <w:r w:rsidRPr="00ED3698">
              <w:t>cluded minerals</w:t>
            </w:r>
          </w:p>
        </w:tc>
        <w:tc>
          <w:tcPr>
            <w:tcW w:w="1359" w:type="dxa"/>
            <w:vAlign w:val="center"/>
          </w:tcPr>
          <w:p w14:paraId="16E5D3C2" w14:textId="77777777" w:rsidR="00DB1505" w:rsidRPr="00ED3698" w:rsidRDefault="00DB1505" w:rsidP="007239FB">
            <w:pPr>
              <w:spacing w:before="0" w:after="0"/>
            </w:pPr>
            <w:r w:rsidRPr="00ED3698">
              <w:t>Y</w:t>
            </w:r>
          </w:p>
        </w:tc>
      </w:tr>
      <w:tr w:rsidR="00DB1505" w:rsidRPr="00ED3698" w14:paraId="63B7FFD7" w14:textId="77777777" w:rsidTr="00D324FA">
        <w:trPr>
          <w:cantSplit/>
        </w:trPr>
        <w:tc>
          <w:tcPr>
            <w:tcW w:w="1620" w:type="dxa"/>
            <w:vAlign w:val="center"/>
          </w:tcPr>
          <w:p w14:paraId="449B72DC" w14:textId="77777777" w:rsidR="00DB1505" w:rsidRPr="00ED3698" w:rsidRDefault="00DB1505" w:rsidP="007239FB">
            <w:pPr>
              <w:spacing w:before="0" w:after="0"/>
            </w:pPr>
            <w:r w:rsidRPr="00ED3698">
              <w:t>prefix_x.gbi</w:t>
            </w:r>
            <w:r>
              <w:t>s</w:t>
            </w:r>
          </w:p>
        </w:tc>
        <w:tc>
          <w:tcPr>
            <w:tcW w:w="5751" w:type="dxa"/>
            <w:vAlign w:val="center"/>
          </w:tcPr>
          <w:p w14:paraId="1A9237B8" w14:textId="77777777" w:rsidR="00DB1505" w:rsidRPr="00ED3698" w:rsidRDefault="00DB1505" w:rsidP="007239FB">
            <w:pPr>
              <w:spacing w:before="0" w:after="0"/>
            </w:pPr>
            <w:r>
              <w:t>Isotope data</w:t>
            </w:r>
            <w:r w:rsidRPr="00ED3698">
              <w:t xml:space="preserve"> at output location x – transient data</w:t>
            </w:r>
          </w:p>
          <w:p w14:paraId="7670407E" w14:textId="77777777" w:rsidR="00DB1505" w:rsidRPr="00ED3698" w:rsidRDefault="00DB1505" w:rsidP="007239FB">
            <w:pPr>
              <w:spacing w:before="0" w:after="0"/>
            </w:pPr>
            <w:r w:rsidRPr="00ED3698">
              <w:t>Output format: time, parameter values</w:t>
            </w:r>
          </w:p>
          <w:p w14:paraId="4B6719E2" w14:textId="77777777" w:rsidR="00DB1505" w:rsidRPr="00ED3698" w:rsidRDefault="00DB1505" w:rsidP="007239FB">
            <w:pPr>
              <w:spacing w:before="0" w:after="0"/>
            </w:pPr>
            <w:r w:rsidRPr="00ED3698">
              <w:t xml:space="preserve">Suffix meaning: </w:t>
            </w:r>
            <w:r w:rsidRPr="00ED3698">
              <w:rPr>
                <w:b/>
              </w:rPr>
              <w:t>gbi</w:t>
            </w:r>
            <w:r>
              <w:rPr>
                <w:b/>
              </w:rPr>
              <w:t>s</w:t>
            </w:r>
            <w:r w:rsidRPr="00ED3698">
              <w:t xml:space="preserve"> = </w:t>
            </w:r>
            <w:r w:rsidRPr="00ED3698">
              <w:rPr>
                <w:b/>
              </w:rPr>
              <w:t>g</w:t>
            </w:r>
            <w:r w:rsidRPr="00ED3698">
              <w:t>lobal/</w:t>
            </w:r>
            <w:r w:rsidRPr="00ED3698">
              <w:rPr>
                <w:b/>
              </w:rPr>
              <w:t>b</w:t>
            </w:r>
            <w:r w:rsidRPr="00ED3698">
              <w:t>reakthrough/</w:t>
            </w:r>
            <w:r>
              <w:rPr>
                <w:b/>
              </w:rPr>
              <w:t>i</w:t>
            </w:r>
            <w:r w:rsidRPr="0073195A">
              <w:t>sotope fractionation</w:t>
            </w:r>
          </w:p>
        </w:tc>
        <w:tc>
          <w:tcPr>
            <w:tcW w:w="1359" w:type="dxa"/>
            <w:vAlign w:val="center"/>
          </w:tcPr>
          <w:p w14:paraId="4D58D389" w14:textId="77777777" w:rsidR="00DB1505" w:rsidRPr="00ED3698" w:rsidRDefault="00DB1505" w:rsidP="007239FB">
            <w:pPr>
              <w:spacing w:before="0" w:after="0"/>
            </w:pPr>
            <w:r w:rsidRPr="00ED3698">
              <w:t>Y</w:t>
            </w:r>
          </w:p>
        </w:tc>
      </w:tr>
      <w:tr w:rsidR="009C1120" w:rsidRPr="00ED3698" w14:paraId="741CCC89" w14:textId="77777777" w:rsidTr="00D324FA">
        <w:trPr>
          <w:cantSplit/>
        </w:trPr>
        <w:tc>
          <w:tcPr>
            <w:tcW w:w="1620" w:type="dxa"/>
            <w:vAlign w:val="center"/>
          </w:tcPr>
          <w:p w14:paraId="33DB4D16" w14:textId="62E32365" w:rsidR="009C1120" w:rsidRPr="00ED3698" w:rsidRDefault="009C1120" w:rsidP="007239FB">
            <w:pPr>
              <w:spacing w:before="0" w:after="0"/>
            </w:pPr>
            <w:r>
              <w:t>Prefix_x.gbac</w:t>
            </w:r>
          </w:p>
        </w:tc>
        <w:tc>
          <w:tcPr>
            <w:tcW w:w="5751" w:type="dxa"/>
            <w:vAlign w:val="center"/>
          </w:tcPr>
          <w:p w14:paraId="3B1899FF" w14:textId="77777777" w:rsidR="009C1120" w:rsidRDefault="009C1120" w:rsidP="007239FB">
            <w:pPr>
              <w:spacing w:before="0" w:after="0"/>
            </w:pPr>
            <w:r>
              <w:t>Acticity coefficient for primary and secondary aqueous species at output location x – transient data</w:t>
            </w:r>
          </w:p>
          <w:p w14:paraId="7536D9C9" w14:textId="77777777" w:rsidR="009C1120" w:rsidRPr="00ED3698" w:rsidRDefault="009C1120" w:rsidP="009C1120">
            <w:pPr>
              <w:spacing w:before="0" w:after="0"/>
            </w:pPr>
            <w:r w:rsidRPr="00ED3698">
              <w:t xml:space="preserve">Output format: time, parameter values </w:t>
            </w:r>
          </w:p>
          <w:p w14:paraId="7F291191" w14:textId="53918598" w:rsidR="009C1120" w:rsidRDefault="009C1120" w:rsidP="009C1120">
            <w:pPr>
              <w:spacing w:before="0" w:after="0"/>
            </w:pPr>
            <w:r w:rsidRPr="00ED3698">
              <w:t xml:space="preserve">Suffix meaning: </w:t>
            </w:r>
            <w:r w:rsidRPr="00ED3698">
              <w:rPr>
                <w:b/>
              </w:rPr>
              <w:t>gbx</w:t>
            </w:r>
            <w:r w:rsidRPr="00ED3698">
              <w:t xml:space="preserve"> = </w:t>
            </w:r>
            <w:r w:rsidRPr="00ED3698">
              <w:rPr>
                <w:b/>
              </w:rPr>
              <w:t>g</w:t>
            </w:r>
            <w:r w:rsidRPr="00ED3698">
              <w:t>lobal/</w:t>
            </w:r>
            <w:r w:rsidRPr="00ED3698">
              <w:rPr>
                <w:b/>
              </w:rPr>
              <w:t>b</w:t>
            </w:r>
            <w:r w:rsidRPr="00ED3698">
              <w:t>reakthrough/</w:t>
            </w:r>
            <w:r w:rsidRPr="007C439D">
              <w:rPr>
                <w:b/>
              </w:rPr>
              <w:t>a</w:t>
            </w:r>
            <w:r>
              <w:t xml:space="preserve">ctivity </w:t>
            </w:r>
            <w:r w:rsidRPr="007C439D">
              <w:rPr>
                <w:b/>
              </w:rPr>
              <w:t>c</w:t>
            </w:r>
            <w:r>
              <w:t>oefficient</w:t>
            </w:r>
          </w:p>
        </w:tc>
        <w:tc>
          <w:tcPr>
            <w:tcW w:w="1359" w:type="dxa"/>
            <w:vAlign w:val="center"/>
          </w:tcPr>
          <w:p w14:paraId="6593D9F1" w14:textId="77777777" w:rsidR="009C1120" w:rsidRPr="00ED3698" w:rsidRDefault="009C1120" w:rsidP="007239FB">
            <w:pPr>
              <w:spacing w:before="0" w:after="0"/>
            </w:pPr>
          </w:p>
        </w:tc>
      </w:tr>
      <w:tr w:rsidR="00DB1505" w:rsidRPr="00ED3698" w14:paraId="78608D26" w14:textId="77777777" w:rsidTr="00D324FA">
        <w:trPr>
          <w:cantSplit/>
        </w:trPr>
        <w:tc>
          <w:tcPr>
            <w:tcW w:w="1620" w:type="dxa"/>
            <w:vAlign w:val="center"/>
          </w:tcPr>
          <w:p w14:paraId="24DEC97A" w14:textId="39D892E5" w:rsidR="00DB1505" w:rsidRPr="00ED3698" w:rsidRDefault="00DB1505" w:rsidP="007239FB">
            <w:pPr>
              <w:spacing w:before="0" w:after="0"/>
            </w:pPr>
            <w:r w:rsidRPr="00ED3698">
              <w:t>prefix_o.mas</w:t>
            </w:r>
          </w:p>
        </w:tc>
        <w:tc>
          <w:tcPr>
            <w:tcW w:w="5751" w:type="dxa"/>
            <w:vAlign w:val="center"/>
          </w:tcPr>
          <w:p w14:paraId="11E41627" w14:textId="77777777" w:rsidR="00DB1505" w:rsidRPr="00ED3698" w:rsidRDefault="00DB1505" w:rsidP="007239FB">
            <w:pPr>
              <w:spacing w:before="0" w:after="0"/>
            </w:pPr>
            <w:r w:rsidRPr="00ED3698">
              <w:t>Total mass (in moles) of all aqueous components – transient data</w:t>
            </w:r>
          </w:p>
          <w:p w14:paraId="76329EEC" w14:textId="77777777" w:rsidR="00DB1505" w:rsidRPr="00ED3698" w:rsidRDefault="00DB1505" w:rsidP="007239FB">
            <w:pPr>
              <w:spacing w:before="0" w:after="0"/>
            </w:pPr>
            <w:r w:rsidRPr="00ED3698">
              <w:t xml:space="preserve">Output format: time, parameter values </w:t>
            </w:r>
          </w:p>
          <w:p w14:paraId="0F07ABE3" w14:textId="77777777" w:rsidR="00DB1505" w:rsidRPr="00ED3698" w:rsidRDefault="00DB1505" w:rsidP="007239FB">
            <w:pPr>
              <w:spacing w:before="0" w:after="0"/>
            </w:pPr>
            <w:r w:rsidRPr="00ED3698">
              <w:t xml:space="preserve">Suffix meaning: </w:t>
            </w:r>
            <w:r w:rsidRPr="00ED3698">
              <w:rPr>
                <w:b/>
              </w:rPr>
              <w:t>mas</w:t>
            </w:r>
            <w:r w:rsidRPr="00ED3698">
              <w:t xml:space="preserve"> = total </w:t>
            </w:r>
            <w:r w:rsidRPr="00ED3698">
              <w:rPr>
                <w:b/>
              </w:rPr>
              <w:t>m</w:t>
            </w:r>
            <w:r w:rsidRPr="00ED3698">
              <w:t xml:space="preserve">ass of </w:t>
            </w:r>
            <w:r w:rsidRPr="00ED3698">
              <w:rPr>
                <w:b/>
              </w:rPr>
              <w:t>a</w:t>
            </w:r>
            <w:r w:rsidRPr="00ED3698">
              <w:t>queous component</w:t>
            </w:r>
            <w:r w:rsidRPr="00ED3698">
              <w:rPr>
                <w:b/>
              </w:rPr>
              <w:t>s</w:t>
            </w:r>
          </w:p>
        </w:tc>
        <w:tc>
          <w:tcPr>
            <w:tcW w:w="1359" w:type="dxa"/>
            <w:vAlign w:val="center"/>
          </w:tcPr>
          <w:p w14:paraId="3459E986" w14:textId="77777777" w:rsidR="00DB1505" w:rsidRPr="00ED3698" w:rsidRDefault="00DB1505" w:rsidP="007239FB">
            <w:pPr>
              <w:spacing w:before="0" w:after="0"/>
            </w:pPr>
            <w:r w:rsidRPr="00ED3698">
              <w:t>N</w:t>
            </w:r>
          </w:p>
        </w:tc>
      </w:tr>
      <w:tr w:rsidR="00DB1505" w:rsidRPr="00ED3698" w14:paraId="2DF38A7A" w14:textId="77777777" w:rsidTr="00D324FA">
        <w:trPr>
          <w:cantSplit/>
        </w:trPr>
        <w:tc>
          <w:tcPr>
            <w:tcW w:w="1620" w:type="dxa"/>
            <w:vAlign w:val="center"/>
          </w:tcPr>
          <w:p w14:paraId="2B13D1FC" w14:textId="77777777" w:rsidR="00DB1505" w:rsidRPr="00ED3698" w:rsidRDefault="00DB1505" w:rsidP="007239FB">
            <w:pPr>
              <w:spacing w:before="0" w:after="0"/>
            </w:pPr>
            <w:r w:rsidRPr="00ED3698">
              <w:t>prefix_o.mms</w:t>
            </w:r>
          </w:p>
        </w:tc>
        <w:tc>
          <w:tcPr>
            <w:tcW w:w="5751" w:type="dxa"/>
            <w:vAlign w:val="center"/>
          </w:tcPr>
          <w:p w14:paraId="326B68AB" w14:textId="77777777" w:rsidR="00DB1505" w:rsidRPr="00ED3698" w:rsidRDefault="00DB1505" w:rsidP="007239FB">
            <w:pPr>
              <w:spacing w:before="0" w:after="0"/>
            </w:pPr>
            <w:r w:rsidRPr="00ED3698">
              <w:t>Total mass (in moles) of all mineral components – transient data</w:t>
            </w:r>
          </w:p>
          <w:p w14:paraId="5D9B43D5" w14:textId="77777777" w:rsidR="00DB1505" w:rsidRPr="00ED3698" w:rsidRDefault="00DB1505" w:rsidP="007239FB">
            <w:pPr>
              <w:spacing w:before="0" w:after="0"/>
            </w:pPr>
            <w:r w:rsidRPr="00ED3698">
              <w:t xml:space="preserve">Output format: time, parameter values </w:t>
            </w:r>
          </w:p>
          <w:p w14:paraId="288628CF" w14:textId="77777777" w:rsidR="00DB1505" w:rsidRPr="00ED3698" w:rsidRDefault="00DB1505" w:rsidP="007239FB">
            <w:pPr>
              <w:spacing w:before="0" w:after="0"/>
            </w:pPr>
            <w:r w:rsidRPr="00ED3698">
              <w:t xml:space="preserve">Suffix meaning: </w:t>
            </w:r>
            <w:r w:rsidRPr="00ED3698">
              <w:rPr>
                <w:b/>
              </w:rPr>
              <w:t>mms</w:t>
            </w:r>
            <w:r w:rsidRPr="00ED3698">
              <w:t xml:space="preserve"> = total </w:t>
            </w:r>
            <w:r w:rsidRPr="00ED3698">
              <w:rPr>
                <w:b/>
              </w:rPr>
              <w:t>m</w:t>
            </w:r>
            <w:r w:rsidRPr="00ED3698">
              <w:t xml:space="preserve">ass of </w:t>
            </w:r>
            <w:r w:rsidRPr="00ED3698">
              <w:rPr>
                <w:b/>
              </w:rPr>
              <w:t>m</w:t>
            </w:r>
            <w:r w:rsidRPr="00ED3698">
              <w:t>ineral component</w:t>
            </w:r>
            <w:r w:rsidRPr="00ED3698">
              <w:rPr>
                <w:b/>
              </w:rPr>
              <w:t>s</w:t>
            </w:r>
          </w:p>
        </w:tc>
        <w:tc>
          <w:tcPr>
            <w:tcW w:w="1359" w:type="dxa"/>
            <w:vAlign w:val="center"/>
          </w:tcPr>
          <w:p w14:paraId="3DD84C4A" w14:textId="77777777" w:rsidR="00DB1505" w:rsidRPr="00ED3698" w:rsidRDefault="00DB1505" w:rsidP="007239FB">
            <w:pPr>
              <w:spacing w:before="0" w:after="0"/>
            </w:pPr>
            <w:r w:rsidRPr="00ED3698">
              <w:t>N</w:t>
            </w:r>
          </w:p>
        </w:tc>
      </w:tr>
      <w:tr w:rsidR="00DB1505" w:rsidRPr="00ED3698" w14:paraId="29ECE1E2" w14:textId="77777777" w:rsidTr="00D324FA">
        <w:trPr>
          <w:cantSplit/>
        </w:trPr>
        <w:tc>
          <w:tcPr>
            <w:tcW w:w="1620" w:type="dxa"/>
            <w:vAlign w:val="center"/>
          </w:tcPr>
          <w:p w14:paraId="73142AC1" w14:textId="77777777" w:rsidR="00DB1505" w:rsidRPr="00ED3698" w:rsidRDefault="00DB1505" w:rsidP="007239FB">
            <w:pPr>
              <w:spacing w:before="0" w:after="0"/>
            </w:pPr>
            <w:r w:rsidRPr="00ED3698">
              <w:t>prefix_o.mgs</w:t>
            </w:r>
          </w:p>
        </w:tc>
        <w:tc>
          <w:tcPr>
            <w:tcW w:w="5751" w:type="dxa"/>
            <w:vAlign w:val="center"/>
          </w:tcPr>
          <w:p w14:paraId="67B93668" w14:textId="77777777" w:rsidR="00DB1505" w:rsidRPr="00ED3698" w:rsidRDefault="00DB1505" w:rsidP="007239FB">
            <w:pPr>
              <w:spacing w:before="0" w:after="0"/>
            </w:pPr>
            <w:r w:rsidRPr="00ED3698">
              <w:t>Total mass (in moles) of all gases– transient data</w:t>
            </w:r>
          </w:p>
          <w:p w14:paraId="47691D35" w14:textId="77777777" w:rsidR="00DB1505" w:rsidRPr="00ED3698" w:rsidRDefault="00DB1505" w:rsidP="007239FB">
            <w:pPr>
              <w:spacing w:before="0" w:after="0"/>
            </w:pPr>
            <w:r w:rsidRPr="00ED3698">
              <w:t xml:space="preserve">Output format: time, parameter values </w:t>
            </w:r>
          </w:p>
          <w:p w14:paraId="26924389" w14:textId="77777777" w:rsidR="00DB1505" w:rsidRPr="00ED3698" w:rsidRDefault="00DB1505" w:rsidP="007239FB">
            <w:pPr>
              <w:spacing w:before="0" w:after="0"/>
            </w:pPr>
            <w:r w:rsidRPr="00ED3698">
              <w:t xml:space="preserve">Suffix meaning: </w:t>
            </w:r>
            <w:r w:rsidRPr="00FC2059">
              <w:rPr>
                <w:b/>
                <w:noProof/>
              </w:rPr>
              <w:t>mgs</w:t>
            </w:r>
            <w:r w:rsidRPr="00ED3698">
              <w:t xml:space="preserve"> = total </w:t>
            </w:r>
            <w:r w:rsidRPr="00ED3698">
              <w:rPr>
                <w:b/>
              </w:rPr>
              <w:t>m</w:t>
            </w:r>
            <w:r w:rsidRPr="00ED3698">
              <w:t xml:space="preserve">ass of </w:t>
            </w:r>
            <w:r w:rsidRPr="00ED3698">
              <w:rPr>
                <w:b/>
              </w:rPr>
              <w:t>g</w:t>
            </w:r>
            <w:r w:rsidRPr="00ED3698">
              <w:t>as component</w:t>
            </w:r>
            <w:r w:rsidRPr="00ED3698">
              <w:rPr>
                <w:b/>
              </w:rPr>
              <w:t>s</w:t>
            </w:r>
          </w:p>
        </w:tc>
        <w:tc>
          <w:tcPr>
            <w:tcW w:w="1359" w:type="dxa"/>
            <w:vAlign w:val="center"/>
          </w:tcPr>
          <w:p w14:paraId="5435AAF8" w14:textId="77777777" w:rsidR="00DB1505" w:rsidRPr="00ED3698" w:rsidRDefault="00DB1505" w:rsidP="007239FB">
            <w:pPr>
              <w:spacing w:before="0" w:after="0"/>
            </w:pPr>
            <w:r w:rsidRPr="00ED3698">
              <w:t>N</w:t>
            </w:r>
          </w:p>
        </w:tc>
      </w:tr>
      <w:tr w:rsidR="00DB1505" w:rsidRPr="00ED3698" w14:paraId="49C4269A" w14:textId="77777777" w:rsidTr="00D324FA">
        <w:trPr>
          <w:cantSplit/>
        </w:trPr>
        <w:tc>
          <w:tcPr>
            <w:tcW w:w="1620" w:type="dxa"/>
            <w:vAlign w:val="center"/>
          </w:tcPr>
          <w:p w14:paraId="7FA26341" w14:textId="77777777" w:rsidR="00DB1505" w:rsidRPr="00ED3698" w:rsidRDefault="00DB1505" w:rsidP="007239FB">
            <w:pPr>
              <w:spacing w:before="0" w:after="0"/>
            </w:pPr>
            <w:r w:rsidRPr="00ED3698">
              <w:t>prefix_o.mss</w:t>
            </w:r>
          </w:p>
        </w:tc>
        <w:tc>
          <w:tcPr>
            <w:tcW w:w="5751" w:type="dxa"/>
            <w:vAlign w:val="center"/>
          </w:tcPr>
          <w:p w14:paraId="13C6B1BF" w14:textId="77777777" w:rsidR="00DB1505" w:rsidRPr="00ED3698" w:rsidRDefault="00DB1505" w:rsidP="007239FB">
            <w:pPr>
              <w:spacing w:before="0" w:after="0"/>
            </w:pPr>
            <w:r w:rsidRPr="00ED3698">
              <w:t>Total mass (in moles) of all sorbed species – transient data</w:t>
            </w:r>
          </w:p>
          <w:p w14:paraId="489DAD0D" w14:textId="77777777" w:rsidR="00DB1505" w:rsidRPr="00ED3698" w:rsidRDefault="00DB1505" w:rsidP="007239FB">
            <w:pPr>
              <w:spacing w:before="0" w:after="0"/>
            </w:pPr>
            <w:r w:rsidRPr="00ED3698">
              <w:t xml:space="preserve">Output format: time, parameter values </w:t>
            </w:r>
          </w:p>
          <w:p w14:paraId="64049C32" w14:textId="77777777" w:rsidR="00DB1505" w:rsidRPr="00ED3698" w:rsidRDefault="00DB1505" w:rsidP="007239FB">
            <w:pPr>
              <w:spacing w:before="0" w:after="0"/>
            </w:pPr>
            <w:r w:rsidRPr="00ED3698">
              <w:t xml:space="preserve">Suffix meaning: </w:t>
            </w:r>
            <w:r w:rsidRPr="00ED3698">
              <w:rPr>
                <w:b/>
              </w:rPr>
              <w:t>mss</w:t>
            </w:r>
            <w:r w:rsidRPr="00ED3698">
              <w:t xml:space="preserve"> = total </w:t>
            </w:r>
            <w:r w:rsidRPr="00ED3698">
              <w:rPr>
                <w:b/>
              </w:rPr>
              <w:t>m</w:t>
            </w:r>
            <w:r w:rsidRPr="00ED3698">
              <w:t xml:space="preserve">ass of </w:t>
            </w:r>
            <w:r w:rsidRPr="00ED3698">
              <w:rPr>
                <w:b/>
              </w:rPr>
              <w:t>s</w:t>
            </w:r>
            <w:r w:rsidRPr="00ED3698">
              <w:t xml:space="preserve">orbed </w:t>
            </w:r>
            <w:r w:rsidRPr="00ED3698">
              <w:rPr>
                <w:b/>
              </w:rPr>
              <w:t>s</w:t>
            </w:r>
            <w:r w:rsidRPr="00ED3698">
              <w:t>pecies</w:t>
            </w:r>
          </w:p>
        </w:tc>
        <w:tc>
          <w:tcPr>
            <w:tcW w:w="1359" w:type="dxa"/>
            <w:vAlign w:val="center"/>
          </w:tcPr>
          <w:p w14:paraId="1FE90727" w14:textId="77777777" w:rsidR="00DB1505" w:rsidRPr="00ED3698" w:rsidRDefault="00DB1505" w:rsidP="007239FB">
            <w:pPr>
              <w:spacing w:before="0" w:after="0"/>
            </w:pPr>
            <w:r w:rsidRPr="00ED3698">
              <w:t>N</w:t>
            </w:r>
          </w:p>
        </w:tc>
      </w:tr>
      <w:tr w:rsidR="00DB1505" w:rsidRPr="00ED3698" w14:paraId="5A5C2F42" w14:textId="77777777" w:rsidTr="00D324FA">
        <w:trPr>
          <w:cantSplit/>
        </w:trPr>
        <w:tc>
          <w:tcPr>
            <w:tcW w:w="1620" w:type="dxa"/>
            <w:vAlign w:val="center"/>
          </w:tcPr>
          <w:p w14:paraId="0509CE12" w14:textId="77777777" w:rsidR="00DB1505" w:rsidRPr="00ED3698" w:rsidRDefault="00DB1505" w:rsidP="007239FB">
            <w:pPr>
              <w:spacing w:before="0" w:after="0"/>
            </w:pPr>
            <w:r w:rsidRPr="00ED3698">
              <w:t>prefix_o.</w:t>
            </w:r>
            <w:r>
              <w:t>ebal</w:t>
            </w:r>
          </w:p>
        </w:tc>
        <w:tc>
          <w:tcPr>
            <w:tcW w:w="5751" w:type="dxa"/>
            <w:vAlign w:val="center"/>
          </w:tcPr>
          <w:p w14:paraId="64334022" w14:textId="77777777" w:rsidR="00DB1505" w:rsidRPr="00ED3698" w:rsidRDefault="00DB1505" w:rsidP="007239FB">
            <w:pPr>
              <w:spacing w:before="0" w:after="0"/>
            </w:pPr>
            <w:r>
              <w:t xml:space="preserve">System energy balance </w:t>
            </w:r>
          </w:p>
          <w:p w14:paraId="1D305004" w14:textId="77777777" w:rsidR="00DB1505" w:rsidRPr="00ED3698" w:rsidRDefault="00DB1505" w:rsidP="007239FB">
            <w:pPr>
              <w:spacing w:before="0" w:after="0"/>
            </w:pPr>
            <w:r w:rsidRPr="00ED3698">
              <w:t>Output format: time,</w:t>
            </w:r>
            <w:r>
              <w:t xml:space="preserve"> energy,</w:t>
            </w:r>
            <w:r w:rsidRPr="00ED3698">
              <w:t xml:space="preserve"> </w:t>
            </w:r>
            <w:r w:rsidRPr="00FC2059">
              <w:rPr>
                <w:noProof/>
              </w:rPr>
              <w:t>water filled</w:t>
            </w:r>
            <w:r>
              <w:t xml:space="preserve"> volume and air filled volume</w:t>
            </w:r>
          </w:p>
          <w:p w14:paraId="617A6000" w14:textId="77777777" w:rsidR="00DB1505" w:rsidRPr="00ED3698" w:rsidRDefault="00DB1505" w:rsidP="007239FB">
            <w:pPr>
              <w:spacing w:before="0" w:after="0"/>
            </w:pPr>
            <w:r w:rsidRPr="00ED3698">
              <w:t xml:space="preserve">Suffix meaning: </w:t>
            </w:r>
            <w:r w:rsidRPr="00FC2059">
              <w:rPr>
                <w:b/>
                <w:noProof/>
              </w:rPr>
              <w:t>ebal</w:t>
            </w:r>
            <w:r w:rsidRPr="00ED3698">
              <w:t xml:space="preserve"> = </w:t>
            </w:r>
            <w:r w:rsidRPr="00B11744">
              <w:rPr>
                <w:b/>
              </w:rPr>
              <w:t>e</w:t>
            </w:r>
            <w:r>
              <w:t xml:space="preserve">nergy </w:t>
            </w:r>
            <w:r w:rsidRPr="00B11744">
              <w:rPr>
                <w:b/>
              </w:rPr>
              <w:t>bal</w:t>
            </w:r>
            <w:r>
              <w:t>ance</w:t>
            </w:r>
          </w:p>
        </w:tc>
        <w:tc>
          <w:tcPr>
            <w:tcW w:w="1359" w:type="dxa"/>
            <w:vAlign w:val="center"/>
          </w:tcPr>
          <w:p w14:paraId="2EC1C2D5" w14:textId="77777777" w:rsidR="00DB1505" w:rsidRPr="00ED3698" w:rsidRDefault="00DB1505" w:rsidP="007239FB">
            <w:pPr>
              <w:spacing w:before="0" w:after="0"/>
            </w:pPr>
            <w:r>
              <w:t>Y</w:t>
            </w:r>
          </w:p>
        </w:tc>
      </w:tr>
      <w:tr w:rsidR="00DB1505" w:rsidRPr="00ED3698" w14:paraId="0206D3D2" w14:textId="77777777" w:rsidTr="00D324FA">
        <w:trPr>
          <w:cantSplit/>
        </w:trPr>
        <w:tc>
          <w:tcPr>
            <w:tcW w:w="1620" w:type="dxa"/>
            <w:vAlign w:val="center"/>
          </w:tcPr>
          <w:p w14:paraId="1D8DD490" w14:textId="77777777" w:rsidR="00DB1505" w:rsidRPr="00ED3698" w:rsidRDefault="00DB1505" w:rsidP="007239FB">
            <w:pPr>
              <w:spacing w:before="0" w:after="0"/>
            </w:pPr>
            <w:r w:rsidRPr="00ED3698">
              <w:t>prefix_o.</w:t>
            </w:r>
            <w:r>
              <w:t>ebalc</w:t>
            </w:r>
          </w:p>
        </w:tc>
        <w:tc>
          <w:tcPr>
            <w:tcW w:w="5751" w:type="dxa"/>
            <w:vAlign w:val="center"/>
          </w:tcPr>
          <w:p w14:paraId="65206D21" w14:textId="77777777" w:rsidR="00DB1505" w:rsidRPr="00ED3698" w:rsidRDefault="00DB1505" w:rsidP="007239FB">
            <w:pPr>
              <w:spacing w:before="0" w:after="0"/>
            </w:pPr>
            <w:r>
              <w:t>Energy balance contributions</w:t>
            </w:r>
          </w:p>
          <w:p w14:paraId="28077C82" w14:textId="77777777" w:rsidR="00DB1505" w:rsidRPr="00ED3698" w:rsidRDefault="00DB1505" w:rsidP="007239FB">
            <w:pPr>
              <w:spacing w:before="0" w:after="0"/>
            </w:pPr>
            <w:r w:rsidRPr="00ED3698">
              <w:t>Output format: time,</w:t>
            </w:r>
            <w:r>
              <w:t xml:space="preserve"> total energy inflow, </w:t>
            </w:r>
            <w:r w:rsidRPr="00FC2059">
              <w:rPr>
                <w:noProof/>
              </w:rPr>
              <w:t>out flow</w:t>
            </w:r>
            <w:r>
              <w:t>, and the change in storage</w:t>
            </w:r>
          </w:p>
          <w:p w14:paraId="424041D2" w14:textId="77777777" w:rsidR="00DB1505" w:rsidRPr="00ED3698" w:rsidRDefault="00DB1505" w:rsidP="007239FB">
            <w:pPr>
              <w:spacing w:before="0" w:after="0"/>
            </w:pPr>
            <w:r w:rsidRPr="00ED3698">
              <w:t xml:space="preserve">Suffix meaning: </w:t>
            </w:r>
            <w:r w:rsidRPr="00FC2059">
              <w:rPr>
                <w:b/>
                <w:noProof/>
              </w:rPr>
              <w:t>ebal</w:t>
            </w:r>
            <w:r w:rsidRPr="00ED3698">
              <w:t xml:space="preserve"> = </w:t>
            </w:r>
            <w:r w:rsidRPr="00320778">
              <w:rPr>
                <w:b/>
              </w:rPr>
              <w:t>e</w:t>
            </w:r>
            <w:r>
              <w:t xml:space="preserve">nergy </w:t>
            </w:r>
            <w:r w:rsidRPr="00320778">
              <w:rPr>
                <w:b/>
              </w:rPr>
              <w:t>bal</w:t>
            </w:r>
            <w:r>
              <w:t>ance contributions</w:t>
            </w:r>
          </w:p>
        </w:tc>
        <w:tc>
          <w:tcPr>
            <w:tcW w:w="1359" w:type="dxa"/>
            <w:vAlign w:val="center"/>
          </w:tcPr>
          <w:p w14:paraId="3629F0C7" w14:textId="77777777" w:rsidR="00DB1505" w:rsidRPr="00ED3698" w:rsidRDefault="00DB1505" w:rsidP="007239FB">
            <w:pPr>
              <w:spacing w:before="0" w:after="0"/>
            </w:pPr>
            <w:r>
              <w:t>Y</w:t>
            </w:r>
          </w:p>
        </w:tc>
      </w:tr>
      <w:tr w:rsidR="00DB1505" w:rsidRPr="00ED3698" w14:paraId="7D8904D1" w14:textId="77777777" w:rsidTr="00D324FA">
        <w:trPr>
          <w:cantSplit/>
        </w:trPr>
        <w:tc>
          <w:tcPr>
            <w:tcW w:w="1620" w:type="dxa"/>
            <w:vAlign w:val="center"/>
          </w:tcPr>
          <w:p w14:paraId="5AF8C461" w14:textId="77777777" w:rsidR="00DB1505" w:rsidRPr="00ED3698" w:rsidRDefault="00DB1505" w:rsidP="007239FB">
            <w:pPr>
              <w:spacing w:before="0" w:after="0"/>
            </w:pPr>
            <w:r w:rsidRPr="00ED3698">
              <w:t>prefix_o.</w:t>
            </w:r>
            <w:r>
              <w:t>ebale</w:t>
            </w:r>
          </w:p>
        </w:tc>
        <w:tc>
          <w:tcPr>
            <w:tcW w:w="5751" w:type="dxa"/>
            <w:vAlign w:val="center"/>
          </w:tcPr>
          <w:p w14:paraId="149293B6" w14:textId="77777777" w:rsidR="00DB1505" w:rsidRPr="00ED3698" w:rsidRDefault="00DB1505" w:rsidP="007239FB">
            <w:pPr>
              <w:spacing w:before="0" w:after="0"/>
            </w:pPr>
            <w:r>
              <w:t>Energy balance error</w:t>
            </w:r>
          </w:p>
          <w:p w14:paraId="563968C2" w14:textId="77777777" w:rsidR="00DB1505" w:rsidRPr="00ED3698" w:rsidRDefault="00DB1505" w:rsidP="007239FB">
            <w:pPr>
              <w:spacing w:before="0" w:after="0"/>
            </w:pPr>
            <w:r w:rsidRPr="00ED3698">
              <w:t>Output format: time,</w:t>
            </w:r>
            <w:r>
              <w:t xml:space="preserve"> total energy inflow, </w:t>
            </w:r>
            <w:r w:rsidRPr="00FC2059">
              <w:rPr>
                <w:noProof/>
              </w:rPr>
              <w:t>out flow</w:t>
            </w:r>
            <w:r>
              <w:t>, and the change in storage</w:t>
            </w:r>
          </w:p>
          <w:p w14:paraId="7374CACB" w14:textId="77777777" w:rsidR="00DB1505" w:rsidRDefault="00DB1505" w:rsidP="007239FB">
            <w:pPr>
              <w:spacing w:before="0" w:after="0"/>
            </w:pPr>
            <w:r w:rsidRPr="00ED3698">
              <w:t xml:space="preserve">Suffix meaning: </w:t>
            </w:r>
            <w:r w:rsidRPr="00FC2059">
              <w:rPr>
                <w:b/>
                <w:noProof/>
              </w:rPr>
              <w:t>ebal</w:t>
            </w:r>
            <w:r w:rsidRPr="00ED3698">
              <w:t xml:space="preserve"> = </w:t>
            </w:r>
            <w:r w:rsidRPr="00320778">
              <w:rPr>
                <w:b/>
              </w:rPr>
              <w:t>e</w:t>
            </w:r>
            <w:r>
              <w:t xml:space="preserve">nergy </w:t>
            </w:r>
            <w:r w:rsidRPr="00320778">
              <w:rPr>
                <w:b/>
              </w:rPr>
              <w:t>bal</w:t>
            </w:r>
            <w:r>
              <w:t>ance contributions</w:t>
            </w:r>
          </w:p>
        </w:tc>
        <w:tc>
          <w:tcPr>
            <w:tcW w:w="1359" w:type="dxa"/>
            <w:vAlign w:val="center"/>
          </w:tcPr>
          <w:p w14:paraId="6294B24C" w14:textId="77777777" w:rsidR="00DB1505" w:rsidRDefault="00DB1505" w:rsidP="007239FB">
            <w:pPr>
              <w:spacing w:before="0" w:after="0"/>
            </w:pPr>
            <w:r>
              <w:t>Y</w:t>
            </w:r>
          </w:p>
        </w:tc>
      </w:tr>
      <w:tr w:rsidR="00DB1505" w:rsidRPr="00ED3698" w14:paraId="1208DDA3" w14:textId="77777777" w:rsidTr="00D324FA">
        <w:trPr>
          <w:cantSplit/>
        </w:trPr>
        <w:tc>
          <w:tcPr>
            <w:tcW w:w="1620" w:type="dxa"/>
            <w:vAlign w:val="center"/>
          </w:tcPr>
          <w:p w14:paraId="0C8AC5C2" w14:textId="77777777" w:rsidR="00DB1505" w:rsidRPr="00ED3698" w:rsidRDefault="00DB1505" w:rsidP="007239FB">
            <w:pPr>
              <w:spacing w:before="0" w:after="0"/>
            </w:pPr>
            <w:r w:rsidRPr="00ED3698">
              <w:t>prefix.</w:t>
            </w:r>
            <w:r>
              <w:t>evap</w:t>
            </w:r>
          </w:p>
        </w:tc>
        <w:tc>
          <w:tcPr>
            <w:tcW w:w="5751" w:type="dxa"/>
            <w:vAlign w:val="center"/>
          </w:tcPr>
          <w:p w14:paraId="42D15275" w14:textId="77777777" w:rsidR="00DB1505" w:rsidRDefault="00DB1505" w:rsidP="007239FB">
            <w:pPr>
              <w:spacing w:before="0" w:after="0"/>
            </w:pPr>
            <w:r w:rsidRPr="006B48C2">
              <w:t>Climate output</w:t>
            </w:r>
            <w:r w:rsidRPr="00ED3698">
              <w:t xml:space="preserve"> </w:t>
            </w:r>
          </w:p>
          <w:p w14:paraId="73552812" w14:textId="77777777" w:rsidR="00DB1505" w:rsidRPr="00ED3698" w:rsidRDefault="00DB1505" w:rsidP="007239FB">
            <w:pPr>
              <w:spacing w:before="0" w:after="0"/>
            </w:pPr>
            <w:r w:rsidRPr="00ED3698">
              <w:t>Output format: time,</w:t>
            </w:r>
            <w:r>
              <w:t xml:space="preserve"> </w:t>
            </w:r>
            <w:r w:rsidRPr="00ED3698">
              <w:t>parameter values</w:t>
            </w:r>
          </w:p>
          <w:p w14:paraId="24EF2504" w14:textId="77777777" w:rsidR="00DB1505" w:rsidRDefault="00DB1505" w:rsidP="007239FB">
            <w:pPr>
              <w:spacing w:before="0" w:after="0"/>
            </w:pPr>
            <w:r w:rsidRPr="00ED3698">
              <w:t xml:space="preserve">Suffix meaning: </w:t>
            </w:r>
            <w:r>
              <w:rPr>
                <w:b/>
              </w:rPr>
              <w:t>evap</w:t>
            </w:r>
            <w:r w:rsidRPr="00ED3698">
              <w:t xml:space="preserve"> = </w:t>
            </w:r>
            <w:r w:rsidR="00D324FA" w:rsidRPr="00320778">
              <w:rPr>
                <w:b/>
              </w:rPr>
              <w:t>e</w:t>
            </w:r>
            <w:r w:rsidR="00D324FA">
              <w:rPr>
                <w:b/>
              </w:rPr>
              <w:t>vap</w:t>
            </w:r>
            <w:r w:rsidR="00D324FA">
              <w:t>oration</w:t>
            </w:r>
            <w:r>
              <w:t xml:space="preserve"> </w:t>
            </w:r>
            <w:r w:rsidRPr="001A2E86">
              <w:t>boundary</w:t>
            </w:r>
          </w:p>
        </w:tc>
        <w:tc>
          <w:tcPr>
            <w:tcW w:w="1359" w:type="dxa"/>
            <w:vAlign w:val="center"/>
          </w:tcPr>
          <w:p w14:paraId="056BC247" w14:textId="77777777" w:rsidR="00DB1505" w:rsidRDefault="00DB1505" w:rsidP="007239FB">
            <w:pPr>
              <w:spacing w:before="0" w:after="0"/>
            </w:pPr>
            <w:r>
              <w:t>Y</w:t>
            </w:r>
          </w:p>
        </w:tc>
      </w:tr>
    </w:tbl>
    <w:p w14:paraId="792B6065" w14:textId="77777777" w:rsidR="00DB1505" w:rsidRPr="00ED3698" w:rsidRDefault="00DB1505" w:rsidP="00DB1505">
      <w:pPr>
        <w:pStyle w:val="IndexHeading"/>
      </w:pPr>
    </w:p>
    <w:p w14:paraId="101E0D03" w14:textId="5547AB23" w:rsidR="00DB1505" w:rsidRDefault="00DB1505" w:rsidP="00DB1505">
      <w:r w:rsidRPr="00ED3698">
        <w:t xml:space="preserve">If the sub-block ‘mass balance’ is specified, the model will perform mass balance calculations including contributions of storage, fluxes across the domain boundary and internal sources and sinks </w:t>
      </w:r>
      <w:r w:rsidR="00214FE7" w:rsidRPr="00ED3698">
        <w:t>owing to</w:t>
      </w:r>
      <w:r w:rsidRPr="00ED3698">
        <w:t xml:space="preserve"> the specified geochemical reactions. The total system mass for aqueous phase components, minerals, gases</w:t>
      </w:r>
      <w:r w:rsidR="00214FE7">
        <w:t>,</w:t>
      </w:r>
      <w:r w:rsidRPr="00ED3698">
        <w:t xml:space="preserve"> and surface species are reported in prefix_o.mas, prefix_o.</w:t>
      </w:r>
      <w:r w:rsidRPr="00FC2059">
        <w:rPr>
          <w:noProof/>
        </w:rPr>
        <w:t>mms</w:t>
      </w:r>
      <w:r w:rsidRPr="00ED3698">
        <w:t>, prefix_o.mgs and prefix_o.mss</w:t>
      </w:r>
      <w:r w:rsidRPr="00ED3698">
        <w:rPr>
          <w:sz w:val="20"/>
        </w:rPr>
        <w:t>.</w:t>
      </w:r>
      <w:r w:rsidRPr="00ED3698">
        <w:t xml:space="preserve"> Mass balance contributions and cumulative changes are reported for each component, for each mineral phase and for all gaseous species in separate files. The file prefix_o.</w:t>
      </w:r>
      <w:r w:rsidRPr="00FC2059">
        <w:rPr>
          <w:noProof/>
        </w:rPr>
        <w:t>fls</w:t>
      </w:r>
      <w:r w:rsidRPr="00ED3698">
        <w:t xml:space="preserve"> contains additional information on these mass balance files, the corresponding mass balance error files and their content. This file will be created for th</w:t>
      </w:r>
      <w:r w:rsidR="009945A3">
        <w:t xml:space="preserve">e specific problem at </w:t>
      </w:r>
      <w:r w:rsidR="001451E5">
        <w:t>runtime</w:t>
      </w:r>
      <w:r w:rsidR="009945A3">
        <w:t>.</w:t>
      </w:r>
    </w:p>
    <w:p w14:paraId="6BE5EB8D" w14:textId="36B7599F" w:rsidR="00DB1505" w:rsidRDefault="00DB1505" w:rsidP="00DB1505">
      <w:pPr>
        <w:rPr>
          <w:rFonts w:ascii="Times" w:hAnsi="Times"/>
        </w:rPr>
      </w:pPr>
      <w:r w:rsidRPr="00ED3698">
        <w:lastRenderedPageBreak/>
        <w:t>If the sub-block ‘</w:t>
      </w:r>
      <w:r>
        <w:t>energy</w:t>
      </w:r>
      <w:r w:rsidRPr="00ED3698">
        <w:t xml:space="preserve"> balance’ is specified, the model will perform </w:t>
      </w:r>
      <w:r>
        <w:t>energy</w:t>
      </w:r>
      <w:r w:rsidRPr="00ED3698">
        <w:t xml:space="preserve"> balance calculations including contributions of </w:t>
      </w:r>
      <w:r>
        <w:t>energy</w:t>
      </w:r>
      <w:r w:rsidRPr="00ED3698">
        <w:t xml:space="preserve"> fluxes across the domain boundary and internal sources and sinks </w:t>
      </w:r>
      <w:r w:rsidR="001451E5" w:rsidRPr="00ED3698">
        <w:t>by reason of</w:t>
      </w:r>
      <w:r w:rsidRPr="00ED3698">
        <w:t xml:space="preserve"> the specified </w:t>
      </w:r>
      <w:r>
        <w:t>heat transport conditions</w:t>
      </w:r>
      <w:r w:rsidRPr="00ED3698">
        <w:t xml:space="preserve">. The total system </w:t>
      </w:r>
      <w:r>
        <w:t>energy evolution</w:t>
      </w:r>
      <w:r w:rsidRPr="00ED3698">
        <w:t xml:space="preserve"> </w:t>
      </w:r>
      <w:r>
        <w:t>is</w:t>
      </w:r>
      <w:r w:rsidRPr="00ED3698">
        <w:t xml:space="preserve"> reported in the prefix_o.</w:t>
      </w:r>
      <w:r>
        <w:t>ebal</w:t>
      </w:r>
      <w:r w:rsidRPr="00ED3698">
        <w:t>, prefix_o.</w:t>
      </w:r>
      <w:r>
        <w:t>ebalc</w:t>
      </w:r>
      <w:r w:rsidRPr="00ED3698">
        <w:t>, and prefix_o.</w:t>
      </w:r>
      <w:r>
        <w:t>ebale</w:t>
      </w:r>
      <w:r w:rsidR="001451E5" w:rsidRPr="001451E5">
        <w:t xml:space="preserve"> </w:t>
      </w:r>
      <w:r w:rsidR="001451E5" w:rsidRPr="00ED3698">
        <w:t>files</w:t>
      </w:r>
      <w:r w:rsidRPr="00ED3698">
        <w:rPr>
          <w:sz w:val="20"/>
        </w:rPr>
        <w:t>.</w:t>
      </w:r>
      <w:r w:rsidRPr="00ED3698">
        <w:t xml:space="preserve"> </w:t>
      </w:r>
      <w:r w:rsidRPr="006B48C2">
        <w:rPr>
          <w:rFonts w:ascii="Times" w:hAnsi="Times"/>
        </w:rPr>
        <w:t>Th</w:t>
      </w:r>
      <w:r>
        <w:rPr>
          <w:rFonts w:ascii="Times" w:hAnsi="Times"/>
        </w:rPr>
        <w:t>e</w:t>
      </w:r>
      <w:r w:rsidRPr="006B48C2">
        <w:rPr>
          <w:rFonts w:ascii="Times" w:hAnsi="Times"/>
        </w:rPr>
        <w:t xml:space="preserve"> file</w:t>
      </w:r>
      <w:r>
        <w:rPr>
          <w:rFonts w:ascii="Times" w:hAnsi="Times"/>
        </w:rPr>
        <w:t xml:space="preserve"> </w:t>
      </w:r>
      <w:r w:rsidRPr="00ED3698">
        <w:t>prefix_o.</w:t>
      </w:r>
      <w:r>
        <w:t>ebal</w:t>
      </w:r>
      <w:r w:rsidRPr="006B48C2">
        <w:rPr>
          <w:rFonts w:ascii="Times" w:hAnsi="Times"/>
        </w:rPr>
        <w:t xml:space="preserve"> includes the solution time [days], total energy [kJ]</w:t>
      </w:r>
      <w:r>
        <w:rPr>
          <w:rFonts w:ascii="Times" w:hAnsi="Times"/>
        </w:rPr>
        <w:t xml:space="preserve">, </w:t>
      </w:r>
      <w:r w:rsidR="00FC2059" w:rsidRPr="00C1350C">
        <w:rPr>
          <w:rFonts w:ascii="Times" w:hAnsi="Times"/>
          <w:noProof/>
        </w:rPr>
        <w:t>water</w:t>
      </w:r>
      <w:r w:rsidR="00FC2059">
        <w:rPr>
          <w:rFonts w:ascii="Times" w:hAnsi="Times"/>
          <w:noProof/>
        </w:rPr>
        <w:t>-</w:t>
      </w:r>
      <w:r w:rsidR="00FC2059" w:rsidRPr="00C1350C">
        <w:rPr>
          <w:rFonts w:ascii="Times" w:hAnsi="Times"/>
          <w:noProof/>
        </w:rPr>
        <w:t>filled</w:t>
      </w:r>
      <w:r w:rsidR="00FC2059" w:rsidRPr="006B48C2">
        <w:rPr>
          <w:rFonts w:ascii="Times" w:hAnsi="Times"/>
        </w:rPr>
        <w:t xml:space="preserve"> </w:t>
      </w:r>
      <w:r w:rsidRPr="006B48C2">
        <w:rPr>
          <w:rFonts w:ascii="Times" w:hAnsi="Times"/>
        </w:rPr>
        <w:t>volume [m</w:t>
      </w:r>
      <w:r w:rsidRPr="006B48C2">
        <w:rPr>
          <w:rFonts w:ascii="Times" w:hAnsi="Times"/>
          <w:vertAlign w:val="superscript"/>
        </w:rPr>
        <w:t>3</w:t>
      </w:r>
      <w:r w:rsidRPr="006B48C2">
        <w:rPr>
          <w:rFonts w:ascii="Times" w:hAnsi="Times"/>
        </w:rPr>
        <w:t>],</w:t>
      </w:r>
      <w:r>
        <w:rPr>
          <w:rFonts w:ascii="Times" w:hAnsi="Times"/>
        </w:rPr>
        <w:t xml:space="preserve"> and</w:t>
      </w:r>
      <w:r w:rsidRPr="006B48C2">
        <w:rPr>
          <w:rFonts w:ascii="Times" w:hAnsi="Times"/>
        </w:rPr>
        <w:t xml:space="preserve"> </w:t>
      </w:r>
      <w:r w:rsidR="00FC2059" w:rsidRPr="00C1350C">
        <w:rPr>
          <w:rFonts w:ascii="Times" w:hAnsi="Times"/>
          <w:noProof/>
        </w:rPr>
        <w:t>air</w:t>
      </w:r>
      <w:r w:rsidR="00FC2059">
        <w:rPr>
          <w:rFonts w:ascii="Times" w:hAnsi="Times"/>
          <w:noProof/>
        </w:rPr>
        <w:t>-</w:t>
      </w:r>
      <w:r w:rsidR="00FC2059" w:rsidRPr="00C1350C">
        <w:rPr>
          <w:rFonts w:ascii="Times" w:hAnsi="Times"/>
          <w:noProof/>
        </w:rPr>
        <w:t>filled</w:t>
      </w:r>
      <w:r w:rsidR="00FC2059" w:rsidRPr="006B48C2">
        <w:rPr>
          <w:rFonts w:ascii="Times" w:hAnsi="Times"/>
        </w:rPr>
        <w:t xml:space="preserve"> </w:t>
      </w:r>
      <w:r w:rsidRPr="006B48C2">
        <w:rPr>
          <w:rFonts w:ascii="Times" w:hAnsi="Times"/>
        </w:rPr>
        <w:t>volume [m</w:t>
      </w:r>
      <w:r w:rsidRPr="006B48C2">
        <w:rPr>
          <w:rFonts w:ascii="Times" w:hAnsi="Times"/>
          <w:vertAlign w:val="superscript"/>
        </w:rPr>
        <w:t>3</w:t>
      </w:r>
      <w:r>
        <w:rPr>
          <w:rFonts w:ascii="Times" w:hAnsi="Times"/>
        </w:rPr>
        <w:t>]</w:t>
      </w:r>
      <w:r w:rsidRPr="006B48C2">
        <w:rPr>
          <w:rFonts w:ascii="Times" w:hAnsi="Times"/>
        </w:rPr>
        <w:t>.</w:t>
      </w:r>
      <w:r>
        <w:rPr>
          <w:rFonts w:ascii="Times" w:hAnsi="Times"/>
        </w:rPr>
        <w:t xml:space="preserve"> </w:t>
      </w:r>
      <w:r w:rsidRPr="006B48C2">
        <w:rPr>
          <w:rFonts w:ascii="Times" w:hAnsi="Times"/>
        </w:rPr>
        <w:t>Th</w:t>
      </w:r>
      <w:r>
        <w:rPr>
          <w:rFonts w:ascii="Times" w:hAnsi="Times"/>
        </w:rPr>
        <w:t>e</w:t>
      </w:r>
      <w:r w:rsidRPr="006B48C2">
        <w:rPr>
          <w:rFonts w:ascii="Times" w:hAnsi="Times"/>
        </w:rPr>
        <w:t xml:space="preserve"> file</w:t>
      </w:r>
      <w:r>
        <w:rPr>
          <w:rFonts w:ascii="Times" w:hAnsi="Times"/>
        </w:rPr>
        <w:t xml:space="preserve"> </w:t>
      </w:r>
      <w:r w:rsidRPr="00ED3698">
        <w:t>prefix_o.</w:t>
      </w:r>
      <w:r w:rsidRPr="00FC2059">
        <w:rPr>
          <w:noProof/>
        </w:rPr>
        <w:t>ebalc</w:t>
      </w:r>
      <w:r w:rsidRPr="006B48C2">
        <w:rPr>
          <w:rFonts w:ascii="Times" w:hAnsi="Times"/>
        </w:rPr>
        <w:t xml:space="preserve"> includes</w:t>
      </w:r>
      <w:r>
        <w:rPr>
          <w:rFonts w:ascii="Times" w:hAnsi="Times"/>
        </w:rPr>
        <w:t xml:space="preserve"> </w:t>
      </w:r>
      <w:r w:rsidRPr="006B48C2">
        <w:rPr>
          <w:rFonts w:ascii="Times" w:hAnsi="Times"/>
        </w:rPr>
        <w:t>the solution time [days], total energy inflow [kJ/day], outflow [kJ/day], and the change in storage [kJ/day].</w:t>
      </w:r>
    </w:p>
    <w:p w14:paraId="6E8A7AA7" w14:textId="32F5EBF9" w:rsidR="00DB1505" w:rsidRDefault="00DB1505" w:rsidP="00DB1505">
      <w:pPr>
        <w:rPr>
          <w:rFonts w:ascii="Times" w:hAnsi="Times"/>
        </w:rPr>
      </w:pPr>
      <w:r w:rsidRPr="00ED3698">
        <w:t xml:space="preserve">If the sub-block </w:t>
      </w:r>
      <w:r>
        <w:t>‘</w:t>
      </w:r>
      <w:r w:rsidRPr="001A2E86">
        <w:t>compute evaporation</w:t>
      </w:r>
      <w:r>
        <w:t xml:space="preserve">’ and </w:t>
      </w:r>
      <w:r w:rsidRPr="00B11744">
        <w:rPr>
          <w:szCs w:val="24"/>
        </w:rPr>
        <w:t>‘write transient evaporation info’</w:t>
      </w:r>
      <w:r w:rsidRPr="00ED3698">
        <w:t xml:space="preserve"> </w:t>
      </w:r>
      <w:r>
        <w:t>are</w:t>
      </w:r>
      <w:r w:rsidRPr="00ED3698">
        <w:t xml:space="preserve"> specified, the model will perform </w:t>
      </w:r>
      <w:r>
        <w:t>evaporation</w:t>
      </w:r>
      <w:r w:rsidRPr="00ED3698">
        <w:t xml:space="preserve"> calculations. The </w:t>
      </w:r>
      <w:r>
        <w:t>evaporation evolution</w:t>
      </w:r>
      <w:r w:rsidRPr="00ED3698">
        <w:t xml:space="preserve"> </w:t>
      </w:r>
      <w:r>
        <w:t>is</w:t>
      </w:r>
      <w:r w:rsidRPr="00ED3698">
        <w:t xml:space="preserve"> reported in the prefix</w:t>
      </w:r>
      <w:r>
        <w:t>.evap</w:t>
      </w:r>
      <w:r w:rsidR="001451E5">
        <w:t xml:space="preserve"> file</w:t>
      </w:r>
      <w:r w:rsidRPr="00ED3698">
        <w:rPr>
          <w:sz w:val="20"/>
        </w:rPr>
        <w:t>.</w:t>
      </w:r>
      <w:r w:rsidRPr="00ED3698">
        <w:t xml:space="preserve"> </w:t>
      </w:r>
      <w:r w:rsidRPr="006B48C2">
        <w:rPr>
          <w:rFonts w:ascii="Times" w:hAnsi="Times"/>
        </w:rPr>
        <w:t>Th</w:t>
      </w:r>
      <w:r>
        <w:rPr>
          <w:rFonts w:ascii="Times" w:hAnsi="Times"/>
        </w:rPr>
        <w:t>is</w:t>
      </w:r>
      <w:r w:rsidRPr="006B48C2">
        <w:rPr>
          <w:rFonts w:ascii="Times" w:hAnsi="Times"/>
        </w:rPr>
        <w:t xml:space="preserve"> file</w:t>
      </w:r>
      <w:r>
        <w:rPr>
          <w:rFonts w:ascii="Times" w:hAnsi="Times"/>
        </w:rPr>
        <w:t xml:space="preserve"> </w:t>
      </w:r>
      <w:r w:rsidRPr="006B48C2">
        <w:rPr>
          <w:rFonts w:ascii="Times" w:hAnsi="Times"/>
        </w:rPr>
        <w:t>includes the solution time [days], evaporation rate [kg s</w:t>
      </w:r>
      <w:r w:rsidRPr="006B48C2">
        <w:rPr>
          <w:rFonts w:ascii="Times" w:hAnsi="Times"/>
          <w:vertAlign w:val="superscript"/>
        </w:rPr>
        <w:t>-1</w:t>
      </w:r>
      <w:r w:rsidRPr="006B48C2">
        <w:rPr>
          <w:rFonts w:ascii="Times" w:hAnsi="Times"/>
        </w:rPr>
        <w:t xml:space="preserve"> m</w:t>
      </w:r>
      <w:r w:rsidRPr="006B48C2">
        <w:rPr>
          <w:rFonts w:ascii="Times" w:hAnsi="Times"/>
          <w:vertAlign w:val="superscript"/>
        </w:rPr>
        <w:t>-2</w:t>
      </w:r>
      <w:r w:rsidRPr="006B48C2">
        <w:rPr>
          <w:rFonts w:ascii="Times" w:hAnsi="Times"/>
        </w:rPr>
        <w:t>], temperature [°C], relative humidity [-], wind [m s</w:t>
      </w:r>
      <w:r w:rsidRPr="006B48C2">
        <w:rPr>
          <w:rFonts w:ascii="Times" w:hAnsi="Times"/>
          <w:vertAlign w:val="superscript"/>
        </w:rPr>
        <w:t>-1</w:t>
      </w:r>
      <w:r w:rsidRPr="006B48C2">
        <w:rPr>
          <w:rFonts w:ascii="Times" w:hAnsi="Times"/>
        </w:rPr>
        <w:t>], rainfall rate [kg s</w:t>
      </w:r>
      <w:r w:rsidRPr="006B48C2">
        <w:rPr>
          <w:rFonts w:ascii="Times" w:hAnsi="Times"/>
          <w:vertAlign w:val="superscript"/>
        </w:rPr>
        <w:t>-1</w:t>
      </w:r>
      <w:r w:rsidRPr="006B48C2">
        <w:rPr>
          <w:rFonts w:ascii="Times" w:hAnsi="Times"/>
        </w:rPr>
        <w:t xml:space="preserve"> m</w:t>
      </w:r>
      <w:r w:rsidRPr="006B48C2">
        <w:rPr>
          <w:rFonts w:ascii="Times" w:hAnsi="Times"/>
          <w:vertAlign w:val="superscript"/>
        </w:rPr>
        <w:t>-2</w:t>
      </w:r>
      <w:r w:rsidRPr="006B48C2">
        <w:rPr>
          <w:rFonts w:ascii="Times" w:hAnsi="Times"/>
        </w:rPr>
        <w:t>], runoff rate [kg s</w:t>
      </w:r>
      <w:r w:rsidRPr="006B48C2">
        <w:rPr>
          <w:rFonts w:ascii="Times" w:hAnsi="Times"/>
          <w:vertAlign w:val="superscript"/>
        </w:rPr>
        <w:t>-1</w:t>
      </w:r>
      <w:r w:rsidRPr="006B48C2">
        <w:rPr>
          <w:rFonts w:ascii="Times" w:hAnsi="Times"/>
        </w:rPr>
        <w:t xml:space="preserve"> m</w:t>
      </w:r>
      <w:r w:rsidRPr="006B48C2">
        <w:rPr>
          <w:rFonts w:ascii="Times" w:hAnsi="Times"/>
          <w:vertAlign w:val="superscript"/>
        </w:rPr>
        <w:t>-2</w:t>
      </w:r>
      <w:r w:rsidRPr="006B48C2">
        <w:rPr>
          <w:rFonts w:ascii="Times" w:hAnsi="Times"/>
        </w:rPr>
        <w:t>], rain – runoff [kg s</w:t>
      </w:r>
      <w:r w:rsidRPr="006B48C2">
        <w:rPr>
          <w:rFonts w:ascii="Times" w:hAnsi="Times"/>
          <w:vertAlign w:val="superscript"/>
        </w:rPr>
        <w:t>-1</w:t>
      </w:r>
      <w:r w:rsidRPr="006B48C2">
        <w:rPr>
          <w:rFonts w:ascii="Times" w:hAnsi="Times"/>
        </w:rPr>
        <w:t xml:space="preserve"> m</w:t>
      </w:r>
      <w:r w:rsidRPr="006B48C2">
        <w:rPr>
          <w:rFonts w:ascii="Times" w:hAnsi="Times"/>
          <w:vertAlign w:val="superscript"/>
        </w:rPr>
        <w:t>-2</w:t>
      </w:r>
      <w:r w:rsidRPr="006B48C2">
        <w:rPr>
          <w:rFonts w:ascii="Times" w:hAnsi="Times"/>
        </w:rPr>
        <w:t>], vapour density (</w:t>
      </w:r>
      <w:r w:rsidR="00D52C88" w:rsidRPr="006B48C2">
        <w:rPr>
          <w:rFonts w:ascii="Times" w:hAnsi="Times"/>
          <w:noProof/>
          <w:position w:val="-12"/>
        </w:rPr>
        <w:object w:dxaOrig="280" w:dyaOrig="340" w14:anchorId="107852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9" type="#_x0000_t75" alt="" style="width:13.35pt;height:17.35pt;mso-width-percent:0;mso-height-percent:0;mso-width-percent:0;mso-height-percent:0" o:ole="">
            <v:imagedata r:id="rId15" o:title=""/>
          </v:shape>
          <o:OLEObject Type="Embed" ProgID="Equation.3" ShapeID="_x0000_i1109" DrawAspect="Content" ObjectID="_1776598727" r:id="rId16"/>
        </w:object>
      </w:r>
      <w:r w:rsidRPr="006B48C2">
        <w:rPr>
          <w:rFonts w:ascii="Times" w:hAnsi="Times"/>
        </w:rPr>
        <w:t xml:space="preserve"> ) [kg m</w:t>
      </w:r>
      <w:r w:rsidRPr="006B48C2">
        <w:rPr>
          <w:rFonts w:ascii="Times" w:hAnsi="Times"/>
          <w:vertAlign w:val="superscript"/>
        </w:rPr>
        <w:t>-3</w:t>
      </w:r>
      <w:r w:rsidRPr="006B48C2">
        <w:rPr>
          <w:rFonts w:ascii="Times" w:hAnsi="Times"/>
        </w:rPr>
        <w:t>], vapour pressure (P</w:t>
      </w:r>
      <w:r w:rsidRPr="006B48C2">
        <w:rPr>
          <w:rFonts w:ascii="Times" w:hAnsi="Times"/>
          <w:vertAlign w:val="subscript"/>
        </w:rPr>
        <w:t>v</w:t>
      </w:r>
      <w:r w:rsidRPr="006B48C2">
        <w:rPr>
          <w:rFonts w:ascii="Times" w:hAnsi="Times"/>
        </w:rPr>
        <w:t>) [Pa], solar radiation (R</w:t>
      </w:r>
      <w:r w:rsidRPr="006B48C2">
        <w:rPr>
          <w:rFonts w:ascii="Times" w:hAnsi="Times"/>
          <w:vertAlign w:val="subscript"/>
        </w:rPr>
        <w:t>n</w:t>
      </w:r>
      <w:r w:rsidRPr="006B48C2">
        <w:rPr>
          <w:rFonts w:ascii="Times" w:hAnsi="Times"/>
        </w:rPr>
        <w:t>) [J s</w:t>
      </w:r>
      <w:r w:rsidRPr="006B48C2">
        <w:rPr>
          <w:rFonts w:ascii="Times" w:hAnsi="Times"/>
          <w:vertAlign w:val="superscript"/>
        </w:rPr>
        <w:t>-1</w:t>
      </w:r>
      <w:r w:rsidRPr="006B48C2">
        <w:rPr>
          <w:rFonts w:ascii="Times" w:hAnsi="Times"/>
        </w:rPr>
        <w:t xml:space="preserve"> m</w:t>
      </w:r>
      <w:r w:rsidRPr="006B48C2">
        <w:rPr>
          <w:rFonts w:ascii="Times" w:hAnsi="Times"/>
          <w:vertAlign w:val="superscript"/>
        </w:rPr>
        <w:t>-2</w:t>
      </w:r>
      <w:r w:rsidRPr="006B48C2">
        <w:rPr>
          <w:rFonts w:ascii="Times" w:hAnsi="Times"/>
        </w:rPr>
        <w:t>], latent heat of evaporation (L</w:t>
      </w:r>
      <w:r w:rsidRPr="006B48C2">
        <w:rPr>
          <w:rFonts w:ascii="Times" w:hAnsi="Times"/>
          <w:vertAlign w:val="subscript"/>
        </w:rPr>
        <w:t>w</w:t>
      </w:r>
      <w:r w:rsidRPr="006B48C2">
        <w:rPr>
          <w:rFonts w:ascii="Times" w:hAnsi="Times"/>
        </w:rPr>
        <w:t>) [J s</w:t>
      </w:r>
      <w:r w:rsidRPr="006B48C2">
        <w:rPr>
          <w:rFonts w:ascii="Times" w:hAnsi="Times"/>
          <w:vertAlign w:val="superscript"/>
        </w:rPr>
        <w:t>-1</w:t>
      </w:r>
      <w:r w:rsidRPr="006B48C2">
        <w:rPr>
          <w:rFonts w:ascii="Times" w:hAnsi="Times"/>
        </w:rPr>
        <w:t xml:space="preserve"> m</w:t>
      </w:r>
      <w:r w:rsidRPr="006B48C2">
        <w:rPr>
          <w:rFonts w:ascii="Times" w:hAnsi="Times"/>
          <w:vertAlign w:val="superscript"/>
        </w:rPr>
        <w:t>-2</w:t>
      </w:r>
      <w:r w:rsidRPr="006B48C2">
        <w:rPr>
          <w:rFonts w:ascii="Times" w:hAnsi="Times"/>
        </w:rPr>
        <w:t>], sensible heat (H</w:t>
      </w:r>
      <w:r w:rsidRPr="006B48C2">
        <w:rPr>
          <w:rFonts w:ascii="Times" w:hAnsi="Times"/>
          <w:vertAlign w:val="subscript"/>
        </w:rPr>
        <w:t>s</w:t>
      </w:r>
      <w:r w:rsidRPr="006B48C2">
        <w:rPr>
          <w:rFonts w:ascii="Times" w:hAnsi="Times"/>
        </w:rPr>
        <w:t>) [J s</w:t>
      </w:r>
      <w:r w:rsidRPr="006B48C2">
        <w:rPr>
          <w:rFonts w:ascii="Times" w:hAnsi="Times"/>
          <w:vertAlign w:val="superscript"/>
        </w:rPr>
        <w:t>-1</w:t>
      </w:r>
      <w:r w:rsidRPr="006B48C2">
        <w:rPr>
          <w:rFonts w:ascii="Times" w:hAnsi="Times"/>
        </w:rPr>
        <w:t xml:space="preserve"> m</w:t>
      </w:r>
      <w:r w:rsidRPr="006B48C2">
        <w:rPr>
          <w:rFonts w:ascii="Times" w:hAnsi="Times"/>
          <w:vertAlign w:val="superscript"/>
        </w:rPr>
        <w:t>-2</w:t>
      </w:r>
      <w:r w:rsidRPr="006B48C2">
        <w:rPr>
          <w:rFonts w:ascii="Times" w:hAnsi="Times"/>
        </w:rPr>
        <w:t>], and total energy balance at the atmospheric boundary surface [J s</w:t>
      </w:r>
      <w:r w:rsidRPr="006B48C2">
        <w:rPr>
          <w:rFonts w:ascii="Times" w:hAnsi="Times"/>
          <w:vertAlign w:val="superscript"/>
        </w:rPr>
        <w:t>-1</w:t>
      </w:r>
      <w:r w:rsidRPr="006B48C2">
        <w:rPr>
          <w:rFonts w:ascii="Times" w:hAnsi="Times"/>
        </w:rPr>
        <w:t xml:space="preserve"> m</w:t>
      </w:r>
      <w:r w:rsidRPr="006B48C2">
        <w:rPr>
          <w:rFonts w:ascii="Times" w:hAnsi="Times"/>
          <w:vertAlign w:val="superscript"/>
        </w:rPr>
        <w:t>-2</w:t>
      </w:r>
      <w:r w:rsidRPr="006B48C2">
        <w:rPr>
          <w:rFonts w:ascii="Times" w:hAnsi="Times"/>
        </w:rPr>
        <w:t>].</w:t>
      </w:r>
    </w:p>
    <w:p w14:paraId="288EC1B1" w14:textId="77777777" w:rsidR="00DB1505" w:rsidRPr="00ED3698" w:rsidRDefault="00DB1505" w:rsidP="00DB1505"/>
    <w:p w14:paraId="07A979C6" w14:textId="77777777" w:rsidR="00DB1505" w:rsidRPr="00ED3698" w:rsidRDefault="00DB1505" w:rsidP="00DB1505">
      <w:pPr>
        <w:pStyle w:val="Caption"/>
      </w:pPr>
      <w:bookmarkStart w:id="54" w:name="_Ref417462070"/>
      <w:bookmarkStart w:id="55" w:name="_Toc13056201"/>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2</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6</w:t>
      </w:r>
      <w:r w:rsidR="00606172">
        <w:rPr>
          <w:noProof/>
        </w:rPr>
        <w:fldChar w:fldCharType="end"/>
      </w:r>
      <w:bookmarkEnd w:id="54"/>
      <w:r w:rsidRPr="00ED3698">
        <w:t>: Output files – local geochemistry</w:t>
      </w:r>
      <w:bookmarkEnd w:id="55"/>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20"/>
        <w:gridCol w:w="5751"/>
        <w:gridCol w:w="1359"/>
      </w:tblGrid>
      <w:tr w:rsidR="00DB1505" w:rsidRPr="00ED3698" w14:paraId="7F47197B" w14:textId="77777777" w:rsidTr="00D324FA">
        <w:trPr>
          <w:cantSplit/>
        </w:trPr>
        <w:tc>
          <w:tcPr>
            <w:tcW w:w="1620" w:type="dxa"/>
            <w:vAlign w:val="center"/>
          </w:tcPr>
          <w:p w14:paraId="0BB14593" w14:textId="77777777" w:rsidR="00DB1505" w:rsidRPr="00ED3698" w:rsidRDefault="00DB1505" w:rsidP="00CD1737">
            <w:pPr>
              <w:pStyle w:val="Tableheader"/>
            </w:pPr>
            <w:r w:rsidRPr="00FC2059">
              <w:rPr>
                <w:noProof/>
              </w:rPr>
              <w:t>File name</w:t>
            </w:r>
          </w:p>
        </w:tc>
        <w:tc>
          <w:tcPr>
            <w:tcW w:w="5751" w:type="dxa"/>
            <w:vAlign w:val="center"/>
          </w:tcPr>
          <w:p w14:paraId="2AC6C510" w14:textId="77777777" w:rsidR="00DB1505" w:rsidRPr="00ED3698" w:rsidRDefault="00DB1505" w:rsidP="00CD1737">
            <w:pPr>
              <w:pStyle w:val="Tableheader"/>
            </w:pPr>
            <w:r w:rsidRPr="00ED3698">
              <w:t>Description</w:t>
            </w:r>
          </w:p>
        </w:tc>
        <w:tc>
          <w:tcPr>
            <w:tcW w:w="1359" w:type="dxa"/>
            <w:vAlign w:val="center"/>
          </w:tcPr>
          <w:p w14:paraId="2682B42E" w14:textId="77777777" w:rsidR="00DB1505" w:rsidRPr="00ED3698" w:rsidRDefault="00DB1505" w:rsidP="00CD1737">
            <w:pPr>
              <w:pStyle w:val="Tableheader"/>
            </w:pPr>
            <w:r w:rsidRPr="00ED3698">
              <w:t>TECPLOT Header</w:t>
            </w:r>
          </w:p>
        </w:tc>
      </w:tr>
      <w:tr w:rsidR="00DB1505" w:rsidRPr="00ED3698" w14:paraId="0EEDDC92" w14:textId="77777777" w:rsidTr="00D324FA">
        <w:trPr>
          <w:cantSplit/>
        </w:trPr>
        <w:tc>
          <w:tcPr>
            <w:tcW w:w="1620" w:type="dxa"/>
            <w:vAlign w:val="center"/>
          </w:tcPr>
          <w:p w14:paraId="65A97C8A" w14:textId="77777777" w:rsidR="00DB1505" w:rsidRPr="00ED3698" w:rsidRDefault="00DB1505" w:rsidP="007239FB">
            <w:pPr>
              <w:spacing w:before="0" w:after="0"/>
            </w:pPr>
            <w:r w:rsidRPr="00ED3698">
              <w:t>prefix_x.lbt</w:t>
            </w:r>
          </w:p>
        </w:tc>
        <w:tc>
          <w:tcPr>
            <w:tcW w:w="5751" w:type="dxa"/>
            <w:vAlign w:val="center"/>
          </w:tcPr>
          <w:p w14:paraId="321BB9E3" w14:textId="1F6A86AD" w:rsidR="00DB1505" w:rsidRPr="00ED3698" w:rsidRDefault="001451E5" w:rsidP="007239FB">
            <w:pPr>
              <w:spacing w:before="0" w:after="0"/>
            </w:pPr>
            <w:r>
              <w:t>To</w:t>
            </w:r>
            <w:r w:rsidRPr="00ED3698">
              <w:t xml:space="preserve">tal </w:t>
            </w:r>
            <w:r w:rsidR="00DB1505" w:rsidRPr="00ED3698">
              <w:t xml:space="preserve">aqueous component, local geochemistry – transient data, or pC-pH-data </w:t>
            </w:r>
          </w:p>
          <w:p w14:paraId="6CB707B0" w14:textId="77777777" w:rsidR="00DB1505" w:rsidRPr="00ED3698" w:rsidRDefault="00DB1505" w:rsidP="007239FB">
            <w:pPr>
              <w:spacing w:before="0" w:after="0"/>
            </w:pPr>
            <w:r w:rsidRPr="00ED3698">
              <w:t>Output format: time or pH, parameter values</w:t>
            </w:r>
          </w:p>
          <w:p w14:paraId="44AEDD0E" w14:textId="77777777" w:rsidR="00DB1505" w:rsidRPr="00ED3698" w:rsidRDefault="00DB1505" w:rsidP="007239FB">
            <w:pPr>
              <w:spacing w:before="0" w:after="0"/>
            </w:pPr>
            <w:r w:rsidRPr="00ED3698">
              <w:t xml:space="preserve">Suffix meaning: </w:t>
            </w:r>
            <w:r w:rsidRPr="00ED3698">
              <w:rPr>
                <w:b/>
              </w:rPr>
              <w:t>lbt</w:t>
            </w:r>
            <w:r w:rsidRPr="00ED3698">
              <w:t xml:space="preserve"> = </w:t>
            </w:r>
            <w:r w:rsidRPr="00ED3698">
              <w:rPr>
                <w:b/>
              </w:rPr>
              <w:t>l</w:t>
            </w:r>
            <w:r w:rsidRPr="00ED3698">
              <w:t>ocal/</w:t>
            </w:r>
            <w:r w:rsidRPr="00ED3698">
              <w:rPr>
                <w:b/>
              </w:rPr>
              <w:t>b</w:t>
            </w:r>
            <w:r w:rsidRPr="00ED3698">
              <w:t>reakthrough/</w:t>
            </w:r>
            <w:r w:rsidRPr="00ED3698">
              <w:rPr>
                <w:b/>
              </w:rPr>
              <w:t>t</w:t>
            </w:r>
            <w:r w:rsidRPr="00ED3698">
              <w:t>otal aqueous component concentrations</w:t>
            </w:r>
          </w:p>
        </w:tc>
        <w:tc>
          <w:tcPr>
            <w:tcW w:w="1359" w:type="dxa"/>
            <w:vAlign w:val="center"/>
          </w:tcPr>
          <w:p w14:paraId="03632E24" w14:textId="77777777" w:rsidR="00DB1505" w:rsidRPr="00ED3698" w:rsidRDefault="00DB1505" w:rsidP="00CD1737">
            <w:pPr>
              <w:spacing w:before="0" w:after="0"/>
              <w:jc w:val="center"/>
            </w:pPr>
            <w:r w:rsidRPr="00ED3698">
              <w:t>Y</w:t>
            </w:r>
          </w:p>
        </w:tc>
      </w:tr>
      <w:tr w:rsidR="00DB1505" w:rsidRPr="00ED3698" w14:paraId="38CDF0FF" w14:textId="77777777" w:rsidTr="00D324FA">
        <w:trPr>
          <w:cantSplit/>
        </w:trPr>
        <w:tc>
          <w:tcPr>
            <w:tcW w:w="1620" w:type="dxa"/>
            <w:vAlign w:val="center"/>
          </w:tcPr>
          <w:p w14:paraId="56337713" w14:textId="77777777" w:rsidR="00DB1505" w:rsidRPr="00ED3698" w:rsidRDefault="00DB1505" w:rsidP="007239FB">
            <w:pPr>
              <w:spacing w:before="0" w:after="0"/>
            </w:pPr>
            <w:r w:rsidRPr="00ED3698">
              <w:t>prefix_x.lbc</w:t>
            </w:r>
          </w:p>
        </w:tc>
        <w:tc>
          <w:tcPr>
            <w:tcW w:w="5751" w:type="dxa"/>
            <w:vAlign w:val="center"/>
          </w:tcPr>
          <w:p w14:paraId="0F6BE9EC" w14:textId="54BD5ECF" w:rsidR="00DB1505" w:rsidRPr="00ED3698" w:rsidRDefault="001451E5" w:rsidP="007239FB">
            <w:pPr>
              <w:spacing w:before="0" w:after="0"/>
            </w:pPr>
            <w:r>
              <w:t>A</w:t>
            </w:r>
            <w:r w:rsidRPr="00ED3698">
              <w:t xml:space="preserve">queous </w:t>
            </w:r>
            <w:r w:rsidR="00DB1505" w:rsidRPr="00ED3698">
              <w:t>species concentrations, local geochemistry – transient data, or pC-pH-data</w:t>
            </w:r>
          </w:p>
          <w:p w14:paraId="39F9CA4B" w14:textId="77777777" w:rsidR="00DB1505" w:rsidRPr="00ED3698" w:rsidRDefault="00DB1505" w:rsidP="007239FB">
            <w:pPr>
              <w:spacing w:before="0" w:after="0"/>
            </w:pPr>
            <w:r w:rsidRPr="00ED3698">
              <w:t xml:space="preserve">Output format: time or pH, parameter values </w:t>
            </w:r>
          </w:p>
          <w:p w14:paraId="3ED264A1" w14:textId="77777777" w:rsidR="00DB1505" w:rsidRPr="00ED3698" w:rsidRDefault="00DB1505" w:rsidP="007239FB">
            <w:pPr>
              <w:spacing w:before="0" w:after="0"/>
            </w:pPr>
            <w:r w:rsidRPr="00ED3698">
              <w:t xml:space="preserve">Suffix meaning: </w:t>
            </w:r>
            <w:r w:rsidRPr="00ED3698">
              <w:rPr>
                <w:b/>
              </w:rPr>
              <w:t>lbc</w:t>
            </w:r>
            <w:r w:rsidRPr="00ED3698">
              <w:t xml:space="preserve"> = </w:t>
            </w:r>
            <w:r w:rsidRPr="00ED3698">
              <w:rPr>
                <w:b/>
              </w:rPr>
              <w:t>l</w:t>
            </w:r>
            <w:r w:rsidRPr="00ED3698">
              <w:t>ocal/</w:t>
            </w:r>
            <w:r w:rsidRPr="00ED3698">
              <w:rPr>
                <w:b/>
              </w:rPr>
              <w:t>b</w:t>
            </w:r>
            <w:r w:rsidRPr="00ED3698">
              <w:t xml:space="preserve">reakthrough/species </w:t>
            </w:r>
            <w:r w:rsidRPr="00ED3698">
              <w:rPr>
                <w:b/>
              </w:rPr>
              <w:t>c</w:t>
            </w:r>
            <w:r w:rsidRPr="00ED3698">
              <w:t>oncentrations</w:t>
            </w:r>
          </w:p>
        </w:tc>
        <w:tc>
          <w:tcPr>
            <w:tcW w:w="1359" w:type="dxa"/>
            <w:vAlign w:val="center"/>
          </w:tcPr>
          <w:p w14:paraId="286B55F9" w14:textId="77777777" w:rsidR="00DB1505" w:rsidRPr="00ED3698" w:rsidRDefault="00DB1505" w:rsidP="00CD1737">
            <w:pPr>
              <w:spacing w:before="0" w:after="0"/>
              <w:jc w:val="center"/>
            </w:pPr>
            <w:r w:rsidRPr="00ED3698">
              <w:t>Y</w:t>
            </w:r>
          </w:p>
        </w:tc>
      </w:tr>
      <w:tr w:rsidR="00DB1505" w:rsidRPr="00ED3698" w14:paraId="4E286C74" w14:textId="77777777" w:rsidTr="00D324FA">
        <w:trPr>
          <w:cantSplit/>
        </w:trPr>
        <w:tc>
          <w:tcPr>
            <w:tcW w:w="1620" w:type="dxa"/>
            <w:vAlign w:val="center"/>
          </w:tcPr>
          <w:p w14:paraId="4FA341AD" w14:textId="77777777" w:rsidR="00DB1505" w:rsidRPr="00ED3698" w:rsidRDefault="00DB1505" w:rsidP="007239FB">
            <w:pPr>
              <w:spacing w:before="0" w:after="0"/>
            </w:pPr>
            <w:r w:rsidRPr="00ED3698">
              <w:t>prefix_x.lbi</w:t>
            </w:r>
          </w:p>
        </w:tc>
        <w:tc>
          <w:tcPr>
            <w:tcW w:w="5751" w:type="dxa"/>
            <w:vAlign w:val="center"/>
          </w:tcPr>
          <w:p w14:paraId="451B57EC" w14:textId="7FEAFB5E" w:rsidR="00DB1505" w:rsidRPr="00ED3698" w:rsidRDefault="001451E5" w:rsidP="007239FB">
            <w:pPr>
              <w:spacing w:before="0" w:after="0"/>
            </w:pPr>
            <w:r>
              <w:t>R</w:t>
            </w:r>
            <w:r w:rsidRPr="00ED3698">
              <w:t xml:space="preserve">eaction </w:t>
            </w:r>
            <w:r w:rsidR="00DB1505" w:rsidRPr="00ED3698">
              <w:t>rates of intra-aqueous kinetic reactions, local geochemistry – transient data, or pC-pH-data</w:t>
            </w:r>
          </w:p>
          <w:p w14:paraId="4508DCEA" w14:textId="77777777" w:rsidR="00DB1505" w:rsidRPr="00ED3698" w:rsidRDefault="00DB1505" w:rsidP="007239FB">
            <w:pPr>
              <w:spacing w:before="0" w:after="0"/>
            </w:pPr>
            <w:r w:rsidRPr="00ED3698">
              <w:t>Output format: time or pH, parameter values</w:t>
            </w:r>
          </w:p>
          <w:p w14:paraId="000FD13B" w14:textId="77777777" w:rsidR="00DB1505" w:rsidRPr="00ED3698" w:rsidRDefault="00DB1505" w:rsidP="007239FB">
            <w:pPr>
              <w:spacing w:before="0" w:after="0"/>
            </w:pPr>
            <w:r w:rsidRPr="00ED3698">
              <w:t xml:space="preserve">Suffix meaning: </w:t>
            </w:r>
            <w:r w:rsidRPr="00ED3698">
              <w:rPr>
                <w:b/>
              </w:rPr>
              <w:t>lbi</w:t>
            </w:r>
            <w:r w:rsidRPr="00ED3698">
              <w:t xml:space="preserve"> = </w:t>
            </w:r>
            <w:r w:rsidRPr="00ED3698">
              <w:rPr>
                <w:b/>
              </w:rPr>
              <w:t>l</w:t>
            </w:r>
            <w:r w:rsidRPr="00ED3698">
              <w:t>ocal/</w:t>
            </w:r>
            <w:r w:rsidRPr="00ED3698">
              <w:rPr>
                <w:b/>
              </w:rPr>
              <w:t>b</w:t>
            </w:r>
            <w:r w:rsidRPr="00ED3698">
              <w:t>reakthrough/</w:t>
            </w:r>
            <w:r w:rsidRPr="00ED3698">
              <w:rPr>
                <w:b/>
              </w:rPr>
              <w:t>i</w:t>
            </w:r>
            <w:r w:rsidRPr="00ED3698">
              <w:t>ntra-aqueous kinetic reactions</w:t>
            </w:r>
          </w:p>
        </w:tc>
        <w:tc>
          <w:tcPr>
            <w:tcW w:w="1359" w:type="dxa"/>
            <w:vAlign w:val="center"/>
          </w:tcPr>
          <w:p w14:paraId="79DA7E33" w14:textId="77777777" w:rsidR="00DB1505" w:rsidRPr="00ED3698" w:rsidRDefault="00DB1505" w:rsidP="00CD1737">
            <w:pPr>
              <w:spacing w:before="0" w:after="0"/>
              <w:jc w:val="center"/>
            </w:pPr>
            <w:r w:rsidRPr="00ED3698">
              <w:t>Y</w:t>
            </w:r>
          </w:p>
        </w:tc>
      </w:tr>
      <w:tr w:rsidR="00DB1505" w:rsidRPr="00ED3698" w14:paraId="3401BED9" w14:textId="77777777" w:rsidTr="00D324FA">
        <w:trPr>
          <w:cantSplit/>
        </w:trPr>
        <w:tc>
          <w:tcPr>
            <w:tcW w:w="1620" w:type="dxa"/>
            <w:vAlign w:val="center"/>
          </w:tcPr>
          <w:p w14:paraId="7FD5846A" w14:textId="77777777" w:rsidR="00DB1505" w:rsidRPr="00ED3698" w:rsidRDefault="00DB1505" w:rsidP="007239FB">
            <w:pPr>
              <w:spacing w:before="0" w:after="0"/>
            </w:pPr>
            <w:r w:rsidRPr="00ED3698">
              <w:t>prefix_x.lbm</w:t>
            </w:r>
          </w:p>
        </w:tc>
        <w:tc>
          <w:tcPr>
            <w:tcW w:w="5751" w:type="dxa"/>
            <w:vAlign w:val="center"/>
          </w:tcPr>
          <w:p w14:paraId="3D45D463" w14:textId="74BA52FC" w:rsidR="00DB1505" w:rsidRPr="00ED3698" w:rsidRDefault="001451E5" w:rsidP="007239FB">
            <w:pPr>
              <w:spacing w:before="0" w:after="0"/>
            </w:pPr>
            <w:r>
              <w:t>M</w:t>
            </w:r>
            <w:r w:rsidRPr="00ED3698">
              <w:t xml:space="preserve">aster </w:t>
            </w:r>
            <w:r w:rsidR="00DB1505" w:rsidRPr="00ED3698">
              <w:t xml:space="preserve">variables (pH, pe, Eh, ionic strength, alkalinity, temperature) , local geochemistry – transient data, or pC-pH-data </w:t>
            </w:r>
          </w:p>
          <w:p w14:paraId="3AF1B9CC" w14:textId="77777777" w:rsidR="00DB1505" w:rsidRPr="00ED3698" w:rsidRDefault="00DB1505" w:rsidP="007239FB">
            <w:pPr>
              <w:spacing w:before="0" w:after="0"/>
            </w:pPr>
            <w:r w:rsidRPr="00ED3698">
              <w:t>Output format: time or pH, parameter values</w:t>
            </w:r>
          </w:p>
          <w:p w14:paraId="6671AD29" w14:textId="77777777" w:rsidR="00DB1505" w:rsidRPr="00ED3698" w:rsidRDefault="00DB1505" w:rsidP="007239FB">
            <w:pPr>
              <w:spacing w:before="0" w:after="0"/>
            </w:pPr>
            <w:r w:rsidRPr="00ED3698">
              <w:t xml:space="preserve">Suffix meaning: </w:t>
            </w:r>
            <w:r w:rsidRPr="00ED3698">
              <w:rPr>
                <w:b/>
              </w:rPr>
              <w:t>lbm</w:t>
            </w:r>
            <w:r w:rsidRPr="00ED3698">
              <w:t xml:space="preserve"> = </w:t>
            </w:r>
            <w:r w:rsidRPr="00ED3698">
              <w:rPr>
                <w:b/>
              </w:rPr>
              <w:t>l</w:t>
            </w:r>
            <w:r w:rsidRPr="00ED3698">
              <w:t>ocal/</w:t>
            </w:r>
            <w:r w:rsidRPr="00ED3698">
              <w:rPr>
                <w:b/>
              </w:rPr>
              <w:t>b</w:t>
            </w:r>
            <w:r w:rsidRPr="00ED3698">
              <w:t>reakthrough/</w:t>
            </w:r>
            <w:r w:rsidRPr="00ED3698">
              <w:rPr>
                <w:b/>
              </w:rPr>
              <w:t>m</w:t>
            </w:r>
            <w:r w:rsidRPr="00ED3698">
              <w:t>aster variables</w:t>
            </w:r>
          </w:p>
        </w:tc>
        <w:tc>
          <w:tcPr>
            <w:tcW w:w="1359" w:type="dxa"/>
            <w:vAlign w:val="center"/>
          </w:tcPr>
          <w:p w14:paraId="320CE6DF" w14:textId="77777777" w:rsidR="00DB1505" w:rsidRPr="00ED3698" w:rsidRDefault="00DB1505" w:rsidP="00CD1737">
            <w:pPr>
              <w:spacing w:before="0" w:after="0"/>
              <w:jc w:val="center"/>
            </w:pPr>
            <w:r w:rsidRPr="00ED3698">
              <w:t>Y</w:t>
            </w:r>
          </w:p>
        </w:tc>
      </w:tr>
      <w:tr w:rsidR="00DB1505" w:rsidRPr="00ED3698" w14:paraId="1FEF564C" w14:textId="77777777" w:rsidTr="00D324FA">
        <w:trPr>
          <w:cantSplit/>
        </w:trPr>
        <w:tc>
          <w:tcPr>
            <w:tcW w:w="1620" w:type="dxa"/>
            <w:vAlign w:val="center"/>
          </w:tcPr>
          <w:p w14:paraId="42034966" w14:textId="77777777" w:rsidR="00DB1505" w:rsidRPr="00ED3698" w:rsidRDefault="00DB1505" w:rsidP="007239FB">
            <w:pPr>
              <w:spacing w:before="0" w:after="0"/>
            </w:pPr>
            <w:r w:rsidRPr="00ED3698">
              <w:t>prefix_x.lbg</w:t>
            </w:r>
          </w:p>
        </w:tc>
        <w:tc>
          <w:tcPr>
            <w:tcW w:w="5751" w:type="dxa"/>
            <w:vAlign w:val="center"/>
          </w:tcPr>
          <w:p w14:paraId="13239B3C" w14:textId="2B0E87E8" w:rsidR="00DB1505" w:rsidRPr="00ED3698" w:rsidRDefault="001451E5" w:rsidP="007239FB">
            <w:pPr>
              <w:spacing w:before="0" w:after="0"/>
            </w:pPr>
            <w:r>
              <w:t>P</w:t>
            </w:r>
            <w:r w:rsidRPr="00ED3698">
              <w:t xml:space="preserve">artial </w:t>
            </w:r>
            <w:r w:rsidR="00DB1505" w:rsidRPr="00ED3698">
              <w:t xml:space="preserve">gas pressures, local geochemistry – transient data, or pC-pH-data </w:t>
            </w:r>
          </w:p>
          <w:p w14:paraId="580703B8" w14:textId="77777777" w:rsidR="00DB1505" w:rsidRPr="00ED3698" w:rsidRDefault="00DB1505" w:rsidP="007239FB">
            <w:pPr>
              <w:spacing w:before="0" w:after="0"/>
            </w:pPr>
            <w:r w:rsidRPr="00ED3698">
              <w:t>Output format: time or pH, parameter values</w:t>
            </w:r>
          </w:p>
          <w:p w14:paraId="20268928" w14:textId="77777777" w:rsidR="00DB1505" w:rsidRPr="00ED3698" w:rsidRDefault="00DB1505" w:rsidP="007239FB">
            <w:pPr>
              <w:spacing w:before="0" w:after="0"/>
            </w:pPr>
            <w:r w:rsidRPr="00ED3698">
              <w:t xml:space="preserve">Suffix meaning: </w:t>
            </w:r>
            <w:r w:rsidRPr="00ED3698">
              <w:rPr>
                <w:b/>
              </w:rPr>
              <w:t xml:space="preserve">lbg </w:t>
            </w:r>
            <w:r w:rsidRPr="00ED3698">
              <w:t xml:space="preserve">= </w:t>
            </w:r>
            <w:r w:rsidRPr="00ED3698">
              <w:rPr>
                <w:b/>
              </w:rPr>
              <w:t>l</w:t>
            </w:r>
            <w:r w:rsidRPr="00ED3698">
              <w:t>ocal/</w:t>
            </w:r>
            <w:r w:rsidRPr="00ED3698">
              <w:rPr>
                <w:b/>
              </w:rPr>
              <w:t>b</w:t>
            </w:r>
            <w:r w:rsidRPr="00ED3698">
              <w:t xml:space="preserve">reakthrough/partial </w:t>
            </w:r>
            <w:r w:rsidRPr="00ED3698">
              <w:rPr>
                <w:b/>
              </w:rPr>
              <w:t>g</w:t>
            </w:r>
            <w:r w:rsidRPr="00ED3698">
              <w:t>as pressures</w:t>
            </w:r>
          </w:p>
        </w:tc>
        <w:tc>
          <w:tcPr>
            <w:tcW w:w="1359" w:type="dxa"/>
            <w:vAlign w:val="center"/>
          </w:tcPr>
          <w:p w14:paraId="016878CF" w14:textId="77777777" w:rsidR="00DB1505" w:rsidRPr="00ED3698" w:rsidRDefault="00DB1505" w:rsidP="00CD1737">
            <w:pPr>
              <w:spacing w:before="0" w:after="0"/>
              <w:jc w:val="center"/>
            </w:pPr>
            <w:r w:rsidRPr="00ED3698">
              <w:t>Y</w:t>
            </w:r>
          </w:p>
        </w:tc>
      </w:tr>
      <w:tr w:rsidR="00DB1505" w:rsidRPr="00ED3698" w14:paraId="250B9F0C" w14:textId="77777777" w:rsidTr="00D324FA">
        <w:trPr>
          <w:cantSplit/>
        </w:trPr>
        <w:tc>
          <w:tcPr>
            <w:tcW w:w="1620" w:type="dxa"/>
            <w:vAlign w:val="center"/>
          </w:tcPr>
          <w:p w14:paraId="3BCE64D2" w14:textId="77777777" w:rsidR="00DB1505" w:rsidRPr="00ED3698" w:rsidRDefault="00DB1505" w:rsidP="007239FB">
            <w:pPr>
              <w:spacing w:before="0" w:after="0"/>
            </w:pPr>
            <w:r w:rsidRPr="00ED3698">
              <w:t>prefix_x.lbgr</w:t>
            </w:r>
          </w:p>
        </w:tc>
        <w:tc>
          <w:tcPr>
            <w:tcW w:w="5751" w:type="dxa"/>
            <w:vAlign w:val="center"/>
          </w:tcPr>
          <w:p w14:paraId="77FEAF01" w14:textId="67809A95" w:rsidR="00DB1505" w:rsidRPr="00ED3698" w:rsidRDefault="001451E5" w:rsidP="007239FB">
            <w:pPr>
              <w:spacing w:before="0" w:after="0"/>
            </w:pPr>
            <w:r>
              <w:t>D</w:t>
            </w:r>
            <w:r w:rsidRPr="00ED3698">
              <w:t xml:space="preserve">egassing </w:t>
            </w:r>
            <w:r w:rsidR="00DB1505" w:rsidRPr="00ED3698">
              <w:t>rates, local geochemistry – transient data, or pC-pH-data</w:t>
            </w:r>
          </w:p>
          <w:p w14:paraId="008CB24D" w14:textId="77777777" w:rsidR="00DB1505" w:rsidRPr="00ED3698" w:rsidRDefault="00DB1505" w:rsidP="007239FB">
            <w:pPr>
              <w:spacing w:before="0" w:after="0"/>
            </w:pPr>
            <w:r w:rsidRPr="00ED3698">
              <w:t>Output format: time or pH, parameter values</w:t>
            </w:r>
          </w:p>
          <w:p w14:paraId="30A0EE0B" w14:textId="77777777" w:rsidR="00DB1505" w:rsidRPr="00ED3698" w:rsidRDefault="00DB1505" w:rsidP="007239FB">
            <w:pPr>
              <w:spacing w:before="0" w:after="0"/>
            </w:pPr>
            <w:r w:rsidRPr="00ED3698">
              <w:t xml:space="preserve">Suffix meaning: </w:t>
            </w:r>
            <w:r w:rsidRPr="00ED3698">
              <w:rPr>
                <w:b/>
              </w:rPr>
              <w:t>lbgr</w:t>
            </w:r>
            <w:r w:rsidRPr="00ED3698">
              <w:t xml:space="preserve"> – </w:t>
            </w:r>
            <w:r w:rsidRPr="00ED3698">
              <w:rPr>
                <w:b/>
              </w:rPr>
              <w:t>l</w:t>
            </w:r>
            <w:r w:rsidRPr="00ED3698">
              <w:t>ocal/</w:t>
            </w:r>
            <w:r w:rsidRPr="00ED3698">
              <w:rPr>
                <w:b/>
              </w:rPr>
              <w:t>b</w:t>
            </w:r>
            <w:r w:rsidRPr="00ED3698">
              <w:t>reakthrough/de</w:t>
            </w:r>
            <w:r w:rsidRPr="00ED3698">
              <w:rPr>
                <w:b/>
              </w:rPr>
              <w:t>g</w:t>
            </w:r>
            <w:r w:rsidRPr="00ED3698">
              <w:t>assing</w:t>
            </w:r>
            <w:r w:rsidR="00D324FA">
              <w:t xml:space="preserve"> </w:t>
            </w:r>
            <w:r w:rsidRPr="00ED3698">
              <w:t>/</w:t>
            </w:r>
            <w:r w:rsidRPr="00ED3698">
              <w:rPr>
                <w:b/>
              </w:rPr>
              <w:t>r</w:t>
            </w:r>
            <w:r w:rsidRPr="00ED3698">
              <w:t>ates</w:t>
            </w:r>
          </w:p>
        </w:tc>
        <w:tc>
          <w:tcPr>
            <w:tcW w:w="1359" w:type="dxa"/>
            <w:vAlign w:val="center"/>
          </w:tcPr>
          <w:p w14:paraId="28D8ED12" w14:textId="77777777" w:rsidR="00DB1505" w:rsidRPr="00ED3698" w:rsidRDefault="00DB1505" w:rsidP="00CD1737">
            <w:pPr>
              <w:spacing w:before="0" w:after="0"/>
              <w:jc w:val="center"/>
            </w:pPr>
            <w:r w:rsidRPr="00ED3698">
              <w:t>Y</w:t>
            </w:r>
          </w:p>
        </w:tc>
      </w:tr>
      <w:tr w:rsidR="00DB1505" w:rsidRPr="00ED3698" w14:paraId="1906B9C5" w14:textId="77777777" w:rsidTr="00D324FA">
        <w:trPr>
          <w:cantSplit/>
        </w:trPr>
        <w:tc>
          <w:tcPr>
            <w:tcW w:w="1620" w:type="dxa"/>
            <w:vAlign w:val="center"/>
          </w:tcPr>
          <w:p w14:paraId="49E166D6" w14:textId="77777777" w:rsidR="00DB1505" w:rsidRPr="00ED3698" w:rsidRDefault="00DB1505" w:rsidP="007239FB">
            <w:pPr>
              <w:spacing w:before="0" w:after="0"/>
            </w:pPr>
            <w:r w:rsidRPr="00ED3698">
              <w:lastRenderedPageBreak/>
              <w:t>prefix_x.lbv</w:t>
            </w:r>
          </w:p>
        </w:tc>
        <w:tc>
          <w:tcPr>
            <w:tcW w:w="5751" w:type="dxa"/>
            <w:vAlign w:val="center"/>
          </w:tcPr>
          <w:p w14:paraId="67330F45" w14:textId="4BB73506" w:rsidR="00DB1505" w:rsidRPr="00ED3698" w:rsidRDefault="001451E5" w:rsidP="007239FB">
            <w:pPr>
              <w:spacing w:before="0" w:after="0"/>
            </w:pPr>
            <w:r>
              <w:t>M</w:t>
            </w:r>
            <w:r w:rsidRPr="00ED3698">
              <w:t xml:space="preserve">ineral </w:t>
            </w:r>
            <w:r w:rsidR="00DB1505" w:rsidRPr="00ED3698">
              <w:t xml:space="preserve">volume fractions, local geochemistry – transient data, or pC-pH-data </w:t>
            </w:r>
          </w:p>
          <w:p w14:paraId="2CDDC566" w14:textId="77777777" w:rsidR="00DB1505" w:rsidRPr="00ED3698" w:rsidRDefault="00DB1505" w:rsidP="007239FB">
            <w:pPr>
              <w:spacing w:before="0" w:after="0"/>
            </w:pPr>
            <w:r w:rsidRPr="00ED3698">
              <w:t>Output format: time or pH, parameter values</w:t>
            </w:r>
          </w:p>
          <w:p w14:paraId="52EAB325" w14:textId="77777777" w:rsidR="00DB1505" w:rsidRPr="00ED3698" w:rsidRDefault="00DB1505" w:rsidP="007239FB">
            <w:pPr>
              <w:spacing w:before="0" w:after="0"/>
            </w:pPr>
            <w:r w:rsidRPr="00ED3698">
              <w:t xml:space="preserve">Suffix meaning: </w:t>
            </w:r>
            <w:r w:rsidRPr="00ED3698">
              <w:rPr>
                <w:b/>
              </w:rPr>
              <w:t>lbv</w:t>
            </w:r>
            <w:r w:rsidRPr="00ED3698">
              <w:t xml:space="preserve"> – </w:t>
            </w:r>
            <w:r w:rsidRPr="00ED3698">
              <w:rPr>
                <w:b/>
              </w:rPr>
              <w:t>l</w:t>
            </w:r>
            <w:r w:rsidRPr="00ED3698">
              <w:t>ocal/</w:t>
            </w:r>
            <w:r w:rsidRPr="00ED3698">
              <w:rPr>
                <w:b/>
              </w:rPr>
              <w:t>b</w:t>
            </w:r>
            <w:r w:rsidRPr="00ED3698">
              <w:t>reakthrough/</w:t>
            </w:r>
            <w:r w:rsidRPr="00ED3698">
              <w:rPr>
                <w:b/>
              </w:rPr>
              <w:t>v</w:t>
            </w:r>
            <w:r w:rsidRPr="00ED3698">
              <w:t>olume fractions</w:t>
            </w:r>
          </w:p>
        </w:tc>
        <w:tc>
          <w:tcPr>
            <w:tcW w:w="1359" w:type="dxa"/>
            <w:vAlign w:val="center"/>
          </w:tcPr>
          <w:p w14:paraId="10E76B29" w14:textId="77777777" w:rsidR="00DB1505" w:rsidRPr="00ED3698" w:rsidRDefault="00DB1505" w:rsidP="00CD1737">
            <w:pPr>
              <w:spacing w:before="0" w:after="0"/>
              <w:jc w:val="center"/>
            </w:pPr>
            <w:r w:rsidRPr="00ED3698">
              <w:t>Y</w:t>
            </w:r>
          </w:p>
        </w:tc>
      </w:tr>
      <w:tr w:rsidR="00DB1505" w:rsidRPr="00ED3698" w14:paraId="6D6B2577" w14:textId="77777777" w:rsidTr="00D324FA">
        <w:trPr>
          <w:cantSplit/>
        </w:trPr>
        <w:tc>
          <w:tcPr>
            <w:tcW w:w="1620" w:type="dxa"/>
            <w:vAlign w:val="center"/>
          </w:tcPr>
          <w:p w14:paraId="3211850C" w14:textId="77777777" w:rsidR="00DB1505" w:rsidRPr="00ED3698" w:rsidRDefault="00DB1505" w:rsidP="007239FB">
            <w:pPr>
              <w:spacing w:before="0" w:after="0"/>
            </w:pPr>
            <w:r w:rsidRPr="00ED3698">
              <w:t>prefix_x.lbb</w:t>
            </w:r>
          </w:p>
        </w:tc>
        <w:tc>
          <w:tcPr>
            <w:tcW w:w="5751" w:type="dxa"/>
            <w:vAlign w:val="center"/>
          </w:tcPr>
          <w:p w14:paraId="6529E5F7" w14:textId="4E79FA6D" w:rsidR="00DB1505" w:rsidRPr="00ED3698" w:rsidRDefault="001451E5" w:rsidP="007239FB">
            <w:pPr>
              <w:spacing w:before="0" w:after="0"/>
            </w:pPr>
            <w:r>
              <w:t>S</w:t>
            </w:r>
            <w:r w:rsidRPr="00ED3698">
              <w:t xml:space="preserve">urface </w:t>
            </w:r>
            <w:r w:rsidR="00DB1505" w:rsidRPr="00ED3698">
              <w:t xml:space="preserve">species, local geochemistry – transient data, or pC-pH-data </w:t>
            </w:r>
          </w:p>
          <w:p w14:paraId="13680EF2" w14:textId="77777777" w:rsidR="00DB1505" w:rsidRPr="00ED3698" w:rsidRDefault="00DB1505" w:rsidP="007239FB">
            <w:pPr>
              <w:spacing w:before="0" w:after="0"/>
            </w:pPr>
            <w:r w:rsidRPr="00ED3698">
              <w:t>Output format: time or pH, parameter values</w:t>
            </w:r>
          </w:p>
          <w:p w14:paraId="1A122811" w14:textId="77777777" w:rsidR="00DB1505" w:rsidRPr="00ED3698" w:rsidRDefault="00DB1505" w:rsidP="007239FB">
            <w:pPr>
              <w:spacing w:before="0" w:after="0"/>
            </w:pPr>
            <w:r w:rsidRPr="00ED3698">
              <w:t>Suffix meaning:</w:t>
            </w:r>
            <w:r w:rsidRPr="00ED3698">
              <w:rPr>
                <w:b/>
              </w:rPr>
              <w:t xml:space="preserve"> lbb</w:t>
            </w:r>
            <w:r w:rsidRPr="00ED3698">
              <w:t xml:space="preserve"> – </w:t>
            </w:r>
            <w:r w:rsidRPr="00ED3698">
              <w:rPr>
                <w:b/>
              </w:rPr>
              <w:t>l</w:t>
            </w:r>
            <w:r w:rsidRPr="00ED3698">
              <w:t>ocal/</w:t>
            </w:r>
            <w:r w:rsidRPr="00ED3698">
              <w:rPr>
                <w:b/>
              </w:rPr>
              <w:t>b</w:t>
            </w:r>
            <w:r w:rsidRPr="00ED3698">
              <w:t>reakthrough/sor</w:t>
            </w:r>
            <w:r w:rsidRPr="00ED3698">
              <w:rPr>
                <w:b/>
              </w:rPr>
              <w:t>b</w:t>
            </w:r>
            <w:r w:rsidRPr="00ED3698">
              <w:t>ed species</w:t>
            </w:r>
          </w:p>
        </w:tc>
        <w:tc>
          <w:tcPr>
            <w:tcW w:w="1359" w:type="dxa"/>
            <w:vAlign w:val="center"/>
          </w:tcPr>
          <w:p w14:paraId="4597D8F6" w14:textId="77777777" w:rsidR="00DB1505" w:rsidRPr="00ED3698" w:rsidRDefault="00DB1505" w:rsidP="00CD1737">
            <w:pPr>
              <w:spacing w:before="0" w:after="0"/>
              <w:jc w:val="center"/>
            </w:pPr>
            <w:r w:rsidRPr="00ED3698">
              <w:t>Y</w:t>
            </w:r>
          </w:p>
        </w:tc>
      </w:tr>
      <w:tr w:rsidR="00DB1505" w:rsidRPr="00ED3698" w14:paraId="33A80037" w14:textId="77777777" w:rsidTr="00D324FA">
        <w:trPr>
          <w:cantSplit/>
        </w:trPr>
        <w:tc>
          <w:tcPr>
            <w:tcW w:w="1620" w:type="dxa"/>
            <w:vAlign w:val="center"/>
          </w:tcPr>
          <w:p w14:paraId="428926BD" w14:textId="77777777" w:rsidR="00DB1505" w:rsidRPr="00ED3698" w:rsidRDefault="00DB1505" w:rsidP="007239FB">
            <w:pPr>
              <w:spacing w:before="0" w:after="0"/>
            </w:pPr>
            <w:r w:rsidRPr="00ED3698">
              <w:t>prefix_x.lbs</w:t>
            </w:r>
          </w:p>
        </w:tc>
        <w:tc>
          <w:tcPr>
            <w:tcW w:w="5751" w:type="dxa"/>
            <w:vAlign w:val="center"/>
          </w:tcPr>
          <w:p w14:paraId="229FF8B4" w14:textId="3888F9DF" w:rsidR="00DB1505" w:rsidRPr="00ED3698" w:rsidRDefault="001451E5" w:rsidP="007239FB">
            <w:pPr>
              <w:spacing w:before="0" w:after="0"/>
            </w:pPr>
            <w:r>
              <w:t>M</w:t>
            </w:r>
            <w:r w:rsidRPr="00ED3698">
              <w:t xml:space="preserve">ineral </w:t>
            </w:r>
            <w:r w:rsidR="00DB1505" w:rsidRPr="00ED3698">
              <w:t xml:space="preserve">saturation indices, local geochemistry – transient data, or pC-pH-data </w:t>
            </w:r>
          </w:p>
          <w:p w14:paraId="6E14D546" w14:textId="77777777" w:rsidR="00DB1505" w:rsidRPr="00ED3698" w:rsidRDefault="00DB1505" w:rsidP="007239FB">
            <w:pPr>
              <w:spacing w:before="0" w:after="0"/>
            </w:pPr>
            <w:r w:rsidRPr="00ED3698">
              <w:t>Output format: time or pH, parameter values</w:t>
            </w:r>
          </w:p>
          <w:p w14:paraId="3046CE00" w14:textId="77777777" w:rsidR="00DB1505" w:rsidRPr="00ED3698" w:rsidRDefault="00DB1505" w:rsidP="007239FB">
            <w:pPr>
              <w:spacing w:before="0" w:after="0"/>
            </w:pPr>
            <w:r w:rsidRPr="00ED3698">
              <w:t xml:space="preserve">Suffix meaning: </w:t>
            </w:r>
            <w:r w:rsidRPr="00ED3698">
              <w:rPr>
                <w:b/>
              </w:rPr>
              <w:t>lbs</w:t>
            </w:r>
            <w:r w:rsidRPr="00ED3698">
              <w:t xml:space="preserve"> – </w:t>
            </w:r>
            <w:r w:rsidRPr="00ED3698">
              <w:rPr>
                <w:b/>
              </w:rPr>
              <w:t>l</w:t>
            </w:r>
            <w:r w:rsidRPr="00ED3698">
              <w:t>ocal/</w:t>
            </w:r>
            <w:r w:rsidRPr="00ED3698">
              <w:rPr>
                <w:b/>
              </w:rPr>
              <w:t>b</w:t>
            </w:r>
            <w:r w:rsidRPr="00ED3698">
              <w:t>reakthrough/</w:t>
            </w:r>
            <w:r w:rsidRPr="00ED3698">
              <w:rPr>
                <w:b/>
              </w:rPr>
              <w:t>s</w:t>
            </w:r>
            <w:r w:rsidRPr="00ED3698">
              <w:t>aturation indices</w:t>
            </w:r>
          </w:p>
        </w:tc>
        <w:tc>
          <w:tcPr>
            <w:tcW w:w="1359" w:type="dxa"/>
            <w:vAlign w:val="center"/>
          </w:tcPr>
          <w:p w14:paraId="27599B4F" w14:textId="77777777" w:rsidR="00DB1505" w:rsidRPr="00ED3698" w:rsidRDefault="00DB1505" w:rsidP="00CD1737">
            <w:pPr>
              <w:spacing w:before="0" w:after="0"/>
              <w:jc w:val="center"/>
            </w:pPr>
            <w:r w:rsidRPr="00ED3698">
              <w:t>Y</w:t>
            </w:r>
          </w:p>
        </w:tc>
      </w:tr>
      <w:tr w:rsidR="00DB1505" w:rsidRPr="00ED3698" w14:paraId="4547DE1D" w14:textId="77777777" w:rsidTr="00D324FA">
        <w:trPr>
          <w:cantSplit/>
        </w:trPr>
        <w:tc>
          <w:tcPr>
            <w:tcW w:w="1620" w:type="dxa"/>
            <w:vAlign w:val="center"/>
          </w:tcPr>
          <w:p w14:paraId="4F1D01A4" w14:textId="77777777" w:rsidR="00DB1505" w:rsidRPr="00ED3698" w:rsidRDefault="00DB1505" w:rsidP="007239FB">
            <w:pPr>
              <w:spacing w:before="0" w:after="0"/>
            </w:pPr>
            <w:r w:rsidRPr="00ED3698">
              <w:t>prefix_x.lbd</w:t>
            </w:r>
          </w:p>
        </w:tc>
        <w:tc>
          <w:tcPr>
            <w:tcW w:w="5751" w:type="dxa"/>
            <w:vAlign w:val="center"/>
          </w:tcPr>
          <w:p w14:paraId="26D4CB3E" w14:textId="79E6A46B" w:rsidR="00DB1505" w:rsidRPr="00ED3698" w:rsidRDefault="00986E80" w:rsidP="007239FB">
            <w:pPr>
              <w:spacing w:before="0" w:after="0"/>
            </w:pPr>
            <w:r>
              <w:t>M</w:t>
            </w:r>
            <w:r w:rsidRPr="00ED3698">
              <w:t xml:space="preserve">ineral </w:t>
            </w:r>
            <w:r w:rsidR="00DB1505" w:rsidRPr="00ED3698">
              <w:t xml:space="preserve">dissolution-precipitation rates, local geochemistry – transient data, or pC-pH-data </w:t>
            </w:r>
          </w:p>
          <w:p w14:paraId="4C85DB1F" w14:textId="77777777" w:rsidR="00DB1505" w:rsidRPr="00ED3698" w:rsidRDefault="00DB1505" w:rsidP="007239FB">
            <w:pPr>
              <w:spacing w:before="0" w:after="0"/>
            </w:pPr>
            <w:r w:rsidRPr="00ED3698">
              <w:t>Output format: time or pH, parameter values</w:t>
            </w:r>
          </w:p>
          <w:p w14:paraId="463406AF" w14:textId="77777777" w:rsidR="00DB1505" w:rsidRPr="00ED3698" w:rsidRDefault="00DB1505" w:rsidP="007239FB">
            <w:pPr>
              <w:spacing w:before="0" w:after="0"/>
            </w:pPr>
            <w:r w:rsidRPr="00ED3698">
              <w:t xml:space="preserve">Suffix meaning: </w:t>
            </w:r>
            <w:r w:rsidRPr="00ED3698">
              <w:rPr>
                <w:b/>
              </w:rPr>
              <w:t>lbd</w:t>
            </w:r>
            <w:r w:rsidRPr="00ED3698">
              <w:t xml:space="preserve"> = </w:t>
            </w:r>
            <w:r w:rsidRPr="00ED3698">
              <w:rPr>
                <w:b/>
              </w:rPr>
              <w:t>l</w:t>
            </w:r>
            <w:r w:rsidRPr="00ED3698">
              <w:t>ocal/</w:t>
            </w:r>
            <w:r w:rsidRPr="00ED3698">
              <w:rPr>
                <w:b/>
              </w:rPr>
              <w:t>b</w:t>
            </w:r>
            <w:r w:rsidRPr="00ED3698">
              <w:t>reakthrough/</w:t>
            </w:r>
            <w:r w:rsidRPr="00ED3698">
              <w:rPr>
                <w:b/>
              </w:rPr>
              <w:t>d</w:t>
            </w:r>
            <w:r w:rsidRPr="00ED3698">
              <w:t>issolution-precipitation rates</w:t>
            </w:r>
          </w:p>
        </w:tc>
        <w:tc>
          <w:tcPr>
            <w:tcW w:w="1359" w:type="dxa"/>
            <w:vAlign w:val="center"/>
          </w:tcPr>
          <w:p w14:paraId="54F139EB" w14:textId="77777777" w:rsidR="00DB1505" w:rsidRPr="00ED3698" w:rsidRDefault="00DB1505" w:rsidP="00CD1737">
            <w:pPr>
              <w:spacing w:before="0" w:after="0"/>
              <w:jc w:val="center"/>
            </w:pPr>
            <w:r w:rsidRPr="00ED3698">
              <w:t>Y</w:t>
            </w:r>
          </w:p>
        </w:tc>
      </w:tr>
      <w:tr w:rsidR="00DB1505" w:rsidRPr="00ED3698" w14:paraId="21CAB4CB" w14:textId="77777777" w:rsidTr="00D324FA">
        <w:trPr>
          <w:cantSplit/>
        </w:trPr>
        <w:tc>
          <w:tcPr>
            <w:tcW w:w="1620" w:type="dxa"/>
            <w:vAlign w:val="center"/>
          </w:tcPr>
          <w:p w14:paraId="7120CE08" w14:textId="77777777" w:rsidR="00DB1505" w:rsidRPr="00ED3698" w:rsidRDefault="00DB1505" w:rsidP="007239FB">
            <w:pPr>
              <w:spacing w:before="0" w:after="0"/>
            </w:pPr>
            <w:r w:rsidRPr="00ED3698">
              <w:t>prefix_x.lbx</w:t>
            </w:r>
          </w:p>
        </w:tc>
        <w:tc>
          <w:tcPr>
            <w:tcW w:w="5751" w:type="dxa"/>
            <w:vAlign w:val="center"/>
          </w:tcPr>
          <w:p w14:paraId="128CFE66" w14:textId="203E96DB" w:rsidR="00DB1505" w:rsidRPr="00ED3698" w:rsidRDefault="00986E80" w:rsidP="007239FB">
            <w:pPr>
              <w:spacing w:before="0" w:after="0"/>
            </w:pPr>
            <w:r>
              <w:t>S</w:t>
            </w:r>
            <w:r w:rsidRPr="00ED3698">
              <w:t xml:space="preserve">aturation </w:t>
            </w:r>
            <w:r w:rsidR="00DB1505" w:rsidRPr="00ED3698">
              <w:t>indices of excluded minerals, local geochemistry – transient data, or pC-pH-data</w:t>
            </w:r>
          </w:p>
          <w:p w14:paraId="46083B56" w14:textId="77777777" w:rsidR="00DB1505" w:rsidRPr="00ED3698" w:rsidRDefault="00DB1505" w:rsidP="007239FB">
            <w:pPr>
              <w:spacing w:before="0" w:after="0"/>
            </w:pPr>
            <w:r w:rsidRPr="00ED3698">
              <w:t>Output format: time or pH, parameter values</w:t>
            </w:r>
          </w:p>
          <w:p w14:paraId="44D9397E" w14:textId="77777777" w:rsidR="00DB1505" w:rsidRPr="00ED3698" w:rsidRDefault="00DB1505" w:rsidP="007239FB">
            <w:pPr>
              <w:spacing w:before="0" w:after="0"/>
            </w:pPr>
            <w:r w:rsidRPr="00ED3698">
              <w:t xml:space="preserve">Suffix meaning: </w:t>
            </w:r>
            <w:r w:rsidRPr="00ED3698">
              <w:rPr>
                <w:b/>
              </w:rPr>
              <w:t>lbx</w:t>
            </w:r>
            <w:r w:rsidRPr="00ED3698">
              <w:t xml:space="preserve"> = </w:t>
            </w:r>
            <w:r w:rsidRPr="00ED3698">
              <w:rPr>
                <w:b/>
              </w:rPr>
              <w:t>l</w:t>
            </w:r>
            <w:r w:rsidRPr="00ED3698">
              <w:t>ocal/</w:t>
            </w:r>
            <w:r w:rsidRPr="00ED3698">
              <w:rPr>
                <w:b/>
              </w:rPr>
              <w:t>b</w:t>
            </w:r>
            <w:r w:rsidRPr="00ED3698">
              <w:t>reakthrough/e</w:t>
            </w:r>
            <w:r w:rsidRPr="00ED3698">
              <w:rPr>
                <w:b/>
              </w:rPr>
              <w:t>x</w:t>
            </w:r>
            <w:r w:rsidRPr="00ED3698">
              <w:t>cluded minerals</w:t>
            </w:r>
          </w:p>
        </w:tc>
        <w:tc>
          <w:tcPr>
            <w:tcW w:w="1359" w:type="dxa"/>
            <w:vAlign w:val="center"/>
          </w:tcPr>
          <w:p w14:paraId="5C7F7C26" w14:textId="77777777" w:rsidR="00DB1505" w:rsidRPr="00ED3698" w:rsidRDefault="00DB1505" w:rsidP="00CD1737">
            <w:pPr>
              <w:spacing w:before="0" w:after="0"/>
              <w:jc w:val="center"/>
            </w:pPr>
            <w:r w:rsidRPr="00ED3698">
              <w:t>Y</w:t>
            </w:r>
          </w:p>
        </w:tc>
      </w:tr>
      <w:tr w:rsidR="009C1120" w:rsidRPr="00ED3698" w14:paraId="33C573F5" w14:textId="77777777" w:rsidTr="00D324FA">
        <w:trPr>
          <w:cantSplit/>
        </w:trPr>
        <w:tc>
          <w:tcPr>
            <w:tcW w:w="1620" w:type="dxa"/>
            <w:vAlign w:val="center"/>
          </w:tcPr>
          <w:p w14:paraId="66918189" w14:textId="05F03145" w:rsidR="009C1120" w:rsidRPr="00ED3698" w:rsidRDefault="009C1120" w:rsidP="007239FB">
            <w:pPr>
              <w:spacing w:before="0" w:after="0"/>
            </w:pPr>
            <w:r>
              <w:t>Prefix_x.lbac</w:t>
            </w:r>
          </w:p>
        </w:tc>
        <w:tc>
          <w:tcPr>
            <w:tcW w:w="5751" w:type="dxa"/>
            <w:vAlign w:val="center"/>
          </w:tcPr>
          <w:p w14:paraId="1C105636" w14:textId="3928E410" w:rsidR="009C1120" w:rsidRPr="00ED3698" w:rsidRDefault="009C1120" w:rsidP="009C1120">
            <w:pPr>
              <w:spacing w:before="0" w:after="0"/>
            </w:pPr>
            <w:r>
              <w:t xml:space="preserve">Acticity coefficient for primary and secondary aqueous species, </w:t>
            </w:r>
            <w:r w:rsidRPr="00ED3698">
              <w:t>local geochemistry – transient data</w:t>
            </w:r>
          </w:p>
          <w:p w14:paraId="39C8098B" w14:textId="70C20A48" w:rsidR="009C1120" w:rsidRPr="00ED3698" w:rsidRDefault="009C1120" w:rsidP="009C1120">
            <w:pPr>
              <w:spacing w:before="0" w:after="0"/>
            </w:pPr>
            <w:r w:rsidRPr="00ED3698">
              <w:t>Output format: time, parameter values</w:t>
            </w:r>
          </w:p>
          <w:p w14:paraId="7723450D" w14:textId="322B26A0" w:rsidR="009C1120" w:rsidRDefault="009C1120" w:rsidP="009C1120">
            <w:pPr>
              <w:spacing w:before="0" w:after="0"/>
            </w:pPr>
            <w:r w:rsidRPr="00ED3698">
              <w:t xml:space="preserve">Suffix meaning: </w:t>
            </w:r>
            <w:r w:rsidRPr="00ED3698">
              <w:rPr>
                <w:b/>
              </w:rPr>
              <w:t>lbx</w:t>
            </w:r>
            <w:r w:rsidRPr="00ED3698">
              <w:t xml:space="preserve"> = </w:t>
            </w:r>
            <w:r w:rsidRPr="00ED3698">
              <w:rPr>
                <w:b/>
              </w:rPr>
              <w:t>l</w:t>
            </w:r>
            <w:r w:rsidRPr="00ED3698">
              <w:t>ocal/</w:t>
            </w:r>
            <w:r w:rsidRPr="00ED3698">
              <w:rPr>
                <w:b/>
              </w:rPr>
              <w:t>b</w:t>
            </w:r>
            <w:r w:rsidRPr="00ED3698">
              <w:t>reakthrough/</w:t>
            </w:r>
            <w:r w:rsidRPr="007C439D">
              <w:rPr>
                <w:b/>
              </w:rPr>
              <w:t>a</w:t>
            </w:r>
            <w:r>
              <w:t xml:space="preserve">ctivity </w:t>
            </w:r>
            <w:r w:rsidRPr="007C439D">
              <w:rPr>
                <w:b/>
              </w:rPr>
              <w:t>c</w:t>
            </w:r>
            <w:r>
              <w:t>oefficients</w:t>
            </w:r>
          </w:p>
        </w:tc>
        <w:tc>
          <w:tcPr>
            <w:tcW w:w="1359" w:type="dxa"/>
            <w:vAlign w:val="center"/>
          </w:tcPr>
          <w:p w14:paraId="1F1CED39" w14:textId="77777777" w:rsidR="009C1120" w:rsidRPr="00ED3698" w:rsidRDefault="009C1120" w:rsidP="00CD1737">
            <w:pPr>
              <w:spacing w:before="0" w:after="0"/>
              <w:jc w:val="center"/>
            </w:pPr>
          </w:p>
        </w:tc>
      </w:tr>
    </w:tbl>
    <w:p w14:paraId="7886944D" w14:textId="77777777" w:rsidR="00DB1505" w:rsidRPr="00ED3698" w:rsidRDefault="00DB1505" w:rsidP="00DB1505">
      <w:pPr>
        <w:spacing w:before="0" w:after="0"/>
      </w:pPr>
    </w:p>
    <w:p w14:paraId="29E7B7D4" w14:textId="77777777" w:rsidR="003404C6" w:rsidRDefault="003404C6">
      <w:pPr>
        <w:widowControl/>
        <w:spacing w:before="0" w:after="200" w:line="276" w:lineRule="auto"/>
        <w:jc w:val="left"/>
        <w:rPr>
          <w:b/>
          <w:caps/>
          <w:sz w:val="32"/>
        </w:rPr>
      </w:pPr>
      <w:r>
        <w:br w:type="page"/>
      </w:r>
    </w:p>
    <w:p w14:paraId="5DF455E4" w14:textId="7CE9A18E" w:rsidR="00DB1505" w:rsidRPr="00ED3698" w:rsidRDefault="00DB1505" w:rsidP="00DB1505">
      <w:pPr>
        <w:pStyle w:val="Heading1"/>
      </w:pPr>
      <w:bookmarkStart w:id="56" w:name="_Toc13055868"/>
      <w:r>
        <w:rPr>
          <w:rFonts w:hint="eastAsia"/>
        </w:rPr>
        <w:lastRenderedPageBreak/>
        <w:t>P</w:t>
      </w:r>
      <w:r w:rsidRPr="00ED3698">
        <w:t>roblem-specific input</w:t>
      </w:r>
      <w:bookmarkEnd w:id="56"/>
    </w:p>
    <w:p w14:paraId="018FF8DA" w14:textId="77777777" w:rsidR="00DB1505" w:rsidRPr="00ED3698" w:rsidRDefault="00DB1505" w:rsidP="00DB1505">
      <w:pPr>
        <w:pStyle w:val="Heading2"/>
      </w:pPr>
      <w:bookmarkStart w:id="57" w:name="_Toc13055869"/>
      <w:r w:rsidRPr="00ED3698">
        <w:t>Overview</w:t>
      </w:r>
      <w:bookmarkEnd w:id="57"/>
    </w:p>
    <w:p w14:paraId="0B4A81B0" w14:textId="77777777" w:rsidR="00DB1505" w:rsidRPr="00ED3698" w:rsidRDefault="00DB1505" w:rsidP="00DB1505">
      <w:pPr>
        <w:pStyle w:val="Heading3"/>
      </w:pPr>
      <w:bookmarkStart w:id="58" w:name="_Toc13055870"/>
      <w:r w:rsidRPr="00ED3698">
        <w:t>prefix.dat file</w:t>
      </w:r>
      <w:bookmarkEnd w:id="58"/>
    </w:p>
    <w:p w14:paraId="445E0326" w14:textId="372071D9" w:rsidR="00DB1505" w:rsidRDefault="00DB1505" w:rsidP="00DB1505">
      <w:r w:rsidRPr="00ED3698">
        <w:t>The problem-specific input file (prefix.dat) is composed of a series of sections or data blocks</w:t>
      </w:r>
      <w:r w:rsidR="00CD1737">
        <w:t xml:space="preserve"> (</w:t>
      </w:r>
      <w:r w:rsidR="00CD1737">
        <w:fldChar w:fldCharType="begin"/>
      </w:r>
      <w:r w:rsidR="00CD1737">
        <w:instrText xml:space="preserve"> REF _Ref417462822 \h </w:instrText>
      </w:r>
      <w:r w:rsidR="00CD1737">
        <w:fldChar w:fldCharType="separate"/>
      </w:r>
      <w:r w:rsidR="00D41448" w:rsidRPr="00ED3698">
        <w:t xml:space="preserve">Table </w:t>
      </w:r>
      <w:r w:rsidR="00D41448">
        <w:rPr>
          <w:noProof/>
        </w:rPr>
        <w:t>3</w:t>
      </w:r>
      <w:r w:rsidR="00D41448">
        <w:t>.</w:t>
      </w:r>
      <w:r w:rsidR="00D41448">
        <w:rPr>
          <w:noProof/>
        </w:rPr>
        <w:t>1</w:t>
      </w:r>
      <w:r w:rsidR="00CD1737">
        <w:fldChar w:fldCharType="end"/>
      </w:r>
      <w:r w:rsidR="00CD1737">
        <w:t>)</w:t>
      </w:r>
      <w:r w:rsidRPr="00ED3698">
        <w:t xml:space="preserve">. Each data block contains specific input information and may contain sub-sections or sub-blocks. Each data block is bounded by a keyword at the top and a </w:t>
      </w:r>
      <w:r w:rsidR="00F06DF7">
        <w:t>‘</w:t>
      </w:r>
      <w:r w:rsidRPr="00ED3698">
        <w:t>done</w:t>
      </w:r>
      <w:r w:rsidR="00F06DF7">
        <w:t>’</w:t>
      </w:r>
      <w:r w:rsidRPr="00ED3698">
        <w:t xml:space="preserve"> statement at the bottom. There are 1</w:t>
      </w:r>
      <w:r>
        <w:t>7</w:t>
      </w:r>
      <w:r w:rsidRPr="00ED3698">
        <w:t xml:space="preserve"> data blocks</w:t>
      </w:r>
      <w:r w:rsidR="00CD1737">
        <w:t>.</w:t>
      </w:r>
    </w:p>
    <w:p w14:paraId="01A736E2" w14:textId="77777777" w:rsidR="00CD1737" w:rsidRPr="00ED3698" w:rsidRDefault="00CD1737" w:rsidP="00DB1505"/>
    <w:p w14:paraId="06F11EA6" w14:textId="460E53B2" w:rsidR="00DB1505" w:rsidRPr="00ED3698" w:rsidRDefault="00DB1505" w:rsidP="00DB1505">
      <w:pPr>
        <w:pStyle w:val="Caption"/>
      </w:pPr>
      <w:bookmarkStart w:id="59" w:name="_Ref417462822"/>
      <w:bookmarkStart w:id="60" w:name="_Toc13056202"/>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1</w:t>
      </w:r>
      <w:r w:rsidR="00606172">
        <w:rPr>
          <w:noProof/>
        </w:rPr>
        <w:fldChar w:fldCharType="end"/>
      </w:r>
      <w:bookmarkEnd w:id="59"/>
      <w:r w:rsidRPr="00ED3698">
        <w:t xml:space="preserve">: Data blocks for </w:t>
      </w:r>
      <w:r w:rsidR="00F06DF7">
        <w:t xml:space="preserve">the </w:t>
      </w:r>
      <w:r w:rsidR="00F06DF7" w:rsidRPr="00ED3698">
        <w:t>problem</w:t>
      </w:r>
      <w:r w:rsidR="00F06DF7">
        <w:t>-</w:t>
      </w:r>
      <w:r w:rsidR="00F06DF7" w:rsidRPr="00ED3698">
        <w:t>specific</w:t>
      </w:r>
      <w:r w:rsidRPr="00ED3698">
        <w:t xml:space="preserve"> input file</w:t>
      </w:r>
      <w:bookmarkEnd w:id="6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7020"/>
      </w:tblGrid>
      <w:tr w:rsidR="00DB1505" w:rsidRPr="00ED3698" w14:paraId="256537EE" w14:textId="77777777" w:rsidTr="007239FB">
        <w:tc>
          <w:tcPr>
            <w:tcW w:w="1710" w:type="dxa"/>
          </w:tcPr>
          <w:p w14:paraId="6B316FAA" w14:textId="77777777" w:rsidR="00DB1505" w:rsidRPr="00ED3698" w:rsidRDefault="00DB1505" w:rsidP="00CD1737">
            <w:pPr>
              <w:pStyle w:val="Tableheader"/>
            </w:pPr>
            <w:r w:rsidRPr="00ED3698">
              <w:t>Data Block</w:t>
            </w:r>
          </w:p>
        </w:tc>
        <w:tc>
          <w:tcPr>
            <w:tcW w:w="7020" w:type="dxa"/>
          </w:tcPr>
          <w:p w14:paraId="6295BC49" w14:textId="77777777" w:rsidR="00DB1505" w:rsidRPr="00ED3698" w:rsidRDefault="00DB1505" w:rsidP="00CD1737">
            <w:pPr>
              <w:pStyle w:val="Tableheader"/>
            </w:pPr>
            <w:r w:rsidRPr="00ED3698">
              <w:t>Keyword</w:t>
            </w:r>
          </w:p>
        </w:tc>
      </w:tr>
      <w:tr w:rsidR="00DB1505" w:rsidRPr="00ED3698" w14:paraId="0DFEE63D" w14:textId="77777777" w:rsidTr="007239FB">
        <w:tc>
          <w:tcPr>
            <w:tcW w:w="1710" w:type="dxa"/>
          </w:tcPr>
          <w:p w14:paraId="371F5F28" w14:textId="77777777" w:rsidR="00DB1505" w:rsidRPr="00ED3698" w:rsidRDefault="00DB1505" w:rsidP="00CD1737">
            <w:pPr>
              <w:spacing w:before="0" w:after="0"/>
              <w:ind w:firstLine="459"/>
            </w:pPr>
            <w:r w:rsidRPr="00ED3698">
              <w:t>1</w:t>
            </w:r>
          </w:p>
        </w:tc>
        <w:tc>
          <w:tcPr>
            <w:tcW w:w="7020" w:type="dxa"/>
          </w:tcPr>
          <w:p w14:paraId="49925620" w14:textId="77777777" w:rsidR="00DB1505" w:rsidRPr="00ED3698" w:rsidRDefault="00DB1505" w:rsidP="00CD1737">
            <w:pPr>
              <w:spacing w:before="0" w:after="0"/>
            </w:pPr>
            <w:r w:rsidRPr="00ED3698">
              <w:t>‘global control parameters’</w:t>
            </w:r>
          </w:p>
        </w:tc>
      </w:tr>
      <w:tr w:rsidR="00DB1505" w:rsidRPr="00ED3698" w14:paraId="46F93C6D" w14:textId="77777777" w:rsidTr="007239FB">
        <w:tc>
          <w:tcPr>
            <w:tcW w:w="1710" w:type="dxa"/>
          </w:tcPr>
          <w:p w14:paraId="06D3791F" w14:textId="77777777" w:rsidR="00DB1505" w:rsidRPr="00ED3698" w:rsidRDefault="00DB1505" w:rsidP="00CD1737">
            <w:pPr>
              <w:spacing w:before="0" w:after="0"/>
              <w:ind w:firstLine="459"/>
            </w:pPr>
            <w:r w:rsidRPr="00ED3698">
              <w:t>2</w:t>
            </w:r>
          </w:p>
        </w:tc>
        <w:tc>
          <w:tcPr>
            <w:tcW w:w="7020" w:type="dxa"/>
          </w:tcPr>
          <w:p w14:paraId="79DA4E42" w14:textId="77777777" w:rsidR="00DB1505" w:rsidRPr="00ED3698" w:rsidRDefault="00DB1505" w:rsidP="00CD1737">
            <w:pPr>
              <w:spacing w:before="0" w:after="0"/>
            </w:pPr>
            <w:r w:rsidRPr="00ED3698">
              <w:t>‘geochemical system’</w:t>
            </w:r>
          </w:p>
        </w:tc>
      </w:tr>
      <w:tr w:rsidR="00DB1505" w:rsidRPr="00ED3698" w14:paraId="5BA11E79" w14:textId="77777777" w:rsidTr="007239FB">
        <w:tc>
          <w:tcPr>
            <w:tcW w:w="1710" w:type="dxa"/>
          </w:tcPr>
          <w:p w14:paraId="62900493" w14:textId="77777777" w:rsidR="00DB1505" w:rsidRPr="00ED3698" w:rsidRDefault="00DB1505" w:rsidP="00CD1737">
            <w:pPr>
              <w:spacing w:before="0" w:after="0"/>
              <w:ind w:firstLine="459"/>
            </w:pPr>
            <w:r w:rsidRPr="00ED3698">
              <w:t>3</w:t>
            </w:r>
          </w:p>
        </w:tc>
        <w:tc>
          <w:tcPr>
            <w:tcW w:w="7020" w:type="dxa"/>
          </w:tcPr>
          <w:p w14:paraId="4A0C7995" w14:textId="77777777" w:rsidR="00DB1505" w:rsidRPr="00ED3698" w:rsidRDefault="00DB1505" w:rsidP="00CD1737">
            <w:pPr>
              <w:spacing w:before="0" w:after="0"/>
            </w:pPr>
            <w:r w:rsidRPr="00ED3698">
              <w:t>‘spatial discretization’</w:t>
            </w:r>
          </w:p>
        </w:tc>
      </w:tr>
      <w:tr w:rsidR="00DB1505" w:rsidRPr="00ED3698" w14:paraId="3029DE47" w14:textId="77777777" w:rsidTr="007239FB">
        <w:tc>
          <w:tcPr>
            <w:tcW w:w="1710" w:type="dxa"/>
          </w:tcPr>
          <w:p w14:paraId="4F1ADD86" w14:textId="77777777" w:rsidR="00DB1505" w:rsidRPr="00ED3698" w:rsidRDefault="00DB1505" w:rsidP="00CD1737">
            <w:pPr>
              <w:spacing w:before="0" w:after="0"/>
              <w:ind w:firstLine="459"/>
            </w:pPr>
            <w:r w:rsidRPr="00ED3698">
              <w:t>4</w:t>
            </w:r>
          </w:p>
        </w:tc>
        <w:tc>
          <w:tcPr>
            <w:tcW w:w="7020" w:type="dxa"/>
          </w:tcPr>
          <w:p w14:paraId="54B14827" w14:textId="77777777" w:rsidR="00DB1505" w:rsidRPr="00ED3698" w:rsidRDefault="00DB1505" w:rsidP="00CD1737">
            <w:pPr>
              <w:spacing w:before="0" w:after="0"/>
            </w:pPr>
            <w:r w:rsidRPr="00ED3698">
              <w:t>‘time step control’</w:t>
            </w:r>
          </w:p>
        </w:tc>
      </w:tr>
      <w:tr w:rsidR="00DB1505" w:rsidRPr="00ED3698" w14:paraId="7CF3E932" w14:textId="77777777" w:rsidTr="007239FB">
        <w:tc>
          <w:tcPr>
            <w:tcW w:w="1710" w:type="dxa"/>
          </w:tcPr>
          <w:p w14:paraId="51412907" w14:textId="77777777" w:rsidR="00DB1505" w:rsidRPr="00ED3698" w:rsidRDefault="00DB1505" w:rsidP="00CD1737">
            <w:pPr>
              <w:spacing w:before="0" w:after="0"/>
              <w:ind w:firstLine="459"/>
            </w:pPr>
            <w:r w:rsidRPr="00ED3698">
              <w:t>5</w:t>
            </w:r>
          </w:p>
        </w:tc>
        <w:tc>
          <w:tcPr>
            <w:tcW w:w="7020" w:type="dxa"/>
          </w:tcPr>
          <w:p w14:paraId="4BCFC636" w14:textId="77777777" w:rsidR="00DB1505" w:rsidRPr="00ED3698" w:rsidRDefault="00DB1505" w:rsidP="00CD1737">
            <w:pPr>
              <w:spacing w:before="0" w:after="0"/>
            </w:pPr>
            <w:r w:rsidRPr="00ED3698">
              <w:t>‘control parameters – local chemistry’</w:t>
            </w:r>
          </w:p>
        </w:tc>
      </w:tr>
      <w:tr w:rsidR="00DB1505" w:rsidRPr="00ED3698" w14:paraId="23B3BB3F" w14:textId="77777777" w:rsidTr="007239FB">
        <w:tc>
          <w:tcPr>
            <w:tcW w:w="1710" w:type="dxa"/>
          </w:tcPr>
          <w:p w14:paraId="34460C5D" w14:textId="77777777" w:rsidR="00DB1505" w:rsidRPr="00ED3698" w:rsidRDefault="00DB1505" w:rsidP="00CD1737">
            <w:pPr>
              <w:spacing w:before="0" w:after="0"/>
              <w:ind w:firstLine="459"/>
            </w:pPr>
            <w:r w:rsidRPr="00ED3698">
              <w:t>6</w:t>
            </w:r>
          </w:p>
        </w:tc>
        <w:tc>
          <w:tcPr>
            <w:tcW w:w="7020" w:type="dxa"/>
          </w:tcPr>
          <w:p w14:paraId="7E552685" w14:textId="77777777" w:rsidR="00DB1505" w:rsidRPr="00ED3698" w:rsidRDefault="00DB1505" w:rsidP="00CD1737">
            <w:pPr>
              <w:spacing w:before="0" w:after="0"/>
            </w:pPr>
            <w:r w:rsidRPr="00ED3698">
              <w:t xml:space="preserve">‘control parameters – </w:t>
            </w:r>
            <w:r>
              <w:t xml:space="preserve">variably-saturated </w:t>
            </w:r>
            <w:r w:rsidRPr="00ED3698">
              <w:t>flow’</w:t>
            </w:r>
          </w:p>
        </w:tc>
      </w:tr>
      <w:tr w:rsidR="00DB1505" w:rsidRPr="00ED3698" w14:paraId="36125288" w14:textId="77777777" w:rsidTr="007239FB">
        <w:tc>
          <w:tcPr>
            <w:tcW w:w="1710" w:type="dxa"/>
          </w:tcPr>
          <w:p w14:paraId="41232E56" w14:textId="77777777" w:rsidR="00DB1505" w:rsidRPr="00ED3698" w:rsidRDefault="00DB1505" w:rsidP="00CD1737">
            <w:pPr>
              <w:spacing w:before="0" w:after="0"/>
              <w:ind w:firstLine="459"/>
            </w:pPr>
            <w:r w:rsidRPr="00ED3698">
              <w:t>6B</w:t>
            </w:r>
          </w:p>
        </w:tc>
        <w:tc>
          <w:tcPr>
            <w:tcW w:w="7020" w:type="dxa"/>
          </w:tcPr>
          <w:p w14:paraId="7DB579E5" w14:textId="77777777" w:rsidR="00DB1505" w:rsidRPr="00ED3698" w:rsidRDefault="00DB1505" w:rsidP="00CD1737">
            <w:pPr>
              <w:spacing w:before="0" w:after="0"/>
            </w:pPr>
            <w:r w:rsidRPr="00ED3698">
              <w:t>'control parameters –  energy balance'</w:t>
            </w:r>
          </w:p>
        </w:tc>
      </w:tr>
      <w:tr w:rsidR="00DB1505" w:rsidRPr="00ED3698" w14:paraId="7157AE4F" w14:textId="77777777" w:rsidTr="007239FB">
        <w:tc>
          <w:tcPr>
            <w:tcW w:w="1710" w:type="dxa"/>
          </w:tcPr>
          <w:p w14:paraId="77F50D7C" w14:textId="77777777" w:rsidR="00DB1505" w:rsidRPr="00ED3698" w:rsidRDefault="00DB1505" w:rsidP="00CD1737">
            <w:pPr>
              <w:spacing w:before="0" w:after="0"/>
              <w:ind w:firstLine="459"/>
            </w:pPr>
            <w:r w:rsidRPr="00ED3698">
              <w:t>7</w:t>
            </w:r>
          </w:p>
        </w:tc>
        <w:tc>
          <w:tcPr>
            <w:tcW w:w="7020" w:type="dxa"/>
          </w:tcPr>
          <w:p w14:paraId="0F134556" w14:textId="77777777" w:rsidR="00DB1505" w:rsidRPr="00ED3698" w:rsidRDefault="00DB1505" w:rsidP="00CD1737">
            <w:pPr>
              <w:spacing w:before="0" w:after="0"/>
            </w:pPr>
            <w:r w:rsidRPr="00ED3698">
              <w:t>‘control parameters – reactive transport’</w:t>
            </w:r>
          </w:p>
        </w:tc>
      </w:tr>
      <w:tr w:rsidR="00DB1505" w:rsidRPr="00ED3698" w14:paraId="06D493C8" w14:textId="77777777" w:rsidTr="007239FB">
        <w:tc>
          <w:tcPr>
            <w:tcW w:w="1710" w:type="dxa"/>
          </w:tcPr>
          <w:p w14:paraId="4BC70422" w14:textId="77777777" w:rsidR="00DB1505" w:rsidRPr="00ED3698" w:rsidRDefault="00DB1505" w:rsidP="00CD1737">
            <w:pPr>
              <w:spacing w:before="0" w:after="0"/>
              <w:ind w:firstLine="459"/>
            </w:pPr>
            <w:r w:rsidRPr="00ED3698">
              <w:t>8</w:t>
            </w:r>
          </w:p>
        </w:tc>
        <w:tc>
          <w:tcPr>
            <w:tcW w:w="7020" w:type="dxa"/>
          </w:tcPr>
          <w:p w14:paraId="2CF67ADF" w14:textId="77777777" w:rsidR="00DB1505" w:rsidRPr="00ED3698" w:rsidRDefault="00DB1505" w:rsidP="00CD1737">
            <w:pPr>
              <w:spacing w:before="0" w:after="0"/>
            </w:pPr>
            <w:r w:rsidRPr="00ED3698">
              <w:t>‘output control’</w:t>
            </w:r>
          </w:p>
        </w:tc>
      </w:tr>
      <w:tr w:rsidR="00DB1505" w:rsidRPr="00ED3698" w14:paraId="14A3A58C" w14:textId="77777777" w:rsidTr="007239FB">
        <w:tc>
          <w:tcPr>
            <w:tcW w:w="1710" w:type="dxa"/>
          </w:tcPr>
          <w:p w14:paraId="2436202C" w14:textId="77777777" w:rsidR="00DB1505" w:rsidRPr="00ED3698" w:rsidRDefault="00DB1505" w:rsidP="00CD1737">
            <w:pPr>
              <w:spacing w:before="0" w:after="0"/>
              <w:ind w:firstLine="459"/>
            </w:pPr>
            <w:r w:rsidRPr="00ED3698">
              <w:t>9</w:t>
            </w:r>
          </w:p>
        </w:tc>
        <w:tc>
          <w:tcPr>
            <w:tcW w:w="7020" w:type="dxa"/>
          </w:tcPr>
          <w:p w14:paraId="4B7CFA85" w14:textId="77777777" w:rsidR="00DB1505" w:rsidRPr="00ED3698" w:rsidRDefault="00DB1505" w:rsidP="00CD1737">
            <w:pPr>
              <w:spacing w:before="0" w:after="0"/>
            </w:pPr>
            <w:r w:rsidRPr="00ED3698">
              <w:t>‘physical parameters – porous medium’</w:t>
            </w:r>
          </w:p>
        </w:tc>
      </w:tr>
      <w:tr w:rsidR="00DB1505" w:rsidRPr="00ED3698" w14:paraId="72161D33" w14:textId="77777777" w:rsidTr="007239FB">
        <w:tc>
          <w:tcPr>
            <w:tcW w:w="1710" w:type="dxa"/>
          </w:tcPr>
          <w:p w14:paraId="6512AE8B" w14:textId="77777777" w:rsidR="00DB1505" w:rsidRPr="00ED3698" w:rsidRDefault="00DB1505" w:rsidP="00CD1737">
            <w:pPr>
              <w:spacing w:before="0" w:after="0"/>
              <w:ind w:firstLine="459"/>
            </w:pPr>
            <w:r w:rsidRPr="00ED3698">
              <w:t>10</w:t>
            </w:r>
          </w:p>
        </w:tc>
        <w:tc>
          <w:tcPr>
            <w:tcW w:w="7020" w:type="dxa"/>
          </w:tcPr>
          <w:p w14:paraId="18BEFDAA" w14:textId="77777777" w:rsidR="00DB1505" w:rsidRPr="00ED3698" w:rsidRDefault="00DB1505" w:rsidP="00CD1737">
            <w:pPr>
              <w:spacing w:before="0" w:after="0"/>
            </w:pPr>
            <w:r w:rsidRPr="00ED3698">
              <w:t xml:space="preserve">‘physical parameters – </w:t>
            </w:r>
            <w:r>
              <w:t xml:space="preserve">variably-saturated </w:t>
            </w:r>
            <w:r w:rsidRPr="00ED3698">
              <w:t>flow’</w:t>
            </w:r>
          </w:p>
        </w:tc>
      </w:tr>
      <w:tr w:rsidR="00DB1505" w:rsidRPr="00ED3698" w14:paraId="282A8D80" w14:textId="77777777" w:rsidTr="007239FB">
        <w:tc>
          <w:tcPr>
            <w:tcW w:w="1710" w:type="dxa"/>
          </w:tcPr>
          <w:p w14:paraId="556B2171" w14:textId="77777777" w:rsidR="00DB1505" w:rsidRPr="00ED3698" w:rsidRDefault="00DB1505" w:rsidP="00CD1737">
            <w:pPr>
              <w:spacing w:before="0" w:after="0"/>
              <w:ind w:firstLine="459"/>
            </w:pPr>
            <w:r>
              <w:rPr>
                <w:rFonts w:hint="eastAsia"/>
              </w:rPr>
              <w:t>10B</w:t>
            </w:r>
          </w:p>
        </w:tc>
        <w:tc>
          <w:tcPr>
            <w:tcW w:w="7020" w:type="dxa"/>
          </w:tcPr>
          <w:p w14:paraId="09EEC5E5" w14:textId="77777777" w:rsidR="00DB1505" w:rsidRPr="00ED3698" w:rsidRDefault="00DB1505" w:rsidP="00CD1737">
            <w:pPr>
              <w:spacing w:before="0" w:after="0"/>
            </w:pPr>
            <w:r w:rsidRPr="006458CA">
              <w:t xml:space="preserve">'physical parameters </w:t>
            </w:r>
            <w:r w:rsidRPr="00ED3698">
              <w:t xml:space="preserve">– </w:t>
            </w:r>
            <w:r w:rsidRPr="006458CA">
              <w:t>energy balance'</w:t>
            </w:r>
          </w:p>
        </w:tc>
      </w:tr>
      <w:tr w:rsidR="00DB1505" w:rsidRPr="00ED3698" w14:paraId="5C6299D6" w14:textId="77777777" w:rsidTr="007239FB">
        <w:tc>
          <w:tcPr>
            <w:tcW w:w="1710" w:type="dxa"/>
          </w:tcPr>
          <w:p w14:paraId="038340E5" w14:textId="77777777" w:rsidR="00DB1505" w:rsidRPr="00ED3698" w:rsidRDefault="00DB1505" w:rsidP="00CD1737">
            <w:pPr>
              <w:spacing w:before="0" w:after="0"/>
              <w:ind w:firstLine="459"/>
            </w:pPr>
            <w:r w:rsidRPr="00ED3698">
              <w:t>11</w:t>
            </w:r>
          </w:p>
        </w:tc>
        <w:tc>
          <w:tcPr>
            <w:tcW w:w="7020" w:type="dxa"/>
          </w:tcPr>
          <w:p w14:paraId="5D5D390D" w14:textId="77777777" w:rsidR="00DB1505" w:rsidRPr="00ED3698" w:rsidRDefault="00DB1505" w:rsidP="00CD1737">
            <w:pPr>
              <w:spacing w:before="0" w:after="0"/>
            </w:pPr>
            <w:r w:rsidRPr="00ED3698">
              <w:t>‘physical parameters – reactive transport’</w:t>
            </w:r>
          </w:p>
        </w:tc>
      </w:tr>
      <w:tr w:rsidR="00DB1505" w:rsidRPr="00ED3698" w14:paraId="4F97C51C" w14:textId="77777777" w:rsidTr="007239FB">
        <w:tc>
          <w:tcPr>
            <w:tcW w:w="1710" w:type="dxa"/>
          </w:tcPr>
          <w:p w14:paraId="4DB49915" w14:textId="77777777" w:rsidR="00DB1505" w:rsidRPr="00ED3698" w:rsidRDefault="00DB1505" w:rsidP="00CD1737">
            <w:pPr>
              <w:spacing w:before="0" w:after="0"/>
              <w:ind w:firstLine="459"/>
            </w:pPr>
            <w:r w:rsidRPr="00ED3698">
              <w:t>12</w:t>
            </w:r>
          </w:p>
        </w:tc>
        <w:tc>
          <w:tcPr>
            <w:tcW w:w="7020" w:type="dxa"/>
          </w:tcPr>
          <w:p w14:paraId="24619B83" w14:textId="77777777" w:rsidR="00DB1505" w:rsidRPr="00ED3698" w:rsidRDefault="00DB1505" w:rsidP="00CD1737">
            <w:pPr>
              <w:spacing w:before="0" w:after="0"/>
            </w:pPr>
            <w:r w:rsidRPr="00ED3698">
              <w:t xml:space="preserve">‘initial condition – </w:t>
            </w:r>
            <w:r>
              <w:t xml:space="preserve">variably-saturated </w:t>
            </w:r>
            <w:r w:rsidRPr="00ED3698">
              <w:t>flow’</w:t>
            </w:r>
          </w:p>
        </w:tc>
      </w:tr>
      <w:tr w:rsidR="00DB1505" w:rsidRPr="00ED3698" w14:paraId="10C9E15B" w14:textId="77777777" w:rsidTr="007239FB">
        <w:tc>
          <w:tcPr>
            <w:tcW w:w="1710" w:type="dxa"/>
          </w:tcPr>
          <w:p w14:paraId="0C7198D2" w14:textId="77777777" w:rsidR="00DB1505" w:rsidRPr="00ED3698" w:rsidRDefault="00DB1505" w:rsidP="00CD1737">
            <w:pPr>
              <w:spacing w:before="0" w:after="0"/>
              <w:ind w:firstLine="459"/>
            </w:pPr>
            <w:r>
              <w:rPr>
                <w:rFonts w:hint="eastAsia"/>
              </w:rPr>
              <w:t>12B</w:t>
            </w:r>
          </w:p>
        </w:tc>
        <w:tc>
          <w:tcPr>
            <w:tcW w:w="7020" w:type="dxa"/>
          </w:tcPr>
          <w:p w14:paraId="7D005500" w14:textId="77777777" w:rsidR="00DB1505" w:rsidRPr="00ED3698" w:rsidRDefault="00DB1505" w:rsidP="00CD1737">
            <w:pPr>
              <w:spacing w:before="0" w:after="0"/>
            </w:pPr>
            <w:r w:rsidRPr="007575D4">
              <w:t xml:space="preserve">'initial condition </w:t>
            </w:r>
            <w:r w:rsidRPr="00ED3698">
              <w:t xml:space="preserve">– </w:t>
            </w:r>
            <w:r w:rsidRPr="007575D4">
              <w:t xml:space="preserve"> energy balance'</w:t>
            </w:r>
          </w:p>
        </w:tc>
      </w:tr>
      <w:tr w:rsidR="00DB1505" w:rsidRPr="00ED3698" w14:paraId="64CA4BE9" w14:textId="77777777" w:rsidTr="007239FB">
        <w:tc>
          <w:tcPr>
            <w:tcW w:w="1710" w:type="dxa"/>
          </w:tcPr>
          <w:p w14:paraId="2BD71961" w14:textId="77777777" w:rsidR="00DB1505" w:rsidRPr="00ED3698" w:rsidRDefault="00DB1505" w:rsidP="00CD1737">
            <w:pPr>
              <w:spacing w:before="0" w:after="0"/>
              <w:ind w:firstLine="459"/>
            </w:pPr>
            <w:r w:rsidRPr="00ED3698">
              <w:t>13</w:t>
            </w:r>
          </w:p>
        </w:tc>
        <w:tc>
          <w:tcPr>
            <w:tcW w:w="7020" w:type="dxa"/>
          </w:tcPr>
          <w:p w14:paraId="75F5765A" w14:textId="77777777" w:rsidR="00DB1505" w:rsidRPr="00ED3698" w:rsidRDefault="00DB1505" w:rsidP="00CD1737">
            <w:pPr>
              <w:spacing w:before="0" w:after="0"/>
            </w:pPr>
            <w:r w:rsidRPr="00ED3698">
              <w:t xml:space="preserve">‘boundary condition – </w:t>
            </w:r>
            <w:r>
              <w:t xml:space="preserve">variably-saturated </w:t>
            </w:r>
            <w:r w:rsidRPr="00ED3698">
              <w:t>flow’</w:t>
            </w:r>
          </w:p>
        </w:tc>
      </w:tr>
      <w:tr w:rsidR="00DB1505" w:rsidRPr="00ED3698" w14:paraId="735E736D" w14:textId="77777777" w:rsidTr="007239FB">
        <w:tc>
          <w:tcPr>
            <w:tcW w:w="1710" w:type="dxa"/>
          </w:tcPr>
          <w:p w14:paraId="3FCF152B" w14:textId="77777777" w:rsidR="00DB1505" w:rsidRPr="00ED3698" w:rsidRDefault="00DB1505" w:rsidP="00CD1737">
            <w:pPr>
              <w:spacing w:before="0" w:after="0"/>
              <w:ind w:firstLine="459"/>
            </w:pPr>
            <w:r>
              <w:rPr>
                <w:rFonts w:hint="eastAsia"/>
              </w:rPr>
              <w:t>13B</w:t>
            </w:r>
          </w:p>
        </w:tc>
        <w:tc>
          <w:tcPr>
            <w:tcW w:w="7020" w:type="dxa"/>
          </w:tcPr>
          <w:p w14:paraId="066BDF34" w14:textId="77777777" w:rsidR="00DB1505" w:rsidRPr="00ED3698" w:rsidRDefault="00DB1505" w:rsidP="00CD1737">
            <w:pPr>
              <w:spacing w:before="0" w:after="0"/>
            </w:pPr>
            <w:r w:rsidRPr="007575D4">
              <w:t>'boundary conditions - energy balance'</w:t>
            </w:r>
          </w:p>
        </w:tc>
      </w:tr>
      <w:tr w:rsidR="00DB1505" w:rsidRPr="00ED3698" w14:paraId="0F1EECBA" w14:textId="77777777" w:rsidTr="007239FB">
        <w:tc>
          <w:tcPr>
            <w:tcW w:w="1710" w:type="dxa"/>
          </w:tcPr>
          <w:p w14:paraId="097F1CE1" w14:textId="77777777" w:rsidR="00DB1505" w:rsidRPr="00ED3698" w:rsidRDefault="00DB1505" w:rsidP="00CD1737">
            <w:pPr>
              <w:spacing w:before="0" w:after="0"/>
              <w:ind w:firstLine="459"/>
            </w:pPr>
            <w:r w:rsidRPr="00ED3698">
              <w:t>14</w:t>
            </w:r>
          </w:p>
        </w:tc>
        <w:tc>
          <w:tcPr>
            <w:tcW w:w="7020" w:type="dxa"/>
          </w:tcPr>
          <w:p w14:paraId="6C839603" w14:textId="77777777" w:rsidR="00DB1505" w:rsidRPr="00ED3698" w:rsidRDefault="00DB1505" w:rsidP="00CD1737">
            <w:pPr>
              <w:spacing w:before="0" w:after="0"/>
            </w:pPr>
            <w:r w:rsidRPr="00ED3698">
              <w:t>‘initial condition – local chemistry’</w:t>
            </w:r>
          </w:p>
        </w:tc>
      </w:tr>
      <w:tr w:rsidR="00DB1505" w:rsidRPr="00ED3698" w14:paraId="4679417A" w14:textId="77777777" w:rsidTr="007239FB">
        <w:tc>
          <w:tcPr>
            <w:tcW w:w="1710" w:type="dxa"/>
          </w:tcPr>
          <w:p w14:paraId="306C43F5" w14:textId="77777777" w:rsidR="00DB1505" w:rsidRPr="00ED3698" w:rsidRDefault="00DB1505" w:rsidP="00CD1737">
            <w:pPr>
              <w:spacing w:before="0" w:after="0"/>
              <w:ind w:firstLine="459"/>
            </w:pPr>
            <w:r w:rsidRPr="00ED3698">
              <w:t>15</w:t>
            </w:r>
          </w:p>
        </w:tc>
        <w:tc>
          <w:tcPr>
            <w:tcW w:w="7020" w:type="dxa"/>
          </w:tcPr>
          <w:p w14:paraId="4477E42C" w14:textId="77777777" w:rsidR="00DB1505" w:rsidRPr="00ED3698" w:rsidRDefault="00DB1505" w:rsidP="00CD1737">
            <w:pPr>
              <w:spacing w:before="0" w:after="0"/>
            </w:pPr>
            <w:r w:rsidRPr="00ED3698">
              <w:t>‘boundary conditions – reactive transport’</w:t>
            </w:r>
          </w:p>
        </w:tc>
      </w:tr>
      <w:tr w:rsidR="00DB1505" w:rsidRPr="00ED3698" w14:paraId="26B744F6" w14:textId="77777777" w:rsidTr="007239FB">
        <w:tc>
          <w:tcPr>
            <w:tcW w:w="1710" w:type="dxa"/>
          </w:tcPr>
          <w:p w14:paraId="34D1C8D3" w14:textId="77777777" w:rsidR="00DB1505" w:rsidRPr="00ED3698" w:rsidRDefault="00DB1505" w:rsidP="00CD1737">
            <w:pPr>
              <w:spacing w:before="0" w:after="0"/>
              <w:ind w:firstLine="459"/>
            </w:pPr>
            <w:r w:rsidRPr="00ED3698">
              <w:t>16</w:t>
            </w:r>
          </w:p>
        </w:tc>
        <w:tc>
          <w:tcPr>
            <w:tcW w:w="7020" w:type="dxa"/>
          </w:tcPr>
          <w:p w14:paraId="6F1228E1" w14:textId="77777777" w:rsidR="00DB1505" w:rsidRPr="00ED3698" w:rsidRDefault="00DB1505" w:rsidP="00CD1737">
            <w:pPr>
              <w:spacing w:before="0" w:after="0"/>
            </w:pPr>
            <w:r w:rsidRPr="00ED3698">
              <w:t>‘initial condition – reactive transport’</w:t>
            </w:r>
          </w:p>
        </w:tc>
      </w:tr>
      <w:tr w:rsidR="00DB1505" w:rsidRPr="00ED3698" w14:paraId="7ADE94AC" w14:textId="77777777" w:rsidTr="007239FB">
        <w:tc>
          <w:tcPr>
            <w:tcW w:w="1710" w:type="dxa"/>
          </w:tcPr>
          <w:p w14:paraId="5FDD69B5" w14:textId="77777777" w:rsidR="00DB1505" w:rsidRPr="00ED3698" w:rsidRDefault="00DB1505" w:rsidP="00CD1737">
            <w:pPr>
              <w:spacing w:before="0" w:after="0"/>
              <w:ind w:firstLine="459"/>
            </w:pPr>
            <w:r>
              <w:rPr>
                <w:rFonts w:hint="eastAsia"/>
              </w:rPr>
              <w:t>17</w:t>
            </w:r>
          </w:p>
        </w:tc>
        <w:tc>
          <w:tcPr>
            <w:tcW w:w="7020" w:type="dxa"/>
          </w:tcPr>
          <w:p w14:paraId="4C2D2483" w14:textId="77777777" w:rsidR="00DB1505" w:rsidRPr="00ED3698" w:rsidRDefault="00DB1505" w:rsidP="00CD1737">
            <w:pPr>
              <w:spacing w:before="0" w:after="0"/>
            </w:pPr>
            <w:r w:rsidRPr="007575D4">
              <w:t>'ice sheet loading/unloading'</w:t>
            </w:r>
          </w:p>
        </w:tc>
      </w:tr>
    </w:tbl>
    <w:p w14:paraId="47FA7794" w14:textId="77777777" w:rsidR="00DB1505" w:rsidRPr="00ED3698" w:rsidRDefault="00DB1505" w:rsidP="00DB1505"/>
    <w:p w14:paraId="6ECA5496" w14:textId="6FFCE8BB" w:rsidR="00DB1505" w:rsidRPr="00ED3698" w:rsidRDefault="00DB1505" w:rsidP="00DB1505">
      <w:r w:rsidRPr="00ED3698">
        <w:t>The sections can appear in any order in the input file</w:t>
      </w:r>
      <w:r w:rsidR="00F06DF7">
        <w:t>. The</w:t>
      </w:r>
      <w:r w:rsidRPr="00ED3698">
        <w:t xml:space="preserve"> order of the subsections within each section can also vary. </w:t>
      </w:r>
    </w:p>
    <w:p w14:paraId="631BE6F1" w14:textId="77777777" w:rsidR="00DB1505" w:rsidRPr="00ED3698" w:rsidRDefault="00DB1505" w:rsidP="00DB1505">
      <w:pPr>
        <w:pStyle w:val="Heading3"/>
      </w:pPr>
      <w:bookmarkStart w:id="61" w:name="_Toc13055871"/>
      <w:r w:rsidRPr="00ED3698">
        <w:t>Types of Simulations</w:t>
      </w:r>
      <w:bookmarkEnd w:id="61"/>
    </w:p>
    <w:p w14:paraId="40778D7B" w14:textId="4D16421E" w:rsidR="00DB1505" w:rsidRPr="00ED3698" w:rsidRDefault="00DB1505" w:rsidP="00DB1505">
      <w:r>
        <w:t xml:space="preserve">MIN3P-THCm </w:t>
      </w:r>
      <w:r w:rsidRPr="00ED3698">
        <w:t xml:space="preserve">can perform six general types of simulations: batch, steady-state flow, transient flow, flow and reactive transport simulations, heat transport and 1D </w:t>
      </w:r>
      <w:r w:rsidR="00366B42">
        <w:t>loading/unloading</w:t>
      </w:r>
      <w:r w:rsidRPr="00ED3698">
        <w:t>.</w:t>
      </w:r>
    </w:p>
    <w:p w14:paraId="457B9108" w14:textId="77777777" w:rsidR="00DB1505" w:rsidRPr="00ED3698" w:rsidRDefault="00DB1505" w:rsidP="00DB1505">
      <w:pPr>
        <w:pStyle w:val="Caption"/>
      </w:pPr>
      <w:bookmarkStart w:id="62" w:name="_Toc13056203"/>
      <w:r w:rsidRPr="00ED3698">
        <w:lastRenderedPageBreak/>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2</w:t>
      </w:r>
      <w:r w:rsidR="00606172">
        <w:rPr>
          <w:noProof/>
        </w:rPr>
        <w:fldChar w:fldCharType="end"/>
      </w:r>
      <w:r w:rsidRPr="00ED3698">
        <w:t>: Types of simulations</w:t>
      </w:r>
      <w:bookmarkEnd w:id="6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3240"/>
        <w:gridCol w:w="3240"/>
      </w:tblGrid>
      <w:tr w:rsidR="00DB1505" w:rsidRPr="00590260" w14:paraId="6B141C8D" w14:textId="77777777" w:rsidTr="007239FB">
        <w:tc>
          <w:tcPr>
            <w:tcW w:w="2160" w:type="dxa"/>
          </w:tcPr>
          <w:p w14:paraId="3077C895" w14:textId="77777777" w:rsidR="00DB1505" w:rsidRPr="00590260" w:rsidRDefault="00DB1505" w:rsidP="00CD1737">
            <w:pPr>
              <w:pStyle w:val="Tableheader"/>
            </w:pPr>
            <w:r w:rsidRPr="00590260">
              <w:t>Simulation Type</w:t>
            </w:r>
          </w:p>
        </w:tc>
        <w:tc>
          <w:tcPr>
            <w:tcW w:w="3240" w:type="dxa"/>
          </w:tcPr>
          <w:p w14:paraId="7E56CC73" w14:textId="77777777" w:rsidR="00DB1505" w:rsidRPr="00590260" w:rsidRDefault="00DB1505" w:rsidP="00CD1737">
            <w:pPr>
              <w:pStyle w:val="Tableheader"/>
            </w:pPr>
            <w:r w:rsidRPr="00590260">
              <w:t>Description</w:t>
            </w:r>
          </w:p>
        </w:tc>
        <w:tc>
          <w:tcPr>
            <w:tcW w:w="3240" w:type="dxa"/>
          </w:tcPr>
          <w:p w14:paraId="62EE4D30" w14:textId="77777777" w:rsidR="00DB1505" w:rsidRPr="00590260" w:rsidRDefault="00DB1505" w:rsidP="00CD1737">
            <w:pPr>
              <w:pStyle w:val="Tableheader"/>
            </w:pPr>
            <w:r w:rsidRPr="00590260">
              <w:t>Examples</w:t>
            </w:r>
          </w:p>
        </w:tc>
      </w:tr>
      <w:tr w:rsidR="00DB1505" w:rsidRPr="00ED3698" w14:paraId="07F5542B" w14:textId="77777777" w:rsidTr="007239FB">
        <w:tc>
          <w:tcPr>
            <w:tcW w:w="2160" w:type="dxa"/>
          </w:tcPr>
          <w:p w14:paraId="7D983F8F" w14:textId="77777777" w:rsidR="00DB1505" w:rsidRPr="00ED3698" w:rsidRDefault="00DB1505" w:rsidP="00CD1737">
            <w:pPr>
              <w:pStyle w:val="Tablebodynospace"/>
            </w:pPr>
            <w:r w:rsidRPr="00ED3698">
              <w:t>Batch</w:t>
            </w:r>
          </w:p>
          <w:p w14:paraId="54CB5858" w14:textId="77777777" w:rsidR="00DB1505" w:rsidRPr="00ED3698" w:rsidRDefault="00DB1505" w:rsidP="00CD1737">
            <w:pPr>
              <w:pStyle w:val="Tablebodynospace"/>
            </w:pPr>
          </w:p>
        </w:tc>
        <w:tc>
          <w:tcPr>
            <w:tcW w:w="3240" w:type="dxa"/>
          </w:tcPr>
          <w:p w14:paraId="18090A81" w14:textId="69F363BE" w:rsidR="00DB1505" w:rsidRPr="00ED3698" w:rsidRDefault="00DB1505" w:rsidP="00F06DF7">
            <w:pPr>
              <w:pStyle w:val="Tablebodynospace"/>
            </w:pPr>
            <w:r w:rsidRPr="00ED3698">
              <w:t xml:space="preserve">No-flow </w:t>
            </w:r>
            <w:r w:rsidR="00F06DF7" w:rsidRPr="00ED3698">
              <w:t>mode</w:t>
            </w:r>
            <w:r w:rsidR="00F06DF7">
              <w:t>ll</w:t>
            </w:r>
            <w:r w:rsidR="00F06DF7" w:rsidRPr="00ED3698">
              <w:t xml:space="preserve">ing </w:t>
            </w:r>
            <w:r w:rsidRPr="00ED3698">
              <w:t>of geochemical processes</w:t>
            </w:r>
          </w:p>
        </w:tc>
        <w:tc>
          <w:tcPr>
            <w:tcW w:w="3240" w:type="dxa"/>
          </w:tcPr>
          <w:p w14:paraId="2DE4A4DF" w14:textId="77777777" w:rsidR="00DB1505" w:rsidRPr="00ED3698" w:rsidRDefault="00DB1505" w:rsidP="00CD1737">
            <w:pPr>
              <w:pStyle w:val="Tablebodynospace"/>
            </w:pPr>
            <w:r w:rsidRPr="00ED3698">
              <w:t>Speciation calculations, and</w:t>
            </w:r>
          </w:p>
          <w:p w14:paraId="3795C6B8" w14:textId="394670FA" w:rsidR="00DB1505" w:rsidRPr="00ED3698" w:rsidRDefault="00F06DF7" w:rsidP="00CD1737">
            <w:pPr>
              <w:pStyle w:val="Tablebodynospace"/>
            </w:pPr>
            <w:r>
              <w:t>k</w:t>
            </w:r>
            <w:r w:rsidRPr="00ED3698">
              <w:t xml:space="preserve">inetic </w:t>
            </w:r>
            <w:r w:rsidR="00DB1505" w:rsidRPr="00ED3698">
              <w:t>batch experiments</w:t>
            </w:r>
          </w:p>
        </w:tc>
      </w:tr>
      <w:tr w:rsidR="00DB1505" w:rsidRPr="00ED3698" w14:paraId="614AB028" w14:textId="77777777" w:rsidTr="007239FB">
        <w:tc>
          <w:tcPr>
            <w:tcW w:w="2160" w:type="dxa"/>
          </w:tcPr>
          <w:p w14:paraId="69AAA87F" w14:textId="7B039F51" w:rsidR="00DB1505" w:rsidRPr="00ED3698" w:rsidRDefault="00DB1505" w:rsidP="00CD1737">
            <w:pPr>
              <w:pStyle w:val="Tablebodynospace"/>
            </w:pPr>
            <w:r w:rsidRPr="00ED3698">
              <w:t>Steady-</w:t>
            </w:r>
            <w:r w:rsidR="00F06DF7">
              <w:t>s</w:t>
            </w:r>
            <w:r w:rsidR="00F06DF7" w:rsidRPr="00ED3698">
              <w:t xml:space="preserve">tate </w:t>
            </w:r>
            <w:r w:rsidR="00F06DF7">
              <w:t>f</w:t>
            </w:r>
            <w:r w:rsidR="00F06DF7" w:rsidRPr="00ED3698">
              <w:t>low</w:t>
            </w:r>
          </w:p>
          <w:p w14:paraId="530EF6CA" w14:textId="77777777" w:rsidR="00DB1505" w:rsidRPr="00ED3698" w:rsidRDefault="00DB1505" w:rsidP="00CD1737">
            <w:pPr>
              <w:pStyle w:val="Tablebodynospace"/>
            </w:pPr>
          </w:p>
        </w:tc>
        <w:tc>
          <w:tcPr>
            <w:tcW w:w="3240" w:type="dxa"/>
          </w:tcPr>
          <w:p w14:paraId="001E7762" w14:textId="5503DEC2" w:rsidR="00DB1505" w:rsidRPr="00ED3698" w:rsidRDefault="00DB1505" w:rsidP="00F06DF7">
            <w:pPr>
              <w:pStyle w:val="Tablebodynospace"/>
            </w:pPr>
            <w:r w:rsidRPr="00ED3698">
              <w:t>1,</w:t>
            </w:r>
            <w:r>
              <w:t xml:space="preserve"> </w:t>
            </w:r>
            <w:r w:rsidRPr="00ED3698">
              <w:t>2, or 3-</w:t>
            </w:r>
            <w:r w:rsidR="00F06DF7">
              <w:t>d</w:t>
            </w:r>
            <w:r w:rsidR="00F06DF7" w:rsidRPr="00ED3698">
              <w:t xml:space="preserve">imensional </w:t>
            </w:r>
            <w:r w:rsidRPr="00ED3698">
              <w:t>flow modelling at steady-state</w:t>
            </w:r>
          </w:p>
        </w:tc>
        <w:tc>
          <w:tcPr>
            <w:tcW w:w="3240" w:type="dxa"/>
          </w:tcPr>
          <w:p w14:paraId="2BD68F78" w14:textId="77777777" w:rsidR="00DB1505" w:rsidRPr="00ED3698" w:rsidRDefault="00DB1505" w:rsidP="00CD1737">
            <w:pPr>
              <w:pStyle w:val="Tablebodynospace"/>
            </w:pPr>
            <w:r w:rsidRPr="00ED3698">
              <w:t>Flow in column, x-section, or 3-D domain</w:t>
            </w:r>
          </w:p>
        </w:tc>
      </w:tr>
      <w:tr w:rsidR="00DB1505" w:rsidRPr="00ED3698" w14:paraId="1C6FE0EE" w14:textId="77777777" w:rsidTr="007239FB">
        <w:tc>
          <w:tcPr>
            <w:tcW w:w="2160" w:type="dxa"/>
          </w:tcPr>
          <w:p w14:paraId="0954D44A" w14:textId="1085ADE4" w:rsidR="00DB1505" w:rsidRPr="00ED3698" w:rsidRDefault="00DB1505" w:rsidP="00CD1737">
            <w:pPr>
              <w:pStyle w:val="Tablebodynospace"/>
            </w:pPr>
            <w:r w:rsidRPr="00ED3698">
              <w:t xml:space="preserve">Transient </w:t>
            </w:r>
            <w:r w:rsidR="00F06DF7">
              <w:t>f</w:t>
            </w:r>
            <w:r w:rsidR="00F06DF7" w:rsidRPr="00ED3698">
              <w:t>low</w:t>
            </w:r>
          </w:p>
          <w:p w14:paraId="1660C1A0" w14:textId="77777777" w:rsidR="00DB1505" w:rsidRPr="00ED3698" w:rsidRDefault="00DB1505" w:rsidP="00CD1737">
            <w:pPr>
              <w:pStyle w:val="Tablebodynospace"/>
            </w:pPr>
          </w:p>
        </w:tc>
        <w:tc>
          <w:tcPr>
            <w:tcW w:w="3240" w:type="dxa"/>
          </w:tcPr>
          <w:p w14:paraId="18F0C715" w14:textId="736CCF81" w:rsidR="00DB1505" w:rsidRPr="00ED3698" w:rsidRDefault="00DB1505" w:rsidP="004D4A9F">
            <w:pPr>
              <w:pStyle w:val="Tablebodynospace"/>
            </w:pPr>
            <w:r w:rsidRPr="00ED3698">
              <w:t xml:space="preserve">As above but with conditions changing </w:t>
            </w:r>
            <w:r w:rsidR="004D4A9F">
              <w:t>over</w:t>
            </w:r>
            <w:r w:rsidR="004D4A9F" w:rsidRPr="00ED3698">
              <w:t xml:space="preserve"> </w:t>
            </w:r>
            <w:r w:rsidRPr="00ED3698">
              <w:t>time</w:t>
            </w:r>
          </w:p>
        </w:tc>
        <w:tc>
          <w:tcPr>
            <w:tcW w:w="3240" w:type="dxa"/>
          </w:tcPr>
          <w:p w14:paraId="68122DB1" w14:textId="3061733D" w:rsidR="00DB1505" w:rsidRPr="00ED3698" w:rsidRDefault="00DB1505" w:rsidP="004D4A9F">
            <w:pPr>
              <w:pStyle w:val="Tablebodynospace"/>
            </w:pPr>
            <w:r w:rsidRPr="00ED3698">
              <w:t xml:space="preserve">As above but with conditions changing </w:t>
            </w:r>
            <w:r w:rsidR="004D4A9F">
              <w:t>over</w:t>
            </w:r>
            <w:r w:rsidR="004D4A9F" w:rsidRPr="00ED3698">
              <w:t xml:space="preserve"> </w:t>
            </w:r>
            <w:r w:rsidRPr="00ED3698">
              <w:t>time</w:t>
            </w:r>
          </w:p>
        </w:tc>
      </w:tr>
      <w:tr w:rsidR="00DB1505" w:rsidRPr="00ED3698" w14:paraId="635592A7" w14:textId="77777777" w:rsidTr="007239FB">
        <w:tc>
          <w:tcPr>
            <w:tcW w:w="2160" w:type="dxa"/>
          </w:tcPr>
          <w:p w14:paraId="0B14C715" w14:textId="6D17D17C" w:rsidR="00DB1505" w:rsidRPr="00ED3698" w:rsidRDefault="00DB1505" w:rsidP="00F06DF7">
            <w:pPr>
              <w:pStyle w:val="Tablebodynospace"/>
            </w:pPr>
            <w:r w:rsidRPr="00ED3698">
              <w:t xml:space="preserve">Flow and </w:t>
            </w:r>
            <w:r w:rsidR="00F06DF7">
              <w:t>r</w:t>
            </w:r>
            <w:r w:rsidR="00F06DF7" w:rsidRPr="00ED3698">
              <w:t xml:space="preserve">eactive </w:t>
            </w:r>
            <w:r w:rsidR="00F06DF7">
              <w:t>t</w:t>
            </w:r>
            <w:r w:rsidR="00F06DF7" w:rsidRPr="00ED3698">
              <w:t>ransport</w:t>
            </w:r>
          </w:p>
        </w:tc>
        <w:tc>
          <w:tcPr>
            <w:tcW w:w="3240" w:type="dxa"/>
          </w:tcPr>
          <w:p w14:paraId="37262215" w14:textId="77777777" w:rsidR="00DB1505" w:rsidRPr="00ED3698" w:rsidRDefault="00DB1505" w:rsidP="00CD1737">
            <w:pPr>
              <w:pStyle w:val="Tablebodynospace"/>
            </w:pPr>
            <w:r w:rsidRPr="00ED3698">
              <w:t>As above but with geochemical reactions</w:t>
            </w:r>
          </w:p>
        </w:tc>
        <w:tc>
          <w:tcPr>
            <w:tcW w:w="3240" w:type="dxa"/>
          </w:tcPr>
          <w:p w14:paraId="4CF654F9" w14:textId="77777777" w:rsidR="00DB1505" w:rsidRPr="00ED3698" w:rsidRDefault="00DB1505" w:rsidP="00CD1737">
            <w:pPr>
              <w:pStyle w:val="Tablebodynospace"/>
            </w:pPr>
            <w:r w:rsidRPr="00ED3698">
              <w:t>Column tests and</w:t>
            </w:r>
          </w:p>
          <w:p w14:paraId="2126AA07" w14:textId="45CC7D74" w:rsidR="00DB1505" w:rsidRPr="00ED3698" w:rsidRDefault="004D4A9F" w:rsidP="00CD1737">
            <w:pPr>
              <w:pStyle w:val="Tablebodynospace"/>
            </w:pPr>
            <w:r>
              <w:t>g</w:t>
            </w:r>
            <w:r w:rsidRPr="00ED3698">
              <w:t xml:space="preserve">roundwater </w:t>
            </w:r>
            <w:r w:rsidR="00DB1505" w:rsidRPr="00ED3698">
              <w:t>plume evolution</w:t>
            </w:r>
          </w:p>
        </w:tc>
      </w:tr>
      <w:tr w:rsidR="00DB1505" w:rsidRPr="00ED3698" w14:paraId="1B0E3BB3" w14:textId="77777777" w:rsidTr="007239FB">
        <w:tc>
          <w:tcPr>
            <w:tcW w:w="2160" w:type="dxa"/>
          </w:tcPr>
          <w:p w14:paraId="64E7EEC7" w14:textId="77777777" w:rsidR="00DB1505" w:rsidRPr="00ED3698" w:rsidRDefault="00DB1505" w:rsidP="00CD1737">
            <w:pPr>
              <w:pStyle w:val="Tablebodynospace"/>
            </w:pPr>
            <w:r w:rsidRPr="00ED3698">
              <w:t>Heat transport</w:t>
            </w:r>
          </w:p>
        </w:tc>
        <w:tc>
          <w:tcPr>
            <w:tcW w:w="3240" w:type="dxa"/>
          </w:tcPr>
          <w:p w14:paraId="30C02787" w14:textId="50F5AB46" w:rsidR="00DB1505" w:rsidRPr="00ED3698" w:rsidRDefault="00DB1505" w:rsidP="004D4A9F">
            <w:pPr>
              <w:pStyle w:val="Tablebodynospace"/>
            </w:pPr>
            <w:r w:rsidRPr="00ED3698">
              <w:t>1,</w:t>
            </w:r>
            <w:r>
              <w:t xml:space="preserve"> </w:t>
            </w:r>
            <w:r w:rsidRPr="00ED3698">
              <w:t>2, or 3-</w:t>
            </w:r>
            <w:r w:rsidR="004D4A9F">
              <w:t>d</w:t>
            </w:r>
            <w:r w:rsidR="004D4A9F" w:rsidRPr="00ED3698">
              <w:t xml:space="preserve">imensional </w:t>
            </w:r>
            <w:r w:rsidRPr="00ED3698">
              <w:t>heat transport, 'energy balance'</w:t>
            </w:r>
          </w:p>
        </w:tc>
        <w:tc>
          <w:tcPr>
            <w:tcW w:w="3240" w:type="dxa"/>
          </w:tcPr>
          <w:p w14:paraId="56B93AB6" w14:textId="6EE023C3" w:rsidR="00DB1505" w:rsidRPr="00ED3698" w:rsidRDefault="00DB1505" w:rsidP="00CD1737">
            <w:pPr>
              <w:pStyle w:val="Tablebodynospace"/>
            </w:pPr>
            <w:r w:rsidRPr="00ED3698">
              <w:t>Thermohydraulic coupled process</w:t>
            </w:r>
            <w:r>
              <w:t>es</w:t>
            </w:r>
            <w:r w:rsidRPr="00ED3698">
              <w:t>, e.g.</w:t>
            </w:r>
            <w:r w:rsidR="004D4A9F">
              <w:t>,</w:t>
            </w:r>
            <w:r w:rsidRPr="00ED3698">
              <w:t xml:space="preserve"> </w:t>
            </w:r>
            <w:r w:rsidR="004D4A9F" w:rsidRPr="00ED3698">
              <w:t>temperature</w:t>
            </w:r>
            <w:r w:rsidR="004D4A9F">
              <w:t>-</w:t>
            </w:r>
            <w:r w:rsidRPr="00ED3698">
              <w:t xml:space="preserve">dependent fluid property variation, </w:t>
            </w:r>
            <w:r w:rsidR="004D4A9F" w:rsidRPr="00ED3698">
              <w:t>density</w:t>
            </w:r>
            <w:r w:rsidR="004D4A9F">
              <w:t>-</w:t>
            </w:r>
            <w:r w:rsidR="004D4A9F" w:rsidRPr="00ED3698">
              <w:t xml:space="preserve">dependent </w:t>
            </w:r>
            <w:r w:rsidRPr="00ED3698">
              <w:t>flow</w:t>
            </w:r>
          </w:p>
        </w:tc>
      </w:tr>
      <w:tr w:rsidR="00DB1505" w:rsidRPr="00ED3698" w14:paraId="7BD208AF" w14:textId="77777777" w:rsidTr="007239FB">
        <w:tc>
          <w:tcPr>
            <w:tcW w:w="2160" w:type="dxa"/>
          </w:tcPr>
          <w:p w14:paraId="0C1504DE" w14:textId="77777777" w:rsidR="00DB1505" w:rsidRPr="00ED3698" w:rsidRDefault="00DB1505" w:rsidP="003C1253">
            <w:pPr>
              <w:pStyle w:val="Tablebodynospace"/>
            </w:pPr>
            <w:r>
              <w:rPr>
                <w:rFonts w:hint="eastAsia"/>
              </w:rPr>
              <w:t>Loading/Unloading</w:t>
            </w:r>
          </w:p>
        </w:tc>
        <w:tc>
          <w:tcPr>
            <w:tcW w:w="3240" w:type="dxa"/>
          </w:tcPr>
          <w:p w14:paraId="1D686D07" w14:textId="77777777" w:rsidR="00DB1505" w:rsidRPr="00ED3698" w:rsidRDefault="00DB1505" w:rsidP="00CD1737">
            <w:pPr>
              <w:pStyle w:val="Tablebodynospace"/>
            </w:pPr>
            <w:r w:rsidRPr="00ED3698">
              <w:t xml:space="preserve">1D </w:t>
            </w:r>
            <w:r>
              <w:rPr>
                <w:rFonts w:hint="eastAsia"/>
              </w:rPr>
              <w:t>hydromechanics</w:t>
            </w:r>
          </w:p>
        </w:tc>
        <w:tc>
          <w:tcPr>
            <w:tcW w:w="3240" w:type="dxa"/>
          </w:tcPr>
          <w:p w14:paraId="4A2B57BF" w14:textId="77777777" w:rsidR="00DB1505" w:rsidRPr="00ED3698" w:rsidRDefault="00DB1505" w:rsidP="00CD1737">
            <w:pPr>
              <w:pStyle w:val="Tablebodynospace"/>
            </w:pPr>
            <w:r>
              <w:rPr>
                <w:rFonts w:hint="eastAsia"/>
              </w:rPr>
              <w:t>Loading/unloading</w:t>
            </w:r>
            <w:r w:rsidRPr="00ED3698">
              <w:t xml:space="preserve"> of the </w:t>
            </w:r>
            <w:r>
              <w:t>subsurface</w:t>
            </w:r>
            <w:r w:rsidRPr="00ED3698">
              <w:t xml:space="preserve"> owing to the glaciation formation and retreat</w:t>
            </w:r>
          </w:p>
        </w:tc>
      </w:tr>
    </w:tbl>
    <w:p w14:paraId="43A41AA9" w14:textId="77777777" w:rsidR="00DB1505" w:rsidRPr="00ED3698" w:rsidRDefault="00DB1505" w:rsidP="00DB1505"/>
    <w:p w14:paraId="099F8D41" w14:textId="46F8D90E" w:rsidR="00DB1505" w:rsidRPr="00ED3698" w:rsidRDefault="00DB1505" w:rsidP="00DB1505">
      <w:r w:rsidRPr="00ED3698">
        <w:t xml:space="preserve">Depending on the type of simulation, certain subsections and even entire sections are optional. </w:t>
      </w:r>
      <w:r>
        <w:fldChar w:fldCharType="begin"/>
      </w:r>
      <w:r>
        <w:instrText xml:space="preserve"> REF _Ref486435646 \h  \* MERGEFORMAT </w:instrText>
      </w:r>
      <w:r>
        <w:fldChar w:fldCharType="separate"/>
      </w:r>
      <w:r w:rsidR="00D41448" w:rsidRPr="00ED3698">
        <w:t xml:space="preserve">Table </w:t>
      </w:r>
      <w:r w:rsidR="00D41448">
        <w:rPr>
          <w:noProof/>
        </w:rPr>
        <w:t>3.3</w:t>
      </w:r>
      <w:r>
        <w:fldChar w:fldCharType="end"/>
      </w:r>
      <w:r w:rsidRPr="00ED3698">
        <w:t xml:space="preserve"> summarizes the input section requirements for each simulation type (R = </w:t>
      </w:r>
      <w:r w:rsidR="00DE1825">
        <w:t>r</w:t>
      </w:r>
      <w:r w:rsidR="00DE1825" w:rsidRPr="00ED3698">
        <w:t>equired</w:t>
      </w:r>
      <w:r w:rsidRPr="00ED3698">
        <w:t>, O = optional, N = not used):</w:t>
      </w:r>
    </w:p>
    <w:p w14:paraId="48FAB182" w14:textId="47503DEF" w:rsidR="00DB1505" w:rsidRPr="00ED3698" w:rsidRDefault="00DB1505" w:rsidP="00DB1505">
      <w:pPr>
        <w:pStyle w:val="Caption"/>
      </w:pPr>
      <w:bookmarkStart w:id="63" w:name="_Ref486435646"/>
      <w:bookmarkStart w:id="64" w:name="_Toc13056204"/>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3</w:t>
      </w:r>
      <w:r w:rsidR="00606172">
        <w:rPr>
          <w:noProof/>
        </w:rPr>
        <w:fldChar w:fldCharType="end"/>
      </w:r>
      <w:bookmarkEnd w:id="63"/>
      <w:r w:rsidRPr="00ED3698">
        <w:t>: Input requirements</w:t>
      </w:r>
      <w:r w:rsidR="00376165">
        <w:t xml:space="preserve"> of data blocks</w:t>
      </w:r>
      <w:r w:rsidRPr="00ED3698">
        <w:t xml:space="preserve"> for simulation types</w:t>
      </w:r>
      <w:bookmarkEnd w:id="6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284"/>
        <w:gridCol w:w="378"/>
        <w:gridCol w:w="378"/>
        <w:gridCol w:w="378"/>
        <w:gridCol w:w="378"/>
        <w:gridCol w:w="539"/>
        <w:gridCol w:w="378"/>
        <w:gridCol w:w="378"/>
        <w:gridCol w:w="378"/>
        <w:gridCol w:w="650"/>
        <w:gridCol w:w="439"/>
        <w:gridCol w:w="650"/>
        <w:gridCol w:w="650"/>
        <w:gridCol w:w="439"/>
        <w:gridCol w:w="439"/>
        <w:gridCol w:w="439"/>
        <w:gridCol w:w="439"/>
      </w:tblGrid>
      <w:tr w:rsidR="0003672E" w:rsidRPr="00ED3698" w14:paraId="6F297D79" w14:textId="77777777" w:rsidTr="0074798F">
        <w:trPr>
          <w:jc w:val="center"/>
        </w:trPr>
        <w:tc>
          <w:tcPr>
            <w:tcW w:w="1242" w:type="dxa"/>
            <w:vAlign w:val="center"/>
          </w:tcPr>
          <w:p w14:paraId="54789939" w14:textId="77777777" w:rsidR="003C1253" w:rsidRPr="00ED3698" w:rsidRDefault="003C1253" w:rsidP="00CD1737">
            <w:pPr>
              <w:pStyle w:val="Tableheader"/>
            </w:pPr>
            <w:r w:rsidRPr="00ED3698">
              <w:t>type</w:t>
            </w:r>
          </w:p>
        </w:tc>
        <w:tc>
          <w:tcPr>
            <w:tcW w:w="284" w:type="dxa"/>
            <w:vAlign w:val="center"/>
          </w:tcPr>
          <w:p w14:paraId="319B071C" w14:textId="77777777" w:rsidR="003C1253" w:rsidRPr="00ED3698" w:rsidRDefault="003C1253" w:rsidP="00CD1737">
            <w:pPr>
              <w:pStyle w:val="Tableheader"/>
            </w:pPr>
            <w:r w:rsidRPr="00ED3698">
              <w:t>1</w:t>
            </w:r>
          </w:p>
        </w:tc>
        <w:tc>
          <w:tcPr>
            <w:tcW w:w="378" w:type="dxa"/>
            <w:vAlign w:val="center"/>
          </w:tcPr>
          <w:p w14:paraId="236C8A20" w14:textId="77777777" w:rsidR="003C1253" w:rsidRPr="00ED3698" w:rsidRDefault="003C1253" w:rsidP="00CD1737">
            <w:pPr>
              <w:pStyle w:val="Tableheader"/>
            </w:pPr>
            <w:r w:rsidRPr="00ED3698">
              <w:t>2</w:t>
            </w:r>
          </w:p>
        </w:tc>
        <w:tc>
          <w:tcPr>
            <w:tcW w:w="378" w:type="dxa"/>
            <w:vAlign w:val="center"/>
          </w:tcPr>
          <w:p w14:paraId="15FBB602" w14:textId="77777777" w:rsidR="003C1253" w:rsidRPr="00ED3698" w:rsidRDefault="003C1253" w:rsidP="00CD1737">
            <w:pPr>
              <w:pStyle w:val="Tableheader"/>
            </w:pPr>
            <w:r w:rsidRPr="00ED3698">
              <w:t>3</w:t>
            </w:r>
          </w:p>
        </w:tc>
        <w:tc>
          <w:tcPr>
            <w:tcW w:w="378" w:type="dxa"/>
            <w:vAlign w:val="center"/>
          </w:tcPr>
          <w:p w14:paraId="74823008" w14:textId="77777777" w:rsidR="003C1253" w:rsidRPr="00ED3698" w:rsidRDefault="003C1253" w:rsidP="00CD1737">
            <w:pPr>
              <w:pStyle w:val="Tableheader"/>
            </w:pPr>
            <w:r w:rsidRPr="00ED3698">
              <w:t>4</w:t>
            </w:r>
          </w:p>
        </w:tc>
        <w:tc>
          <w:tcPr>
            <w:tcW w:w="378" w:type="dxa"/>
            <w:vAlign w:val="center"/>
          </w:tcPr>
          <w:p w14:paraId="4179A3C8" w14:textId="77777777" w:rsidR="003C1253" w:rsidRPr="00ED3698" w:rsidRDefault="003C1253" w:rsidP="00CD1737">
            <w:pPr>
              <w:pStyle w:val="Tableheader"/>
            </w:pPr>
            <w:r w:rsidRPr="00ED3698">
              <w:t>5</w:t>
            </w:r>
          </w:p>
        </w:tc>
        <w:tc>
          <w:tcPr>
            <w:tcW w:w="539" w:type="dxa"/>
            <w:vAlign w:val="center"/>
          </w:tcPr>
          <w:p w14:paraId="728D19AD" w14:textId="77777777" w:rsidR="003C1253" w:rsidRPr="00ED3698" w:rsidRDefault="003C1253" w:rsidP="00CD1737">
            <w:pPr>
              <w:pStyle w:val="Tableheader"/>
            </w:pPr>
            <w:r w:rsidRPr="00ED3698">
              <w:t>6</w:t>
            </w:r>
            <w:r>
              <w:t>/B</w:t>
            </w:r>
          </w:p>
        </w:tc>
        <w:tc>
          <w:tcPr>
            <w:tcW w:w="378" w:type="dxa"/>
            <w:vAlign w:val="center"/>
          </w:tcPr>
          <w:p w14:paraId="2A1F02E0" w14:textId="77777777" w:rsidR="003C1253" w:rsidRPr="00ED3698" w:rsidRDefault="003C1253" w:rsidP="00CD1737">
            <w:pPr>
              <w:pStyle w:val="Tableheader"/>
            </w:pPr>
            <w:r w:rsidRPr="00ED3698">
              <w:t>7</w:t>
            </w:r>
          </w:p>
        </w:tc>
        <w:tc>
          <w:tcPr>
            <w:tcW w:w="378" w:type="dxa"/>
            <w:vAlign w:val="center"/>
          </w:tcPr>
          <w:p w14:paraId="02BE1D20" w14:textId="77777777" w:rsidR="003C1253" w:rsidRPr="00ED3698" w:rsidRDefault="003C1253" w:rsidP="00CD1737">
            <w:pPr>
              <w:pStyle w:val="Tableheader"/>
            </w:pPr>
            <w:r w:rsidRPr="00ED3698">
              <w:t>8</w:t>
            </w:r>
          </w:p>
        </w:tc>
        <w:tc>
          <w:tcPr>
            <w:tcW w:w="378" w:type="dxa"/>
            <w:vAlign w:val="center"/>
          </w:tcPr>
          <w:p w14:paraId="52700E9E" w14:textId="77777777" w:rsidR="003C1253" w:rsidRPr="00ED3698" w:rsidRDefault="003C1253" w:rsidP="00CD1737">
            <w:pPr>
              <w:pStyle w:val="Tableheader"/>
            </w:pPr>
            <w:r w:rsidRPr="00ED3698">
              <w:t>9</w:t>
            </w:r>
          </w:p>
        </w:tc>
        <w:tc>
          <w:tcPr>
            <w:tcW w:w="650" w:type="dxa"/>
            <w:vAlign w:val="center"/>
          </w:tcPr>
          <w:p w14:paraId="2FEDB3DF" w14:textId="77777777" w:rsidR="003C1253" w:rsidRPr="00ED3698" w:rsidRDefault="003C1253" w:rsidP="00CD1737">
            <w:pPr>
              <w:pStyle w:val="Tableheader"/>
            </w:pPr>
            <w:r w:rsidRPr="00ED3698">
              <w:t>10</w:t>
            </w:r>
            <w:r>
              <w:t>/B</w:t>
            </w:r>
          </w:p>
        </w:tc>
        <w:tc>
          <w:tcPr>
            <w:tcW w:w="439" w:type="dxa"/>
            <w:vAlign w:val="center"/>
          </w:tcPr>
          <w:p w14:paraId="4D1A2EC7" w14:textId="77777777" w:rsidR="003C1253" w:rsidRPr="00ED3698" w:rsidRDefault="003C1253" w:rsidP="00CD1737">
            <w:pPr>
              <w:pStyle w:val="Tableheader"/>
            </w:pPr>
            <w:r w:rsidRPr="00ED3698">
              <w:t>11</w:t>
            </w:r>
          </w:p>
        </w:tc>
        <w:tc>
          <w:tcPr>
            <w:tcW w:w="650" w:type="dxa"/>
            <w:vAlign w:val="center"/>
          </w:tcPr>
          <w:p w14:paraId="00816E0D" w14:textId="77777777" w:rsidR="003C1253" w:rsidRPr="00ED3698" w:rsidRDefault="003C1253" w:rsidP="00CD1737">
            <w:pPr>
              <w:pStyle w:val="Tableheader"/>
            </w:pPr>
            <w:r w:rsidRPr="00ED3698">
              <w:t>12</w:t>
            </w:r>
            <w:r w:rsidR="0003672E">
              <w:t>/</w:t>
            </w:r>
            <w:r>
              <w:t>B</w:t>
            </w:r>
          </w:p>
        </w:tc>
        <w:tc>
          <w:tcPr>
            <w:tcW w:w="650" w:type="dxa"/>
            <w:vAlign w:val="center"/>
          </w:tcPr>
          <w:p w14:paraId="00678F77" w14:textId="77777777" w:rsidR="003C1253" w:rsidRPr="00ED3698" w:rsidRDefault="003C1253" w:rsidP="00CD1737">
            <w:pPr>
              <w:pStyle w:val="Tableheader"/>
            </w:pPr>
            <w:r w:rsidRPr="00ED3698">
              <w:t>13</w:t>
            </w:r>
            <w:r>
              <w:t>/B</w:t>
            </w:r>
          </w:p>
        </w:tc>
        <w:tc>
          <w:tcPr>
            <w:tcW w:w="439" w:type="dxa"/>
            <w:vAlign w:val="center"/>
          </w:tcPr>
          <w:p w14:paraId="1FF77830" w14:textId="77777777" w:rsidR="003C1253" w:rsidRPr="00ED3698" w:rsidRDefault="003C1253" w:rsidP="00CD1737">
            <w:pPr>
              <w:pStyle w:val="Tableheader"/>
            </w:pPr>
            <w:r w:rsidRPr="00ED3698">
              <w:t>14</w:t>
            </w:r>
          </w:p>
        </w:tc>
        <w:tc>
          <w:tcPr>
            <w:tcW w:w="439" w:type="dxa"/>
            <w:vAlign w:val="center"/>
          </w:tcPr>
          <w:p w14:paraId="73CA9200" w14:textId="77777777" w:rsidR="003C1253" w:rsidRPr="00ED3698" w:rsidRDefault="003C1253" w:rsidP="00CD1737">
            <w:pPr>
              <w:pStyle w:val="Tableheader"/>
            </w:pPr>
            <w:r w:rsidRPr="00ED3698">
              <w:t>15</w:t>
            </w:r>
          </w:p>
        </w:tc>
        <w:tc>
          <w:tcPr>
            <w:tcW w:w="439" w:type="dxa"/>
            <w:vAlign w:val="center"/>
          </w:tcPr>
          <w:p w14:paraId="3D500628" w14:textId="77777777" w:rsidR="003C1253" w:rsidRPr="00ED3698" w:rsidRDefault="003C1253" w:rsidP="00CD1737">
            <w:pPr>
              <w:pStyle w:val="Tableheader"/>
            </w:pPr>
            <w:r w:rsidRPr="00ED3698">
              <w:t>16</w:t>
            </w:r>
          </w:p>
        </w:tc>
        <w:tc>
          <w:tcPr>
            <w:tcW w:w="439" w:type="dxa"/>
          </w:tcPr>
          <w:p w14:paraId="4209059F" w14:textId="77777777" w:rsidR="003C1253" w:rsidRPr="00ED3698" w:rsidRDefault="003C1253" w:rsidP="003C1253">
            <w:pPr>
              <w:pStyle w:val="Tableheader"/>
            </w:pPr>
            <w:r w:rsidRPr="00ED3698">
              <w:t>1</w:t>
            </w:r>
            <w:r>
              <w:t>7</w:t>
            </w:r>
          </w:p>
        </w:tc>
      </w:tr>
      <w:tr w:rsidR="0003672E" w:rsidRPr="00ED3698" w14:paraId="3655946D" w14:textId="77777777" w:rsidTr="00366B42">
        <w:trPr>
          <w:jc w:val="center"/>
        </w:trPr>
        <w:tc>
          <w:tcPr>
            <w:tcW w:w="1242" w:type="dxa"/>
            <w:vAlign w:val="center"/>
          </w:tcPr>
          <w:p w14:paraId="25BF8D8F" w14:textId="77777777" w:rsidR="003C1253" w:rsidRPr="00ED3698" w:rsidRDefault="003C1253" w:rsidP="00CD1737">
            <w:pPr>
              <w:pStyle w:val="Tablebodynospace"/>
            </w:pPr>
            <w:r w:rsidRPr="00ED3698">
              <w:t>batch</w:t>
            </w:r>
          </w:p>
        </w:tc>
        <w:tc>
          <w:tcPr>
            <w:tcW w:w="284" w:type="dxa"/>
            <w:vAlign w:val="center"/>
          </w:tcPr>
          <w:p w14:paraId="40A67181" w14:textId="77777777" w:rsidR="003C1253" w:rsidRPr="00ED3698" w:rsidRDefault="003C1253" w:rsidP="00366B42">
            <w:pPr>
              <w:pStyle w:val="Tablebodynospace"/>
              <w:jc w:val="center"/>
            </w:pPr>
            <w:r w:rsidRPr="00ED3698">
              <w:t>R</w:t>
            </w:r>
          </w:p>
        </w:tc>
        <w:tc>
          <w:tcPr>
            <w:tcW w:w="378" w:type="dxa"/>
            <w:vAlign w:val="center"/>
          </w:tcPr>
          <w:p w14:paraId="4C5D3170" w14:textId="77777777" w:rsidR="003C1253" w:rsidRPr="00ED3698" w:rsidRDefault="003C1253" w:rsidP="00366B42">
            <w:pPr>
              <w:pStyle w:val="Tablebodynospace"/>
              <w:jc w:val="center"/>
            </w:pPr>
            <w:r w:rsidRPr="00ED3698">
              <w:t>R</w:t>
            </w:r>
          </w:p>
        </w:tc>
        <w:tc>
          <w:tcPr>
            <w:tcW w:w="378" w:type="dxa"/>
            <w:vAlign w:val="center"/>
          </w:tcPr>
          <w:p w14:paraId="2E3E6BC8" w14:textId="77777777" w:rsidR="003C1253" w:rsidRPr="00ED3698" w:rsidRDefault="003C1253" w:rsidP="00366B42">
            <w:pPr>
              <w:pStyle w:val="Tablebodynospace"/>
              <w:jc w:val="center"/>
            </w:pPr>
            <w:r w:rsidRPr="00ED3698">
              <w:t>N</w:t>
            </w:r>
          </w:p>
        </w:tc>
        <w:tc>
          <w:tcPr>
            <w:tcW w:w="378" w:type="dxa"/>
            <w:vAlign w:val="center"/>
          </w:tcPr>
          <w:p w14:paraId="2BB9A62F" w14:textId="77777777" w:rsidR="003C1253" w:rsidRPr="00ED3698" w:rsidRDefault="003C1253" w:rsidP="00366B42">
            <w:pPr>
              <w:pStyle w:val="Tablebodynospace"/>
              <w:jc w:val="center"/>
            </w:pPr>
            <w:r w:rsidRPr="00ED3698">
              <w:t>N</w:t>
            </w:r>
          </w:p>
        </w:tc>
        <w:tc>
          <w:tcPr>
            <w:tcW w:w="378" w:type="dxa"/>
            <w:vAlign w:val="center"/>
          </w:tcPr>
          <w:p w14:paraId="0C291A57" w14:textId="77777777" w:rsidR="003C1253" w:rsidRPr="00ED3698" w:rsidRDefault="003C1253" w:rsidP="00366B42">
            <w:pPr>
              <w:pStyle w:val="Tablebodynospace"/>
              <w:jc w:val="center"/>
            </w:pPr>
            <w:r w:rsidRPr="00ED3698">
              <w:t>O</w:t>
            </w:r>
          </w:p>
        </w:tc>
        <w:tc>
          <w:tcPr>
            <w:tcW w:w="539" w:type="dxa"/>
            <w:vAlign w:val="center"/>
          </w:tcPr>
          <w:p w14:paraId="1FE4371A" w14:textId="77777777" w:rsidR="003C1253" w:rsidRPr="00ED3698" w:rsidRDefault="003C1253" w:rsidP="00366B42">
            <w:pPr>
              <w:pStyle w:val="Tablebodynospace"/>
              <w:jc w:val="center"/>
            </w:pPr>
            <w:r w:rsidRPr="00ED3698">
              <w:t>N</w:t>
            </w:r>
          </w:p>
        </w:tc>
        <w:tc>
          <w:tcPr>
            <w:tcW w:w="378" w:type="dxa"/>
            <w:vAlign w:val="center"/>
          </w:tcPr>
          <w:p w14:paraId="11229C77" w14:textId="77777777" w:rsidR="003C1253" w:rsidRPr="00ED3698" w:rsidRDefault="003C1253" w:rsidP="00366B42">
            <w:pPr>
              <w:pStyle w:val="Tablebodynospace"/>
              <w:jc w:val="center"/>
            </w:pPr>
            <w:r w:rsidRPr="00ED3698">
              <w:t>N</w:t>
            </w:r>
          </w:p>
        </w:tc>
        <w:tc>
          <w:tcPr>
            <w:tcW w:w="378" w:type="dxa"/>
            <w:vAlign w:val="center"/>
          </w:tcPr>
          <w:p w14:paraId="77D947A9" w14:textId="77777777" w:rsidR="003C1253" w:rsidRPr="00ED3698" w:rsidRDefault="003C1253" w:rsidP="00366B42">
            <w:pPr>
              <w:pStyle w:val="Tablebodynospace"/>
              <w:jc w:val="center"/>
            </w:pPr>
            <w:r w:rsidRPr="00ED3698">
              <w:t>N</w:t>
            </w:r>
          </w:p>
        </w:tc>
        <w:tc>
          <w:tcPr>
            <w:tcW w:w="378" w:type="dxa"/>
            <w:vAlign w:val="center"/>
          </w:tcPr>
          <w:p w14:paraId="659F14B4" w14:textId="77777777" w:rsidR="003C1253" w:rsidRPr="00ED3698" w:rsidRDefault="003C1253" w:rsidP="00366B42">
            <w:pPr>
              <w:pStyle w:val="Tablebodynospace"/>
              <w:jc w:val="center"/>
            </w:pPr>
            <w:r w:rsidRPr="00ED3698">
              <w:t>N</w:t>
            </w:r>
          </w:p>
        </w:tc>
        <w:tc>
          <w:tcPr>
            <w:tcW w:w="650" w:type="dxa"/>
            <w:vAlign w:val="center"/>
          </w:tcPr>
          <w:p w14:paraId="22EA3667" w14:textId="77777777" w:rsidR="003C1253" w:rsidRPr="00ED3698" w:rsidRDefault="003C1253" w:rsidP="00366B42">
            <w:pPr>
              <w:pStyle w:val="Tablebodynospace"/>
              <w:jc w:val="center"/>
            </w:pPr>
            <w:r w:rsidRPr="00ED3698">
              <w:t>N</w:t>
            </w:r>
          </w:p>
        </w:tc>
        <w:tc>
          <w:tcPr>
            <w:tcW w:w="439" w:type="dxa"/>
            <w:vAlign w:val="center"/>
          </w:tcPr>
          <w:p w14:paraId="0E35CE4F" w14:textId="77777777" w:rsidR="003C1253" w:rsidRPr="00ED3698" w:rsidRDefault="003C1253" w:rsidP="00366B42">
            <w:pPr>
              <w:pStyle w:val="Tablebodynospace"/>
              <w:jc w:val="center"/>
            </w:pPr>
            <w:r w:rsidRPr="00ED3698">
              <w:t>N</w:t>
            </w:r>
          </w:p>
        </w:tc>
        <w:tc>
          <w:tcPr>
            <w:tcW w:w="650" w:type="dxa"/>
            <w:vAlign w:val="center"/>
          </w:tcPr>
          <w:p w14:paraId="41386BB7" w14:textId="77777777" w:rsidR="003C1253" w:rsidRPr="00ED3698" w:rsidRDefault="003C1253" w:rsidP="00366B42">
            <w:pPr>
              <w:pStyle w:val="Tablebodynospace"/>
              <w:jc w:val="center"/>
            </w:pPr>
            <w:r w:rsidRPr="00ED3698">
              <w:t>N</w:t>
            </w:r>
          </w:p>
        </w:tc>
        <w:tc>
          <w:tcPr>
            <w:tcW w:w="650" w:type="dxa"/>
            <w:vAlign w:val="center"/>
          </w:tcPr>
          <w:p w14:paraId="2C891C1B" w14:textId="77777777" w:rsidR="003C1253" w:rsidRPr="00ED3698" w:rsidRDefault="003C1253" w:rsidP="00366B42">
            <w:pPr>
              <w:pStyle w:val="Tablebodynospace"/>
              <w:jc w:val="center"/>
            </w:pPr>
            <w:r w:rsidRPr="00ED3698">
              <w:t>N</w:t>
            </w:r>
          </w:p>
        </w:tc>
        <w:tc>
          <w:tcPr>
            <w:tcW w:w="439" w:type="dxa"/>
            <w:vAlign w:val="center"/>
          </w:tcPr>
          <w:p w14:paraId="2307FC5F" w14:textId="77777777" w:rsidR="003C1253" w:rsidRPr="00ED3698" w:rsidRDefault="003C1253" w:rsidP="00366B42">
            <w:pPr>
              <w:pStyle w:val="Tablebodynospace"/>
              <w:jc w:val="center"/>
            </w:pPr>
            <w:r w:rsidRPr="00ED3698">
              <w:t>R</w:t>
            </w:r>
          </w:p>
        </w:tc>
        <w:tc>
          <w:tcPr>
            <w:tcW w:w="439" w:type="dxa"/>
            <w:vAlign w:val="center"/>
          </w:tcPr>
          <w:p w14:paraId="046983B6" w14:textId="77777777" w:rsidR="003C1253" w:rsidRPr="00ED3698" w:rsidRDefault="003C1253" w:rsidP="00366B42">
            <w:pPr>
              <w:pStyle w:val="Tablebodynospace"/>
              <w:jc w:val="center"/>
            </w:pPr>
            <w:r w:rsidRPr="00ED3698">
              <w:t>N</w:t>
            </w:r>
          </w:p>
        </w:tc>
        <w:tc>
          <w:tcPr>
            <w:tcW w:w="439" w:type="dxa"/>
            <w:vAlign w:val="center"/>
          </w:tcPr>
          <w:p w14:paraId="5EEE7D43" w14:textId="77777777" w:rsidR="003C1253" w:rsidRPr="00ED3698" w:rsidRDefault="003C1253" w:rsidP="00366B42">
            <w:pPr>
              <w:pStyle w:val="Tablebodynospace"/>
              <w:jc w:val="center"/>
            </w:pPr>
            <w:r w:rsidRPr="00ED3698">
              <w:t>N</w:t>
            </w:r>
          </w:p>
        </w:tc>
        <w:tc>
          <w:tcPr>
            <w:tcW w:w="439" w:type="dxa"/>
            <w:vAlign w:val="center"/>
          </w:tcPr>
          <w:p w14:paraId="7E484A41" w14:textId="77777777" w:rsidR="003C1253" w:rsidRPr="00ED3698" w:rsidRDefault="003C1253" w:rsidP="00366B42">
            <w:pPr>
              <w:pStyle w:val="Tablebodynospace"/>
              <w:jc w:val="center"/>
            </w:pPr>
            <w:r w:rsidRPr="00ED3698">
              <w:t>N</w:t>
            </w:r>
          </w:p>
        </w:tc>
      </w:tr>
      <w:tr w:rsidR="0003672E" w:rsidRPr="00ED3698" w14:paraId="10FC97AA" w14:textId="77777777" w:rsidTr="00366B42">
        <w:trPr>
          <w:jc w:val="center"/>
        </w:trPr>
        <w:tc>
          <w:tcPr>
            <w:tcW w:w="1242" w:type="dxa"/>
            <w:vAlign w:val="center"/>
          </w:tcPr>
          <w:p w14:paraId="0C2BFA55" w14:textId="77777777" w:rsidR="003C1253" w:rsidRPr="00ED3698" w:rsidRDefault="003C1253" w:rsidP="00CD1737">
            <w:pPr>
              <w:pStyle w:val="Tablebodynospace"/>
            </w:pPr>
            <w:r w:rsidRPr="00ED3698">
              <w:t>steady flow</w:t>
            </w:r>
          </w:p>
        </w:tc>
        <w:tc>
          <w:tcPr>
            <w:tcW w:w="284" w:type="dxa"/>
            <w:vAlign w:val="center"/>
          </w:tcPr>
          <w:p w14:paraId="0E2F5577" w14:textId="77777777" w:rsidR="003C1253" w:rsidRPr="00ED3698" w:rsidRDefault="003C1253" w:rsidP="00366B42">
            <w:pPr>
              <w:pStyle w:val="Tablebodynospace"/>
              <w:jc w:val="center"/>
            </w:pPr>
            <w:r w:rsidRPr="00ED3698">
              <w:t>R</w:t>
            </w:r>
          </w:p>
        </w:tc>
        <w:tc>
          <w:tcPr>
            <w:tcW w:w="378" w:type="dxa"/>
            <w:vAlign w:val="center"/>
          </w:tcPr>
          <w:p w14:paraId="48EE6DC1" w14:textId="77777777" w:rsidR="003C1253" w:rsidRPr="00ED3698" w:rsidRDefault="003C1253" w:rsidP="00366B42">
            <w:pPr>
              <w:pStyle w:val="Tablebodynospace"/>
              <w:jc w:val="center"/>
            </w:pPr>
            <w:r w:rsidRPr="00ED3698">
              <w:t>N</w:t>
            </w:r>
          </w:p>
        </w:tc>
        <w:tc>
          <w:tcPr>
            <w:tcW w:w="378" w:type="dxa"/>
            <w:vAlign w:val="center"/>
          </w:tcPr>
          <w:p w14:paraId="7DF54F70" w14:textId="77777777" w:rsidR="003C1253" w:rsidRPr="00ED3698" w:rsidRDefault="003C1253" w:rsidP="00366B42">
            <w:pPr>
              <w:pStyle w:val="Tablebodynospace"/>
              <w:jc w:val="center"/>
            </w:pPr>
            <w:r w:rsidRPr="00ED3698">
              <w:t>R</w:t>
            </w:r>
          </w:p>
        </w:tc>
        <w:tc>
          <w:tcPr>
            <w:tcW w:w="378" w:type="dxa"/>
            <w:vAlign w:val="center"/>
          </w:tcPr>
          <w:p w14:paraId="46F58315" w14:textId="77777777" w:rsidR="003C1253" w:rsidRPr="00ED3698" w:rsidRDefault="003C1253" w:rsidP="00366B42">
            <w:pPr>
              <w:pStyle w:val="Tablebodynospace"/>
              <w:jc w:val="center"/>
            </w:pPr>
            <w:r w:rsidRPr="00ED3698">
              <w:t>N</w:t>
            </w:r>
          </w:p>
        </w:tc>
        <w:tc>
          <w:tcPr>
            <w:tcW w:w="378" w:type="dxa"/>
            <w:vAlign w:val="center"/>
          </w:tcPr>
          <w:p w14:paraId="53B29F29" w14:textId="77777777" w:rsidR="003C1253" w:rsidRPr="00ED3698" w:rsidRDefault="003C1253" w:rsidP="00366B42">
            <w:pPr>
              <w:pStyle w:val="Tablebodynospace"/>
              <w:jc w:val="center"/>
            </w:pPr>
            <w:r w:rsidRPr="00ED3698">
              <w:t>N</w:t>
            </w:r>
          </w:p>
        </w:tc>
        <w:tc>
          <w:tcPr>
            <w:tcW w:w="539" w:type="dxa"/>
            <w:vAlign w:val="center"/>
          </w:tcPr>
          <w:p w14:paraId="0690BC45" w14:textId="77777777" w:rsidR="003C1253" w:rsidRPr="00ED3698" w:rsidRDefault="003C1253" w:rsidP="00366B42">
            <w:pPr>
              <w:pStyle w:val="Tablebodynospace"/>
              <w:jc w:val="center"/>
            </w:pPr>
            <w:r w:rsidRPr="00ED3698">
              <w:t>O</w:t>
            </w:r>
          </w:p>
        </w:tc>
        <w:tc>
          <w:tcPr>
            <w:tcW w:w="378" w:type="dxa"/>
            <w:vAlign w:val="center"/>
          </w:tcPr>
          <w:p w14:paraId="79934468" w14:textId="77777777" w:rsidR="003C1253" w:rsidRPr="00ED3698" w:rsidRDefault="003C1253" w:rsidP="00366B42">
            <w:pPr>
              <w:pStyle w:val="Tablebodynospace"/>
              <w:jc w:val="center"/>
            </w:pPr>
            <w:r w:rsidRPr="00ED3698">
              <w:t>N</w:t>
            </w:r>
          </w:p>
        </w:tc>
        <w:tc>
          <w:tcPr>
            <w:tcW w:w="378" w:type="dxa"/>
            <w:vAlign w:val="center"/>
          </w:tcPr>
          <w:p w14:paraId="21B44378" w14:textId="77777777" w:rsidR="003C1253" w:rsidRPr="00ED3698" w:rsidRDefault="003C1253" w:rsidP="00366B42">
            <w:pPr>
              <w:pStyle w:val="Tablebodynospace"/>
              <w:jc w:val="center"/>
            </w:pPr>
            <w:r w:rsidRPr="00ED3698">
              <w:t>O</w:t>
            </w:r>
          </w:p>
        </w:tc>
        <w:tc>
          <w:tcPr>
            <w:tcW w:w="378" w:type="dxa"/>
            <w:vAlign w:val="center"/>
          </w:tcPr>
          <w:p w14:paraId="1B8D0579" w14:textId="77777777" w:rsidR="003C1253" w:rsidRPr="00ED3698" w:rsidRDefault="003C1253" w:rsidP="00366B42">
            <w:pPr>
              <w:pStyle w:val="Tablebodynospace"/>
              <w:jc w:val="center"/>
            </w:pPr>
            <w:r w:rsidRPr="00ED3698">
              <w:t>R</w:t>
            </w:r>
          </w:p>
        </w:tc>
        <w:tc>
          <w:tcPr>
            <w:tcW w:w="650" w:type="dxa"/>
            <w:vAlign w:val="center"/>
          </w:tcPr>
          <w:p w14:paraId="0C17B340" w14:textId="77777777" w:rsidR="003C1253" w:rsidRPr="00ED3698" w:rsidRDefault="003C1253" w:rsidP="00366B42">
            <w:pPr>
              <w:pStyle w:val="Tablebodynospace"/>
              <w:jc w:val="center"/>
            </w:pPr>
            <w:r w:rsidRPr="00ED3698">
              <w:t>R</w:t>
            </w:r>
          </w:p>
        </w:tc>
        <w:tc>
          <w:tcPr>
            <w:tcW w:w="439" w:type="dxa"/>
            <w:vAlign w:val="center"/>
          </w:tcPr>
          <w:p w14:paraId="04444BE3" w14:textId="77777777" w:rsidR="003C1253" w:rsidRPr="00ED3698" w:rsidRDefault="003C1253" w:rsidP="00366B42">
            <w:pPr>
              <w:pStyle w:val="Tablebodynospace"/>
              <w:jc w:val="center"/>
            </w:pPr>
            <w:r w:rsidRPr="00ED3698">
              <w:t>N</w:t>
            </w:r>
          </w:p>
        </w:tc>
        <w:tc>
          <w:tcPr>
            <w:tcW w:w="650" w:type="dxa"/>
            <w:vAlign w:val="center"/>
          </w:tcPr>
          <w:p w14:paraId="4B1FE854" w14:textId="77777777" w:rsidR="003C1253" w:rsidRPr="00ED3698" w:rsidRDefault="003C1253" w:rsidP="00366B42">
            <w:pPr>
              <w:pStyle w:val="Tablebodynospace"/>
              <w:jc w:val="center"/>
            </w:pPr>
            <w:r w:rsidRPr="00ED3698">
              <w:t>R</w:t>
            </w:r>
          </w:p>
        </w:tc>
        <w:tc>
          <w:tcPr>
            <w:tcW w:w="650" w:type="dxa"/>
            <w:vAlign w:val="center"/>
          </w:tcPr>
          <w:p w14:paraId="2220C671" w14:textId="77777777" w:rsidR="003C1253" w:rsidRPr="00ED3698" w:rsidRDefault="003C1253" w:rsidP="00366B42">
            <w:pPr>
              <w:pStyle w:val="Tablebodynospace"/>
              <w:jc w:val="center"/>
            </w:pPr>
            <w:r w:rsidRPr="00ED3698">
              <w:t>R</w:t>
            </w:r>
          </w:p>
        </w:tc>
        <w:tc>
          <w:tcPr>
            <w:tcW w:w="439" w:type="dxa"/>
            <w:vAlign w:val="center"/>
          </w:tcPr>
          <w:p w14:paraId="5E69B46A" w14:textId="77777777" w:rsidR="003C1253" w:rsidRPr="00ED3698" w:rsidRDefault="003C1253" w:rsidP="00366B42">
            <w:pPr>
              <w:pStyle w:val="Tablebodynospace"/>
              <w:jc w:val="center"/>
            </w:pPr>
            <w:r w:rsidRPr="00ED3698">
              <w:t>N</w:t>
            </w:r>
          </w:p>
        </w:tc>
        <w:tc>
          <w:tcPr>
            <w:tcW w:w="439" w:type="dxa"/>
            <w:vAlign w:val="center"/>
          </w:tcPr>
          <w:p w14:paraId="183B3EC5" w14:textId="77777777" w:rsidR="003C1253" w:rsidRPr="00ED3698" w:rsidRDefault="003C1253" w:rsidP="00366B42">
            <w:pPr>
              <w:pStyle w:val="Tablebodynospace"/>
              <w:jc w:val="center"/>
            </w:pPr>
            <w:r w:rsidRPr="00ED3698">
              <w:t>N</w:t>
            </w:r>
          </w:p>
        </w:tc>
        <w:tc>
          <w:tcPr>
            <w:tcW w:w="439" w:type="dxa"/>
            <w:vAlign w:val="center"/>
          </w:tcPr>
          <w:p w14:paraId="33E3D380" w14:textId="77777777" w:rsidR="003C1253" w:rsidRPr="00ED3698" w:rsidRDefault="003C1253" w:rsidP="00366B42">
            <w:pPr>
              <w:pStyle w:val="Tablebodynospace"/>
              <w:jc w:val="center"/>
            </w:pPr>
            <w:r w:rsidRPr="00ED3698">
              <w:t>N</w:t>
            </w:r>
          </w:p>
        </w:tc>
        <w:tc>
          <w:tcPr>
            <w:tcW w:w="439" w:type="dxa"/>
            <w:vAlign w:val="center"/>
          </w:tcPr>
          <w:p w14:paraId="4635975D" w14:textId="77777777" w:rsidR="003C1253" w:rsidRPr="00ED3698" w:rsidRDefault="003C1253" w:rsidP="00366B42">
            <w:pPr>
              <w:pStyle w:val="Tablebodynospace"/>
              <w:jc w:val="center"/>
            </w:pPr>
            <w:r w:rsidRPr="00ED3698">
              <w:t>N</w:t>
            </w:r>
          </w:p>
        </w:tc>
      </w:tr>
      <w:tr w:rsidR="0003672E" w:rsidRPr="00ED3698" w14:paraId="4768EFAB" w14:textId="77777777" w:rsidTr="00366B42">
        <w:trPr>
          <w:jc w:val="center"/>
        </w:trPr>
        <w:tc>
          <w:tcPr>
            <w:tcW w:w="1242" w:type="dxa"/>
            <w:vAlign w:val="center"/>
          </w:tcPr>
          <w:p w14:paraId="4553162C" w14:textId="77777777" w:rsidR="003C1253" w:rsidRPr="00ED3698" w:rsidRDefault="003C1253" w:rsidP="00CD1737">
            <w:pPr>
              <w:pStyle w:val="Tablebodynospace"/>
            </w:pPr>
            <w:r w:rsidRPr="00ED3698">
              <w:t>transient flow</w:t>
            </w:r>
          </w:p>
        </w:tc>
        <w:tc>
          <w:tcPr>
            <w:tcW w:w="284" w:type="dxa"/>
            <w:vAlign w:val="center"/>
          </w:tcPr>
          <w:p w14:paraId="1F865F6B" w14:textId="77777777" w:rsidR="003C1253" w:rsidRPr="00ED3698" w:rsidRDefault="003C1253" w:rsidP="00366B42">
            <w:pPr>
              <w:pStyle w:val="Tablebodynospace"/>
              <w:jc w:val="center"/>
            </w:pPr>
            <w:r w:rsidRPr="00ED3698">
              <w:t>R</w:t>
            </w:r>
          </w:p>
        </w:tc>
        <w:tc>
          <w:tcPr>
            <w:tcW w:w="378" w:type="dxa"/>
            <w:vAlign w:val="center"/>
          </w:tcPr>
          <w:p w14:paraId="01073FA7" w14:textId="77777777" w:rsidR="003C1253" w:rsidRPr="00ED3698" w:rsidRDefault="003C1253" w:rsidP="00366B42">
            <w:pPr>
              <w:pStyle w:val="Tablebodynospace"/>
              <w:jc w:val="center"/>
            </w:pPr>
            <w:r w:rsidRPr="00ED3698">
              <w:t>N</w:t>
            </w:r>
          </w:p>
        </w:tc>
        <w:tc>
          <w:tcPr>
            <w:tcW w:w="378" w:type="dxa"/>
            <w:vAlign w:val="center"/>
          </w:tcPr>
          <w:p w14:paraId="0E218A7D" w14:textId="77777777" w:rsidR="003C1253" w:rsidRPr="00ED3698" w:rsidRDefault="003C1253" w:rsidP="00366B42">
            <w:pPr>
              <w:pStyle w:val="Tablebodynospace"/>
              <w:jc w:val="center"/>
            </w:pPr>
            <w:r w:rsidRPr="00ED3698">
              <w:t>R</w:t>
            </w:r>
          </w:p>
        </w:tc>
        <w:tc>
          <w:tcPr>
            <w:tcW w:w="378" w:type="dxa"/>
            <w:vAlign w:val="center"/>
          </w:tcPr>
          <w:p w14:paraId="37CAA651" w14:textId="77777777" w:rsidR="003C1253" w:rsidRPr="00ED3698" w:rsidRDefault="003C1253" w:rsidP="00366B42">
            <w:pPr>
              <w:pStyle w:val="Tablebodynospace"/>
              <w:jc w:val="center"/>
            </w:pPr>
            <w:r w:rsidRPr="00ED3698">
              <w:t>R</w:t>
            </w:r>
          </w:p>
        </w:tc>
        <w:tc>
          <w:tcPr>
            <w:tcW w:w="378" w:type="dxa"/>
            <w:vAlign w:val="center"/>
          </w:tcPr>
          <w:p w14:paraId="745B4CA6" w14:textId="77777777" w:rsidR="003C1253" w:rsidRPr="00ED3698" w:rsidRDefault="003C1253" w:rsidP="00366B42">
            <w:pPr>
              <w:pStyle w:val="Tablebodynospace"/>
              <w:jc w:val="center"/>
            </w:pPr>
            <w:r w:rsidRPr="00ED3698">
              <w:t>N</w:t>
            </w:r>
          </w:p>
        </w:tc>
        <w:tc>
          <w:tcPr>
            <w:tcW w:w="539" w:type="dxa"/>
            <w:vAlign w:val="center"/>
          </w:tcPr>
          <w:p w14:paraId="6D986EF1" w14:textId="77777777" w:rsidR="003C1253" w:rsidRPr="00ED3698" w:rsidRDefault="003C1253" w:rsidP="00366B42">
            <w:pPr>
              <w:pStyle w:val="Tablebodynospace"/>
              <w:jc w:val="center"/>
            </w:pPr>
            <w:r w:rsidRPr="00ED3698">
              <w:t>O</w:t>
            </w:r>
          </w:p>
        </w:tc>
        <w:tc>
          <w:tcPr>
            <w:tcW w:w="378" w:type="dxa"/>
            <w:vAlign w:val="center"/>
          </w:tcPr>
          <w:p w14:paraId="0BE51076" w14:textId="77777777" w:rsidR="003C1253" w:rsidRPr="00ED3698" w:rsidRDefault="003C1253" w:rsidP="00366B42">
            <w:pPr>
              <w:pStyle w:val="Tablebodynospace"/>
              <w:jc w:val="center"/>
            </w:pPr>
            <w:r w:rsidRPr="00ED3698">
              <w:t>N</w:t>
            </w:r>
          </w:p>
        </w:tc>
        <w:tc>
          <w:tcPr>
            <w:tcW w:w="378" w:type="dxa"/>
            <w:vAlign w:val="center"/>
          </w:tcPr>
          <w:p w14:paraId="6DB52A8C" w14:textId="77777777" w:rsidR="003C1253" w:rsidRPr="00ED3698" w:rsidRDefault="003C1253" w:rsidP="00366B42">
            <w:pPr>
              <w:pStyle w:val="Tablebodynospace"/>
              <w:jc w:val="center"/>
            </w:pPr>
            <w:r w:rsidRPr="00ED3698">
              <w:t>O</w:t>
            </w:r>
          </w:p>
        </w:tc>
        <w:tc>
          <w:tcPr>
            <w:tcW w:w="378" w:type="dxa"/>
            <w:vAlign w:val="center"/>
          </w:tcPr>
          <w:p w14:paraId="5A2E3917" w14:textId="77777777" w:rsidR="003C1253" w:rsidRPr="00ED3698" w:rsidRDefault="003C1253" w:rsidP="00366B42">
            <w:pPr>
              <w:pStyle w:val="Tablebodynospace"/>
              <w:jc w:val="center"/>
            </w:pPr>
            <w:r w:rsidRPr="00ED3698">
              <w:t>R</w:t>
            </w:r>
          </w:p>
        </w:tc>
        <w:tc>
          <w:tcPr>
            <w:tcW w:w="650" w:type="dxa"/>
            <w:vAlign w:val="center"/>
          </w:tcPr>
          <w:p w14:paraId="3A51077D" w14:textId="77777777" w:rsidR="003C1253" w:rsidRPr="00ED3698" w:rsidRDefault="003C1253" w:rsidP="00366B42">
            <w:pPr>
              <w:pStyle w:val="Tablebodynospace"/>
              <w:jc w:val="center"/>
            </w:pPr>
            <w:r w:rsidRPr="00ED3698">
              <w:t>R</w:t>
            </w:r>
          </w:p>
        </w:tc>
        <w:tc>
          <w:tcPr>
            <w:tcW w:w="439" w:type="dxa"/>
            <w:vAlign w:val="center"/>
          </w:tcPr>
          <w:p w14:paraId="519921F9" w14:textId="77777777" w:rsidR="003C1253" w:rsidRPr="00ED3698" w:rsidRDefault="003C1253" w:rsidP="00366B42">
            <w:pPr>
              <w:pStyle w:val="Tablebodynospace"/>
              <w:jc w:val="center"/>
            </w:pPr>
            <w:r w:rsidRPr="00ED3698">
              <w:t>N</w:t>
            </w:r>
          </w:p>
        </w:tc>
        <w:tc>
          <w:tcPr>
            <w:tcW w:w="650" w:type="dxa"/>
            <w:vAlign w:val="center"/>
          </w:tcPr>
          <w:p w14:paraId="7AB925F2" w14:textId="77777777" w:rsidR="003C1253" w:rsidRPr="00ED3698" w:rsidRDefault="003C1253" w:rsidP="00366B42">
            <w:pPr>
              <w:pStyle w:val="Tablebodynospace"/>
              <w:jc w:val="center"/>
            </w:pPr>
            <w:r w:rsidRPr="00ED3698">
              <w:t>R</w:t>
            </w:r>
          </w:p>
        </w:tc>
        <w:tc>
          <w:tcPr>
            <w:tcW w:w="650" w:type="dxa"/>
            <w:vAlign w:val="center"/>
          </w:tcPr>
          <w:p w14:paraId="2BF1A29C" w14:textId="77777777" w:rsidR="003C1253" w:rsidRPr="00ED3698" w:rsidRDefault="003C1253" w:rsidP="00366B42">
            <w:pPr>
              <w:pStyle w:val="Tablebodynospace"/>
              <w:jc w:val="center"/>
            </w:pPr>
            <w:r w:rsidRPr="00ED3698">
              <w:t>R</w:t>
            </w:r>
          </w:p>
        </w:tc>
        <w:tc>
          <w:tcPr>
            <w:tcW w:w="439" w:type="dxa"/>
            <w:vAlign w:val="center"/>
          </w:tcPr>
          <w:p w14:paraId="6FF81183" w14:textId="77777777" w:rsidR="003C1253" w:rsidRPr="00ED3698" w:rsidRDefault="003C1253" w:rsidP="00366B42">
            <w:pPr>
              <w:pStyle w:val="Tablebodynospace"/>
              <w:jc w:val="center"/>
            </w:pPr>
            <w:r w:rsidRPr="00ED3698">
              <w:t>N</w:t>
            </w:r>
          </w:p>
        </w:tc>
        <w:tc>
          <w:tcPr>
            <w:tcW w:w="439" w:type="dxa"/>
            <w:vAlign w:val="center"/>
          </w:tcPr>
          <w:p w14:paraId="1AC4BC70" w14:textId="77777777" w:rsidR="003C1253" w:rsidRPr="00ED3698" w:rsidRDefault="003C1253" w:rsidP="00366B42">
            <w:pPr>
              <w:pStyle w:val="Tablebodynospace"/>
              <w:jc w:val="center"/>
            </w:pPr>
            <w:r w:rsidRPr="00ED3698">
              <w:t>N</w:t>
            </w:r>
          </w:p>
        </w:tc>
        <w:tc>
          <w:tcPr>
            <w:tcW w:w="439" w:type="dxa"/>
            <w:vAlign w:val="center"/>
          </w:tcPr>
          <w:p w14:paraId="087DD342" w14:textId="77777777" w:rsidR="003C1253" w:rsidRPr="00ED3698" w:rsidRDefault="003C1253" w:rsidP="00366B42">
            <w:pPr>
              <w:pStyle w:val="Tablebodynospace"/>
              <w:jc w:val="center"/>
            </w:pPr>
            <w:r w:rsidRPr="00ED3698">
              <w:t>N</w:t>
            </w:r>
          </w:p>
        </w:tc>
        <w:tc>
          <w:tcPr>
            <w:tcW w:w="439" w:type="dxa"/>
            <w:vAlign w:val="center"/>
          </w:tcPr>
          <w:p w14:paraId="5E1E31CA" w14:textId="77777777" w:rsidR="003C1253" w:rsidRPr="00ED3698" w:rsidRDefault="003C1253" w:rsidP="00366B42">
            <w:pPr>
              <w:pStyle w:val="Tablebodynospace"/>
              <w:jc w:val="center"/>
            </w:pPr>
            <w:r w:rsidRPr="00ED3698">
              <w:t>N</w:t>
            </w:r>
          </w:p>
        </w:tc>
      </w:tr>
      <w:tr w:rsidR="0003672E" w:rsidRPr="00ED3698" w14:paraId="2C3D9E9A" w14:textId="77777777" w:rsidTr="00366B42">
        <w:trPr>
          <w:jc w:val="center"/>
        </w:trPr>
        <w:tc>
          <w:tcPr>
            <w:tcW w:w="1242" w:type="dxa"/>
            <w:vAlign w:val="center"/>
          </w:tcPr>
          <w:p w14:paraId="1FBF526F" w14:textId="77777777" w:rsidR="003C1253" w:rsidRPr="00ED3698" w:rsidRDefault="003C1253" w:rsidP="00CD1737">
            <w:pPr>
              <w:pStyle w:val="Tablebodynospace"/>
            </w:pPr>
            <w:r w:rsidRPr="00ED3698">
              <w:t>flow and</w:t>
            </w:r>
            <w:r>
              <w:t xml:space="preserve"> </w:t>
            </w:r>
            <w:r w:rsidRPr="00ED3698">
              <w:t>reactive transport</w:t>
            </w:r>
          </w:p>
        </w:tc>
        <w:tc>
          <w:tcPr>
            <w:tcW w:w="284" w:type="dxa"/>
            <w:vAlign w:val="center"/>
          </w:tcPr>
          <w:p w14:paraId="09CA219A" w14:textId="77777777" w:rsidR="003C1253" w:rsidRPr="00ED3698" w:rsidRDefault="003C1253" w:rsidP="00366B42">
            <w:pPr>
              <w:pStyle w:val="Tablebodynospace"/>
              <w:jc w:val="center"/>
            </w:pPr>
            <w:r w:rsidRPr="00ED3698">
              <w:t>R</w:t>
            </w:r>
          </w:p>
        </w:tc>
        <w:tc>
          <w:tcPr>
            <w:tcW w:w="378" w:type="dxa"/>
            <w:vAlign w:val="center"/>
          </w:tcPr>
          <w:p w14:paraId="2A77CA0B" w14:textId="77777777" w:rsidR="003C1253" w:rsidRPr="00ED3698" w:rsidRDefault="003C1253" w:rsidP="00366B42">
            <w:pPr>
              <w:pStyle w:val="Tablebodynospace"/>
              <w:jc w:val="center"/>
            </w:pPr>
            <w:r w:rsidRPr="00ED3698">
              <w:t>R</w:t>
            </w:r>
          </w:p>
        </w:tc>
        <w:tc>
          <w:tcPr>
            <w:tcW w:w="378" w:type="dxa"/>
            <w:vAlign w:val="center"/>
          </w:tcPr>
          <w:p w14:paraId="508ECB35" w14:textId="77777777" w:rsidR="003C1253" w:rsidRPr="00ED3698" w:rsidRDefault="003C1253" w:rsidP="00366B42">
            <w:pPr>
              <w:pStyle w:val="Tablebodynospace"/>
              <w:jc w:val="center"/>
            </w:pPr>
            <w:r w:rsidRPr="00ED3698">
              <w:t>R</w:t>
            </w:r>
          </w:p>
        </w:tc>
        <w:tc>
          <w:tcPr>
            <w:tcW w:w="378" w:type="dxa"/>
            <w:vAlign w:val="center"/>
          </w:tcPr>
          <w:p w14:paraId="11168779" w14:textId="77777777" w:rsidR="003C1253" w:rsidRPr="00ED3698" w:rsidRDefault="003C1253" w:rsidP="00366B42">
            <w:pPr>
              <w:pStyle w:val="Tablebodynospace"/>
              <w:jc w:val="center"/>
            </w:pPr>
            <w:r w:rsidRPr="00ED3698">
              <w:t>R</w:t>
            </w:r>
          </w:p>
        </w:tc>
        <w:tc>
          <w:tcPr>
            <w:tcW w:w="378" w:type="dxa"/>
            <w:vAlign w:val="center"/>
          </w:tcPr>
          <w:p w14:paraId="2857F0EB" w14:textId="77777777" w:rsidR="003C1253" w:rsidRPr="00ED3698" w:rsidRDefault="003C1253" w:rsidP="00366B42">
            <w:pPr>
              <w:pStyle w:val="Tablebodynospace"/>
              <w:jc w:val="center"/>
            </w:pPr>
            <w:r w:rsidRPr="00ED3698">
              <w:t>O</w:t>
            </w:r>
          </w:p>
        </w:tc>
        <w:tc>
          <w:tcPr>
            <w:tcW w:w="539" w:type="dxa"/>
            <w:vAlign w:val="center"/>
          </w:tcPr>
          <w:p w14:paraId="50C2378B" w14:textId="77777777" w:rsidR="003C1253" w:rsidRPr="00ED3698" w:rsidRDefault="003C1253" w:rsidP="00366B42">
            <w:pPr>
              <w:pStyle w:val="Tablebodynospace"/>
              <w:jc w:val="center"/>
            </w:pPr>
            <w:r w:rsidRPr="00ED3698">
              <w:t>O</w:t>
            </w:r>
          </w:p>
        </w:tc>
        <w:tc>
          <w:tcPr>
            <w:tcW w:w="378" w:type="dxa"/>
            <w:vAlign w:val="center"/>
          </w:tcPr>
          <w:p w14:paraId="45D9B6F9" w14:textId="77777777" w:rsidR="003C1253" w:rsidRPr="00ED3698" w:rsidRDefault="003C1253" w:rsidP="00366B42">
            <w:pPr>
              <w:pStyle w:val="Tablebodynospace"/>
              <w:jc w:val="center"/>
            </w:pPr>
            <w:r w:rsidRPr="00ED3698">
              <w:t>O</w:t>
            </w:r>
          </w:p>
        </w:tc>
        <w:tc>
          <w:tcPr>
            <w:tcW w:w="378" w:type="dxa"/>
            <w:vAlign w:val="center"/>
          </w:tcPr>
          <w:p w14:paraId="4C4D4260" w14:textId="77777777" w:rsidR="003C1253" w:rsidRPr="00ED3698" w:rsidRDefault="003C1253" w:rsidP="00366B42">
            <w:pPr>
              <w:pStyle w:val="Tablebodynospace"/>
              <w:jc w:val="center"/>
            </w:pPr>
            <w:r w:rsidRPr="00ED3698">
              <w:t>O</w:t>
            </w:r>
          </w:p>
        </w:tc>
        <w:tc>
          <w:tcPr>
            <w:tcW w:w="378" w:type="dxa"/>
            <w:vAlign w:val="center"/>
          </w:tcPr>
          <w:p w14:paraId="4AF8477F" w14:textId="77777777" w:rsidR="003C1253" w:rsidRPr="00ED3698" w:rsidRDefault="003C1253" w:rsidP="00366B42">
            <w:pPr>
              <w:pStyle w:val="Tablebodynospace"/>
              <w:jc w:val="center"/>
            </w:pPr>
            <w:r w:rsidRPr="00ED3698">
              <w:t>R</w:t>
            </w:r>
          </w:p>
        </w:tc>
        <w:tc>
          <w:tcPr>
            <w:tcW w:w="650" w:type="dxa"/>
            <w:vAlign w:val="center"/>
          </w:tcPr>
          <w:p w14:paraId="31DBBF2F" w14:textId="77777777" w:rsidR="003C1253" w:rsidRPr="00ED3698" w:rsidRDefault="003C1253" w:rsidP="00366B42">
            <w:pPr>
              <w:pStyle w:val="Tablebodynospace"/>
              <w:jc w:val="center"/>
            </w:pPr>
            <w:r w:rsidRPr="00ED3698">
              <w:t>R</w:t>
            </w:r>
          </w:p>
        </w:tc>
        <w:tc>
          <w:tcPr>
            <w:tcW w:w="439" w:type="dxa"/>
            <w:vAlign w:val="center"/>
          </w:tcPr>
          <w:p w14:paraId="56424511" w14:textId="77777777" w:rsidR="003C1253" w:rsidRPr="00ED3698" w:rsidRDefault="003C1253" w:rsidP="00366B42">
            <w:pPr>
              <w:pStyle w:val="Tablebodynospace"/>
              <w:jc w:val="center"/>
            </w:pPr>
            <w:r w:rsidRPr="00ED3698">
              <w:t>R</w:t>
            </w:r>
          </w:p>
        </w:tc>
        <w:tc>
          <w:tcPr>
            <w:tcW w:w="650" w:type="dxa"/>
            <w:vAlign w:val="center"/>
          </w:tcPr>
          <w:p w14:paraId="47607298" w14:textId="77777777" w:rsidR="003C1253" w:rsidRPr="00ED3698" w:rsidRDefault="003C1253" w:rsidP="00366B42">
            <w:pPr>
              <w:pStyle w:val="Tablebodynospace"/>
              <w:jc w:val="center"/>
            </w:pPr>
            <w:r w:rsidRPr="00ED3698">
              <w:t>R</w:t>
            </w:r>
          </w:p>
        </w:tc>
        <w:tc>
          <w:tcPr>
            <w:tcW w:w="650" w:type="dxa"/>
            <w:vAlign w:val="center"/>
          </w:tcPr>
          <w:p w14:paraId="5A190DC1" w14:textId="77777777" w:rsidR="003C1253" w:rsidRPr="00ED3698" w:rsidRDefault="003C1253" w:rsidP="00366B42">
            <w:pPr>
              <w:pStyle w:val="Tablebodynospace"/>
              <w:jc w:val="center"/>
            </w:pPr>
            <w:r w:rsidRPr="00ED3698">
              <w:t>R</w:t>
            </w:r>
          </w:p>
        </w:tc>
        <w:tc>
          <w:tcPr>
            <w:tcW w:w="439" w:type="dxa"/>
            <w:vAlign w:val="center"/>
          </w:tcPr>
          <w:p w14:paraId="0E318B78" w14:textId="77777777" w:rsidR="003C1253" w:rsidRPr="00ED3698" w:rsidRDefault="003C1253" w:rsidP="00366B42">
            <w:pPr>
              <w:pStyle w:val="Tablebodynospace"/>
              <w:jc w:val="center"/>
            </w:pPr>
            <w:r w:rsidRPr="00ED3698">
              <w:t>N</w:t>
            </w:r>
          </w:p>
        </w:tc>
        <w:tc>
          <w:tcPr>
            <w:tcW w:w="439" w:type="dxa"/>
            <w:vAlign w:val="center"/>
          </w:tcPr>
          <w:p w14:paraId="1DC032B8" w14:textId="77777777" w:rsidR="003C1253" w:rsidRPr="00ED3698" w:rsidRDefault="003C1253" w:rsidP="00366B42">
            <w:pPr>
              <w:pStyle w:val="Tablebodynospace"/>
              <w:jc w:val="center"/>
            </w:pPr>
            <w:r w:rsidRPr="00ED3698">
              <w:t>R</w:t>
            </w:r>
          </w:p>
        </w:tc>
        <w:tc>
          <w:tcPr>
            <w:tcW w:w="439" w:type="dxa"/>
            <w:vAlign w:val="center"/>
          </w:tcPr>
          <w:p w14:paraId="71667231" w14:textId="77777777" w:rsidR="003C1253" w:rsidRPr="00ED3698" w:rsidRDefault="003C1253" w:rsidP="00366B42">
            <w:pPr>
              <w:pStyle w:val="Tablebodynospace"/>
              <w:jc w:val="center"/>
            </w:pPr>
            <w:r w:rsidRPr="00ED3698">
              <w:t>R</w:t>
            </w:r>
          </w:p>
        </w:tc>
        <w:tc>
          <w:tcPr>
            <w:tcW w:w="439" w:type="dxa"/>
            <w:vAlign w:val="center"/>
          </w:tcPr>
          <w:p w14:paraId="0237A83B" w14:textId="77777777" w:rsidR="003C1253" w:rsidRPr="00ED3698" w:rsidRDefault="003C1253" w:rsidP="00366B42">
            <w:pPr>
              <w:pStyle w:val="Tablebodynospace"/>
              <w:jc w:val="center"/>
            </w:pPr>
            <w:r>
              <w:t>N</w:t>
            </w:r>
          </w:p>
        </w:tc>
      </w:tr>
      <w:tr w:rsidR="0003672E" w:rsidRPr="00ED3698" w14:paraId="256611BC" w14:textId="77777777" w:rsidTr="00366B42">
        <w:trPr>
          <w:jc w:val="center"/>
        </w:trPr>
        <w:tc>
          <w:tcPr>
            <w:tcW w:w="1242" w:type="dxa"/>
            <w:vAlign w:val="center"/>
          </w:tcPr>
          <w:p w14:paraId="52FA3225" w14:textId="77777777" w:rsidR="003C1253" w:rsidRPr="00ED3698" w:rsidRDefault="003C1253" w:rsidP="00CD1737">
            <w:pPr>
              <w:pStyle w:val="Tablebodynospace"/>
            </w:pPr>
            <w:r>
              <w:t>heat transport</w:t>
            </w:r>
          </w:p>
        </w:tc>
        <w:tc>
          <w:tcPr>
            <w:tcW w:w="284" w:type="dxa"/>
            <w:vAlign w:val="center"/>
          </w:tcPr>
          <w:p w14:paraId="636288C3" w14:textId="77777777" w:rsidR="003C1253" w:rsidRPr="00ED3698" w:rsidRDefault="003C1253" w:rsidP="00366B42">
            <w:pPr>
              <w:pStyle w:val="Tablebodynospace"/>
              <w:jc w:val="center"/>
            </w:pPr>
            <w:r>
              <w:t>R</w:t>
            </w:r>
          </w:p>
        </w:tc>
        <w:tc>
          <w:tcPr>
            <w:tcW w:w="378" w:type="dxa"/>
            <w:vAlign w:val="center"/>
          </w:tcPr>
          <w:p w14:paraId="56257A14" w14:textId="77777777" w:rsidR="003C1253" w:rsidRPr="00ED3698" w:rsidRDefault="003C1253" w:rsidP="00366B42">
            <w:pPr>
              <w:pStyle w:val="Tablebodynospace"/>
              <w:jc w:val="center"/>
            </w:pPr>
            <w:r w:rsidRPr="0008754D">
              <w:t>N</w:t>
            </w:r>
          </w:p>
        </w:tc>
        <w:tc>
          <w:tcPr>
            <w:tcW w:w="378" w:type="dxa"/>
            <w:vAlign w:val="center"/>
          </w:tcPr>
          <w:p w14:paraId="76C937EA" w14:textId="77777777" w:rsidR="003C1253" w:rsidRPr="00ED3698" w:rsidRDefault="003C1253" w:rsidP="00366B42">
            <w:pPr>
              <w:pStyle w:val="Tablebodynospace"/>
              <w:jc w:val="center"/>
            </w:pPr>
            <w:r w:rsidRPr="0008754D">
              <w:t>N</w:t>
            </w:r>
          </w:p>
        </w:tc>
        <w:tc>
          <w:tcPr>
            <w:tcW w:w="378" w:type="dxa"/>
            <w:vAlign w:val="center"/>
          </w:tcPr>
          <w:p w14:paraId="2073065E" w14:textId="77777777" w:rsidR="003C1253" w:rsidRPr="00ED3698" w:rsidRDefault="003C1253" w:rsidP="00366B42">
            <w:pPr>
              <w:pStyle w:val="Tablebodynospace"/>
              <w:jc w:val="center"/>
            </w:pPr>
            <w:r w:rsidRPr="0008754D">
              <w:t>N</w:t>
            </w:r>
          </w:p>
        </w:tc>
        <w:tc>
          <w:tcPr>
            <w:tcW w:w="378" w:type="dxa"/>
            <w:vAlign w:val="center"/>
          </w:tcPr>
          <w:p w14:paraId="77C80F73" w14:textId="77777777" w:rsidR="003C1253" w:rsidRPr="00ED3698" w:rsidRDefault="003C1253" w:rsidP="00366B42">
            <w:pPr>
              <w:pStyle w:val="Tablebodynospace"/>
              <w:jc w:val="center"/>
            </w:pPr>
            <w:r w:rsidRPr="0008754D">
              <w:t>N</w:t>
            </w:r>
          </w:p>
        </w:tc>
        <w:tc>
          <w:tcPr>
            <w:tcW w:w="539" w:type="dxa"/>
            <w:vAlign w:val="center"/>
          </w:tcPr>
          <w:p w14:paraId="51059DAC" w14:textId="77777777" w:rsidR="003C1253" w:rsidRPr="00ED3698" w:rsidRDefault="0003672E" w:rsidP="00366B42">
            <w:pPr>
              <w:pStyle w:val="Tablebodynospace"/>
              <w:jc w:val="center"/>
            </w:pPr>
            <w:r>
              <w:t>R</w:t>
            </w:r>
          </w:p>
        </w:tc>
        <w:tc>
          <w:tcPr>
            <w:tcW w:w="378" w:type="dxa"/>
            <w:vAlign w:val="center"/>
          </w:tcPr>
          <w:p w14:paraId="5F7EA2BA" w14:textId="77777777" w:rsidR="003C1253" w:rsidRPr="00ED3698" w:rsidRDefault="003C1253" w:rsidP="00366B42">
            <w:pPr>
              <w:pStyle w:val="Tablebodynospace"/>
              <w:jc w:val="center"/>
            </w:pPr>
            <w:r w:rsidRPr="0008754D">
              <w:t>N</w:t>
            </w:r>
          </w:p>
        </w:tc>
        <w:tc>
          <w:tcPr>
            <w:tcW w:w="378" w:type="dxa"/>
            <w:vAlign w:val="center"/>
          </w:tcPr>
          <w:p w14:paraId="1835B235" w14:textId="77777777" w:rsidR="003C1253" w:rsidRPr="00ED3698" w:rsidRDefault="0003672E" w:rsidP="00366B42">
            <w:pPr>
              <w:pStyle w:val="Tablebodynospace"/>
              <w:jc w:val="center"/>
            </w:pPr>
            <w:r>
              <w:t>O</w:t>
            </w:r>
          </w:p>
        </w:tc>
        <w:tc>
          <w:tcPr>
            <w:tcW w:w="378" w:type="dxa"/>
            <w:vAlign w:val="center"/>
          </w:tcPr>
          <w:p w14:paraId="5F025FA9" w14:textId="77777777" w:rsidR="003C1253" w:rsidRPr="00ED3698" w:rsidRDefault="003C1253" w:rsidP="00366B42">
            <w:pPr>
              <w:pStyle w:val="Tablebodynospace"/>
              <w:jc w:val="center"/>
            </w:pPr>
            <w:r w:rsidRPr="0008754D">
              <w:t>N</w:t>
            </w:r>
          </w:p>
        </w:tc>
        <w:tc>
          <w:tcPr>
            <w:tcW w:w="650" w:type="dxa"/>
            <w:vAlign w:val="center"/>
          </w:tcPr>
          <w:p w14:paraId="791CD060" w14:textId="77777777" w:rsidR="003C1253" w:rsidRPr="00ED3698" w:rsidRDefault="003C1253" w:rsidP="00366B42">
            <w:pPr>
              <w:pStyle w:val="Tablebodynospace"/>
              <w:jc w:val="center"/>
            </w:pPr>
            <w:r>
              <w:t>R</w:t>
            </w:r>
          </w:p>
        </w:tc>
        <w:tc>
          <w:tcPr>
            <w:tcW w:w="439" w:type="dxa"/>
            <w:vAlign w:val="center"/>
          </w:tcPr>
          <w:p w14:paraId="6172E7FC" w14:textId="77777777" w:rsidR="003C1253" w:rsidRPr="00ED3698" w:rsidRDefault="003C1253" w:rsidP="00366B42">
            <w:pPr>
              <w:pStyle w:val="Tablebodynospace"/>
              <w:jc w:val="center"/>
            </w:pPr>
            <w:r>
              <w:t>N</w:t>
            </w:r>
          </w:p>
        </w:tc>
        <w:tc>
          <w:tcPr>
            <w:tcW w:w="650" w:type="dxa"/>
            <w:vAlign w:val="center"/>
          </w:tcPr>
          <w:p w14:paraId="103AAB28" w14:textId="77777777" w:rsidR="003C1253" w:rsidRPr="00ED3698" w:rsidRDefault="003C1253" w:rsidP="00366B42">
            <w:pPr>
              <w:pStyle w:val="Tablebodynospace"/>
              <w:jc w:val="center"/>
            </w:pPr>
            <w:r>
              <w:t>R</w:t>
            </w:r>
          </w:p>
        </w:tc>
        <w:tc>
          <w:tcPr>
            <w:tcW w:w="650" w:type="dxa"/>
            <w:vAlign w:val="center"/>
          </w:tcPr>
          <w:p w14:paraId="35C4D3A1" w14:textId="77777777" w:rsidR="003C1253" w:rsidRPr="00ED3698" w:rsidRDefault="003C1253" w:rsidP="00366B42">
            <w:pPr>
              <w:pStyle w:val="Tablebodynospace"/>
              <w:jc w:val="center"/>
            </w:pPr>
            <w:r>
              <w:t>R</w:t>
            </w:r>
          </w:p>
        </w:tc>
        <w:tc>
          <w:tcPr>
            <w:tcW w:w="439" w:type="dxa"/>
            <w:vAlign w:val="center"/>
          </w:tcPr>
          <w:p w14:paraId="5AF7A6DF" w14:textId="77777777" w:rsidR="003C1253" w:rsidRPr="00ED3698" w:rsidRDefault="003C1253" w:rsidP="00366B42">
            <w:pPr>
              <w:pStyle w:val="Tablebodynospace"/>
              <w:jc w:val="center"/>
            </w:pPr>
            <w:r>
              <w:t>N</w:t>
            </w:r>
          </w:p>
        </w:tc>
        <w:tc>
          <w:tcPr>
            <w:tcW w:w="439" w:type="dxa"/>
            <w:vAlign w:val="center"/>
          </w:tcPr>
          <w:p w14:paraId="69C99B9D" w14:textId="77777777" w:rsidR="003C1253" w:rsidRPr="00ED3698" w:rsidRDefault="003C1253" w:rsidP="00366B42">
            <w:pPr>
              <w:pStyle w:val="Tablebodynospace"/>
              <w:jc w:val="center"/>
            </w:pPr>
            <w:r>
              <w:t>N</w:t>
            </w:r>
          </w:p>
        </w:tc>
        <w:tc>
          <w:tcPr>
            <w:tcW w:w="439" w:type="dxa"/>
            <w:vAlign w:val="center"/>
          </w:tcPr>
          <w:p w14:paraId="7663D7BC" w14:textId="77777777" w:rsidR="003C1253" w:rsidRPr="00ED3698" w:rsidRDefault="003C1253" w:rsidP="00366B42">
            <w:pPr>
              <w:pStyle w:val="Tablebodynospace"/>
              <w:jc w:val="center"/>
            </w:pPr>
            <w:r>
              <w:t>N</w:t>
            </w:r>
          </w:p>
        </w:tc>
        <w:tc>
          <w:tcPr>
            <w:tcW w:w="439" w:type="dxa"/>
            <w:vAlign w:val="center"/>
          </w:tcPr>
          <w:p w14:paraId="6F58313E" w14:textId="77777777" w:rsidR="003C1253" w:rsidRDefault="003C1253" w:rsidP="00366B42">
            <w:pPr>
              <w:pStyle w:val="Tablebodynospace"/>
              <w:jc w:val="center"/>
            </w:pPr>
            <w:r>
              <w:t>N</w:t>
            </w:r>
          </w:p>
        </w:tc>
      </w:tr>
      <w:tr w:rsidR="0003672E" w:rsidRPr="00ED3698" w14:paraId="294CE0FB" w14:textId="77777777" w:rsidTr="00366B42">
        <w:trPr>
          <w:jc w:val="center"/>
        </w:trPr>
        <w:tc>
          <w:tcPr>
            <w:tcW w:w="1242" w:type="dxa"/>
            <w:vAlign w:val="center"/>
          </w:tcPr>
          <w:p w14:paraId="57C316A9" w14:textId="77777777" w:rsidR="0003672E" w:rsidRDefault="00804A92" w:rsidP="00CD1737">
            <w:pPr>
              <w:pStyle w:val="Tablebodynospace"/>
            </w:pPr>
            <w:r>
              <w:t>loading</w:t>
            </w:r>
          </w:p>
        </w:tc>
        <w:tc>
          <w:tcPr>
            <w:tcW w:w="284" w:type="dxa"/>
            <w:vAlign w:val="center"/>
          </w:tcPr>
          <w:p w14:paraId="72494887" w14:textId="77777777" w:rsidR="0003672E" w:rsidRDefault="0003672E" w:rsidP="00366B42">
            <w:pPr>
              <w:pStyle w:val="Tablebodynospace"/>
              <w:jc w:val="center"/>
            </w:pPr>
            <w:r>
              <w:t>R</w:t>
            </w:r>
          </w:p>
        </w:tc>
        <w:tc>
          <w:tcPr>
            <w:tcW w:w="378" w:type="dxa"/>
            <w:vAlign w:val="center"/>
          </w:tcPr>
          <w:p w14:paraId="00705BE8" w14:textId="77777777" w:rsidR="0003672E" w:rsidRPr="00ED3698" w:rsidRDefault="0003672E" w:rsidP="00366B42">
            <w:pPr>
              <w:pStyle w:val="Tablebodynospace"/>
              <w:jc w:val="center"/>
            </w:pPr>
            <w:r w:rsidRPr="0008754D">
              <w:t>N</w:t>
            </w:r>
          </w:p>
        </w:tc>
        <w:tc>
          <w:tcPr>
            <w:tcW w:w="378" w:type="dxa"/>
            <w:vAlign w:val="center"/>
          </w:tcPr>
          <w:p w14:paraId="7182864E" w14:textId="77777777" w:rsidR="0003672E" w:rsidRPr="00ED3698" w:rsidRDefault="0003672E" w:rsidP="00366B42">
            <w:pPr>
              <w:pStyle w:val="Tablebodynospace"/>
              <w:jc w:val="center"/>
            </w:pPr>
            <w:r w:rsidRPr="001C72E1">
              <w:t>N</w:t>
            </w:r>
          </w:p>
        </w:tc>
        <w:tc>
          <w:tcPr>
            <w:tcW w:w="378" w:type="dxa"/>
            <w:vAlign w:val="center"/>
          </w:tcPr>
          <w:p w14:paraId="376752ED" w14:textId="77777777" w:rsidR="0003672E" w:rsidRPr="00ED3698" w:rsidRDefault="0003672E" w:rsidP="00366B42">
            <w:pPr>
              <w:pStyle w:val="Tablebodynospace"/>
              <w:jc w:val="center"/>
            </w:pPr>
            <w:r w:rsidRPr="001C72E1">
              <w:t>N</w:t>
            </w:r>
          </w:p>
        </w:tc>
        <w:tc>
          <w:tcPr>
            <w:tcW w:w="378" w:type="dxa"/>
            <w:vAlign w:val="center"/>
          </w:tcPr>
          <w:p w14:paraId="11E52564" w14:textId="77777777" w:rsidR="0003672E" w:rsidRPr="00ED3698" w:rsidRDefault="0003672E" w:rsidP="00366B42">
            <w:pPr>
              <w:pStyle w:val="Tablebodynospace"/>
              <w:jc w:val="center"/>
            </w:pPr>
            <w:r w:rsidRPr="001C72E1">
              <w:t>N</w:t>
            </w:r>
          </w:p>
        </w:tc>
        <w:tc>
          <w:tcPr>
            <w:tcW w:w="539" w:type="dxa"/>
            <w:vAlign w:val="center"/>
          </w:tcPr>
          <w:p w14:paraId="1ED83842" w14:textId="77777777" w:rsidR="0003672E" w:rsidRPr="00ED3698" w:rsidRDefault="0003672E" w:rsidP="00366B42">
            <w:pPr>
              <w:pStyle w:val="Tablebodynospace"/>
              <w:jc w:val="center"/>
            </w:pPr>
            <w:r w:rsidRPr="001C72E1">
              <w:t>N</w:t>
            </w:r>
          </w:p>
        </w:tc>
        <w:tc>
          <w:tcPr>
            <w:tcW w:w="378" w:type="dxa"/>
            <w:vAlign w:val="center"/>
          </w:tcPr>
          <w:p w14:paraId="67F30807" w14:textId="77777777" w:rsidR="0003672E" w:rsidRPr="00ED3698" w:rsidRDefault="0003672E" w:rsidP="00366B42">
            <w:pPr>
              <w:pStyle w:val="Tablebodynospace"/>
              <w:jc w:val="center"/>
            </w:pPr>
            <w:r w:rsidRPr="001C72E1">
              <w:t>N</w:t>
            </w:r>
          </w:p>
        </w:tc>
        <w:tc>
          <w:tcPr>
            <w:tcW w:w="378" w:type="dxa"/>
            <w:vAlign w:val="center"/>
          </w:tcPr>
          <w:p w14:paraId="7187DC64" w14:textId="77777777" w:rsidR="0003672E" w:rsidRPr="00ED3698" w:rsidRDefault="0003672E" w:rsidP="00366B42">
            <w:pPr>
              <w:pStyle w:val="Tablebodynospace"/>
              <w:jc w:val="center"/>
            </w:pPr>
            <w:r w:rsidRPr="001C72E1">
              <w:t>N</w:t>
            </w:r>
          </w:p>
        </w:tc>
        <w:tc>
          <w:tcPr>
            <w:tcW w:w="378" w:type="dxa"/>
            <w:vAlign w:val="center"/>
          </w:tcPr>
          <w:p w14:paraId="041EDF18" w14:textId="77777777" w:rsidR="0003672E" w:rsidRPr="00ED3698" w:rsidRDefault="0003672E" w:rsidP="00366B42">
            <w:pPr>
              <w:pStyle w:val="Tablebodynospace"/>
              <w:jc w:val="center"/>
            </w:pPr>
            <w:r w:rsidRPr="001C72E1">
              <w:t>N</w:t>
            </w:r>
          </w:p>
        </w:tc>
        <w:tc>
          <w:tcPr>
            <w:tcW w:w="650" w:type="dxa"/>
            <w:vAlign w:val="center"/>
          </w:tcPr>
          <w:p w14:paraId="2F614B73" w14:textId="77777777" w:rsidR="0003672E" w:rsidRDefault="0003672E" w:rsidP="00366B42">
            <w:pPr>
              <w:pStyle w:val="Tablebodynospace"/>
              <w:jc w:val="center"/>
            </w:pPr>
            <w:r w:rsidRPr="001C72E1">
              <w:t>N</w:t>
            </w:r>
          </w:p>
        </w:tc>
        <w:tc>
          <w:tcPr>
            <w:tcW w:w="439" w:type="dxa"/>
            <w:vAlign w:val="center"/>
          </w:tcPr>
          <w:p w14:paraId="4298494D" w14:textId="77777777" w:rsidR="0003672E" w:rsidRDefault="0003672E" w:rsidP="00366B42">
            <w:pPr>
              <w:pStyle w:val="Tablebodynospace"/>
              <w:jc w:val="center"/>
            </w:pPr>
            <w:r w:rsidRPr="001C72E1">
              <w:t>N</w:t>
            </w:r>
          </w:p>
        </w:tc>
        <w:tc>
          <w:tcPr>
            <w:tcW w:w="650" w:type="dxa"/>
            <w:vAlign w:val="center"/>
          </w:tcPr>
          <w:p w14:paraId="6740F699" w14:textId="77777777" w:rsidR="0003672E" w:rsidRDefault="0003672E" w:rsidP="00366B42">
            <w:pPr>
              <w:pStyle w:val="Tablebodynospace"/>
              <w:jc w:val="center"/>
            </w:pPr>
            <w:r w:rsidRPr="001C72E1">
              <w:t>N</w:t>
            </w:r>
          </w:p>
        </w:tc>
        <w:tc>
          <w:tcPr>
            <w:tcW w:w="650" w:type="dxa"/>
            <w:vAlign w:val="center"/>
          </w:tcPr>
          <w:p w14:paraId="42412D70" w14:textId="77777777" w:rsidR="0003672E" w:rsidRDefault="0003672E" w:rsidP="00366B42">
            <w:pPr>
              <w:pStyle w:val="Tablebodynospace"/>
              <w:jc w:val="center"/>
            </w:pPr>
            <w:r w:rsidRPr="001C72E1">
              <w:t>N</w:t>
            </w:r>
          </w:p>
        </w:tc>
        <w:tc>
          <w:tcPr>
            <w:tcW w:w="439" w:type="dxa"/>
            <w:vAlign w:val="center"/>
          </w:tcPr>
          <w:p w14:paraId="59790411" w14:textId="77777777" w:rsidR="0003672E" w:rsidRDefault="0003672E" w:rsidP="00366B42">
            <w:pPr>
              <w:pStyle w:val="Tablebodynospace"/>
              <w:jc w:val="center"/>
            </w:pPr>
            <w:r w:rsidRPr="001C72E1">
              <w:t>N</w:t>
            </w:r>
          </w:p>
        </w:tc>
        <w:tc>
          <w:tcPr>
            <w:tcW w:w="439" w:type="dxa"/>
            <w:vAlign w:val="center"/>
          </w:tcPr>
          <w:p w14:paraId="129DECFA" w14:textId="77777777" w:rsidR="0003672E" w:rsidRDefault="0003672E" w:rsidP="00366B42">
            <w:pPr>
              <w:pStyle w:val="Tablebodynospace"/>
              <w:jc w:val="center"/>
            </w:pPr>
            <w:r w:rsidRPr="001C72E1">
              <w:t>N</w:t>
            </w:r>
          </w:p>
        </w:tc>
        <w:tc>
          <w:tcPr>
            <w:tcW w:w="439" w:type="dxa"/>
            <w:vAlign w:val="center"/>
          </w:tcPr>
          <w:p w14:paraId="4F98DC68" w14:textId="77777777" w:rsidR="0003672E" w:rsidRDefault="0003672E" w:rsidP="00366B42">
            <w:pPr>
              <w:pStyle w:val="Tablebodynospace"/>
              <w:jc w:val="center"/>
            </w:pPr>
            <w:r w:rsidRPr="001C72E1">
              <w:t>N</w:t>
            </w:r>
          </w:p>
        </w:tc>
        <w:tc>
          <w:tcPr>
            <w:tcW w:w="439" w:type="dxa"/>
            <w:vAlign w:val="center"/>
          </w:tcPr>
          <w:p w14:paraId="364C545A" w14:textId="77777777" w:rsidR="0003672E" w:rsidRDefault="00804A92" w:rsidP="00366B42">
            <w:pPr>
              <w:pStyle w:val="Tablebodynospace"/>
              <w:jc w:val="center"/>
            </w:pPr>
            <w:r>
              <w:t>R</w:t>
            </w:r>
          </w:p>
        </w:tc>
      </w:tr>
    </w:tbl>
    <w:p w14:paraId="055FC053" w14:textId="77777777" w:rsidR="00DB1505" w:rsidRPr="00ED3698" w:rsidRDefault="00DB1505" w:rsidP="00DB1505"/>
    <w:p w14:paraId="4561DA0A" w14:textId="77777777" w:rsidR="00DB1505" w:rsidRPr="00ED3698" w:rsidRDefault="00DB1505" w:rsidP="00DB1505">
      <w:pPr>
        <w:pStyle w:val="Heading3"/>
      </w:pPr>
      <w:bookmarkStart w:id="65" w:name="_Toc13055872"/>
      <w:r w:rsidRPr="00ED3698">
        <w:t>Comment Lines and Notations</w:t>
      </w:r>
      <w:bookmarkEnd w:id="65"/>
    </w:p>
    <w:p w14:paraId="55F679B6" w14:textId="5165D443" w:rsidR="00DB1505" w:rsidRPr="00ED3698" w:rsidRDefault="00DB1505" w:rsidP="00DB1505">
      <w:r w:rsidRPr="00ED3698">
        <w:t>Each line starting with an exclamation mark (!) is a comment line and will not be read by the program. The user is encouraged to add comments to the input file whenever necessary. When the program reads the input file, it searches for the required parameter</w:t>
      </w:r>
      <w:r w:rsidR="00366B42">
        <w:t>(s</w:t>
      </w:r>
      <w:r w:rsidR="00DE1825">
        <w:t xml:space="preserve">). </w:t>
      </w:r>
      <w:r w:rsidR="00366B42">
        <w:t xml:space="preserve">If found, the program </w:t>
      </w:r>
      <w:r w:rsidR="00DE1825">
        <w:t>reads</w:t>
      </w:r>
      <w:r w:rsidR="00366B42">
        <w:t xml:space="preserve"> the required parameters</w:t>
      </w:r>
      <w:r w:rsidRPr="00ED3698">
        <w:t xml:space="preserve"> </w:t>
      </w:r>
      <w:r w:rsidR="00DE1825">
        <w:t>before moving</w:t>
      </w:r>
      <w:r w:rsidRPr="00ED3698">
        <w:t xml:space="preserve"> to the next line. Therefore, any text found to the right of the required parameter</w:t>
      </w:r>
      <w:r w:rsidR="00366B42">
        <w:t>(s)</w:t>
      </w:r>
      <w:r w:rsidRPr="00ED3698">
        <w:t xml:space="preserve"> will be ignored and notes can be added without affecting the input file.</w:t>
      </w:r>
      <w:r w:rsidR="00366B42">
        <w:t xml:space="preserve"> In the examples, such comments </w:t>
      </w:r>
      <w:r w:rsidR="0026076E">
        <w:t>begin</w:t>
      </w:r>
      <w:r w:rsidR="00366B42">
        <w:t xml:space="preserve"> with “;”. The user can use any symbols to distinguish </w:t>
      </w:r>
      <w:r w:rsidR="0026076E">
        <w:t xml:space="preserve">them </w:t>
      </w:r>
      <w:r w:rsidR="00366B42">
        <w:t>from the required keywords or parameters.</w:t>
      </w:r>
    </w:p>
    <w:p w14:paraId="6BA83147" w14:textId="77777777" w:rsidR="00DB1505" w:rsidRPr="00ED3698" w:rsidRDefault="00DB1505" w:rsidP="00DB1505">
      <w:pPr>
        <w:pStyle w:val="Heading3"/>
      </w:pPr>
      <w:bookmarkStart w:id="66" w:name="_Toc13055873"/>
      <w:r w:rsidRPr="00ED3698">
        <w:lastRenderedPageBreak/>
        <w:t>Units</w:t>
      </w:r>
      <w:bookmarkEnd w:id="66"/>
    </w:p>
    <w:p w14:paraId="2E775BCB" w14:textId="05EA8441" w:rsidR="00DB1505" w:rsidRPr="00ED3698" w:rsidRDefault="00DB1505" w:rsidP="00DB1505">
      <w:r w:rsidRPr="00ED3698">
        <w:t xml:space="preserve">All input is in </w:t>
      </w:r>
      <w:r w:rsidRPr="00FC2059">
        <w:rPr>
          <w:noProof/>
        </w:rPr>
        <w:t>SI</w:t>
      </w:r>
      <w:r w:rsidR="003404C6" w:rsidRPr="00FC2059">
        <w:rPr>
          <w:noProof/>
        </w:rPr>
        <w:t>-units,</w:t>
      </w:r>
      <w:r w:rsidR="003404C6">
        <w:t xml:space="preserve"> unless otherwise noted.</w:t>
      </w:r>
    </w:p>
    <w:p w14:paraId="34093CE9" w14:textId="77777777" w:rsidR="00DB1505" w:rsidRPr="00ED3698" w:rsidRDefault="00DB1505" w:rsidP="00DB1505">
      <w:pPr>
        <w:pStyle w:val="Heading2"/>
      </w:pPr>
      <w:bookmarkStart w:id="67" w:name="_Toc13055874"/>
      <w:r>
        <w:rPr>
          <w:rFonts w:hint="eastAsia"/>
        </w:rPr>
        <w:t>G</w:t>
      </w:r>
      <w:r w:rsidRPr="00ED3698">
        <w:t>lobal control parameters (D</w:t>
      </w:r>
      <w:r>
        <w:t>a</w:t>
      </w:r>
      <w:r w:rsidRPr="00ED3698">
        <w:t>ta Block 1)</w:t>
      </w:r>
      <w:bookmarkEnd w:id="67"/>
    </w:p>
    <w:p w14:paraId="61727907" w14:textId="238E70AE" w:rsidR="00DB1505" w:rsidRPr="00ED3698" w:rsidRDefault="00DB1505" w:rsidP="00DB1505">
      <w:pPr>
        <w:pStyle w:val="Heading3"/>
      </w:pPr>
      <w:bookmarkStart w:id="68" w:name="_Toc13055875"/>
      <w:r w:rsidRPr="00ED3698">
        <w:t xml:space="preserve">Description of </w:t>
      </w:r>
      <w:r w:rsidR="009A27B2">
        <w:t>the</w:t>
      </w:r>
      <w:r w:rsidR="005333EC">
        <w:t xml:space="preserve"> </w:t>
      </w:r>
      <w:r w:rsidRPr="00ED3698">
        <w:t>Data Block</w:t>
      </w:r>
      <w:bookmarkEnd w:id="68"/>
    </w:p>
    <w:p w14:paraId="7F99FF32" w14:textId="2424692E" w:rsidR="00DB1505" w:rsidRPr="00ED3698" w:rsidRDefault="00DB1505" w:rsidP="00DB1505">
      <w:r w:rsidRPr="00ED3698">
        <w:t>In this data block</w:t>
      </w:r>
      <w:r w:rsidR="0026076E">
        <w:t>,</w:t>
      </w:r>
      <w:r w:rsidRPr="00ED3698">
        <w:t xml:space="preserve"> the problem title is read and the type of simulation is specified. The options are:</w:t>
      </w:r>
    </w:p>
    <w:p w14:paraId="51E01274" w14:textId="77777777" w:rsidR="00DB1505" w:rsidRPr="00ED3698" w:rsidRDefault="00DB1505" w:rsidP="00DB1505">
      <w:pPr>
        <w:pStyle w:val="ListParagraph"/>
        <w:numPr>
          <w:ilvl w:val="0"/>
          <w:numId w:val="2"/>
        </w:numPr>
      </w:pPr>
      <w:r w:rsidRPr="00ED3698">
        <w:t>Geochemical batch simulation</w:t>
      </w:r>
    </w:p>
    <w:p w14:paraId="1C30DE8F" w14:textId="77777777" w:rsidR="00DB1505" w:rsidRPr="00ED3698" w:rsidRDefault="00DB1505" w:rsidP="00DB1505">
      <w:pPr>
        <w:pStyle w:val="ListParagraph"/>
        <w:numPr>
          <w:ilvl w:val="0"/>
          <w:numId w:val="2"/>
        </w:numPr>
      </w:pPr>
      <w:r w:rsidRPr="00ED3698">
        <w:t>Flow simulation (transient or steady-state and fully- or variably-saturated)</w:t>
      </w:r>
    </w:p>
    <w:p w14:paraId="19D6D570" w14:textId="77777777" w:rsidR="00DB1505" w:rsidRDefault="00DB1505" w:rsidP="00DB1505">
      <w:pPr>
        <w:pStyle w:val="ListParagraph"/>
        <w:numPr>
          <w:ilvl w:val="0"/>
          <w:numId w:val="2"/>
        </w:numPr>
      </w:pPr>
      <w:r w:rsidRPr="00ED3698">
        <w:t>Flow and reactive transport simulation (transient or steady-state and fully or variably saturated)</w:t>
      </w:r>
    </w:p>
    <w:p w14:paraId="61C6FA15" w14:textId="23E3D8C3" w:rsidR="00DB1505" w:rsidRDefault="0026076E" w:rsidP="00DB1505">
      <w:pPr>
        <w:pStyle w:val="ListParagraph"/>
        <w:numPr>
          <w:ilvl w:val="0"/>
          <w:numId w:val="2"/>
        </w:numPr>
      </w:pPr>
      <w:r>
        <w:t xml:space="preserve">Density-dependent </w:t>
      </w:r>
      <w:r w:rsidR="00DB1505">
        <w:t>flow</w:t>
      </w:r>
    </w:p>
    <w:p w14:paraId="2974F403" w14:textId="77777777" w:rsidR="00DB1505" w:rsidRDefault="00DB1505" w:rsidP="00DB1505">
      <w:pPr>
        <w:pStyle w:val="ListParagraph"/>
        <w:numPr>
          <w:ilvl w:val="0"/>
          <w:numId w:val="2"/>
        </w:numPr>
      </w:pPr>
      <w:r>
        <w:t xml:space="preserve">Energy balance </w:t>
      </w:r>
    </w:p>
    <w:p w14:paraId="06C1DEA6" w14:textId="77777777" w:rsidR="00804A92" w:rsidRPr="00ED3698" w:rsidRDefault="00804A92" w:rsidP="00DB1505">
      <w:pPr>
        <w:pStyle w:val="ListParagraph"/>
        <w:numPr>
          <w:ilvl w:val="0"/>
          <w:numId w:val="2"/>
        </w:numPr>
      </w:pPr>
      <w:r>
        <w:t>Loading/unloading because of ice sheet formation/retreat</w:t>
      </w:r>
    </w:p>
    <w:p w14:paraId="56874BB0" w14:textId="76FF7C84" w:rsidR="00DB1505" w:rsidRPr="00ED3698" w:rsidRDefault="00156AD3" w:rsidP="00DB1505">
      <w:pPr>
        <w:pStyle w:val="Heading3"/>
      </w:pPr>
      <w:bookmarkStart w:id="69" w:name="_Toc13055876"/>
      <w:r w:rsidRPr="00ED3698">
        <w:t>Descriptio</w:t>
      </w:r>
      <w:r>
        <w:t>ns</w:t>
      </w:r>
      <w:r w:rsidRPr="00ED3698">
        <w:t xml:space="preserve"> </w:t>
      </w:r>
      <w:r w:rsidR="00DB1505" w:rsidRPr="00ED3698">
        <w:t xml:space="preserve">of </w:t>
      </w:r>
      <w:r w:rsidR="009A27B2">
        <w:t>the</w:t>
      </w:r>
      <w:r w:rsidR="005333EC">
        <w:t xml:space="preserve"> </w:t>
      </w:r>
      <w:r w:rsidR="00DB1505" w:rsidRPr="00ED3698">
        <w:t>Input Parameters</w:t>
      </w:r>
      <w:bookmarkEnd w:id="69"/>
    </w:p>
    <w:p w14:paraId="1F6F806C" w14:textId="28C0E438" w:rsidR="00DB1505" w:rsidRPr="00ED3698" w:rsidRDefault="0026076E" w:rsidP="00DB1505">
      <w:pPr>
        <w:pStyle w:val="Heading4"/>
      </w:pPr>
      <w:bookmarkStart w:id="70" w:name="_Toc13055877"/>
      <w:r>
        <w:t>‘</w:t>
      </w:r>
      <w:r w:rsidR="00DB1505" w:rsidRPr="00ED3698">
        <w:t>global control parameters</w:t>
      </w:r>
      <w:r>
        <w:t>’</w:t>
      </w:r>
      <w:bookmarkEnd w:id="70"/>
    </w:p>
    <w:p w14:paraId="139E6EC7" w14:textId="753AB51A" w:rsidR="00DB1505" w:rsidRPr="00ED3698" w:rsidRDefault="00DB1505" w:rsidP="00DB1505">
      <w:r w:rsidRPr="00ED3698">
        <w:t>The input is initiated with the header defining the section name (</w:t>
      </w:r>
      <w:r w:rsidR="0026076E">
        <w:t>‘</w:t>
      </w:r>
      <w:r w:rsidRPr="00ED3698">
        <w:t>global control parameters</w:t>
      </w:r>
      <w:r w:rsidR="0026076E">
        <w:t>’</w:t>
      </w:r>
      <w:r w:rsidRPr="00ED3698">
        <w:t>). In the next line</w:t>
      </w:r>
      <w:r w:rsidR="0026076E">
        <w:t>,</w:t>
      </w:r>
      <w:r w:rsidRPr="00ED3698">
        <w:t xml:space="preserve"> the problem title must be specified (up to 72 characters in quotes). To specify </w:t>
      </w:r>
      <w:r w:rsidR="0026076E">
        <w:t>the</w:t>
      </w:r>
      <w:r w:rsidR="0026076E" w:rsidRPr="00ED3698">
        <w:t xml:space="preserve"> </w:t>
      </w:r>
      <w:r w:rsidRPr="00ED3698">
        <w:t>type of simulation to be performed, four true/false statements must be specified in the following four input lines</w:t>
      </w:r>
      <w:r w:rsidR="00771D34">
        <w:t xml:space="preserve"> (see the example in section </w:t>
      </w:r>
      <w:r w:rsidR="00771D34">
        <w:fldChar w:fldCharType="begin"/>
      </w:r>
      <w:r w:rsidR="00771D34">
        <w:instrText xml:space="preserve"> REF _Ref527107880 \r \h </w:instrText>
      </w:r>
      <w:r w:rsidR="00771D34">
        <w:fldChar w:fldCharType="separate"/>
      </w:r>
      <w:r w:rsidR="00D41448">
        <w:t>3.2.3</w:t>
      </w:r>
      <w:r w:rsidR="00771D34">
        <w:fldChar w:fldCharType="end"/>
      </w:r>
      <w:r w:rsidR="00771D34">
        <w:t>)</w:t>
      </w:r>
      <w:r w:rsidRPr="00ED3698">
        <w:t xml:space="preserve">: </w:t>
      </w:r>
    </w:p>
    <w:p w14:paraId="400C7CF8" w14:textId="77777777" w:rsidR="00DB1505" w:rsidRPr="00ED3698" w:rsidRDefault="00DB1505" w:rsidP="00DB1505">
      <w:pPr>
        <w:pStyle w:val="Heading4"/>
      </w:pPr>
      <w:bookmarkStart w:id="71" w:name="_Toc13055878"/>
      <w:commentRangeStart w:id="72"/>
      <w:commentRangeStart w:id="73"/>
      <w:r w:rsidRPr="00ED3698">
        <w:t xml:space="preserve">varsat_flow </w:t>
      </w:r>
      <w:commentRangeEnd w:id="72"/>
      <w:r w:rsidR="00156AD3">
        <w:rPr>
          <w:rStyle w:val="CommentReference"/>
        </w:rPr>
        <w:commentReference w:id="72"/>
      </w:r>
      <w:commentRangeEnd w:id="73"/>
      <w:r w:rsidR="00D06A88">
        <w:rPr>
          <w:rStyle w:val="CommentReference"/>
        </w:rPr>
        <w:commentReference w:id="73"/>
      </w:r>
      <w:bookmarkEnd w:id="71"/>
    </w:p>
    <w:p w14:paraId="3A23042B" w14:textId="4DF4BC1A" w:rsidR="00DB1505" w:rsidRPr="00ED3698" w:rsidRDefault="00DB1505" w:rsidP="00DB1505">
      <w:r w:rsidRPr="00ED3698">
        <w:t xml:space="preserve">This statement determines if a flow simulation is to be performed. </w:t>
      </w:r>
      <w:r w:rsidR="00771D34">
        <w:t xml:space="preserve">If .true. is provided, flow simulation will be activated. Note: varsat_flow is a logical variable in the code. In the example in section </w:t>
      </w:r>
      <w:r w:rsidR="00771D34">
        <w:fldChar w:fldCharType="begin"/>
      </w:r>
      <w:r w:rsidR="00771D34">
        <w:instrText xml:space="preserve"> REF _Ref527107880 \r \h </w:instrText>
      </w:r>
      <w:r w:rsidR="00771D34">
        <w:fldChar w:fldCharType="separate"/>
      </w:r>
      <w:r w:rsidR="00D41448">
        <w:t>3.2.3</w:t>
      </w:r>
      <w:r w:rsidR="00771D34">
        <w:fldChar w:fldCharType="end"/>
      </w:r>
      <w:r w:rsidR="00771D34">
        <w:t>, varsat_flow is placed as comment to remind the user. The program reads only the value (either .true. or .false.) at the beginning of the first line under the keyword ‘global control parameters’. Similar treatment apply to the following three lines as described in the following three subsections.</w:t>
      </w:r>
    </w:p>
    <w:p w14:paraId="6C63C9CC" w14:textId="77777777" w:rsidR="00DB1505" w:rsidRPr="00ED3698" w:rsidRDefault="00DB1505" w:rsidP="00DB1505">
      <w:pPr>
        <w:pStyle w:val="Heading4"/>
      </w:pPr>
      <w:bookmarkStart w:id="74" w:name="_Toc13055879"/>
      <w:commentRangeStart w:id="75"/>
      <w:commentRangeStart w:id="76"/>
      <w:r w:rsidRPr="00ED3698">
        <w:t xml:space="preserve">steady_flow </w:t>
      </w:r>
      <w:commentRangeEnd w:id="75"/>
      <w:r w:rsidR="00156AD3">
        <w:rPr>
          <w:rStyle w:val="CommentReference"/>
        </w:rPr>
        <w:commentReference w:id="75"/>
      </w:r>
      <w:commentRangeEnd w:id="76"/>
      <w:r w:rsidR="00376165">
        <w:rPr>
          <w:rStyle w:val="CommentReference"/>
        </w:rPr>
        <w:commentReference w:id="76"/>
      </w:r>
      <w:bookmarkEnd w:id="74"/>
    </w:p>
    <w:p w14:paraId="4B4191B1" w14:textId="77777777" w:rsidR="00DB1505" w:rsidRPr="00ED3698" w:rsidRDefault="00DB1505" w:rsidP="00DB1505">
      <w:r w:rsidRPr="00ED3698">
        <w:t xml:space="preserve">This statement determines if the flow simulation is to be steady-state or transient. </w:t>
      </w:r>
    </w:p>
    <w:p w14:paraId="2D7F136F" w14:textId="77777777" w:rsidR="00DB1505" w:rsidRPr="00ED3698" w:rsidRDefault="00DB1505" w:rsidP="00DB1505">
      <w:pPr>
        <w:pStyle w:val="Heading4"/>
      </w:pPr>
      <w:bookmarkStart w:id="77" w:name="_Toc13055880"/>
      <w:commentRangeStart w:id="78"/>
      <w:commentRangeStart w:id="79"/>
      <w:r w:rsidRPr="00ED3698">
        <w:t xml:space="preserve">fully_saturated </w:t>
      </w:r>
      <w:commentRangeEnd w:id="78"/>
      <w:r w:rsidR="00156AD3">
        <w:rPr>
          <w:rStyle w:val="CommentReference"/>
        </w:rPr>
        <w:commentReference w:id="78"/>
      </w:r>
      <w:commentRangeEnd w:id="79"/>
      <w:r w:rsidR="00376165">
        <w:rPr>
          <w:rStyle w:val="CommentReference"/>
        </w:rPr>
        <w:commentReference w:id="79"/>
      </w:r>
      <w:bookmarkEnd w:id="77"/>
    </w:p>
    <w:p w14:paraId="7F1964E2" w14:textId="5BFDCE4B" w:rsidR="00DB1505" w:rsidRPr="00ED3698" w:rsidRDefault="00DB1505" w:rsidP="00DB1505">
      <w:r w:rsidRPr="00ED3698">
        <w:t xml:space="preserve">This statement specifies if the simulation is to be </w:t>
      </w:r>
      <w:r w:rsidR="00EB176D">
        <w:t xml:space="preserve">variably </w:t>
      </w:r>
      <w:r>
        <w:t xml:space="preserve">saturated </w:t>
      </w:r>
      <w:r w:rsidRPr="00ED3698">
        <w:t>or fully saturated.</w:t>
      </w:r>
    </w:p>
    <w:p w14:paraId="15A2EE6A" w14:textId="01E7CC57" w:rsidR="00DB1505" w:rsidRPr="00ED3698" w:rsidRDefault="00DB1505" w:rsidP="00DB1505">
      <w:bookmarkStart w:id="80" w:name="_Toc13055881"/>
      <w:r w:rsidRPr="00ED3698">
        <w:t>reactive_transport</w:t>
      </w:r>
      <w:bookmarkEnd w:id="80"/>
      <w:r w:rsidRPr="00ED3698">
        <w:t>This statement specifies if the simulation is to involve reactive transport. The model can also be used to perform geochemical batch simulations</w:t>
      </w:r>
      <w:r>
        <w:rPr>
          <w:rFonts w:hint="eastAsia"/>
        </w:rPr>
        <w:t>.</w:t>
      </w:r>
      <w:r w:rsidRPr="00ED3698">
        <w:t xml:space="preserve"> </w:t>
      </w:r>
      <w:r>
        <w:rPr>
          <w:rFonts w:hint="eastAsia"/>
        </w:rPr>
        <w:t>T</w:t>
      </w:r>
      <w:r w:rsidRPr="00ED3698">
        <w:t xml:space="preserve">his requires that all true/false statements are set to false. </w:t>
      </w:r>
    </w:p>
    <w:p w14:paraId="26A10FF5" w14:textId="77777777" w:rsidR="00DB1505" w:rsidRDefault="00DB1505" w:rsidP="00DB1505">
      <w:r w:rsidRPr="00ED3698">
        <w:t>The table below shows the nine types of simulations possible and indicates the required true/fals</w:t>
      </w:r>
      <w:r>
        <w:t>e statements for each scenario.</w:t>
      </w:r>
    </w:p>
    <w:p w14:paraId="41FB7010" w14:textId="77777777" w:rsidR="001423E5" w:rsidRDefault="001423E5" w:rsidP="00DB1505"/>
    <w:p w14:paraId="6606E010" w14:textId="77777777" w:rsidR="001423E5" w:rsidRDefault="001423E5" w:rsidP="00DB1505"/>
    <w:p w14:paraId="41B7EDF0" w14:textId="77777777" w:rsidR="00DB1505" w:rsidRPr="00ED3698" w:rsidRDefault="00DB1505" w:rsidP="00DB1505">
      <w:pPr>
        <w:jc w:val="center"/>
      </w:pPr>
      <w:bookmarkStart w:id="81" w:name="_Toc13056205"/>
      <w:r w:rsidRPr="00ED3698">
        <w:lastRenderedPageBreak/>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4</w:t>
      </w:r>
      <w:r w:rsidR="00606172">
        <w:rPr>
          <w:noProof/>
        </w:rPr>
        <w:fldChar w:fldCharType="end"/>
      </w:r>
      <w:r w:rsidRPr="00ED3698">
        <w:t>: Parameter settings for simulation types</w:t>
      </w:r>
      <w:bookmarkEnd w:id="81"/>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978"/>
        <w:gridCol w:w="1132"/>
        <w:gridCol w:w="990"/>
        <w:gridCol w:w="1350"/>
        <w:gridCol w:w="1330"/>
      </w:tblGrid>
      <w:tr w:rsidR="00DB1505" w:rsidRPr="00ED3698" w14:paraId="03B4F759" w14:textId="77777777" w:rsidTr="007239FB">
        <w:trPr>
          <w:cantSplit/>
          <w:trHeight w:val="350"/>
          <w:jc w:val="center"/>
        </w:trPr>
        <w:tc>
          <w:tcPr>
            <w:tcW w:w="3978" w:type="dxa"/>
            <w:vMerge w:val="restart"/>
            <w:vAlign w:val="center"/>
          </w:tcPr>
          <w:p w14:paraId="482FF245" w14:textId="77777777" w:rsidR="00DB1505" w:rsidRPr="00ED3698" w:rsidRDefault="00DB1505" w:rsidP="00CD1737">
            <w:pPr>
              <w:pStyle w:val="Tableheader"/>
            </w:pPr>
            <w:r w:rsidRPr="00ED3698">
              <w:t>Scenarios</w:t>
            </w:r>
          </w:p>
        </w:tc>
        <w:tc>
          <w:tcPr>
            <w:tcW w:w="4802" w:type="dxa"/>
            <w:gridSpan w:val="4"/>
            <w:vAlign w:val="center"/>
          </w:tcPr>
          <w:p w14:paraId="726E11FC" w14:textId="77777777" w:rsidR="00DB1505" w:rsidRPr="00ED3698" w:rsidRDefault="00DB1505" w:rsidP="00CD1737">
            <w:pPr>
              <w:pStyle w:val="Tableheader"/>
            </w:pPr>
            <w:r w:rsidRPr="00ED3698">
              <w:t>True/False Parameters</w:t>
            </w:r>
          </w:p>
        </w:tc>
      </w:tr>
      <w:tr w:rsidR="00DB1505" w:rsidRPr="00ED3698" w14:paraId="787B4F01" w14:textId="77777777" w:rsidTr="007239FB">
        <w:trPr>
          <w:cantSplit/>
          <w:trHeight w:val="521"/>
          <w:jc w:val="center"/>
        </w:trPr>
        <w:tc>
          <w:tcPr>
            <w:tcW w:w="3978" w:type="dxa"/>
            <w:vMerge/>
            <w:vAlign w:val="center"/>
          </w:tcPr>
          <w:p w14:paraId="5081BC1E" w14:textId="77777777" w:rsidR="00DB1505" w:rsidRPr="00ED3698" w:rsidRDefault="00DB1505" w:rsidP="00CD1737">
            <w:pPr>
              <w:pStyle w:val="Tablebodynospace"/>
            </w:pPr>
          </w:p>
        </w:tc>
        <w:tc>
          <w:tcPr>
            <w:tcW w:w="1132" w:type="dxa"/>
            <w:vAlign w:val="center"/>
          </w:tcPr>
          <w:p w14:paraId="1C1A99E0" w14:textId="77777777" w:rsidR="00DB1505" w:rsidRPr="00ED3698" w:rsidRDefault="00DB1505" w:rsidP="000D6FBA">
            <w:pPr>
              <w:pStyle w:val="Tableheader"/>
            </w:pPr>
            <w:r w:rsidRPr="00ED3698">
              <w:t>varsat_</w:t>
            </w:r>
          </w:p>
          <w:p w14:paraId="438DEB16" w14:textId="77777777" w:rsidR="00DB1505" w:rsidRPr="00ED3698" w:rsidRDefault="00DB1505" w:rsidP="000D6FBA">
            <w:pPr>
              <w:pStyle w:val="Tableheader"/>
            </w:pPr>
            <w:r w:rsidRPr="00ED3698">
              <w:t>flow</w:t>
            </w:r>
          </w:p>
        </w:tc>
        <w:tc>
          <w:tcPr>
            <w:tcW w:w="990" w:type="dxa"/>
            <w:vAlign w:val="center"/>
          </w:tcPr>
          <w:p w14:paraId="36807420" w14:textId="77777777" w:rsidR="00DB1505" w:rsidRDefault="00DB1505" w:rsidP="000D6FBA">
            <w:pPr>
              <w:pStyle w:val="Tableheader"/>
            </w:pPr>
            <w:r w:rsidRPr="00ED3698">
              <w:t>steady_</w:t>
            </w:r>
          </w:p>
          <w:p w14:paraId="78F3ADE3" w14:textId="77777777" w:rsidR="00DB1505" w:rsidRPr="00ED3698" w:rsidRDefault="00DB1505" w:rsidP="000D6FBA">
            <w:pPr>
              <w:pStyle w:val="Tableheader"/>
            </w:pPr>
            <w:r w:rsidRPr="00ED3698">
              <w:t>flow</w:t>
            </w:r>
          </w:p>
        </w:tc>
        <w:tc>
          <w:tcPr>
            <w:tcW w:w="1350" w:type="dxa"/>
            <w:vAlign w:val="center"/>
          </w:tcPr>
          <w:p w14:paraId="3762DB7F" w14:textId="77777777" w:rsidR="00DB1505" w:rsidRPr="00ED3698" w:rsidRDefault="00DB1505" w:rsidP="000D6FBA">
            <w:pPr>
              <w:pStyle w:val="Tableheader"/>
            </w:pPr>
            <w:r w:rsidRPr="00ED3698">
              <w:t>fully_</w:t>
            </w:r>
          </w:p>
          <w:p w14:paraId="668B5EB1" w14:textId="77777777" w:rsidR="00DB1505" w:rsidRPr="00ED3698" w:rsidRDefault="00DB1505" w:rsidP="000D6FBA">
            <w:pPr>
              <w:pStyle w:val="Tableheader"/>
            </w:pPr>
            <w:r w:rsidRPr="00ED3698">
              <w:t>saturated</w:t>
            </w:r>
          </w:p>
        </w:tc>
        <w:tc>
          <w:tcPr>
            <w:tcW w:w="1330" w:type="dxa"/>
            <w:vAlign w:val="center"/>
          </w:tcPr>
          <w:p w14:paraId="0BBC980D" w14:textId="77777777" w:rsidR="00DB1505" w:rsidRPr="00ED3698" w:rsidRDefault="00DB1505" w:rsidP="000D6FBA">
            <w:pPr>
              <w:pStyle w:val="Tableheader"/>
            </w:pPr>
            <w:r w:rsidRPr="00ED3698">
              <w:t>reactive_</w:t>
            </w:r>
          </w:p>
          <w:p w14:paraId="5D21E5D7" w14:textId="77777777" w:rsidR="00DB1505" w:rsidRPr="00ED3698" w:rsidRDefault="00DB1505" w:rsidP="000D6FBA">
            <w:pPr>
              <w:pStyle w:val="Tableheader"/>
            </w:pPr>
            <w:r w:rsidRPr="00ED3698">
              <w:t>transport</w:t>
            </w:r>
          </w:p>
        </w:tc>
      </w:tr>
      <w:tr w:rsidR="00DB1505" w:rsidRPr="00ED3698" w14:paraId="0135B5E7" w14:textId="77777777" w:rsidTr="007239FB">
        <w:trPr>
          <w:cantSplit/>
          <w:jc w:val="center"/>
        </w:trPr>
        <w:tc>
          <w:tcPr>
            <w:tcW w:w="3978" w:type="dxa"/>
            <w:vAlign w:val="center"/>
          </w:tcPr>
          <w:p w14:paraId="2D92DAC4" w14:textId="77777777" w:rsidR="00DB1505" w:rsidRPr="00ED3698" w:rsidRDefault="00DB1505" w:rsidP="00CD1737">
            <w:pPr>
              <w:pStyle w:val="Tablebodynospace"/>
            </w:pPr>
            <w:r w:rsidRPr="00ED3698">
              <w:t>Batch</w:t>
            </w:r>
          </w:p>
        </w:tc>
        <w:tc>
          <w:tcPr>
            <w:tcW w:w="1132" w:type="dxa"/>
            <w:vAlign w:val="center"/>
          </w:tcPr>
          <w:p w14:paraId="75DF5F5A" w14:textId="77777777" w:rsidR="00DB1505" w:rsidRPr="00ED3698" w:rsidRDefault="00DB1505" w:rsidP="00CD1737">
            <w:pPr>
              <w:pStyle w:val="Tablebodynospace"/>
            </w:pPr>
            <w:r w:rsidRPr="00ED3698">
              <w:t>.false.</w:t>
            </w:r>
          </w:p>
        </w:tc>
        <w:tc>
          <w:tcPr>
            <w:tcW w:w="990" w:type="dxa"/>
            <w:vAlign w:val="center"/>
          </w:tcPr>
          <w:p w14:paraId="1559EAD9" w14:textId="77777777" w:rsidR="00DB1505" w:rsidRPr="00ED3698" w:rsidRDefault="00DB1505" w:rsidP="00CD1737">
            <w:pPr>
              <w:pStyle w:val="Tablebodynospace"/>
            </w:pPr>
            <w:r w:rsidRPr="00ED3698">
              <w:t>.false.</w:t>
            </w:r>
          </w:p>
        </w:tc>
        <w:tc>
          <w:tcPr>
            <w:tcW w:w="1350" w:type="dxa"/>
            <w:vAlign w:val="center"/>
          </w:tcPr>
          <w:p w14:paraId="359330B8" w14:textId="77777777" w:rsidR="00DB1505" w:rsidRPr="00ED3698" w:rsidRDefault="00DB1505" w:rsidP="00CD1737">
            <w:pPr>
              <w:pStyle w:val="Tablebodynospace"/>
            </w:pPr>
            <w:r w:rsidRPr="00ED3698">
              <w:t>.false.</w:t>
            </w:r>
          </w:p>
        </w:tc>
        <w:tc>
          <w:tcPr>
            <w:tcW w:w="1330" w:type="dxa"/>
            <w:vAlign w:val="center"/>
          </w:tcPr>
          <w:p w14:paraId="6AC0CAEC" w14:textId="77777777" w:rsidR="00DB1505" w:rsidRPr="00ED3698" w:rsidRDefault="00DB1505" w:rsidP="00CD1737">
            <w:pPr>
              <w:pStyle w:val="Tablebodynospace"/>
            </w:pPr>
            <w:r w:rsidRPr="00ED3698">
              <w:t>.false.</w:t>
            </w:r>
          </w:p>
        </w:tc>
      </w:tr>
      <w:tr w:rsidR="00DB1505" w:rsidRPr="00ED3698" w14:paraId="3E395035" w14:textId="77777777" w:rsidTr="007239FB">
        <w:trPr>
          <w:cantSplit/>
          <w:jc w:val="center"/>
        </w:trPr>
        <w:tc>
          <w:tcPr>
            <w:tcW w:w="3978" w:type="dxa"/>
            <w:vAlign w:val="center"/>
          </w:tcPr>
          <w:p w14:paraId="048FFD31" w14:textId="32E007FC" w:rsidR="00DB1505" w:rsidRPr="00ED3698" w:rsidRDefault="00DB1505" w:rsidP="00C43C45">
            <w:pPr>
              <w:pStyle w:val="Tablebodynospace"/>
            </w:pPr>
            <w:r w:rsidRPr="00ED3698">
              <w:t xml:space="preserve">Steady-state, Fully-saturated </w:t>
            </w:r>
            <w:r w:rsidR="00C43C45">
              <w:t>f</w:t>
            </w:r>
            <w:r w:rsidR="00C43C45" w:rsidRPr="00ED3698">
              <w:t>low</w:t>
            </w:r>
          </w:p>
        </w:tc>
        <w:tc>
          <w:tcPr>
            <w:tcW w:w="1132" w:type="dxa"/>
            <w:vAlign w:val="center"/>
          </w:tcPr>
          <w:p w14:paraId="22F102F7" w14:textId="77777777" w:rsidR="00DB1505" w:rsidRPr="00ED3698" w:rsidRDefault="00DB1505" w:rsidP="00CD1737">
            <w:pPr>
              <w:pStyle w:val="Tablebodynospace"/>
            </w:pPr>
            <w:r w:rsidRPr="00ED3698">
              <w:t>.true.</w:t>
            </w:r>
          </w:p>
        </w:tc>
        <w:tc>
          <w:tcPr>
            <w:tcW w:w="990" w:type="dxa"/>
            <w:vAlign w:val="center"/>
          </w:tcPr>
          <w:p w14:paraId="130B8B9E" w14:textId="77777777" w:rsidR="00DB1505" w:rsidRPr="00ED3698" w:rsidRDefault="00DB1505" w:rsidP="00CD1737">
            <w:pPr>
              <w:pStyle w:val="Tablebodynospace"/>
            </w:pPr>
            <w:r w:rsidRPr="00ED3698">
              <w:t>.true.</w:t>
            </w:r>
          </w:p>
        </w:tc>
        <w:tc>
          <w:tcPr>
            <w:tcW w:w="1350" w:type="dxa"/>
            <w:vAlign w:val="center"/>
          </w:tcPr>
          <w:p w14:paraId="3CF7E455" w14:textId="77777777" w:rsidR="00DB1505" w:rsidRPr="00ED3698" w:rsidRDefault="00DB1505" w:rsidP="00CD1737">
            <w:pPr>
              <w:pStyle w:val="Tablebodynospace"/>
            </w:pPr>
            <w:r w:rsidRPr="00ED3698">
              <w:t>.true.</w:t>
            </w:r>
          </w:p>
        </w:tc>
        <w:tc>
          <w:tcPr>
            <w:tcW w:w="1330" w:type="dxa"/>
            <w:vAlign w:val="center"/>
          </w:tcPr>
          <w:p w14:paraId="0CFF6E5B" w14:textId="77777777" w:rsidR="00DB1505" w:rsidRPr="00ED3698" w:rsidRDefault="00DB1505" w:rsidP="00CD1737">
            <w:pPr>
              <w:pStyle w:val="Tablebodynospace"/>
            </w:pPr>
            <w:r w:rsidRPr="00ED3698">
              <w:t>.false.</w:t>
            </w:r>
          </w:p>
        </w:tc>
      </w:tr>
      <w:tr w:rsidR="00DB1505" w:rsidRPr="00ED3698" w14:paraId="4BC09944" w14:textId="77777777" w:rsidTr="007239FB">
        <w:trPr>
          <w:cantSplit/>
          <w:jc w:val="center"/>
        </w:trPr>
        <w:tc>
          <w:tcPr>
            <w:tcW w:w="3978" w:type="dxa"/>
            <w:vAlign w:val="center"/>
          </w:tcPr>
          <w:p w14:paraId="37C6CF1B" w14:textId="579F283C" w:rsidR="00DB1505" w:rsidRPr="00ED3698" w:rsidRDefault="00DB1505" w:rsidP="00C43C45">
            <w:pPr>
              <w:pStyle w:val="Tablebodynospace"/>
            </w:pPr>
            <w:r w:rsidRPr="00ED3698">
              <w:t xml:space="preserve">Transient, Fully-saturated </w:t>
            </w:r>
            <w:r w:rsidR="00C43C45">
              <w:t>f</w:t>
            </w:r>
            <w:r w:rsidR="00C43C45" w:rsidRPr="00ED3698">
              <w:t>low</w:t>
            </w:r>
          </w:p>
        </w:tc>
        <w:tc>
          <w:tcPr>
            <w:tcW w:w="1132" w:type="dxa"/>
            <w:vAlign w:val="center"/>
          </w:tcPr>
          <w:p w14:paraId="61040E15" w14:textId="77777777" w:rsidR="00DB1505" w:rsidRPr="00ED3698" w:rsidRDefault="00DB1505" w:rsidP="00CD1737">
            <w:pPr>
              <w:pStyle w:val="Tablebodynospace"/>
            </w:pPr>
            <w:r w:rsidRPr="00ED3698">
              <w:t>.true.</w:t>
            </w:r>
          </w:p>
        </w:tc>
        <w:tc>
          <w:tcPr>
            <w:tcW w:w="990" w:type="dxa"/>
            <w:vAlign w:val="center"/>
          </w:tcPr>
          <w:p w14:paraId="739D1C35" w14:textId="77777777" w:rsidR="00DB1505" w:rsidRPr="00ED3698" w:rsidRDefault="00DB1505" w:rsidP="00CD1737">
            <w:pPr>
              <w:pStyle w:val="Tablebodynospace"/>
            </w:pPr>
            <w:r w:rsidRPr="00ED3698">
              <w:t>.false.</w:t>
            </w:r>
          </w:p>
        </w:tc>
        <w:tc>
          <w:tcPr>
            <w:tcW w:w="1350" w:type="dxa"/>
            <w:vAlign w:val="center"/>
          </w:tcPr>
          <w:p w14:paraId="6D5022A0" w14:textId="77777777" w:rsidR="00DB1505" w:rsidRPr="00ED3698" w:rsidRDefault="00DB1505" w:rsidP="00CD1737">
            <w:pPr>
              <w:pStyle w:val="Tablebodynospace"/>
            </w:pPr>
            <w:r w:rsidRPr="00ED3698">
              <w:t>.true.</w:t>
            </w:r>
          </w:p>
        </w:tc>
        <w:tc>
          <w:tcPr>
            <w:tcW w:w="1330" w:type="dxa"/>
            <w:vAlign w:val="center"/>
          </w:tcPr>
          <w:p w14:paraId="364D3A41" w14:textId="77777777" w:rsidR="00DB1505" w:rsidRPr="00ED3698" w:rsidRDefault="00DB1505" w:rsidP="00CD1737">
            <w:pPr>
              <w:pStyle w:val="Tablebodynospace"/>
            </w:pPr>
            <w:r w:rsidRPr="00ED3698">
              <w:t>.false.</w:t>
            </w:r>
          </w:p>
        </w:tc>
      </w:tr>
      <w:tr w:rsidR="00DB1505" w:rsidRPr="00ED3698" w14:paraId="3B13B336" w14:textId="77777777" w:rsidTr="007239FB">
        <w:trPr>
          <w:cantSplit/>
          <w:jc w:val="center"/>
        </w:trPr>
        <w:tc>
          <w:tcPr>
            <w:tcW w:w="3978" w:type="dxa"/>
            <w:vAlign w:val="center"/>
          </w:tcPr>
          <w:p w14:paraId="36C4B4BF" w14:textId="0FD76FE6" w:rsidR="00DB1505" w:rsidRPr="00ED3698" w:rsidRDefault="00DB1505" w:rsidP="00C43C45">
            <w:pPr>
              <w:pStyle w:val="Tablebodynospace"/>
            </w:pPr>
            <w:r w:rsidRPr="00ED3698">
              <w:t xml:space="preserve">Steady-state, Variably-saturated </w:t>
            </w:r>
            <w:r w:rsidR="00C43C45">
              <w:t>f</w:t>
            </w:r>
            <w:r w:rsidR="00C43C45" w:rsidRPr="00ED3698">
              <w:t>low</w:t>
            </w:r>
          </w:p>
        </w:tc>
        <w:tc>
          <w:tcPr>
            <w:tcW w:w="1132" w:type="dxa"/>
            <w:vAlign w:val="center"/>
          </w:tcPr>
          <w:p w14:paraId="3356E492" w14:textId="77777777" w:rsidR="00DB1505" w:rsidRPr="00ED3698" w:rsidRDefault="00DB1505" w:rsidP="00CD1737">
            <w:pPr>
              <w:pStyle w:val="Tablebodynospace"/>
            </w:pPr>
            <w:r w:rsidRPr="00ED3698">
              <w:t>.true.</w:t>
            </w:r>
          </w:p>
        </w:tc>
        <w:tc>
          <w:tcPr>
            <w:tcW w:w="990" w:type="dxa"/>
            <w:vAlign w:val="center"/>
          </w:tcPr>
          <w:p w14:paraId="278B7F12" w14:textId="77777777" w:rsidR="00DB1505" w:rsidRPr="00ED3698" w:rsidRDefault="00DB1505" w:rsidP="00CD1737">
            <w:pPr>
              <w:pStyle w:val="Tablebodynospace"/>
            </w:pPr>
            <w:r w:rsidRPr="00ED3698">
              <w:t>.true.</w:t>
            </w:r>
          </w:p>
        </w:tc>
        <w:tc>
          <w:tcPr>
            <w:tcW w:w="1350" w:type="dxa"/>
            <w:vAlign w:val="center"/>
          </w:tcPr>
          <w:p w14:paraId="2D969AB3" w14:textId="77777777" w:rsidR="00DB1505" w:rsidRPr="00ED3698" w:rsidRDefault="00DB1505" w:rsidP="00CD1737">
            <w:pPr>
              <w:pStyle w:val="Tablebodynospace"/>
            </w:pPr>
            <w:r w:rsidRPr="00ED3698">
              <w:t>.false.</w:t>
            </w:r>
          </w:p>
        </w:tc>
        <w:tc>
          <w:tcPr>
            <w:tcW w:w="1330" w:type="dxa"/>
            <w:vAlign w:val="center"/>
          </w:tcPr>
          <w:p w14:paraId="05B9919C" w14:textId="77777777" w:rsidR="00DB1505" w:rsidRPr="00ED3698" w:rsidRDefault="00DB1505" w:rsidP="00CD1737">
            <w:pPr>
              <w:pStyle w:val="Tablebodynospace"/>
            </w:pPr>
            <w:r w:rsidRPr="00ED3698">
              <w:t>.false.</w:t>
            </w:r>
          </w:p>
        </w:tc>
      </w:tr>
      <w:tr w:rsidR="00DB1505" w:rsidRPr="00ED3698" w14:paraId="34A683E5" w14:textId="77777777" w:rsidTr="007239FB">
        <w:trPr>
          <w:cantSplit/>
          <w:jc w:val="center"/>
        </w:trPr>
        <w:tc>
          <w:tcPr>
            <w:tcW w:w="3978" w:type="dxa"/>
            <w:vAlign w:val="center"/>
          </w:tcPr>
          <w:p w14:paraId="7DCEF887" w14:textId="56EC85D2" w:rsidR="00DB1505" w:rsidRPr="00ED3698" w:rsidRDefault="00DB1505" w:rsidP="00C43C45">
            <w:pPr>
              <w:pStyle w:val="Tablebodynospace"/>
            </w:pPr>
            <w:r w:rsidRPr="00ED3698">
              <w:t xml:space="preserve">Transient, Variably-saturated </w:t>
            </w:r>
            <w:r w:rsidR="00C43C45">
              <w:t>f</w:t>
            </w:r>
            <w:r w:rsidR="00C43C45" w:rsidRPr="00ED3698">
              <w:t>low</w:t>
            </w:r>
          </w:p>
        </w:tc>
        <w:tc>
          <w:tcPr>
            <w:tcW w:w="1132" w:type="dxa"/>
            <w:vAlign w:val="center"/>
          </w:tcPr>
          <w:p w14:paraId="0821520D" w14:textId="77777777" w:rsidR="00DB1505" w:rsidRPr="00ED3698" w:rsidRDefault="00DB1505" w:rsidP="00CD1737">
            <w:pPr>
              <w:pStyle w:val="Tablebodynospace"/>
            </w:pPr>
            <w:r w:rsidRPr="00ED3698">
              <w:t>.true.</w:t>
            </w:r>
          </w:p>
        </w:tc>
        <w:tc>
          <w:tcPr>
            <w:tcW w:w="990" w:type="dxa"/>
            <w:vAlign w:val="center"/>
          </w:tcPr>
          <w:p w14:paraId="01556BB5" w14:textId="77777777" w:rsidR="00DB1505" w:rsidRPr="00ED3698" w:rsidRDefault="00DB1505" w:rsidP="00CD1737">
            <w:pPr>
              <w:pStyle w:val="Tablebodynospace"/>
            </w:pPr>
            <w:r w:rsidRPr="00ED3698">
              <w:t>.false.</w:t>
            </w:r>
          </w:p>
        </w:tc>
        <w:tc>
          <w:tcPr>
            <w:tcW w:w="1350" w:type="dxa"/>
            <w:vAlign w:val="center"/>
          </w:tcPr>
          <w:p w14:paraId="4511ADF5" w14:textId="77777777" w:rsidR="00DB1505" w:rsidRPr="00ED3698" w:rsidRDefault="00DB1505" w:rsidP="00CD1737">
            <w:pPr>
              <w:pStyle w:val="Tablebodynospace"/>
            </w:pPr>
            <w:r w:rsidRPr="00ED3698">
              <w:t>.false.</w:t>
            </w:r>
          </w:p>
        </w:tc>
        <w:tc>
          <w:tcPr>
            <w:tcW w:w="1330" w:type="dxa"/>
            <w:vAlign w:val="center"/>
          </w:tcPr>
          <w:p w14:paraId="524B7A7A" w14:textId="77777777" w:rsidR="00DB1505" w:rsidRPr="00ED3698" w:rsidRDefault="00DB1505" w:rsidP="00CD1737">
            <w:pPr>
              <w:pStyle w:val="Tablebodynospace"/>
            </w:pPr>
            <w:r w:rsidRPr="00ED3698">
              <w:t>.false.</w:t>
            </w:r>
          </w:p>
        </w:tc>
      </w:tr>
      <w:tr w:rsidR="00DB1505" w:rsidRPr="00ED3698" w14:paraId="7C5B0AED" w14:textId="77777777" w:rsidTr="007239FB">
        <w:trPr>
          <w:cantSplit/>
          <w:jc w:val="center"/>
        </w:trPr>
        <w:tc>
          <w:tcPr>
            <w:tcW w:w="3978" w:type="dxa"/>
            <w:vAlign w:val="center"/>
          </w:tcPr>
          <w:p w14:paraId="731EBF68" w14:textId="2B226DC9" w:rsidR="00DB1505" w:rsidRPr="00ED3698" w:rsidRDefault="00DB1505" w:rsidP="00C43C45">
            <w:pPr>
              <w:pStyle w:val="Tablebodynospace"/>
            </w:pPr>
            <w:r w:rsidRPr="00ED3698">
              <w:t xml:space="preserve">Steady-state, Fully-saturated </w:t>
            </w:r>
            <w:r w:rsidR="00C43C45">
              <w:t>f</w:t>
            </w:r>
            <w:r w:rsidR="00C43C45" w:rsidRPr="00ED3698">
              <w:t>low</w:t>
            </w:r>
            <w:r w:rsidRPr="00ED3698">
              <w:t xml:space="preserve">, Reactive </w:t>
            </w:r>
            <w:r w:rsidR="00C43C45">
              <w:t>t</w:t>
            </w:r>
            <w:r w:rsidR="00C43C45" w:rsidRPr="00ED3698">
              <w:t>ransport</w:t>
            </w:r>
          </w:p>
        </w:tc>
        <w:tc>
          <w:tcPr>
            <w:tcW w:w="1132" w:type="dxa"/>
            <w:vAlign w:val="center"/>
          </w:tcPr>
          <w:p w14:paraId="7DA1E31A" w14:textId="77777777" w:rsidR="00DB1505" w:rsidRPr="00ED3698" w:rsidRDefault="00DB1505" w:rsidP="00CD1737">
            <w:pPr>
              <w:pStyle w:val="Tablebodynospace"/>
            </w:pPr>
            <w:r w:rsidRPr="00ED3698">
              <w:t>.true.</w:t>
            </w:r>
          </w:p>
        </w:tc>
        <w:tc>
          <w:tcPr>
            <w:tcW w:w="990" w:type="dxa"/>
            <w:vAlign w:val="center"/>
          </w:tcPr>
          <w:p w14:paraId="4692530F" w14:textId="77777777" w:rsidR="00DB1505" w:rsidRPr="00ED3698" w:rsidRDefault="00DB1505" w:rsidP="00CD1737">
            <w:pPr>
              <w:pStyle w:val="Tablebodynospace"/>
            </w:pPr>
            <w:r w:rsidRPr="00ED3698">
              <w:t>.true.</w:t>
            </w:r>
          </w:p>
        </w:tc>
        <w:tc>
          <w:tcPr>
            <w:tcW w:w="1350" w:type="dxa"/>
            <w:vAlign w:val="center"/>
          </w:tcPr>
          <w:p w14:paraId="76892E9A" w14:textId="77777777" w:rsidR="00DB1505" w:rsidRPr="00ED3698" w:rsidRDefault="00DB1505" w:rsidP="00CD1737">
            <w:pPr>
              <w:pStyle w:val="Tablebodynospace"/>
            </w:pPr>
            <w:r w:rsidRPr="00ED3698">
              <w:t>.true.</w:t>
            </w:r>
          </w:p>
        </w:tc>
        <w:tc>
          <w:tcPr>
            <w:tcW w:w="1330" w:type="dxa"/>
            <w:vAlign w:val="center"/>
          </w:tcPr>
          <w:p w14:paraId="07CDC714" w14:textId="77777777" w:rsidR="00DB1505" w:rsidRPr="00ED3698" w:rsidRDefault="00DB1505" w:rsidP="00CD1737">
            <w:pPr>
              <w:pStyle w:val="Tablebodynospace"/>
            </w:pPr>
            <w:r w:rsidRPr="00ED3698">
              <w:t>.true.</w:t>
            </w:r>
          </w:p>
        </w:tc>
      </w:tr>
      <w:tr w:rsidR="00DB1505" w:rsidRPr="00ED3698" w14:paraId="02A8CD82" w14:textId="77777777" w:rsidTr="007239FB">
        <w:trPr>
          <w:cantSplit/>
          <w:jc w:val="center"/>
        </w:trPr>
        <w:tc>
          <w:tcPr>
            <w:tcW w:w="3978" w:type="dxa"/>
            <w:vAlign w:val="center"/>
          </w:tcPr>
          <w:p w14:paraId="4BBF1CEF" w14:textId="7473E99A" w:rsidR="00DB1505" w:rsidRPr="00ED3698" w:rsidRDefault="00DB1505" w:rsidP="00C43C45">
            <w:pPr>
              <w:pStyle w:val="Tablebodynospace"/>
            </w:pPr>
            <w:r w:rsidRPr="00ED3698">
              <w:t xml:space="preserve">Transient, Fully-saturated </w:t>
            </w:r>
            <w:r w:rsidR="00C43C45">
              <w:t>f</w:t>
            </w:r>
            <w:r w:rsidR="00C43C45" w:rsidRPr="00ED3698">
              <w:t>low</w:t>
            </w:r>
            <w:r w:rsidRPr="00ED3698">
              <w:t xml:space="preserve">, w/ Reactive </w:t>
            </w:r>
            <w:r w:rsidR="00C43C45">
              <w:t>t</w:t>
            </w:r>
            <w:r w:rsidR="00C43C45" w:rsidRPr="00ED3698">
              <w:t>ransport</w:t>
            </w:r>
          </w:p>
        </w:tc>
        <w:tc>
          <w:tcPr>
            <w:tcW w:w="1132" w:type="dxa"/>
            <w:vAlign w:val="center"/>
          </w:tcPr>
          <w:p w14:paraId="7DC5D9F5" w14:textId="77777777" w:rsidR="00DB1505" w:rsidRPr="00ED3698" w:rsidRDefault="00DB1505" w:rsidP="00CD1737">
            <w:pPr>
              <w:pStyle w:val="Tablebodynospace"/>
            </w:pPr>
            <w:r w:rsidRPr="00ED3698">
              <w:t>.true.</w:t>
            </w:r>
          </w:p>
        </w:tc>
        <w:tc>
          <w:tcPr>
            <w:tcW w:w="990" w:type="dxa"/>
            <w:vAlign w:val="center"/>
          </w:tcPr>
          <w:p w14:paraId="2A4783BE" w14:textId="77777777" w:rsidR="00DB1505" w:rsidRPr="00ED3698" w:rsidRDefault="00DB1505" w:rsidP="00CD1737">
            <w:pPr>
              <w:pStyle w:val="Tablebodynospace"/>
            </w:pPr>
            <w:r w:rsidRPr="00ED3698">
              <w:t>.false.</w:t>
            </w:r>
          </w:p>
        </w:tc>
        <w:tc>
          <w:tcPr>
            <w:tcW w:w="1350" w:type="dxa"/>
            <w:vAlign w:val="center"/>
          </w:tcPr>
          <w:p w14:paraId="1495CDB1" w14:textId="77777777" w:rsidR="00DB1505" w:rsidRPr="00ED3698" w:rsidRDefault="00DB1505" w:rsidP="00CD1737">
            <w:pPr>
              <w:pStyle w:val="Tablebodynospace"/>
            </w:pPr>
            <w:r w:rsidRPr="00ED3698">
              <w:t>.true.</w:t>
            </w:r>
          </w:p>
        </w:tc>
        <w:tc>
          <w:tcPr>
            <w:tcW w:w="1330" w:type="dxa"/>
            <w:vAlign w:val="center"/>
          </w:tcPr>
          <w:p w14:paraId="5200C595" w14:textId="77777777" w:rsidR="00DB1505" w:rsidRPr="00ED3698" w:rsidRDefault="00DB1505" w:rsidP="00CD1737">
            <w:pPr>
              <w:pStyle w:val="Tablebodynospace"/>
            </w:pPr>
            <w:r w:rsidRPr="00ED3698">
              <w:t>.true.</w:t>
            </w:r>
          </w:p>
        </w:tc>
      </w:tr>
      <w:tr w:rsidR="00DB1505" w:rsidRPr="00ED3698" w14:paraId="1A8CFAAE" w14:textId="77777777" w:rsidTr="007239FB">
        <w:trPr>
          <w:cantSplit/>
          <w:jc w:val="center"/>
        </w:trPr>
        <w:tc>
          <w:tcPr>
            <w:tcW w:w="3978" w:type="dxa"/>
            <w:vAlign w:val="center"/>
          </w:tcPr>
          <w:p w14:paraId="20E0A8AE" w14:textId="409EFBCE" w:rsidR="00DB1505" w:rsidRPr="00ED3698" w:rsidRDefault="00DB1505" w:rsidP="00C43C45">
            <w:pPr>
              <w:pStyle w:val="Tablebodynospace"/>
            </w:pPr>
            <w:r w:rsidRPr="00ED3698">
              <w:t xml:space="preserve">Steady-state, Variably-saturated </w:t>
            </w:r>
            <w:r w:rsidR="00C43C45">
              <w:t>f</w:t>
            </w:r>
            <w:r w:rsidR="00C43C45" w:rsidRPr="00ED3698">
              <w:t>low</w:t>
            </w:r>
            <w:r w:rsidR="00C43C45">
              <w:t xml:space="preserve"> </w:t>
            </w:r>
            <w:r w:rsidRPr="00ED3698">
              <w:t xml:space="preserve">w/ Reactive </w:t>
            </w:r>
            <w:r w:rsidR="00C43C45">
              <w:t>t</w:t>
            </w:r>
            <w:r w:rsidR="00C43C45" w:rsidRPr="00ED3698">
              <w:t>ransport</w:t>
            </w:r>
          </w:p>
        </w:tc>
        <w:tc>
          <w:tcPr>
            <w:tcW w:w="1132" w:type="dxa"/>
            <w:vAlign w:val="center"/>
          </w:tcPr>
          <w:p w14:paraId="65B3D462" w14:textId="77777777" w:rsidR="00DB1505" w:rsidRPr="00ED3698" w:rsidRDefault="00DB1505" w:rsidP="00CD1737">
            <w:pPr>
              <w:pStyle w:val="Tablebodynospace"/>
            </w:pPr>
            <w:r w:rsidRPr="00ED3698">
              <w:t>.true.</w:t>
            </w:r>
          </w:p>
        </w:tc>
        <w:tc>
          <w:tcPr>
            <w:tcW w:w="990" w:type="dxa"/>
            <w:vAlign w:val="center"/>
          </w:tcPr>
          <w:p w14:paraId="3EE794C9" w14:textId="77777777" w:rsidR="00DB1505" w:rsidRPr="00ED3698" w:rsidRDefault="00DB1505" w:rsidP="00CD1737">
            <w:pPr>
              <w:pStyle w:val="Tablebodynospace"/>
            </w:pPr>
            <w:r w:rsidRPr="00ED3698">
              <w:t>.true.</w:t>
            </w:r>
          </w:p>
        </w:tc>
        <w:tc>
          <w:tcPr>
            <w:tcW w:w="1350" w:type="dxa"/>
            <w:vAlign w:val="center"/>
          </w:tcPr>
          <w:p w14:paraId="5543AD0C" w14:textId="77777777" w:rsidR="00DB1505" w:rsidRPr="00ED3698" w:rsidRDefault="00DB1505" w:rsidP="00CD1737">
            <w:pPr>
              <w:pStyle w:val="Tablebodynospace"/>
            </w:pPr>
            <w:r w:rsidRPr="00ED3698">
              <w:t>.false.</w:t>
            </w:r>
          </w:p>
        </w:tc>
        <w:tc>
          <w:tcPr>
            <w:tcW w:w="1330" w:type="dxa"/>
            <w:vAlign w:val="center"/>
          </w:tcPr>
          <w:p w14:paraId="205290E2" w14:textId="77777777" w:rsidR="00DB1505" w:rsidRPr="00ED3698" w:rsidRDefault="00DB1505" w:rsidP="00CD1737">
            <w:pPr>
              <w:pStyle w:val="Tablebodynospace"/>
            </w:pPr>
            <w:r w:rsidRPr="00ED3698">
              <w:t>.true.</w:t>
            </w:r>
          </w:p>
        </w:tc>
      </w:tr>
      <w:tr w:rsidR="00DB1505" w:rsidRPr="00ED3698" w14:paraId="6CE8C370" w14:textId="77777777" w:rsidTr="007239FB">
        <w:trPr>
          <w:cantSplit/>
          <w:jc w:val="center"/>
        </w:trPr>
        <w:tc>
          <w:tcPr>
            <w:tcW w:w="3978" w:type="dxa"/>
            <w:vAlign w:val="center"/>
          </w:tcPr>
          <w:p w14:paraId="2D79B11D" w14:textId="06226B80" w:rsidR="00DB1505" w:rsidRPr="00ED3698" w:rsidRDefault="00DB1505" w:rsidP="00C43C45">
            <w:pPr>
              <w:pStyle w:val="Tablebodynospace"/>
            </w:pPr>
            <w:r w:rsidRPr="00ED3698">
              <w:t xml:space="preserve">Transient, Variably-saturated </w:t>
            </w:r>
            <w:r w:rsidR="00C43C45">
              <w:t>f</w:t>
            </w:r>
            <w:r w:rsidR="00C43C45" w:rsidRPr="00ED3698">
              <w:t>low</w:t>
            </w:r>
            <w:r w:rsidR="00C43C45">
              <w:t xml:space="preserve"> </w:t>
            </w:r>
            <w:r w:rsidRPr="00ED3698">
              <w:t xml:space="preserve">w/ Reactive </w:t>
            </w:r>
            <w:r w:rsidR="00C43C45">
              <w:t>t</w:t>
            </w:r>
            <w:r w:rsidR="00C43C45" w:rsidRPr="00ED3698">
              <w:t>ransport</w:t>
            </w:r>
          </w:p>
        </w:tc>
        <w:tc>
          <w:tcPr>
            <w:tcW w:w="1132" w:type="dxa"/>
            <w:vAlign w:val="center"/>
          </w:tcPr>
          <w:p w14:paraId="308C7F73" w14:textId="77777777" w:rsidR="00DB1505" w:rsidRPr="00ED3698" w:rsidRDefault="00DB1505" w:rsidP="00CD1737">
            <w:pPr>
              <w:pStyle w:val="Tablebodynospace"/>
            </w:pPr>
            <w:r w:rsidRPr="00ED3698">
              <w:t>.true.</w:t>
            </w:r>
          </w:p>
        </w:tc>
        <w:tc>
          <w:tcPr>
            <w:tcW w:w="990" w:type="dxa"/>
            <w:vAlign w:val="center"/>
          </w:tcPr>
          <w:p w14:paraId="1902376C" w14:textId="77777777" w:rsidR="00DB1505" w:rsidRPr="00ED3698" w:rsidRDefault="00DB1505" w:rsidP="00CD1737">
            <w:pPr>
              <w:pStyle w:val="Tablebodynospace"/>
            </w:pPr>
            <w:r w:rsidRPr="00ED3698">
              <w:t>.false.</w:t>
            </w:r>
          </w:p>
        </w:tc>
        <w:tc>
          <w:tcPr>
            <w:tcW w:w="1350" w:type="dxa"/>
            <w:vAlign w:val="center"/>
          </w:tcPr>
          <w:p w14:paraId="0514D925" w14:textId="77777777" w:rsidR="00DB1505" w:rsidRPr="00ED3698" w:rsidRDefault="00DB1505" w:rsidP="00CD1737">
            <w:pPr>
              <w:pStyle w:val="Tablebodynospace"/>
            </w:pPr>
            <w:r w:rsidRPr="00ED3698">
              <w:t>.false.</w:t>
            </w:r>
          </w:p>
        </w:tc>
        <w:tc>
          <w:tcPr>
            <w:tcW w:w="1330" w:type="dxa"/>
            <w:vAlign w:val="center"/>
          </w:tcPr>
          <w:p w14:paraId="0BDB08AE" w14:textId="77777777" w:rsidR="00DB1505" w:rsidRPr="00ED3698" w:rsidRDefault="00DB1505" w:rsidP="00CD1737">
            <w:pPr>
              <w:pStyle w:val="Tablebodynospace"/>
            </w:pPr>
            <w:r w:rsidRPr="00ED3698">
              <w:t>.true.</w:t>
            </w:r>
          </w:p>
        </w:tc>
      </w:tr>
    </w:tbl>
    <w:p w14:paraId="389EA3C9" w14:textId="77777777" w:rsidR="00DB1505" w:rsidRDefault="00DB1505" w:rsidP="00DB1505"/>
    <w:p w14:paraId="33294BFF" w14:textId="77777777" w:rsidR="00F05821" w:rsidRDefault="00F05821" w:rsidP="00DB1505"/>
    <w:p w14:paraId="2AA391DA" w14:textId="77777777" w:rsidR="00F05821" w:rsidRDefault="00F05821" w:rsidP="00F05821">
      <w:pPr>
        <w:pStyle w:val="Heading4"/>
      </w:pPr>
      <w:bookmarkStart w:id="82" w:name="_Toc13055882"/>
      <w:r>
        <w:t>root_uptake</w:t>
      </w:r>
      <w:commentRangeStart w:id="83"/>
      <w:commentRangeEnd w:id="83"/>
      <w:r>
        <w:rPr>
          <w:rStyle w:val="CommentReference"/>
        </w:rPr>
        <w:commentReference w:id="83"/>
      </w:r>
      <w:bookmarkEnd w:id="82"/>
    </w:p>
    <w:p w14:paraId="601F22D2" w14:textId="77777777" w:rsidR="00F05821" w:rsidRPr="00F05821" w:rsidRDefault="00F05821" w:rsidP="00F05821">
      <w:r w:rsidRPr="00177A42">
        <w:rPr>
          <w:rFonts w:ascii="Times" w:hAnsi="Times" w:cs="Times"/>
        </w:rPr>
        <w:t>This statement specifies if the simulation is to involve root water uptake. This root water uptake option is available only for the variably saturated case.</w:t>
      </w:r>
    </w:p>
    <w:p w14:paraId="52553A1F" w14:textId="77777777" w:rsidR="00F05821" w:rsidRPr="00ED3698" w:rsidRDefault="00F05821" w:rsidP="00DB1505"/>
    <w:p w14:paraId="38FE38DA" w14:textId="77777777" w:rsidR="00DB1505" w:rsidRPr="00ED3698" w:rsidRDefault="00DB1505" w:rsidP="00DB1505">
      <w:pPr>
        <w:pStyle w:val="Heading4"/>
      </w:pPr>
      <w:bookmarkStart w:id="84" w:name="_Ref472094660"/>
      <w:bookmarkStart w:id="85" w:name="_Toc13055883"/>
      <w:r w:rsidRPr="00ED3698">
        <w:t>Additional keywords</w:t>
      </w:r>
      <w:bookmarkEnd w:id="84"/>
      <w:bookmarkEnd w:id="85"/>
    </w:p>
    <w:p w14:paraId="0BD7CD14" w14:textId="77777777" w:rsidR="00DB1505" w:rsidRPr="00ED3698" w:rsidRDefault="00DB1505" w:rsidP="00DB1505">
      <w:r w:rsidRPr="00ED3698">
        <w:t xml:space="preserve">Additional </w:t>
      </w:r>
      <w:r>
        <w:t>keywords</w:t>
      </w:r>
      <w:r w:rsidRPr="00ED3698">
        <w:t xml:space="preserve"> can be added </w:t>
      </w:r>
      <w:r>
        <w:t>to invoke additional capabilities</w:t>
      </w:r>
      <w:r w:rsidRPr="00ED3698">
        <w:t>:</w:t>
      </w:r>
    </w:p>
    <w:p w14:paraId="70E32F7C" w14:textId="3623FF74" w:rsidR="00DB1505" w:rsidRDefault="00DB1505" w:rsidP="00DB1505">
      <w:r w:rsidRPr="00993BAA">
        <w:rPr>
          <w:rFonts w:ascii="Courier New" w:hAnsi="Courier New" w:cs="Courier New"/>
          <w:sz w:val="20"/>
        </w:rPr>
        <w:t>‘multicomponent diffusion’</w:t>
      </w:r>
      <w:r w:rsidRPr="00ED3698">
        <w:t xml:space="preserve">: </w:t>
      </w:r>
      <w:r w:rsidR="007B2F88">
        <w:t xml:space="preserve">This keyword activates </w:t>
      </w:r>
      <w:r w:rsidRPr="00ED3698">
        <w:t>multicomponent diffusion.</w:t>
      </w:r>
      <w:r>
        <w:t xml:space="preserve"> </w:t>
      </w:r>
      <w:r w:rsidRPr="00993BAA">
        <w:rPr>
          <w:rFonts w:ascii="Courier New" w:hAnsi="Courier New" w:cs="Courier New"/>
          <w:sz w:val="20"/>
        </w:rPr>
        <w:t>‘</w:t>
      </w:r>
      <w:r>
        <w:rPr>
          <w:rFonts w:ascii="Courier New" w:hAnsi="Courier New" w:cs="Courier New"/>
          <w:sz w:val="20"/>
        </w:rPr>
        <w:t xml:space="preserve">hybrid </w:t>
      </w:r>
      <w:r w:rsidRPr="00993BAA">
        <w:rPr>
          <w:rFonts w:ascii="Courier New" w:hAnsi="Courier New" w:cs="Courier New"/>
          <w:sz w:val="20"/>
        </w:rPr>
        <w:t>multicomponent diffusion’</w:t>
      </w:r>
      <w:r w:rsidRPr="00ED3698">
        <w:t xml:space="preserve">: </w:t>
      </w:r>
      <w:r w:rsidR="007B2F88">
        <w:t xml:space="preserve">This keyword activates </w:t>
      </w:r>
      <w:r>
        <w:t>hybrid</w:t>
      </w:r>
      <w:r w:rsidRPr="00ED3698">
        <w:t xml:space="preserve"> multicomponent diffusion.</w:t>
      </w:r>
      <w:r>
        <w:t xml:space="preserve"> </w:t>
      </w:r>
      <w:commentRangeStart w:id="86"/>
      <w:commentRangeStart w:id="87"/>
      <w:r>
        <w:t xml:space="preserve">In such cases, the database files (comp.dbs, complex.dbs) </w:t>
      </w:r>
      <w:r w:rsidR="007B2F88">
        <w:t>must</w:t>
      </w:r>
      <w:r>
        <w:t xml:space="preserve"> </w:t>
      </w:r>
      <w:r w:rsidR="00771D34">
        <w:t>include</w:t>
      </w:r>
      <w:r>
        <w:t xml:space="preserve"> the free aqueous diffusion coefficient (D</w:t>
      </w:r>
      <w:r w:rsidRPr="00B11744">
        <w:rPr>
          <w:vertAlign w:val="subscript"/>
        </w:rPr>
        <w:t>0</w:t>
      </w:r>
      <w:r>
        <w:t>) for each species</w:t>
      </w:r>
      <w:r w:rsidR="00771D34">
        <w:t xml:space="preserve"> (see section </w:t>
      </w:r>
      <w:r w:rsidR="00771D34">
        <w:fldChar w:fldCharType="begin"/>
      </w:r>
      <w:r w:rsidR="00771D34">
        <w:instrText xml:space="preserve"> REF _Ref527109470 \r \h </w:instrText>
      </w:r>
      <w:r w:rsidR="00771D34">
        <w:fldChar w:fldCharType="separate"/>
      </w:r>
      <w:r w:rsidR="00D41448">
        <w:t>4.1.3</w:t>
      </w:r>
      <w:r w:rsidR="00771D34">
        <w:fldChar w:fldCharType="end"/>
      </w:r>
      <w:r w:rsidR="00771D34">
        <w:t>)</w:t>
      </w:r>
      <w:r>
        <w:t>.</w:t>
      </w:r>
      <w:commentRangeEnd w:id="86"/>
      <w:r w:rsidR="007B2F88">
        <w:rPr>
          <w:rStyle w:val="CommentReference"/>
        </w:rPr>
        <w:commentReference w:id="86"/>
      </w:r>
      <w:commentRangeEnd w:id="87"/>
      <w:r w:rsidR="00771D34">
        <w:rPr>
          <w:rStyle w:val="CommentReference"/>
        </w:rPr>
        <w:commentReference w:id="87"/>
      </w:r>
    </w:p>
    <w:p w14:paraId="56A1A33A" w14:textId="1E0BDA90" w:rsidR="00DB1505" w:rsidRDefault="00DB1505" w:rsidP="00DB1505">
      <w:r w:rsidRPr="00993BAA">
        <w:rPr>
          <w:rFonts w:ascii="Courier New" w:hAnsi="Courier New" w:cs="Courier New"/>
          <w:sz w:val="20"/>
        </w:rPr>
        <w:t>‘</w:t>
      </w:r>
      <w:r w:rsidRPr="00FC2059">
        <w:rPr>
          <w:rFonts w:ascii="Courier New" w:hAnsi="Courier New" w:cs="Courier New"/>
          <w:noProof/>
          <w:sz w:val="20"/>
        </w:rPr>
        <w:t>density dependent</w:t>
      </w:r>
      <w:r w:rsidRPr="00993BAA">
        <w:rPr>
          <w:rFonts w:ascii="Courier New" w:hAnsi="Courier New" w:cs="Courier New"/>
          <w:sz w:val="20"/>
        </w:rPr>
        <w:t xml:space="preserve"> flow’</w:t>
      </w:r>
      <w:r w:rsidRPr="00ED3698">
        <w:t xml:space="preserve">: </w:t>
      </w:r>
      <w:r>
        <w:t xml:space="preserve">This keyword activates the </w:t>
      </w:r>
      <w:r w:rsidR="007B2F88" w:rsidRPr="007B2F88">
        <w:t xml:space="preserve">density-dependent </w:t>
      </w:r>
      <w:r>
        <w:t xml:space="preserve">flow module. </w:t>
      </w:r>
      <w:r>
        <w:rPr>
          <w:rFonts w:hint="eastAsia"/>
        </w:rPr>
        <w:t xml:space="preserve">The related </w:t>
      </w:r>
      <w:r>
        <w:t xml:space="preserve">input </w:t>
      </w:r>
      <w:r>
        <w:rPr>
          <w:rFonts w:hint="eastAsia"/>
        </w:rPr>
        <w:t xml:space="preserve">parameters </w:t>
      </w:r>
      <w:r>
        <w:t>must be</w:t>
      </w:r>
      <w:r>
        <w:rPr>
          <w:rFonts w:hint="eastAsia"/>
        </w:rPr>
        <w:t xml:space="preserve"> provided in </w:t>
      </w:r>
      <w:r>
        <w:t xml:space="preserve">Data </w:t>
      </w:r>
      <w:r>
        <w:rPr>
          <w:rFonts w:hint="eastAsia"/>
        </w:rPr>
        <w:t xml:space="preserve">Block 6: </w:t>
      </w:r>
      <w:r w:rsidRPr="00993BAA">
        <w:rPr>
          <w:rFonts w:ascii="Courier New" w:hAnsi="Courier New" w:cs="Courier New"/>
          <w:sz w:val="20"/>
        </w:rPr>
        <w:t>‘control parameters – variably-saturated flow</w:t>
      </w:r>
      <w:r>
        <w:rPr>
          <w:rFonts w:ascii="Courier New" w:hAnsi="Courier New" w:cs="Courier New"/>
          <w:sz w:val="20"/>
        </w:rPr>
        <w:t>’</w:t>
      </w:r>
      <w:r w:rsidRPr="00993BAA">
        <w:rPr>
          <w:rFonts w:ascii="Courier New" w:hAnsi="Courier New" w:cs="Courier New"/>
          <w:sz w:val="20"/>
        </w:rPr>
        <w:t xml:space="preserve"> </w:t>
      </w:r>
      <w:r w:rsidRPr="00993BAA">
        <w:rPr>
          <w:szCs w:val="24"/>
        </w:rPr>
        <w:t xml:space="preserve">with the keyword </w:t>
      </w:r>
      <w:r w:rsidRPr="00993BAA">
        <w:rPr>
          <w:rFonts w:ascii="Courier New" w:hAnsi="Courier New" w:cs="Courier New"/>
          <w:sz w:val="20"/>
        </w:rPr>
        <w:t>‘variable density parameters’</w:t>
      </w:r>
      <w:r>
        <w:rPr>
          <w:rFonts w:hint="eastAsia"/>
        </w:rPr>
        <w:t>.</w:t>
      </w:r>
    </w:p>
    <w:p w14:paraId="11FFD997" w14:textId="47CC7C7C" w:rsidR="00DB1505" w:rsidRDefault="00DB1505" w:rsidP="00DB1505">
      <w:r w:rsidRPr="00993BAA">
        <w:rPr>
          <w:rFonts w:ascii="Courier New" w:hAnsi="Courier New" w:cs="Courier New"/>
          <w:sz w:val="20"/>
        </w:rPr>
        <w:t>'compute ice sheet loading/unloading'</w:t>
      </w:r>
      <w:r>
        <w:rPr>
          <w:rFonts w:hint="eastAsia"/>
        </w:rPr>
        <w:t xml:space="preserve">: </w:t>
      </w:r>
      <w:r>
        <w:t>This keyword activ</w:t>
      </w:r>
      <w:r w:rsidR="00830152">
        <w:t>a</w:t>
      </w:r>
      <w:r>
        <w:t>t</w:t>
      </w:r>
      <w:r w:rsidR="00830152">
        <w:t>es</w:t>
      </w:r>
      <w:r>
        <w:t xml:space="preserve"> the function</w:t>
      </w:r>
      <w:r>
        <w:rPr>
          <w:rFonts w:hint="eastAsia"/>
        </w:rPr>
        <w:t xml:space="preserve"> for ice sheet loading/unloading. The </w:t>
      </w:r>
      <w:r w:rsidR="0094658D">
        <w:rPr>
          <w:rFonts w:hint="eastAsia"/>
        </w:rPr>
        <w:t>function</w:t>
      </w:r>
      <w:r w:rsidR="0094658D">
        <w:t>’s</w:t>
      </w:r>
      <w:r w:rsidR="0094658D">
        <w:rPr>
          <w:rFonts w:hint="eastAsia"/>
        </w:rPr>
        <w:t xml:space="preserve"> </w:t>
      </w:r>
      <w:r>
        <w:rPr>
          <w:rFonts w:hint="eastAsia"/>
        </w:rPr>
        <w:t xml:space="preserve">parameters </w:t>
      </w:r>
      <w:r>
        <w:t>must be</w:t>
      </w:r>
      <w:r>
        <w:rPr>
          <w:rFonts w:hint="eastAsia"/>
        </w:rPr>
        <w:t xml:space="preserve"> provided in an additional data block (</w:t>
      </w:r>
      <w:r>
        <w:t xml:space="preserve">Data </w:t>
      </w:r>
      <w:r>
        <w:rPr>
          <w:rFonts w:hint="eastAsia"/>
        </w:rPr>
        <w:t xml:space="preserve">Block 17) with the keywords </w:t>
      </w:r>
      <w:r>
        <w:rPr>
          <w:rFonts w:ascii="Courier New" w:hAnsi="Courier New" w:cs="Courier New"/>
          <w:lang w:eastAsia="en-CA"/>
        </w:rPr>
        <w:t xml:space="preserve">'ice sheet loading/unloading' (see section </w:t>
      </w:r>
      <w:r>
        <w:rPr>
          <w:rFonts w:ascii="Courier New" w:hAnsi="Courier New" w:cs="Courier New"/>
          <w:lang w:eastAsia="en-CA"/>
        </w:rPr>
        <w:fldChar w:fldCharType="begin"/>
      </w:r>
      <w:r>
        <w:rPr>
          <w:rFonts w:ascii="Courier New" w:hAnsi="Courier New" w:cs="Courier New"/>
          <w:lang w:eastAsia="en-CA"/>
        </w:rPr>
        <w:instrText xml:space="preserve"> REF _Ref392762952 \r \h </w:instrText>
      </w:r>
      <w:r>
        <w:rPr>
          <w:rFonts w:ascii="Courier New" w:hAnsi="Courier New" w:cs="Courier New"/>
          <w:lang w:eastAsia="en-CA"/>
        </w:rPr>
      </w:r>
      <w:r>
        <w:rPr>
          <w:rFonts w:ascii="Courier New" w:hAnsi="Courier New" w:cs="Courier New"/>
          <w:lang w:eastAsia="en-CA"/>
        </w:rPr>
        <w:fldChar w:fldCharType="separate"/>
      </w:r>
      <w:r w:rsidR="00D41448">
        <w:rPr>
          <w:rFonts w:ascii="Courier New" w:hAnsi="Courier New" w:cs="Courier New"/>
          <w:lang w:eastAsia="en-CA"/>
        </w:rPr>
        <w:t>3.23</w:t>
      </w:r>
      <w:r>
        <w:rPr>
          <w:rFonts w:ascii="Courier New" w:hAnsi="Courier New" w:cs="Courier New"/>
          <w:lang w:eastAsia="en-CA"/>
        </w:rPr>
        <w:fldChar w:fldCharType="end"/>
      </w:r>
      <w:r>
        <w:rPr>
          <w:rFonts w:ascii="Courier New" w:hAnsi="Courier New" w:cs="Courier New"/>
          <w:lang w:eastAsia="en-CA"/>
        </w:rPr>
        <w:t>)</w:t>
      </w:r>
      <w:r>
        <w:rPr>
          <w:rFonts w:ascii="Courier New" w:hAnsi="Courier New" w:cs="Courier New" w:hint="eastAsia"/>
        </w:rPr>
        <w:t>.</w:t>
      </w:r>
    </w:p>
    <w:p w14:paraId="1F4B3074" w14:textId="4C8AB3D8" w:rsidR="00DB1505" w:rsidRDefault="00DB1505" w:rsidP="00DB1505">
      <w:r w:rsidRPr="00993BAA">
        <w:rPr>
          <w:rFonts w:ascii="Courier New" w:hAnsi="Courier New" w:cs="Courier New"/>
          <w:sz w:val="20"/>
        </w:rPr>
        <w:t>'energy balance'</w:t>
      </w:r>
      <w:r>
        <w:rPr>
          <w:rFonts w:hint="eastAsia"/>
        </w:rPr>
        <w:t xml:space="preserve">: </w:t>
      </w:r>
      <w:r w:rsidR="00D42F57">
        <w:t>This</w:t>
      </w:r>
      <w:r>
        <w:t xml:space="preserve"> </w:t>
      </w:r>
      <w:r w:rsidR="00D42F57">
        <w:t xml:space="preserve">activates </w:t>
      </w:r>
      <w:r>
        <w:rPr>
          <w:rFonts w:hint="eastAsia"/>
        </w:rPr>
        <w:t xml:space="preserve">energy balance calculations. Additional </w:t>
      </w:r>
      <w:r>
        <w:t xml:space="preserve">parameters must be provided through the following </w:t>
      </w:r>
      <w:r>
        <w:rPr>
          <w:rFonts w:hint="eastAsia"/>
        </w:rPr>
        <w:t>data blocks</w:t>
      </w:r>
      <w:r>
        <w:t>:</w:t>
      </w:r>
      <w:r>
        <w:rPr>
          <w:rFonts w:hint="eastAsia"/>
        </w:rPr>
        <w:t xml:space="preserve"> Data Block 6B</w:t>
      </w:r>
      <w:r w:rsidRPr="00993BAA">
        <w:rPr>
          <w:rFonts w:ascii="Courier New" w:hAnsi="Courier New" w:cs="Courier New"/>
          <w:sz w:val="20"/>
        </w:rPr>
        <w:t>: 'control parameters - energy balance'</w:t>
      </w:r>
      <w:r>
        <w:rPr>
          <w:rFonts w:hint="eastAsia"/>
        </w:rPr>
        <w:t xml:space="preserve">, Data Block 10B: </w:t>
      </w:r>
      <w:r w:rsidRPr="00993BAA">
        <w:rPr>
          <w:rFonts w:ascii="Courier New" w:hAnsi="Courier New" w:cs="Courier New"/>
          <w:sz w:val="20"/>
        </w:rPr>
        <w:t>'physical parameters - energy balance'</w:t>
      </w:r>
      <w:r>
        <w:rPr>
          <w:rFonts w:hint="eastAsia"/>
        </w:rPr>
        <w:t xml:space="preserve">, Data block 12B: </w:t>
      </w:r>
      <w:r w:rsidRPr="00993BAA">
        <w:rPr>
          <w:rFonts w:ascii="Courier New" w:hAnsi="Courier New" w:cs="Courier New"/>
        </w:rPr>
        <w:t>'initial condition - energy balance'</w:t>
      </w:r>
      <w:r>
        <w:rPr>
          <w:rFonts w:hint="eastAsia"/>
        </w:rPr>
        <w:t xml:space="preserve">, Data Block 13B: </w:t>
      </w:r>
      <w:r w:rsidRPr="00993BAA">
        <w:rPr>
          <w:rFonts w:ascii="Courier New" w:hAnsi="Courier New" w:cs="Courier New"/>
          <w:sz w:val="20"/>
        </w:rPr>
        <w:t>‘boundary conditions - energy balance'</w:t>
      </w:r>
      <w:r>
        <w:rPr>
          <w:rFonts w:hint="eastAsia"/>
        </w:rPr>
        <w:t>.</w:t>
      </w:r>
    </w:p>
    <w:p w14:paraId="228E8744" w14:textId="056FA9B7" w:rsidR="00DB1505" w:rsidRDefault="00DB1505" w:rsidP="00DB1505">
      <w:r w:rsidRPr="00993BAA">
        <w:rPr>
          <w:rFonts w:ascii="Courier New" w:hAnsi="Courier New" w:cs="Courier New"/>
          <w:sz w:val="20"/>
        </w:rPr>
        <w:t>'backup frequency'</w:t>
      </w:r>
      <w:r>
        <w:rPr>
          <w:rFonts w:hint="eastAsia"/>
        </w:rPr>
        <w:t xml:space="preserve"> followed </w:t>
      </w:r>
      <w:r>
        <w:t>by the</w:t>
      </w:r>
      <w:r>
        <w:rPr>
          <w:rFonts w:hint="eastAsia"/>
        </w:rPr>
        <w:t xml:space="preserve"> number </w:t>
      </w:r>
      <w:r>
        <w:t>of time steps (N</w:t>
      </w:r>
      <w:r w:rsidRPr="0085089E">
        <w:rPr>
          <w:vertAlign w:val="subscript"/>
        </w:rPr>
        <w:t>t</w:t>
      </w:r>
      <w:r>
        <w:t xml:space="preserve">) </w:t>
      </w:r>
      <w:r w:rsidR="00D42F57">
        <w:t xml:space="preserve">is </w:t>
      </w:r>
      <w:r>
        <w:t xml:space="preserve">used to control </w:t>
      </w:r>
      <w:r>
        <w:rPr>
          <w:rFonts w:hint="eastAsia"/>
        </w:rPr>
        <w:t xml:space="preserve">the frequency </w:t>
      </w:r>
      <w:r>
        <w:rPr>
          <w:rFonts w:hint="eastAsia"/>
        </w:rPr>
        <w:lastRenderedPageBreak/>
        <w:t>of back</w:t>
      </w:r>
      <w:r>
        <w:t>ing up intermediate calculation results. These data</w:t>
      </w:r>
      <w:r>
        <w:rPr>
          <w:rFonts w:hint="eastAsia"/>
        </w:rPr>
        <w:t xml:space="preserve"> can be used for restart</w:t>
      </w:r>
      <w:r>
        <w:t>ing a simulation</w:t>
      </w:r>
      <w:r>
        <w:rPr>
          <w:rFonts w:hint="eastAsia"/>
        </w:rPr>
        <w:t xml:space="preserve">. </w:t>
      </w:r>
      <w:r w:rsidR="00D42F57">
        <w:t>The d</w:t>
      </w:r>
      <w:r w:rsidR="00D42F57">
        <w:rPr>
          <w:rFonts w:hint="eastAsia"/>
        </w:rPr>
        <w:t xml:space="preserve">efault </w:t>
      </w:r>
      <w:r>
        <w:rPr>
          <w:rFonts w:hint="eastAsia"/>
        </w:rPr>
        <w:t>value is 10.</w:t>
      </w:r>
      <w:r>
        <w:t xml:space="preserve"> Generally, there are two files to save the previous results</w:t>
      </w:r>
      <w:r w:rsidR="00D42F57">
        <w:t>:</w:t>
      </w:r>
      <w:r>
        <w:t xml:space="preserve"> restart.tmp1 and restart.tmp2. </w:t>
      </w:r>
      <w:r w:rsidR="00D42F57">
        <w:t>Restart</w:t>
      </w:r>
      <w:r>
        <w:t xml:space="preserve">.tmp1 saves at the given number of time steps (Nt) while </w:t>
      </w:r>
      <w:r w:rsidR="00D42F57" w:rsidRPr="00FC2059">
        <w:rPr>
          <w:noProof/>
        </w:rPr>
        <w:t>restart</w:t>
      </w:r>
      <w:r w:rsidR="00D42F57" w:rsidRPr="00D42F57">
        <w:t>.tmp2</w:t>
      </w:r>
      <w:r>
        <w:t xml:space="preserve">documents the results </w:t>
      </w:r>
      <w:r w:rsidR="00D42F57">
        <w:t>double the</w:t>
      </w:r>
      <w:r>
        <w:t xml:space="preserve"> number of specified time steps (2*Nt). The documented results include all the spatial data needed for </w:t>
      </w:r>
      <w:r w:rsidR="00D42F57">
        <w:t>restarting</w:t>
      </w:r>
      <w:r>
        <w:t xml:space="preserve"> the simulation. In the first line, the parameters </w:t>
      </w:r>
      <w:r w:rsidRPr="00FC2059">
        <w:rPr>
          <w:noProof/>
        </w:rPr>
        <w:t>are:</w:t>
      </w:r>
      <w:r>
        <w:t xml:space="preserve"> </w:t>
      </w:r>
      <w:r w:rsidRPr="00C85B3F">
        <w:t>current solution time (I/O units)</w:t>
      </w:r>
      <w:r>
        <w:t xml:space="preserve">, estimated time step for reactive transport, estimated time step for variably saturated flow, </w:t>
      </w:r>
      <w:r w:rsidRPr="009D5BC3">
        <w:t>next read time for flow boundary</w:t>
      </w:r>
      <w:r>
        <w:t xml:space="preserve"> condition(s)</w:t>
      </w:r>
      <w:r w:rsidR="00C82465">
        <w:t xml:space="preserve"> and</w:t>
      </w:r>
      <w:r>
        <w:t xml:space="preserve"> </w:t>
      </w:r>
      <w:r w:rsidRPr="00FC2059">
        <w:rPr>
          <w:noProof/>
        </w:rPr>
        <w:t>pointer</w:t>
      </w:r>
      <w:r>
        <w:t xml:space="preserve"> to next output time for contour data. From the second line</w:t>
      </w:r>
      <w:r w:rsidR="00DD05C2">
        <w:t>,</w:t>
      </w:r>
      <w:r>
        <w:t xml:space="preserve"> the documented parameters </w:t>
      </w:r>
      <w:r w:rsidR="00830152">
        <w:t>depend</w:t>
      </w:r>
      <w:r>
        <w:t xml:space="preserve"> on the processes in the simulation</w:t>
      </w:r>
      <w:r w:rsidR="009D0A00">
        <w:t>,</w:t>
      </w:r>
      <w:r>
        <w:t xml:space="preserve"> </w:t>
      </w:r>
      <w:r w:rsidR="009D0A00">
        <w:t xml:space="preserve">for </w:t>
      </w:r>
      <w:r>
        <w:t xml:space="preserve">example, for the reactive transport simulation, the ionic strength, total free species of the new and </w:t>
      </w:r>
      <w:r w:rsidRPr="00FC2059">
        <w:rPr>
          <w:noProof/>
        </w:rPr>
        <w:t>old time</w:t>
      </w:r>
      <w:r>
        <w:t xml:space="preserve"> levels, </w:t>
      </w:r>
      <w:r w:rsidRPr="00FC2059">
        <w:rPr>
          <w:noProof/>
        </w:rPr>
        <w:t>mineral</w:t>
      </w:r>
      <w:r>
        <w:t xml:space="preserve"> concentration at the new and </w:t>
      </w:r>
      <w:r w:rsidRPr="00FC2059">
        <w:rPr>
          <w:noProof/>
        </w:rPr>
        <w:t>old time</w:t>
      </w:r>
      <w:r>
        <w:t xml:space="preserve"> levels</w:t>
      </w:r>
      <w:r w:rsidR="009D0A00">
        <w:t>,</w:t>
      </w:r>
      <w:r>
        <w:t xml:space="preserve"> etc.</w:t>
      </w:r>
      <w:r w:rsidR="009D0A00">
        <w:t>,</w:t>
      </w:r>
      <w:r>
        <w:t xml:space="preserve"> (see example 2 below).</w:t>
      </w:r>
    </w:p>
    <w:p w14:paraId="50E80D39" w14:textId="24566815" w:rsidR="00DB1505" w:rsidRDefault="00DB1505" w:rsidP="00DB1505">
      <w:r>
        <w:t xml:space="preserve">‘restart’: </w:t>
      </w:r>
      <w:r w:rsidR="009D0A00">
        <w:t>This keyword</w:t>
      </w:r>
      <w:r>
        <w:t xml:space="preserve"> </w:t>
      </w:r>
      <w:r w:rsidR="009D0A00">
        <w:t xml:space="preserve">activates </w:t>
      </w:r>
      <w:r>
        <w:t xml:space="preserve">the restart function using the last saved results. This function is especially useful for </w:t>
      </w:r>
      <w:r w:rsidR="009D0A00">
        <w:t xml:space="preserve">time-consuming </w:t>
      </w:r>
      <w:r>
        <w:t>calculations if the simulation is accidentally terminated and needs to be continued. When this function is activated, an additional file</w:t>
      </w:r>
      <w:r w:rsidR="009D0A00">
        <w:t>,</w:t>
      </w:r>
      <w:r>
        <w:t xml:space="preserve"> restart.dat </w:t>
      </w:r>
      <w:commentRangeStart w:id="88"/>
      <w:commentRangeStart w:id="89"/>
      <w:r>
        <w:t xml:space="preserve">(usually </w:t>
      </w:r>
      <w:r w:rsidR="00130860">
        <w:t>renamed from</w:t>
      </w:r>
      <w:r>
        <w:t xml:space="preserve"> the restart.tmp1 or restart.tmp2</w:t>
      </w:r>
      <w:commentRangeEnd w:id="88"/>
      <w:r w:rsidR="00130860">
        <w:rPr>
          <w:rStyle w:val="CommentReference"/>
        </w:rPr>
        <w:commentReference w:id="88"/>
      </w:r>
      <w:commentRangeEnd w:id="89"/>
      <w:r w:rsidR="00376165">
        <w:rPr>
          <w:rStyle w:val="CommentReference"/>
        </w:rPr>
        <w:commentReference w:id="89"/>
      </w:r>
      <w:r w:rsidR="001423E5">
        <w:t>, whichever is the latest generated</w:t>
      </w:r>
      <w:r>
        <w:t>)</w:t>
      </w:r>
      <w:r w:rsidR="009D0A00">
        <w:t>,</w:t>
      </w:r>
      <w:r>
        <w:t xml:space="preserve"> is needed.</w:t>
      </w:r>
      <w:r w:rsidR="00830152">
        <w:t xml:space="preserve"> The simulation will continue from the time recorded in the restart.dat file.</w:t>
      </w:r>
      <w:r w:rsidR="00FE39E3">
        <w:t xml:space="preserve"> However, it should be noted that the transient output is overwritten when simulation is restarted. To avoid loss of transient output when simulation is restarted, user can use additional keyword</w:t>
      </w:r>
      <w:r w:rsidR="00FA3F09">
        <w:t>s (see below)</w:t>
      </w:r>
      <w:r w:rsidR="00FE39E3">
        <w:t xml:space="preserve"> to</w:t>
      </w:r>
      <w:r w:rsidR="00FE39E3" w:rsidRPr="00FE39E3">
        <w:t xml:space="preserve"> resume output from breaking point when simulation is restarted.</w:t>
      </w:r>
    </w:p>
    <w:p w14:paraId="54CB39CA" w14:textId="77777777" w:rsidR="00C1773E" w:rsidRDefault="00CD728F" w:rsidP="00DB1505">
      <w:r w:rsidRPr="00FA3F09">
        <w:t xml:space="preserve">There are two restart files generated during MIN3P simulation, with breaking point t1 and t2. When simulation is restarted, user can choose one restart file to restart simulation. The results can be appended in two different methods: the normal results appending and the legacy results appending. </w:t>
      </w:r>
    </w:p>
    <w:p w14:paraId="36FE918F" w14:textId="65B7109E" w:rsidR="00CD728F" w:rsidRPr="00E32F2D" w:rsidRDefault="00C1773E" w:rsidP="00DB1505">
      <w:r w:rsidRPr="00C1773E">
        <w:t>'append results'</w:t>
      </w:r>
      <w:r>
        <w:t xml:space="preserve"> and </w:t>
      </w:r>
      <w:r w:rsidRPr="00C1773E">
        <w:t>'append results in legacy mode'</w:t>
      </w:r>
      <w:r>
        <w:t xml:space="preserve">: </w:t>
      </w:r>
      <w:r w:rsidR="00CD728F" w:rsidRPr="00FA3F09">
        <w:t xml:space="preserve">The former one appends results immediately after the breaking point wheile the latter one appends results after it reaches the second breaking point. For example, assuming t1 &lt; t2, if results are appended in normal mode and t1 is chosen as restart time, the code removes the old transient output data after t1 and </w:t>
      </w:r>
      <w:r w:rsidR="00FA3F09">
        <w:t>appends the new results</w:t>
      </w:r>
      <w:r w:rsidR="00CD728F" w:rsidRPr="00FA3F09">
        <w:t xml:space="preserve">; if results are appended in legacy mode, user can </w:t>
      </w:r>
      <w:r w:rsidR="00FA3F09">
        <w:t>only</w:t>
      </w:r>
      <w:r w:rsidR="00CD728F" w:rsidRPr="00FA3F09">
        <w:t xml:space="preserve"> choose t</w:t>
      </w:r>
      <w:r w:rsidR="00FA3F09">
        <w:t xml:space="preserve">he earlier restart file (t1). </w:t>
      </w:r>
      <w:r w:rsidR="00CD728F" w:rsidRPr="00FA3F09">
        <w:t xml:space="preserve"> </w:t>
      </w:r>
      <w:r w:rsidR="00FA3F09">
        <w:t>T</w:t>
      </w:r>
      <w:r w:rsidR="00CD728F" w:rsidRPr="00FA3F09">
        <w:t xml:space="preserve">he code keeps the old transient output before t2 and appends the new results after t2. When simulation is restarted, there is loss of significance </w:t>
      </w:r>
      <w:r w:rsidR="00FA3F09">
        <w:t xml:space="preserve">during I/O </w:t>
      </w:r>
      <w:r w:rsidR="00CD728F" w:rsidRPr="00FA3F09">
        <w:t xml:space="preserve">that may cause blips in the transient output at the first </w:t>
      </w:r>
      <w:r w:rsidR="00FA3F09">
        <w:t xml:space="preserve">few </w:t>
      </w:r>
      <w:r w:rsidR="00CD728F" w:rsidRPr="00FA3F09">
        <w:t>time step</w:t>
      </w:r>
      <w:r w:rsidR="00FA3F09">
        <w:t>s</w:t>
      </w:r>
      <w:r w:rsidR="00CD728F" w:rsidRPr="00FA3F09">
        <w:t xml:space="preserve"> (e.g., storage change over time). In this case, user can use legacy mode to </w:t>
      </w:r>
      <w:r w:rsidR="00CD728F" w:rsidRPr="00E32F2D">
        <w:t>avoid such a problem.</w:t>
      </w:r>
    </w:p>
    <w:p w14:paraId="381593D5" w14:textId="5E7CE200" w:rsidR="00E32F2D" w:rsidRPr="007C439D" w:rsidRDefault="00E32F2D" w:rsidP="00E32F2D">
      <w:r w:rsidRPr="007C439D">
        <w:t>When 'append results' or 'append results in legacy mode' is used, user will find the following information in the prefix_o.fls file, indicating the results afterward are appended results to the previous simulations. The simulation can be restarted consecutively.</w:t>
      </w:r>
    </w:p>
    <w:p w14:paraId="40569150" w14:textId="3093E189" w:rsidR="00E32F2D" w:rsidRPr="007C439D" w:rsidRDefault="00E32F2D" w:rsidP="00E32F2D">
      <w:r w:rsidRPr="007C439D">
        <w:t xml:space="preserve">  +++++++++++++++++++++++++++++++++++++++++++++++++++++++++++++++++++++</w:t>
      </w:r>
    </w:p>
    <w:p w14:paraId="5411834D" w14:textId="5CCDE1BF" w:rsidR="00E32F2D" w:rsidRPr="007C439D" w:rsidRDefault="00E32F2D" w:rsidP="00E32F2D">
      <w:r w:rsidRPr="007C439D">
        <w:t>output of appended results</w:t>
      </w:r>
    </w:p>
    <w:p w14:paraId="3EE707A0" w14:textId="3A3D1BD0" w:rsidR="00E32F2D" w:rsidRPr="007C439D" w:rsidRDefault="00E32F2D" w:rsidP="00E32F2D">
      <w:r w:rsidRPr="007C439D">
        <w:t>++++++++++++++++++++++++++++++++++++++++++++++++++++++++++++++++++++</w:t>
      </w:r>
      <w:r w:rsidR="00997DEF" w:rsidRPr="007F099F">
        <w:t>+</w:t>
      </w:r>
    </w:p>
    <w:p w14:paraId="1A93C57E" w14:textId="77777777" w:rsidR="00E32F2D" w:rsidRPr="007C439D" w:rsidRDefault="00E32F2D" w:rsidP="00E32F2D">
      <w:r w:rsidRPr="007C439D">
        <w:t>or</w:t>
      </w:r>
    </w:p>
    <w:p w14:paraId="320C3456" w14:textId="77777777" w:rsidR="00E32F2D" w:rsidRPr="007C439D" w:rsidRDefault="00E32F2D" w:rsidP="00E32F2D"/>
    <w:p w14:paraId="19409E9C" w14:textId="1DC5EFB5" w:rsidR="00E32F2D" w:rsidRPr="007C439D" w:rsidRDefault="00E32F2D" w:rsidP="00E32F2D">
      <w:r w:rsidRPr="007C439D">
        <w:t xml:space="preserve">  +++++++++++++++++++++++++++++++++++++++++++++++++++++++++++++++++++++</w:t>
      </w:r>
    </w:p>
    <w:p w14:paraId="5F119891" w14:textId="589089CB" w:rsidR="00E32F2D" w:rsidRPr="007C439D" w:rsidRDefault="00E32F2D" w:rsidP="00E32F2D">
      <w:r w:rsidRPr="007C439D">
        <w:t>output of appended results in legacy mode</w:t>
      </w:r>
    </w:p>
    <w:p w14:paraId="0359F5D2" w14:textId="5560C989" w:rsidR="00E32F2D" w:rsidRPr="00E32F2D" w:rsidRDefault="00E32F2D" w:rsidP="00E32F2D">
      <w:r w:rsidRPr="007C439D">
        <w:t>++++++++++++++++++++++++++++++++++++++++++++++++++++++++++++++++++++</w:t>
      </w:r>
      <w:r w:rsidR="00997DEF" w:rsidRPr="007F099F">
        <w:t>+</w:t>
      </w:r>
    </w:p>
    <w:p w14:paraId="45B339FE" w14:textId="7C9196D5" w:rsidR="00E32F2D" w:rsidRDefault="00E32F2D" w:rsidP="00E32F2D">
      <w:r>
        <w:t xml:space="preserve">If the results files are generated by the old code, the transient output data may be not completed </w:t>
      </w:r>
      <w:r>
        <w:lastRenderedPageBreak/>
        <w:t xml:space="preserve">(last record earlier than the last breaking point). In this case, the last record is before restarting time, an warning information is given in prefix_o.fls file, as shown below. </w:t>
      </w:r>
    </w:p>
    <w:p w14:paraId="3A232C70" w14:textId="07C49334" w:rsidR="00FE39E3" w:rsidRDefault="00E32F2D" w:rsidP="00E32F2D">
      <w:r>
        <w:t xml:space="preserve">  warning - last data record in file prefix_x.abc is before restarted time</w:t>
      </w:r>
    </w:p>
    <w:p w14:paraId="78545A84" w14:textId="5D36C474" w:rsidR="00E32F2D" w:rsidRDefault="00E32F2D" w:rsidP="00E32F2D">
      <w:r w:rsidRPr="00E32F2D">
        <w:t xml:space="preserve">When 'append results' </w:t>
      </w:r>
      <w:r w:rsidRPr="007F099F">
        <w:t xml:space="preserve">or 'append results in legacy mode' </w:t>
      </w:r>
      <w:r w:rsidRPr="00E32F2D">
        <w:t>is used but the results of transient output in the previous simulation do not exist, the outputs of initial condition (time</w:t>
      </w:r>
      <w:r>
        <w:t xml:space="preserve"> = 0.0) in the transient result</w:t>
      </w:r>
      <w:r w:rsidRPr="00E32F2D">
        <w:t xml:space="preserve"> </w:t>
      </w:r>
      <w:r>
        <w:t>is</w:t>
      </w:r>
      <w:r w:rsidRPr="00E32F2D">
        <w:t xml:space="preserve"> skipped. Other than that, the results output are the same as normal 'restart'.  At the restart point, the</w:t>
      </w:r>
      <w:r>
        <w:t xml:space="preserve"> effect of</w:t>
      </w:r>
      <w:r w:rsidRPr="00E32F2D">
        <w:t xml:space="preserve"> </w:t>
      </w:r>
      <w:r>
        <w:t>‘</w:t>
      </w:r>
      <w:r w:rsidRPr="00E32F2D">
        <w:t>time steps between output</w:t>
      </w:r>
      <w:r>
        <w:t>’</w:t>
      </w:r>
      <w:r w:rsidRPr="00E32F2D">
        <w:t xml:space="preserve"> is ignored.</w:t>
      </w:r>
      <w:r>
        <w:t xml:space="preserve"> Compared to the previous code, t</w:t>
      </w:r>
      <w:r w:rsidRPr="00E32F2D">
        <w:t xml:space="preserve">his will cause some difference in </w:t>
      </w:r>
      <w:r>
        <w:t xml:space="preserve">the </w:t>
      </w:r>
      <w:r w:rsidRPr="00E32F2D">
        <w:t>transient output if 'number of skipped output times' is larger than 1, due to extra output at restart point.</w:t>
      </w:r>
    </w:p>
    <w:p w14:paraId="572184F2" w14:textId="5F7B78BB" w:rsidR="00E32F2D" w:rsidRDefault="00E32F2D" w:rsidP="00E32F2D">
      <w:r w:rsidRPr="00E32F2D">
        <w:t>The accumulative mass balance and accumulative relative mass balance error are recalculated based on the breaking point (restarted time) saved in the transient output file. If the last record is before breaking point, last record is used instead of breaking point record and there will be numerical error in the acculative relative error</w:t>
      </w:r>
      <w:r>
        <w:t xml:space="preserve"> as the results before the breaking point are not cmpleted</w:t>
      </w:r>
      <w:r w:rsidRPr="00E32F2D">
        <w:t>.</w:t>
      </w:r>
    </w:p>
    <w:p w14:paraId="71503585" w14:textId="5C2C6A94" w:rsidR="00DB1505" w:rsidRPr="00ED3698" w:rsidRDefault="00DB1505" w:rsidP="00DB1505">
      <w:pPr>
        <w:pStyle w:val="Heading3"/>
      </w:pPr>
      <w:bookmarkStart w:id="90" w:name="_Ref527107880"/>
      <w:bookmarkStart w:id="91" w:name="_Toc13055884"/>
      <w:r w:rsidRPr="00ED3698">
        <w:t xml:space="preserve">Example </w:t>
      </w:r>
      <w:commentRangeStart w:id="92"/>
      <w:r w:rsidR="005C0C03">
        <w:t>Data input file</w:t>
      </w:r>
      <w:commentRangeStart w:id="93"/>
      <w:commentRangeEnd w:id="93"/>
      <w:r w:rsidR="008A240B">
        <w:rPr>
          <w:rStyle w:val="CommentReference"/>
          <w:b w:val="0"/>
          <w:caps w:val="0"/>
        </w:rPr>
        <w:commentReference w:id="93"/>
      </w:r>
      <w:bookmarkEnd w:id="90"/>
      <w:commentRangeEnd w:id="92"/>
      <w:r w:rsidR="00376165">
        <w:rPr>
          <w:rStyle w:val="CommentReference"/>
          <w:b w:val="0"/>
          <w:caps w:val="0"/>
        </w:rPr>
        <w:commentReference w:id="92"/>
      </w:r>
      <w:bookmarkEnd w:id="91"/>
    </w:p>
    <w:p w14:paraId="2D222C26" w14:textId="77777777" w:rsidR="00DB1505" w:rsidRPr="00ED3698" w:rsidRDefault="00DB1505" w:rsidP="00DB1505">
      <w:r>
        <w:t>Example 1: General global control parameter</w:t>
      </w:r>
    </w:p>
    <w:p w14:paraId="130478F6" w14:textId="77777777" w:rsidR="00DB1505" w:rsidRPr="00ED3698" w:rsidRDefault="00DB1505" w:rsidP="00DB1505">
      <w:pPr>
        <w:pStyle w:val="StyleCode"/>
      </w:pPr>
      <w:r w:rsidRPr="00ED3698">
        <w:t>! ---------------------------------------------------------------------------</w:t>
      </w:r>
    </w:p>
    <w:p w14:paraId="2DA12FF6" w14:textId="77777777" w:rsidR="00DB1505" w:rsidRPr="00ED3698" w:rsidRDefault="00DB1505" w:rsidP="00DB1505">
      <w:pPr>
        <w:pStyle w:val="StyleCode"/>
      </w:pPr>
      <w:r w:rsidRPr="00ED3698">
        <w:t>'global control parameters'</w:t>
      </w:r>
    </w:p>
    <w:p w14:paraId="1BB9CBDB" w14:textId="77777777" w:rsidR="00DB1505" w:rsidRPr="00ED3698" w:rsidRDefault="00DB1505" w:rsidP="00DB1505">
      <w:pPr>
        <w:pStyle w:val="StyleCode"/>
      </w:pPr>
      <w:r w:rsidRPr="00ED3698">
        <w:t>'Flow Simulation - Nickel Rim - Reactive Wall - Base Case'</w:t>
      </w:r>
    </w:p>
    <w:p w14:paraId="41CE6215" w14:textId="77777777" w:rsidR="00DB1505" w:rsidRPr="00ED3698" w:rsidRDefault="00DB1505" w:rsidP="00DB1505">
      <w:pPr>
        <w:pStyle w:val="StyleCode"/>
      </w:pPr>
      <w:r w:rsidRPr="00ED3698">
        <w:t>.true.                        ;varsat_flow</w:t>
      </w:r>
    </w:p>
    <w:p w14:paraId="25958B15" w14:textId="77777777" w:rsidR="00DB1505" w:rsidRPr="00ED3698" w:rsidRDefault="00DB1505" w:rsidP="00DB1505">
      <w:pPr>
        <w:pStyle w:val="StyleCode"/>
      </w:pPr>
      <w:r w:rsidRPr="00ED3698">
        <w:t>.true.                        ;steady_flow</w:t>
      </w:r>
    </w:p>
    <w:p w14:paraId="75057B18" w14:textId="77777777" w:rsidR="00DB1505" w:rsidRPr="00ED3698" w:rsidRDefault="00DB1505" w:rsidP="00DB1505">
      <w:pPr>
        <w:pStyle w:val="StyleCode"/>
      </w:pPr>
      <w:r w:rsidRPr="00ED3698">
        <w:t>.true.                        ;fully_saturated</w:t>
      </w:r>
    </w:p>
    <w:p w14:paraId="6E503915" w14:textId="77777777" w:rsidR="00DB1505" w:rsidRPr="00ED3698" w:rsidRDefault="00DB1505" w:rsidP="00DB1505">
      <w:pPr>
        <w:pStyle w:val="StyleCode"/>
      </w:pPr>
      <w:r w:rsidRPr="00ED3698">
        <w:t>.false.                       ;reactive_transport</w:t>
      </w:r>
    </w:p>
    <w:p w14:paraId="16AAD417" w14:textId="77777777" w:rsidR="00DB1505" w:rsidRPr="00ED3698" w:rsidRDefault="00DB1505" w:rsidP="00DB1505">
      <w:pPr>
        <w:pStyle w:val="StyleCode"/>
      </w:pPr>
    </w:p>
    <w:p w14:paraId="32973AC4" w14:textId="77777777" w:rsidR="00DB1505" w:rsidRPr="00ED3698" w:rsidRDefault="00DB1505" w:rsidP="00DB1505">
      <w:pPr>
        <w:pStyle w:val="StyleCode"/>
      </w:pPr>
      <w:r w:rsidRPr="00ED3698">
        <w:t>'done'</w:t>
      </w:r>
    </w:p>
    <w:p w14:paraId="6EB644D2" w14:textId="77777777" w:rsidR="00DB1505" w:rsidRDefault="00DB1505" w:rsidP="00DB1505">
      <w:pPr>
        <w:pStyle w:val="StyleCode"/>
      </w:pPr>
    </w:p>
    <w:p w14:paraId="617B2166" w14:textId="77777777" w:rsidR="00DB1505" w:rsidRPr="00AE11AE" w:rsidRDefault="00DB1505" w:rsidP="00DB1505">
      <w:pPr>
        <w:pStyle w:val="StyleCode"/>
        <w:rPr>
          <w:rFonts w:ascii="Times New Roman" w:hAnsi="Times New Roman"/>
          <w:sz w:val="24"/>
        </w:rPr>
      </w:pPr>
      <w:r w:rsidRPr="00AE11AE">
        <w:rPr>
          <w:rFonts w:ascii="Times New Roman" w:hAnsi="Times New Roman"/>
          <w:sz w:val="24"/>
        </w:rPr>
        <w:t>Example 2:</w:t>
      </w:r>
      <w:r>
        <w:rPr>
          <w:rFonts w:ascii="Times New Roman" w:hAnsi="Times New Roman"/>
          <w:sz w:val="24"/>
        </w:rPr>
        <w:t xml:space="preserve"> Density dependent flow and backup frequency</w:t>
      </w:r>
    </w:p>
    <w:p w14:paraId="4BBD42A9" w14:textId="77777777" w:rsidR="00DB1505" w:rsidRDefault="00DB1505" w:rsidP="00DB1505">
      <w:pPr>
        <w:pStyle w:val="StyleCode"/>
      </w:pPr>
      <w:r>
        <w:t>! ---------------------------------------------------------------------------</w:t>
      </w:r>
    </w:p>
    <w:p w14:paraId="36B329DB" w14:textId="77777777" w:rsidR="00DB1505" w:rsidRDefault="00DB1505" w:rsidP="00DB1505">
      <w:pPr>
        <w:pStyle w:val="StyleCode"/>
      </w:pPr>
      <w:r>
        <w:t>'global control parameters'</w:t>
      </w:r>
    </w:p>
    <w:p w14:paraId="125995F2" w14:textId="77777777" w:rsidR="00DB1505" w:rsidRDefault="00DB1505" w:rsidP="00DB1505">
      <w:pPr>
        <w:pStyle w:val="StyleCode"/>
      </w:pPr>
      <w:r>
        <w:t>'Sedimentary basin'</w:t>
      </w:r>
    </w:p>
    <w:p w14:paraId="11DA2129" w14:textId="77777777" w:rsidR="00DB1505" w:rsidRDefault="00DB1505" w:rsidP="00DB1505">
      <w:pPr>
        <w:pStyle w:val="StyleCode"/>
      </w:pPr>
      <w:r>
        <w:t>.true.                        ;varsat_flow</w:t>
      </w:r>
    </w:p>
    <w:p w14:paraId="7836D6DE" w14:textId="77777777" w:rsidR="00DB1505" w:rsidRDefault="00DB1505" w:rsidP="00DB1505">
      <w:pPr>
        <w:pStyle w:val="StyleCode"/>
      </w:pPr>
      <w:r>
        <w:t>.false.                       ;steady_flow</w:t>
      </w:r>
    </w:p>
    <w:p w14:paraId="6ADDEC98" w14:textId="77777777" w:rsidR="00DB1505" w:rsidRDefault="00DB1505" w:rsidP="00DB1505">
      <w:pPr>
        <w:pStyle w:val="StyleCode"/>
      </w:pPr>
      <w:r>
        <w:t>.true.                        ;fully_saturated</w:t>
      </w:r>
    </w:p>
    <w:p w14:paraId="5ECA7D6D" w14:textId="77777777" w:rsidR="00DB1505" w:rsidRDefault="00DB1505" w:rsidP="00DB1505">
      <w:pPr>
        <w:pStyle w:val="StyleCode"/>
      </w:pPr>
      <w:r>
        <w:t>.true.                        ;reactive_transport</w:t>
      </w:r>
    </w:p>
    <w:p w14:paraId="193AA254" w14:textId="77777777" w:rsidR="00DB1505" w:rsidRDefault="00DB1505" w:rsidP="00DB1505">
      <w:pPr>
        <w:pStyle w:val="StyleCode"/>
      </w:pPr>
    </w:p>
    <w:p w14:paraId="79724149" w14:textId="77777777" w:rsidR="00DB1505" w:rsidRDefault="00DB1505" w:rsidP="00DB1505">
      <w:pPr>
        <w:pStyle w:val="StyleCode"/>
      </w:pPr>
      <w:r>
        <w:t>'density dependent flow'</w:t>
      </w:r>
    </w:p>
    <w:p w14:paraId="2F3F8661" w14:textId="77777777" w:rsidR="00DB1505" w:rsidRDefault="00DB1505" w:rsidP="00DB1505">
      <w:pPr>
        <w:pStyle w:val="StyleCode"/>
      </w:pPr>
      <w:r>
        <w:t xml:space="preserve">'backup frequency' </w:t>
      </w:r>
    </w:p>
    <w:p w14:paraId="331310A1" w14:textId="77777777" w:rsidR="00DB1505" w:rsidRDefault="00DB1505" w:rsidP="00DB1505">
      <w:pPr>
        <w:pStyle w:val="StyleCode"/>
      </w:pPr>
      <w:r>
        <w:t xml:space="preserve">20 </w:t>
      </w:r>
    </w:p>
    <w:p w14:paraId="7D71BEB6" w14:textId="77777777" w:rsidR="00DB1505" w:rsidRDefault="00DB1505" w:rsidP="00DB1505">
      <w:pPr>
        <w:pStyle w:val="StyleCode"/>
      </w:pPr>
      <w:r>
        <w:t>'done'</w:t>
      </w:r>
    </w:p>
    <w:p w14:paraId="0FAE3E3C" w14:textId="77777777" w:rsidR="00DB1505" w:rsidRDefault="00DB1505" w:rsidP="00DB1505">
      <w:pPr>
        <w:pStyle w:val="StyleCode"/>
      </w:pPr>
    </w:p>
    <w:p w14:paraId="2A964FDA" w14:textId="77777777" w:rsidR="00DB1505" w:rsidRPr="00AE11AE" w:rsidRDefault="00DB1505" w:rsidP="00DB1505">
      <w:pPr>
        <w:pStyle w:val="StyleCode"/>
        <w:rPr>
          <w:rFonts w:ascii="Times New Roman" w:hAnsi="Times New Roman"/>
          <w:sz w:val="24"/>
        </w:rPr>
      </w:pPr>
      <w:r w:rsidRPr="00AE11AE">
        <w:rPr>
          <w:rFonts w:ascii="Times New Roman" w:hAnsi="Times New Roman"/>
          <w:sz w:val="24"/>
        </w:rPr>
        <w:t xml:space="preserve">Example </w:t>
      </w:r>
      <w:r>
        <w:rPr>
          <w:rFonts w:ascii="Times New Roman" w:hAnsi="Times New Roman"/>
          <w:sz w:val="24"/>
        </w:rPr>
        <w:t>3</w:t>
      </w:r>
      <w:r w:rsidRPr="00AE11AE">
        <w:rPr>
          <w:rFonts w:ascii="Times New Roman" w:hAnsi="Times New Roman"/>
          <w:sz w:val="24"/>
        </w:rPr>
        <w:t>:</w:t>
      </w:r>
      <w:r>
        <w:rPr>
          <w:rFonts w:ascii="Times New Roman" w:hAnsi="Times New Roman"/>
          <w:sz w:val="24"/>
        </w:rPr>
        <w:t xml:space="preserve"> Restart function</w:t>
      </w:r>
    </w:p>
    <w:p w14:paraId="63821FAE" w14:textId="77777777" w:rsidR="00DB1505" w:rsidRDefault="00DB1505" w:rsidP="00DB1505">
      <w:pPr>
        <w:pStyle w:val="StyleCode"/>
      </w:pPr>
    </w:p>
    <w:p w14:paraId="12064CFA" w14:textId="77777777" w:rsidR="00DB1505" w:rsidRDefault="00DB1505" w:rsidP="00DB1505">
      <w:pPr>
        <w:pStyle w:val="StyleCode"/>
      </w:pPr>
      <w:r>
        <w:t>! Data Block 1: global control parameters</w:t>
      </w:r>
    </w:p>
    <w:p w14:paraId="16C3C27A" w14:textId="77777777" w:rsidR="00DB1505" w:rsidRDefault="00DB1505" w:rsidP="00DB1505">
      <w:pPr>
        <w:pStyle w:val="StyleCode"/>
      </w:pPr>
      <w:r>
        <w:t>! ---------------------------------------------------------------------------</w:t>
      </w:r>
    </w:p>
    <w:p w14:paraId="6F0889E0" w14:textId="77777777" w:rsidR="00DB1505" w:rsidRDefault="00DB1505" w:rsidP="00DB1505">
      <w:pPr>
        <w:pStyle w:val="StyleCode"/>
      </w:pPr>
      <w:r>
        <w:t>!</w:t>
      </w:r>
    </w:p>
    <w:p w14:paraId="359E421F" w14:textId="77777777" w:rsidR="00DB1505" w:rsidRDefault="00DB1505" w:rsidP="00DB1505">
      <w:pPr>
        <w:pStyle w:val="StyleCode"/>
      </w:pPr>
      <w:r>
        <w:t>'global control parameters'</w:t>
      </w:r>
    </w:p>
    <w:p w14:paraId="135B80E5" w14:textId="77777777" w:rsidR="00DB1505" w:rsidRDefault="00DB1505" w:rsidP="00DB1505">
      <w:pPr>
        <w:pStyle w:val="StyleCode"/>
      </w:pPr>
      <w:r>
        <w:t>'Title: EBS-TF:B3.1.2b_MCD WyNa(Ca)02 ion exchange Na-mont'</w:t>
      </w:r>
    </w:p>
    <w:p w14:paraId="386C9EAB" w14:textId="77777777" w:rsidR="00DB1505" w:rsidRDefault="00DB1505" w:rsidP="00DB1505">
      <w:pPr>
        <w:pStyle w:val="StyleCode"/>
      </w:pPr>
      <w:r>
        <w:t>.true.                        ;varsat_flow</w:t>
      </w:r>
    </w:p>
    <w:p w14:paraId="3A0FD8EB" w14:textId="77777777" w:rsidR="00DB1505" w:rsidRDefault="00DB1505" w:rsidP="00DB1505">
      <w:pPr>
        <w:pStyle w:val="StyleCode"/>
      </w:pPr>
      <w:r>
        <w:t>.true.                        ;steady_flow</w:t>
      </w:r>
    </w:p>
    <w:p w14:paraId="0D017E33" w14:textId="77777777" w:rsidR="00DB1505" w:rsidRDefault="00DB1505" w:rsidP="00DB1505">
      <w:pPr>
        <w:pStyle w:val="StyleCode"/>
      </w:pPr>
      <w:r>
        <w:t>.true.                        ;fully_saturated</w:t>
      </w:r>
    </w:p>
    <w:p w14:paraId="0D53214E" w14:textId="77777777" w:rsidR="00DB1505" w:rsidRDefault="00DB1505" w:rsidP="00DB1505">
      <w:pPr>
        <w:pStyle w:val="StyleCode"/>
      </w:pPr>
      <w:r>
        <w:t>.true.                        ;reactive_transport</w:t>
      </w:r>
    </w:p>
    <w:p w14:paraId="49315858" w14:textId="77777777" w:rsidR="00DB1505" w:rsidRDefault="00DB1505" w:rsidP="00DB1505">
      <w:pPr>
        <w:pStyle w:val="StyleCode"/>
      </w:pPr>
      <w:r>
        <w:t xml:space="preserve"> </w:t>
      </w:r>
    </w:p>
    <w:p w14:paraId="05170BDA" w14:textId="77777777" w:rsidR="00DB1505" w:rsidRDefault="00DB1505" w:rsidP="00DB1505">
      <w:pPr>
        <w:pStyle w:val="StyleCode"/>
      </w:pPr>
      <w:r>
        <w:t>'restart'</w:t>
      </w:r>
    </w:p>
    <w:p w14:paraId="3B0573B6" w14:textId="77777777" w:rsidR="00C1773E" w:rsidRDefault="00C1773E" w:rsidP="00DB1505">
      <w:pPr>
        <w:pStyle w:val="StyleCode"/>
      </w:pPr>
    </w:p>
    <w:p w14:paraId="2D9FD4ED" w14:textId="66AD62CD" w:rsidR="00C1773E" w:rsidRDefault="00C1773E" w:rsidP="00C1773E">
      <w:pPr>
        <w:pStyle w:val="StyleCode"/>
      </w:pPr>
      <w:r>
        <w:t>!'append results'                       ;Append results after the first restart time</w:t>
      </w:r>
    </w:p>
    <w:p w14:paraId="5B34DFB0" w14:textId="7F1AEB96" w:rsidR="00C1773E" w:rsidRDefault="00C1773E" w:rsidP="00C1773E">
      <w:pPr>
        <w:pStyle w:val="StyleCode"/>
      </w:pPr>
      <w:r>
        <w:t xml:space="preserve">'append results in legacy mode'        </w:t>
      </w:r>
      <w:r w:rsidR="004773EE">
        <w:t xml:space="preserve"> </w:t>
      </w:r>
      <w:r>
        <w:t>;Append results after the second restart time</w:t>
      </w:r>
    </w:p>
    <w:p w14:paraId="602E628A" w14:textId="77777777" w:rsidR="00DB1505" w:rsidRDefault="00DB1505" w:rsidP="00DB1505">
      <w:pPr>
        <w:pStyle w:val="StyleCode"/>
      </w:pPr>
      <w:r>
        <w:t xml:space="preserve"> </w:t>
      </w:r>
    </w:p>
    <w:p w14:paraId="6E8738BF" w14:textId="77777777" w:rsidR="00DB1505" w:rsidRDefault="00DB1505" w:rsidP="00DB1505">
      <w:pPr>
        <w:pStyle w:val="StyleCode"/>
      </w:pPr>
      <w:r>
        <w:t>'multicomponent diffusion'</w:t>
      </w:r>
    </w:p>
    <w:p w14:paraId="5498F7D0" w14:textId="77777777" w:rsidR="00DB1505" w:rsidRDefault="00DB1505" w:rsidP="00DB1505">
      <w:pPr>
        <w:pStyle w:val="StyleCode"/>
      </w:pPr>
      <w:r>
        <w:lastRenderedPageBreak/>
        <w:t xml:space="preserve"> </w:t>
      </w:r>
    </w:p>
    <w:p w14:paraId="0B67CD4B" w14:textId="77777777" w:rsidR="00DB1505" w:rsidRDefault="00DB1505" w:rsidP="00DB1505">
      <w:pPr>
        <w:pStyle w:val="StyleCode"/>
      </w:pPr>
      <w:r>
        <w:t>'done'</w:t>
      </w:r>
    </w:p>
    <w:p w14:paraId="283B6AD9" w14:textId="77777777" w:rsidR="00DB1505" w:rsidRPr="00ED3698" w:rsidRDefault="00DB1505" w:rsidP="00DB1505">
      <w:pPr>
        <w:pStyle w:val="StyleCode"/>
      </w:pPr>
    </w:p>
    <w:p w14:paraId="0A7ECDF1" w14:textId="54F772E6" w:rsidR="00DB1505" w:rsidRPr="00ED3698" w:rsidRDefault="00DB1505" w:rsidP="00DB1505">
      <w:pPr>
        <w:pStyle w:val="Heading3"/>
      </w:pPr>
      <w:bookmarkStart w:id="94" w:name="_Toc13055885"/>
      <w:r w:rsidRPr="00ED3698">
        <w:t>Description of</w:t>
      </w:r>
      <w:r w:rsidR="008D3306">
        <w:t xml:space="preserve"> the</w:t>
      </w:r>
      <w:r w:rsidRPr="00ED3698">
        <w:t xml:space="preserve"> Example Input</w:t>
      </w:r>
      <w:bookmarkEnd w:id="94"/>
    </w:p>
    <w:p w14:paraId="3DAF587D" w14:textId="34433B48" w:rsidR="00DB1505" w:rsidRDefault="00DB1505" w:rsidP="00DB1505">
      <w:r>
        <w:t xml:space="preserve">Example 1: </w:t>
      </w:r>
      <w:r w:rsidRPr="00ED3698">
        <w:t xml:space="preserve">The example input defines a </w:t>
      </w:r>
      <w:r w:rsidR="006F0B25" w:rsidRPr="00ED3698">
        <w:t>steady</w:t>
      </w:r>
      <w:r w:rsidR="006F0B25">
        <w:t>-</w:t>
      </w:r>
      <w:r w:rsidR="006F0B25" w:rsidRPr="00ED3698">
        <w:t xml:space="preserve">state </w:t>
      </w:r>
      <w:r w:rsidRPr="00ED3698">
        <w:t>flow simulation under fully-saturated conditions; reactive transport is excluded. The title is used to identify run-specific information.</w:t>
      </w:r>
    </w:p>
    <w:p w14:paraId="0AE28742" w14:textId="2A270698" w:rsidR="00DB1505" w:rsidRDefault="00DB1505" w:rsidP="00DB1505">
      <w:r>
        <w:t xml:space="preserve">Example 2: The example input defines a transient saturated </w:t>
      </w:r>
      <w:r w:rsidR="00130860">
        <w:t xml:space="preserve">density-dependent </w:t>
      </w:r>
      <w:r>
        <w:t xml:space="preserve">flow with reactive transport. The ‘backup frequency’ is set to 20, which indicates that restart.tmp1 will be </w:t>
      </w:r>
      <w:r w:rsidR="001423E5">
        <w:t>generated</w:t>
      </w:r>
      <w:r>
        <w:t xml:space="preserve"> </w:t>
      </w:r>
      <w:r w:rsidR="00130860">
        <w:t xml:space="preserve">at </w:t>
      </w:r>
      <w:r>
        <w:t xml:space="preserve">every </w:t>
      </w:r>
      <w:r w:rsidRPr="00FC2059">
        <w:rPr>
          <w:noProof/>
        </w:rPr>
        <w:t>20 time</w:t>
      </w:r>
      <w:r>
        <w:t xml:space="preserve"> steps and restart.tmp2 </w:t>
      </w:r>
      <w:r w:rsidR="00130860">
        <w:t xml:space="preserve">at </w:t>
      </w:r>
      <w:r>
        <w:t xml:space="preserve">every </w:t>
      </w:r>
      <w:r w:rsidRPr="00FC2059">
        <w:rPr>
          <w:noProof/>
        </w:rPr>
        <w:t>40 time</w:t>
      </w:r>
      <w:r>
        <w:t xml:space="preserve"> steps.</w:t>
      </w:r>
    </w:p>
    <w:p w14:paraId="2F6BAC45" w14:textId="3634C518" w:rsidR="00DB1505" w:rsidRPr="00ED3698" w:rsidRDefault="00DB1505" w:rsidP="00DB1505">
      <w:r>
        <w:t xml:space="preserve">Example 3: The example input defines a simulation with restart function for a saturated </w:t>
      </w:r>
      <w:r w:rsidR="006F0B25" w:rsidRPr="00ED3698">
        <w:t>steady</w:t>
      </w:r>
      <w:r w:rsidR="006F0B25">
        <w:t>-</w:t>
      </w:r>
      <w:r w:rsidR="006F0B25" w:rsidRPr="00ED3698">
        <w:t xml:space="preserve">state </w:t>
      </w:r>
      <w:r>
        <w:t>flow with reactive transport</w:t>
      </w:r>
      <w:r w:rsidR="00130860">
        <w:t>,</w:t>
      </w:r>
      <w:r>
        <w:t xml:space="preserve"> including multicomponent diffusion.</w:t>
      </w:r>
    </w:p>
    <w:p w14:paraId="50BC9CDF" w14:textId="77777777" w:rsidR="00DB1505" w:rsidRPr="00ED3698" w:rsidRDefault="00DB1505" w:rsidP="00DB1505">
      <w:pPr>
        <w:pStyle w:val="Heading3"/>
      </w:pPr>
      <w:bookmarkStart w:id="95" w:name="_Toc13055886"/>
      <w:r w:rsidRPr="00ED3698">
        <w:t>Additional Notes</w:t>
      </w:r>
      <w:bookmarkEnd w:id="95"/>
    </w:p>
    <w:p w14:paraId="6EDAEDA0" w14:textId="00907EDF" w:rsidR="00DB1505" w:rsidRPr="00ED3698" w:rsidRDefault="00DB1505" w:rsidP="00DB1505">
      <w:r w:rsidRPr="00ED3698">
        <w:t>It is</w:t>
      </w:r>
      <w:r w:rsidR="001423E5">
        <w:t xml:space="preserve"> highly</w:t>
      </w:r>
      <w:r w:rsidRPr="00ED3698">
        <w:t xml:space="preserve"> recommended that a </w:t>
      </w:r>
      <w:r w:rsidR="00130860" w:rsidRPr="00ED3698">
        <w:t>mode</w:t>
      </w:r>
      <w:r w:rsidR="00130860">
        <w:t>ll</w:t>
      </w:r>
      <w:r w:rsidR="00130860" w:rsidRPr="00ED3698">
        <w:t xml:space="preserve">ing </w:t>
      </w:r>
      <w:r w:rsidRPr="00ED3698">
        <w:t xml:space="preserve">problem </w:t>
      </w:r>
      <w:r w:rsidR="001423E5">
        <w:t>is</w:t>
      </w:r>
      <w:r w:rsidRPr="00ED3698">
        <w:t xml:space="preserve"> approached in a </w:t>
      </w:r>
      <w:r w:rsidR="00130860" w:rsidRPr="00ED3698">
        <w:t>step</w:t>
      </w:r>
      <w:r w:rsidR="00130860">
        <w:t>-</w:t>
      </w:r>
      <w:r w:rsidR="00130860" w:rsidRPr="00ED3698">
        <w:t>by</w:t>
      </w:r>
      <w:r w:rsidR="00130860">
        <w:t>-</w:t>
      </w:r>
      <w:r w:rsidR="00130860" w:rsidRPr="00ED3698">
        <w:t xml:space="preserve">step </w:t>
      </w:r>
      <w:r w:rsidRPr="00ED3698">
        <w:t>manner. For example, the user can start by simulat</w:t>
      </w:r>
      <w:r>
        <w:t>ing</w:t>
      </w:r>
      <w:r w:rsidRPr="00ED3698">
        <w:t xml:space="preserve"> flow</w:t>
      </w:r>
      <w:r w:rsidR="001423E5">
        <w:t xml:space="preserve"> only</w:t>
      </w:r>
      <w:r w:rsidRPr="00ED3698">
        <w:t xml:space="preserve"> until satisfied with the results then perform initial geochemical simulations using the batch module. In </w:t>
      </w:r>
      <w:r w:rsidR="001423E5">
        <w:t>the</w:t>
      </w:r>
      <w:r w:rsidRPr="00ED3698">
        <w:t xml:space="preserve"> final step</w:t>
      </w:r>
      <w:r w:rsidR="00130860">
        <w:t>,</w:t>
      </w:r>
      <w:r w:rsidRPr="00ED3698">
        <w:t xml:space="preserve"> the reactive transport simulation can be </w:t>
      </w:r>
      <w:r w:rsidR="001423E5">
        <w:t>added</w:t>
      </w:r>
      <w:r w:rsidRPr="00ED3698">
        <w:t>. This stepwise approach limits the number of new parameters for each simulation and will make troubleshooting easier.</w:t>
      </w:r>
    </w:p>
    <w:p w14:paraId="5FDB126D" w14:textId="77777777" w:rsidR="00DB1505" w:rsidRPr="00ED3698" w:rsidRDefault="00DB1505" w:rsidP="00DB1505">
      <w:pPr>
        <w:pStyle w:val="Heading2"/>
      </w:pPr>
      <w:bookmarkStart w:id="96" w:name="_Ref368655454"/>
      <w:bookmarkStart w:id="97" w:name="_Toc13055887"/>
      <w:r>
        <w:rPr>
          <w:rFonts w:hint="eastAsia"/>
        </w:rPr>
        <w:t>G</w:t>
      </w:r>
      <w:r w:rsidRPr="00ED3698">
        <w:t>eochemical system (D</w:t>
      </w:r>
      <w:r>
        <w:t>ata</w:t>
      </w:r>
      <w:r w:rsidRPr="00ED3698">
        <w:t xml:space="preserve"> Block 2)</w:t>
      </w:r>
      <w:bookmarkEnd w:id="96"/>
      <w:bookmarkEnd w:id="97"/>
    </w:p>
    <w:p w14:paraId="725ED0D0" w14:textId="22C00C78" w:rsidR="00DB1505" w:rsidRPr="00ED3698" w:rsidRDefault="00DB1505" w:rsidP="00DB1505">
      <w:pPr>
        <w:pStyle w:val="Heading3"/>
      </w:pPr>
      <w:bookmarkStart w:id="98" w:name="_Toc13055888"/>
      <w:r w:rsidRPr="00ED3698">
        <w:t xml:space="preserve">Description of </w:t>
      </w:r>
      <w:r w:rsidR="009A27B2">
        <w:t>the</w:t>
      </w:r>
      <w:r w:rsidR="00130860">
        <w:t xml:space="preserve"> </w:t>
      </w:r>
      <w:r w:rsidRPr="00ED3698">
        <w:t>Data Block</w:t>
      </w:r>
      <w:bookmarkEnd w:id="98"/>
    </w:p>
    <w:p w14:paraId="3A7DA703" w14:textId="1CFC25C8" w:rsidR="00DB1505" w:rsidRPr="00ED3698" w:rsidRDefault="00DB1505" w:rsidP="00DB1505">
      <w:r w:rsidRPr="00ED3698">
        <w:t>All problem-specific geochemical species</w:t>
      </w:r>
      <w:r w:rsidR="001423E5">
        <w:t xml:space="preserve">, </w:t>
      </w:r>
      <w:r w:rsidR="001423E5" w:rsidRPr="00ED3698">
        <w:t>the redox master variable,</w:t>
      </w:r>
      <w:r w:rsidR="001423E5">
        <w:t xml:space="preserve"> minerals, sorbed species</w:t>
      </w:r>
      <w:r w:rsidR="00130860">
        <w:t>,</w:t>
      </w:r>
      <w:r w:rsidRPr="00ED3698">
        <w:t xml:space="preserve"> and reactions are defined in this data blo</w:t>
      </w:r>
      <w:r w:rsidR="001423E5">
        <w:t>ck. In addition, the input unit of the aqueous components’ concentration, the temperature</w:t>
      </w:r>
      <w:r w:rsidRPr="00ED3698">
        <w:t xml:space="preserve"> and the database to be used for the simulation can be specified.</w:t>
      </w:r>
    </w:p>
    <w:p w14:paraId="017CE3DA" w14:textId="2555D16D" w:rsidR="00DB1505" w:rsidRPr="00ED3698" w:rsidRDefault="00DB1505" w:rsidP="00DB1505">
      <w:pPr>
        <w:pStyle w:val="Heading3"/>
      </w:pPr>
      <w:bookmarkStart w:id="99" w:name="_Toc13055889"/>
      <w:r w:rsidRPr="00ED3698">
        <w:t>Description</w:t>
      </w:r>
      <w:r w:rsidR="00156AD3">
        <w:t>s</w:t>
      </w:r>
      <w:r w:rsidRPr="00ED3698">
        <w:t xml:space="preserve"> of </w:t>
      </w:r>
      <w:r w:rsidR="009A27B2">
        <w:t>the</w:t>
      </w:r>
      <w:r w:rsidR="00130860">
        <w:t xml:space="preserve"> </w:t>
      </w:r>
      <w:r w:rsidRPr="00ED3698">
        <w:t>Input Parameters</w:t>
      </w:r>
      <w:bookmarkEnd w:id="99"/>
    </w:p>
    <w:p w14:paraId="2F3DD9CB" w14:textId="786449F4" w:rsidR="00DB1505" w:rsidRPr="00ED3698" w:rsidRDefault="00130860" w:rsidP="00DB1505">
      <w:pPr>
        <w:pStyle w:val="Heading4"/>
      </w:pPr>
      <w:bookmarkStart w:id="100" w:name="_Toc13055890"/>
      <w:r>
        <w:t>‘</w:t>
      </w:r>
      <w:r w:rsidR="00DB1505" w:rsidRPr="00ED3698">
        <w:t>geochemical system</w:t>
      </w:r>
      <w:r>
        <w:t>’</w:t>
      </w:r>
      <w:bookmarkEnd w:id="100"/>
    </w:p>
    <w:p w14:paraId="72D9120B" w14:textId="28BF8B35" w:rsidR="00DB1505" w:rsidRDefault="00DB1505" w:rsidP="00DB1505">
      <w:r w:rsidRPr="00ED3698">
        <w:t xml:space="preserve">The data block </w:t>
      </w:r>
      <w:r w:rsidR="00130860">
        <w:t>‘</w:t>
      </w:r>
      <w:r w:rsidRPr="00ED3698">
        <w:t>geochemical system</w:t>
      </w:r>
      <w:r w:rsidR="00130860">
        <w:t>’</w:t>
      </w:r>
      <w:r w:rsidRPr="00ED3698">
        <w:t xml:space="preserve"> </w:t>
      </w:r>
      <w:r w:rsidR="00130860">
        <w:t>comprises</w:t>
      </w:r>
      <w:r w:rsidRPr="00ED3698">
        <w:t xml:space="preserve"> a series of sub-blocks. The sub-block </w:t>
      </w:r>
      <w:r w:rsidR="00130860">
        <w:t>‘</w:t>
      </w:r>
      <w:r w:rsidRPr="00ED3698">
        <w:t>components</w:t>
      </w:r>
      <w:r w:rsidR="00130860">
        <w:t>’</w:t>
      </w:r>
      <w:r w:rsidRPr="00ED3698">
        <w:t xml:space="preserve"> is required for all simulations. </w:t>
      </w:r>
      <w:r w:rsidR="00130860">
        <w:t>All</w:t>
      </w:r>
      <w:r w:rsidRPr="00ED3698">
        <w:t xml:space="preserve"> possible sub-blocks are tabulated </w:t>
      </w:r>
      <w:r w:rsidR="00703719">
        <w:t xml:space="preserve">in </w:t>
      </w:r>
      <w:r w:rsidR="00703719">
        <w:fldChar w:fldCharType="begin"/>
      </w:r>
      <w:r w:rsidR="00703719">
        <w:instrText xml:space="preserve"> REF _Ref473282378 \h </w:instrText>
      </w:r>
      <w:r w:rsidR="00703719">
        <w:fldChar w:fldCharType="separate"/>
      </w:r>
      <w:r w:rsidR="00D41448" w:rsidRPr="00ED3698">
        <w:t xml:space="preserve">Table </w:t>
      </w:r>
      <w:r w:rsidR="00D41448">
        <w:rPr>
          <w:noProof/>
        </w:rPr>
        <w:t>3</w:t>
      </w:r>
      <w:r w:rsidR="00D41448">
        <w:t>.</w:t>
      </w:r>
      <w:r w:rsidR="00D41448">
        <w:rPr>
          <w:noProof/>
        </w:rPr>
        <w:t>5</w:t>
      </w:r>
      <w:r w:rsidR="00703719">
        <w:fldChar w:fldCharType="end"/>
      </w:r>
      <w:r w:rsidRPr="00ED3698">
        <w:t>.</w:t>
      </w:r>
    </w:p>
    <w:p w14:paraId="0C96186A" w14:textId="77777777" w:rsidR="00D324FA" w:rsidRPr="00ED3698" w:rsidRDefault="00D324FA" w:rsidP="00DB1505"/>
    <w:p w14:paraId="75333F4B" w14:textId="77777777" w:rsidR="00DB1505" w:rsidRPr="00ED3698" w:rsidRDefault="00DB1505" w:rsidP="00DB1505">
      <w:pPr>
        <w:pStyle w:val="Caption"/>
      </w:pPr>
      <w:bookmarkStart w:id="101" w:name="_Ref473282378"/>
      <w:bookmarkStart w:id="102" w:name="_Toc13056206"/>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5</w:t>
      </w:r>
      <w:r w:rsidR="00606172">
        <w:rPr>
          <w:noProof/>
        </w:rPr>
        <w:fldChar w:fldCharType="end"/>
      </w:r>
      <w:bookmarkEnd w:id="101"/>
      <w:r w:rsidRPr="00ED3698">
        <w:t xml:space="preserve">: Summary of input parameters for </w:t>
      </w:r>
      <w:r w:rsidRPr="00FC2059">
        <w:rPr>
          <w:noProof/>
        </w:rPr>
        <w:t>data</w:t>
      </w:r>
      <w:r w:rsidRPr="00ED3698">
        <w:t xml:space="preserve"> block ‘geochemical system’</w:t>
      </w:r>
      <w:bookmarkEnd w:id="102"/>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0"/>
        <w:gridCol w:w="3330"/>
        <w:gridCol w:w="1800"/>
        <w:gridCol w:w="1710"/>
      </w:tblGrid>
      <w:tr w:rsidR="00DB1505" w:rsidRPr="00EC4868" w14:paraId="20B59E0C" w14:textId="77777777" w:rsidTr="007239FB">
        <w:tc>
          <w:tcPr>
            <w:tcW w:w="1800" w:type="dxa"/>
          </w:tcPr>
          <w:p w14:paraId="4A102791" w14:textId="77777777" w:rsidR="00DB1505" w:rsidRPr="00B11744" w:rsidRDefault="00DB1505" w:rsidP="000D6FBA">
            <w:pPr>
              <w:pStyle w:val="Tableheader"/>
            </w:pPr>
            <w:r w:rsidRPr="00B11744">
              <w:t>Name*</w:t>
            </w:r>
          </w:p>
        </w:tc>
        <w:tc>
          <w:tcPr>
            <w:tcW w:w="3330" w:type="dxa"/>
          </w:tcPr>
          <w:p w14:paraId="68CAC150" w14:textId="77777777" w:rsidR="00DB1505" w:rsidRPr="00B11744" w:rsidRDefault="00DB1505" w:rsidP="000D6FBA">
            <w:pPr>
              <w:pStyle w:val="Tableheader"/>
            </w:pPr>
            <w:r w:rsidRPr="00B11744">
              <w:t>Description</w:t>
            </w:r>
          </w:p>
        </w:tc>
        <w:tc>
          <w:tcPr>
            <w:tcW w:w="1800" w:type="dxa"/>
          </w:tcPr>
          <w:p w14:paraId="4566F985" w14:textId="77777777" w:rsidR="00DB1505" w:rsidRPr="00B11744" w:rsidRDefault="00DB1505" w:rsidP="000D6FBA">
            <w:pPr>
              <w:pStyle w:val="Tableheader"/>
            </w:pPr>
            <w:r w:rsidRPr="00B11744">
              <w:t>Database File</w:t>
            </w:r>
          </w:p>
        </w:tc>
        <w:tc>
          <w:tcPr>
            <w:tcW w:w="1710" w:type="dxa"/>
          </w:tcPr>
          <w:p w14:paraId="1A7F4CE5" w14:textId="77777777" w:rsidR="00DB1505" w:rsidRPr="00B11744" w:rsidRDefault="00DB1505" w:rsidP="000D6FBA">
            <w:pPr>
              <w:pStyle w:val="Tableheader"/>
            </w:pPr>
            <w:r w:rsidRPr="00B11744">
              <w:t>Required?</w:t>
            </w:r>
          </w:p>
        </w:tc>
      </w:tr>
      <w:tr w:rsidR="00DB1505" w:rsidRPr="00ED3698" w14:paraId="1D4AF55F" w14:textId="77777777" w:rsidTr="0074798F">
        <w:tc>
          <w:tcPr>
            <w:tcW w:w="1800" w:type="dxa"/>
            <w:vAlign w:val="center"/>
          </w:tcPr>
          <w:p w14:paraId="727CF651" w14:textId="76A8C236" w:rsidR="00DB1505" w:rsidRPr="00993BAA" w:rsidRDefault="00CB50BA" w:rsidP="00435E37">
            <w:pPr>
              <w:pStyle w:val="Tablebodynospace"/>
              <w:jc w:val="left"/>
            </w:pPr>
            <w:r>
              <w:t>‘</w:t>
            </w:r>
            <w:r w:rsidR="00DB1505" w:rsidRPr="00993BAA">
              <w:t>components</w:t>
            </w:r>
            <w:r>
              <w:t>’</w:t>
            </w:r>
          </w:p>
        </w:tc>
        <w:tc>
          <w:tcPr>
            <w:tcW w:w="3330" w:type="dxa"/>
            <w:vAlign w:val="center"/>
          </w:tcPr>
          <w:p w14:paraId="3F0277F6" w14:textId="77777777" w:rsidR="00DB1505" w:rsidRPr="00ED3698" w:rsidRDefault="00DB1505" w:rsidP="0074798F">
            <w:pPr>
              <w:pStyle w:val="Tablebodynospace"/>
              <w:jc w:val="left"/>
            </w:pPr>
            <w:r>
              <w:t>Components</w:t>
            </w:r>
            <w:r w:rsidRPr="00ED3698">
              <w:t xml:space="preserve"> to be considered</w:t>
            </w:r>
          </w:p>
        </w:tc>
        <w:tc>
          <w:tcPr>
            <w:tcW w:w="1800" w:type="dxa"/>
          </w:tcPr>
          <w:p w14:paraId="5CC0FFFE" w14:textId="1036D6DA" w:rsidR="00DB1505" w:rsidRPr="00ED3698" w:rsidRDefault="00CB50BA" w:rsidP="00435E37">
            <w:pPr>
              <w:pStyle w:val="Tablebodynospace"/>
            </w:pPr>
            <w:r>
              <w:t>‘</w:t>
            </w:r>
            <w:r w:rsidR="00DB1505" w:rsidRPr="00ED3698">
              <w:t>comp.dbs</w:t>
            </w:r>
            <w:r>
              <w:t>’</w:t>
            </w:r>
          </w:p>
        </w:tc>
        <w:tc>
          <w:tcPr>
            <w:tcW w:w="1710" w:type="dxa"/>
            <w:vAlign w:val="center"/>
          </w:tcPr>
          <w:p w14:paraId="73299521" w14:textId="77777777" w:rsidR="00DB1505" w:rsidRPr="00ED3698" w:rsidRDefault="00DB1505" w:rsidP="00543581">
            <w:pPr>
              <w:pStyle w:val="Tablebodynospace"/>
              <w:jc w:val="center"/>
            </w:pPr>
            <w:r w:rsidRPr="00ED3698">
              <w:t>Y</w:t>
            </w:r>
          </w:p>
        </w:tc>
      </w:tr>
      <w:tr w:rsidR="00DB1505" w:rsidRPr="00ED3698" w14:paraId="11E78820" w14:textId="77777777" w:rsidTr="0074798F">
        <w:tc>
          <w:tcPr>
            <w:tcW w:w="1800" w:type="dxa"/>
            <w:vAlign w:val="center"/>
          </w:tcPr>
          <w:p w14:paraId="5FB40405" w14:textId="77777777" w:rsidR="00DB1505" w:rsidRPr="00993BAA" w:rsidRDefault="00DB1505" w:rsidP="0074798F">
            <w:pPr>
              <w:pStyle w:val="Tablebodynospace"/>
              <w:jc w:val="left"/>
            </w:pPr>
            <w:r w:rsidRPr="00993BAA">
              <w:t>‘secondary aqueous species’</w:t>
            </w:r>
          </w:p>
        </w:tc>
        <w:tc>
          <w:tcPr>
            <w:tcW w:w="3330" w:type="dxa"/>
            <w:vAlign w:val="center"/>
          </w:tcPr>
          <w:p w14:paraId="180B0ABC" w14:textId="77777777" w:rsidR="00DB1505" w:rsidRPr="00ED3698" w:rsidRDefault="00DB1505" w:rsidP="0074798F">
            <w:pPr>
              <w:pStyle w:val="Tablebodynospace"/>
              <w:jc w:val="left"/>
            </w:pPr>
            <w:r w:rsidRPr="00ED3698">
              <w:t>Equilibrium complexation reactions</w:t>
            </w:r>
          </w:p>
        </w:tc>
        <w:tc>
          <w:tcPr>
            <w:tcW w:w="1800" w:type="dxa"/>
            <w:vAlign w:val="center"/>
          </w:tcPr>
          <w:p w14:paraId="7AA79CBE" w14:textId="77777777" w:rsidR="00DB1505" w:rsidRPr="00ED3698" w:rsidRDefault="00DB1505" w:rsidP="000D6FBA">
            <w:pPr>
              <w:pStyle w:val="Tablebodynospace"/>
            </w:pPr>
            <w:r w:rsidRPr="00ED3698">
              <w:t>‘complex.dbs’</w:t>
            </w:r>
          </w:p>
        </w:tc>
        <w:tc>
          <w:tcPr>
            <w:tcW w:w="1710" w:type="dxa"/>
            <w:vAlign w:val="center"/>
          </w:tcPr>
          <w:p w14:paraId="0B352C0C" w14:textId="77777777" w:rsidR="00DB1505" w:rsidRPr="00ED3698" w:rsidRDefault="00DB1505" w:rsidP="00543581">
            <w:pPr>
              <w:pStyle w:val="Tablebodynospace"/>
              <w:jc w:val="center"/>
            </w:pPr>
            <w:r w:rsidRPr="00ED3698">
              <w:t>N</w:t>
            </w:r>
          </w:p>
        </w:tc>
      </w:tr>
      <w:tr w:rsidR="00DB1505" w:rsidRPr="00ED3698" w14:paraId="40D81FAC" w14:textId="77777777" w:rsidTr="0074798F">
        <w:tc>
          <w:tcPr>
            <w:tcW w:w="1800" w:type="dxa"/>
            <w:vAlign w:val="center"/>
          </w:tcPr>
          <w:p w14:paraId="7A5DFD34" w14:textId="77777777" w:rsidR="00DB1505" w:rsidRPr="00993BAA" w:rsidRDefault="00DB1505" w:rsidP="0074798F">
            <w:pPr>
              <w:pStyle w:val="Tablebodynospace"/>
              <w:jc w:val="left"/>
            </w:pPr>
            <w:r w:rsidRPr="00993BAA">
              <w:t>‘redox couples’</w:t>
            </w:r>
          </w:p>
        </w:tc>
        <w:tc>
          <w:tcPr>
            <w:tcW w:w="3330" w:type="dxa"/>
            <w:vAlign w:val="center"/>
          </w:tcPr>
          <w:p w14:paraId="02C79BF8" w14:textId="77777777" w:rsidR="00DB1505" w:rsidRPr="00ED3698" w:rsidRDefault="00DB1505" w:rsidP="0074798F">
            <w:pPr>
              <w:pStyle w:val="Tablebodynospace"/>
              <w:jc w:val="left"/>
            </w:pPr>
            <w:r w:rsidRPr="00ED3698">
              <w:t>Equilibrium oxidation-reduction reactions</w:t>
            </w:r>
          </w:p>
        </w:tc>
        <w:tc>
          <w:tcPr>
            <w:tcW w:w="1800" w:type="dxa"/>
            <w:vAlign w:val="center"/>
          </w:tcPr>
          <w:p w14:paraId="3EB7381C" w14:textId="77777777" w:rsidR="00DB1505" w:rsidRPr="00ED3698" w:rsidRDefault="00DB1505" w:rsidP="000D6FBA">
            <w:pPr>
              <w:pStyle w:val="Tablebodynospace"/>
            </w:pPr>
            <w:r w:rsidRPr="00ED3698">
              <w:t>‘redox.dbs’</w:t>
            </w:r>
          </w:p>
        </w:tc>
        <w:tc>
          <w:tcPr>
            <w:tcW w:w="1710" w:type="dxa"/>
            <w:vAlign w:val="center"/>
          </w:tcPr>
          <w:p w14:paraId="15F05ACD" w14:textId="77777777" w:rsidR="00DB1505" w:rsidRPr="00ED3698" w:rsidRDefault="00DB1505" w:rsidP="00543581">
            <w:pPr>
              <w:pStyle w:val="Tablebodynospace"/>
              <w:jc w:val="center"/>
            </w:pPr>
            <w:r w:rsidRPr="00ED3698">
              <w:t>N</w:t>
            </w:r>
          </w:p>
        </w:tc>
      </w:tr>
      <w:tr w:rsidR="00DB1505" w:rsidRPr="00ED3698" w14:paraId="2AC825D2" w14:textId="77777777" w:rsidTr="0074798F">
        <w:tc>
          <w:tcPr>
            <w:tcW w:w="1800" w:type="dxa"/>
            <w:vAlign w:val="center"/>
          </w:tcPr>
          <w:p w14:paraId="3E43E1FA" w14:textId="77777777" w:rsidR="00DB1505" w:rsidRPr="00993BAA" w:rsidRDefault="00DB1505" w:rsidP="0074798F">
            <w:pPr>
              <w:pStyle w:val="Tablebodynospace"/>
              <w:jc w:val="left"/>
            </w:pPr>
            <w:r w:rsidRPr="00993BAA">
              <w:t>‘gases’</w:t>
            </w:r>
          </w:p>
        </w:tc>
        <w:tc>
          <w:tcPr>
            <w:tcW w:w="3330" w:type="dxa"/>
            <w:vAlign w:val="center"/>
          </w:tcPr>
          <w:p w14:paraId="4D40FB27" w14:textId="77777777" w:rsidR="00DB1505" w:rsidRPr="00ED3698" w:rsidRDefault="00DB1505" w:rsidP="0074798F">
            <w:pPr>
              <w:pStyle w:val="Tablebodynospace"/>
              <w:jc w:val="left"/>
            </w:pPr>
            <w:r w:rsidRPr="00ED3698">
              <w:t xml:space="preserve">Gas dissolution- exsolution </w:t>
            </w:r>
            <w:r w:rsidRPr="00ED3698">
              <w:lastRenderedPageBreak/>
              <w:t>reactions</w:t>
            </w:r>
          </w:p>
        </w:tc>
        <w:tc>
          <w:tcPr>
            <w:tcW w:w="1800" w:type="dxa"/>
            <w:vAlign w:val="center"/>
          </w:tcPr>
          <w:p w14:paraId="50EFDE02" w14:textId="77777777" w:rsidR="00DB1505" w:rsidRPr="00ED3698" w:rsidRDefault="00DB1505" w:rsidP="000D6FBA">
            <w:pPr>
              <w:pStyle w:val="Tablebodynospace"/>
            </w:pPr>
            <w:r w:rsidRPr="00ED3698">
              <w:lastRenderedPageBreak/>
              <w:t>‘gases.dbs’</w:t>
            </w:r>
          </w:p>
        </w:tc>
        <w:tc>
          <w:tcPr>
            <w:tcW w:w="1710" w:type="dxa"/>
            <w:vAlign w:val="center"/>
          </w:tcPr>
          <w:p w14:paraId="1D24E093" w14:textId="77777777" w:rsidR="00DB1505" w:rsidRPr="00ED3698" w:rsidRDefault="00DB1505" w:rsidP="00543581">
            <w:pPr>
              <w:pStyle w:val="Tablebodynospace"/>
              <w:jc w:val="center"/>
            </w:pPr>
            <w:r w:rsidRPr="00ED3698">
              <w:t>N</w:t>
            </w:r>
          </w:p>
        </w:tc>
      </w:tr>
      <w:tr w:rsidR="00DB1505" w:rsidRPr="00ED3698" w14:paraId="1C9FFB64" w14:textId="77777777" w:rsidTr="0074798F">
        <w:tc>
          <w:tcPr>
            <w:tcW w:w="1800" w:type="dxa"/>
            <w:vAlign w:val="center"/>
          </w:tcPr>
          <w:p w14:paraId="5B5FA887" w14:textId="77777777" w:rsidR="00DB1505" w:rsidRPr="00993BAA" w:rsidRDefault="00DB1505" w:rsidP="0074798F">
            <w:pPr>
              <w:pStyle w:val="Tablebodynospace"/>
              <w:jc w:val="left"/>
            </w:pPr>
            <w:r w:rsidRPr="00993BAA">
              <w:t>‘sorbed species’</w:t>
            </w:r>
          </w:p>
        </w:tc>
        <w:tc>
          <w:tcPr>
            <w:tcW w:w="3330" w:type="dxa"/>
            <w:vAlign w:val="center"/>
          </w:tcPr>
          <w:p w14:paraId="7FD12891" w14:textId="1EE6DA8E" w:rsidR="00DB1505" w:rsidRPr="00ED3698" w:rsidRDefault="00DB1505" w:rsidP="0074798F">
            <w:pPr>
              <w:pStyle w:val="Tablebodynospace"/>
              <w:jc w:val="left"/>
            </w:pPr>
            <w:r w:rsidRPr="00ED3698">
              <w:t xml:space="preserve">Ion exchange </w:t>
            </w:r>
            <w:r>
              <w:t xml:space="preserve">or surface </w:t>
            </w:r>
            <w:r w:rsidR="00830152">
              <w:t>complexation</w:t>
            </w:r>
            <w:r>
              <w:t xml:space="preserve"> </w:t>
            </w:r>
            <w:r w:rsidRPr="00ED3698">
              <w:t>reactions</w:t>
            </w:r>
          </w:p>
        </w:tc>
        <w:tc>
          <w:tcPr>
            <w:tcW w:w="1800" w:type="dxa"/>
            <w:vAlign w:val="center"/>
          </w:tcPr>
          <w:p w14:paraId="160E479A" w14:textId="77777777" w:rsidR="00DB1505" w:rsidRPr="00ED3698" w:rsidRDefault="00DB1505" w:rsidP="000D6FBA">
            <w:pPr>
              <w:pStyle w:val="Tablebodynospace"/>
            </w:pPr>
            <w:r w:rsidRPr="00ED3698">
              <w:t>‘sorption.dbs’</w:t>
            </w:r>
          </w:p>
        </w:tc>
        <w:tc>
          <w:tcPr>
            <w:tcW w:w="1710" w:type="dxa"/>
            <w:vAlign w:val="center"/>
          </w:tcPr>
          <w:p w14:paraId="3CDD9B6A" w14:textId="77777777" w:rsidR="00DB1505" w:rsidRPr="00ED3698" w:rsidRDefault="00DB1505" w:rsidP="00543581">
            <w:pPr>
              <w:pStyle w:val="Tablebodynospace"/>
              <w:jc w:val="center"/>
            </w:pPr>
            <w:r w:rsidRPr="00ED3698">
              <w:t>N</w:t>
            </w:r>
          </w:p>
        </w:tc>
      </w:tr>
      <w:tr w:rsidR="00DB1505" w:rsidRPr="00ED3698" w14:paraId="78470732" w14:textId="77777777" w:rsidTr="0074798F">
        <w:tc>
          <w:tcPr>
            <w:tcW w:w="1800" w:type="dxa"/>
            <w:vAlign w:val="center"/>
          </w:tcPr>
          <w:p w14:paraId="407BE28D" w14:textId="1B0E7CB7" w:rsidR="00DB1505" w:rsidRPr="00993BAA" w:rsidRDefault="00CB50BA" w:rsidP="0074798F">
            <w:pPr>
              <w:pStyle w:val="Tablebodynospace"/>
              <w:jc w:val="left"/>
            </w:pPr>
            <w:r>
              <w:t>‘</w:t>
            </w:r>
            <w:r w:rsidR="00DB1505" w:rsidRPr="00321B38">
              <w:t>sorbed species of surface-complex</w:t>
            </w:r>
            <w:r>
              <w:t>’</w:t>
            </w:r>
          </w:p>
        </w:tc>
        <w:tc>
          <w:tcPr>
            <w:tcW w:w="3330" w:type="dxa"/>
            <w:vAlign w:val="center"/>
          </w:tcPr>
          <w:p w14:paraId="6BAF100A" w14:textId="5DDEC250" w:rsidR="00DB1505" w:rsidRPr="00ED3698" w:rsidRDefault="00830152" w:rsidP="0074798F">
            <w:pPr>
              <w:pStyle w:val="Tablebodynospace"/>
              <w:jc w:val="left"/>
            </w:pPr>
            <w:r>
              <w:t>Surface comp</w:t>
            </w:r>
            <w:r w:rsidR="00DB1505">
              <w:t xml:space="preserve">lexation </w:t>
            </w:r>
            <w:r w:rsidR="00DB1505" w:rsidRPr="00ED3698">
              <w:t>reactions</w:t>
            </w:r>
          </w:p>
        </w:tc>
        <w:tc>
          <w:tcPr>
            <w:tcW w:w="1800" w:type="dxa"/>
            <w:vAlign w:val="center"/>
          </w:tcPr>
          <w:p w14:paraId="36074126" w14:textId="77777777" w:rsidR="00DB1505" w:rsidRPr="00ED3698" w:rsidRDefault="00DB1505" w:rsidP="000D6FBA">
            <w:pPr>
              <w:pStyle w:val="Tablebodynospace"/>
            </w:pPr>
            <w:r w:rsidRPr="00ED3698">
              <w:t>‘sorption.dbs’</w:t>
            </w:r>
          </w:p>
        </w:tc>
        <w:tc>
          <w:tcPr>
            <w:tcW w:w="1710" w:type="dxa"/>
            <w:vAlign w:val="center"/>
          </w:tcPr>
          <w:p w14:paraId="4F5B2FD6" w14:textId="77777777" w:rsidR="00DB1505" w:rsidRPr="00ED3698" w:rsidRDefault="00DB1505" w:rsidP="00543581">
            <w:pPr>
              <w:pStyle w:val="Tablebodynospace"/>
              <w:jc w:val="center"/>
            </w:pPr>
            <w:r w:rsidRPr="00ED3698">
              <w:t>N</w:t>
            </w:r>
          </w:p>
        </w:tc>
      </w:tr>
      <w:tr w:rsidR="00DB1505" w:rsidRPr="00ED3698" w14:paraId="418D6F77" w14:textId="77777777" w:rsidTr="0074798F">
        <w:tc>
          <w:tcPr>
            <w:tcW w:w="1800" w:type="dxa"/>
            <w:vAlign w:val="center"/>
          </w:tcPr>
          <w:p w14:paraId="57EBFCED" w14:textId="6294B8CD" w:rsidR="00DB1505" w:rsidRPr="00993BAA" w:rsidRDefault="00CB50BA" w:rsidP="00435E37">
            <w:pPr>
              <w:pStyle w:val="Tablebodynospace"/>
              <w:jc w:val="left"/>
            </w:pPr>
            <w:r>
              <w:t>‘</w:t>
            </w:r>
            <w:r w:rsidR="00DB1505" w:rsidRPr="00321B38">
              <w:t>sorbed species of ion-exchange</w:t>
            </w:r>
            <w:r>
              <w:t>’</w:t>
            </w:r>
          </w:p>
        </w:tc>
        <w:tc>
          <w:tcPr>
            <w:tcW w:w="3330" w:type="dxa"/>
            <w:vAlign w:val="center"/>
          </w:tcPr>
          <w:p w14:paraId="1353025E" w14:textId="77777777" w:rsidR="00DB1505" w:rsidRPr="00ED3698" w:rsidRDefault="00DB1505" w:rsidP="0074798F">
            <w:pPr>
              <w:pStyle w:val="Tablebodynospace"/>
              <w:jc w:val="left"/>
            </w:pPr>
            <w:r w:rsidRPr="00ED3698">
              <w:t>Ion exchange reactions</w:t>
            </w:r>
          </w:p>
        </w:tc>
        <w:tc>
          <w:tcPr>
            <w:tcW w:w="1800" w:type="dxa"/>
            <w:vAlign w:val="center"/>
          </w:tcPr>
          <w:p w14:paraId="728E83B2" w14:textId="77777777" w:rsidR="00DB1505" w:rsidRPr="00ED3698" w:rsidRDefault="00DB1505" w:rsidP="000D6FBA">
            <w:pPr>
              <w:pStyle w:val="Tablebodynospace"/>
            </w:pPr>
            <w:r w:rsidRPr="00ED3698">
              <w:t>‘sorption.dbs’</w:t>
            </w:r>
          </w:p>
        </w:tc>
        <w:tc>
          <w:tcPr>
            <w:tcW w:w="1710" w:type="dxa"/>
            <w:vAlign w:val="center"/>
          </w:tcPr>
          <w:p w14:paraId="605F42AA" w14:textId="77777777" w:rsidR="00DB1505" w:rsidRPr="00ED3698" w:rsidRDefault="00DB1505" w:rsidP="00543581">
            <w:pPr>
              <w:pStyle w:val="Tablebodynospace"/>
              <w:jc w:val="center"/>
            </w:pPr>
            <w:r w:rsidRPr="00ED3698">
              <w:t>N</w:t>
            </w:r>
          </w:p>
        </w:tc>
      </w:tr>
      <w:tr w:rsidR="00C9564C" w:rsidRPr="00ED3698" w14:paraId="2085AD3E" w14:textId="77777777" w:rsidTr="0074798F">
        <w:tc>
          <w:tcPr>
            <w:tcW w:w="1800" w:type="dxa"/>
            <w:vAlign w:val="center"/>
          </w:tcPr>
          <w:p w14:paraId="73DB8405" w14:textId="6FDB86B3" w:rsidR="00C9564C" w:rsidRPr="00321B38" w:rsidRDefault="00CB50BA" w:rsidP="0074798F">
            <w:pPr>
              <w:pStyle w:val="Tablebodynospace"/>
              <w:jc w:val="left"/>
            </w:pPr>
            <w:r>
              <w:t>‘</w:t>
            </w:r>
            <w:r w:rsidR="00C9564C" w:rsidRPr="00C9564C">
              <w:t>define sorption type</w:t>
            </w:r>
            <w:r>
              <w:t>’</w:t>
            </w:r>
          </w:p>
        </w:tc>
        <w:tc>
          <w:tcPr>
            <w:tcW w:w="3330" w:type="dxa"/>
            <w:vAlign w:val="center"/>
          </w:tcPr>
          <w:p w14:paraId="4764A688" w14:textId="71B0D4FA" w:rsidR="00C9564C" w:rsidRPr="00ED3698" w:rsidRDefault="00631446" w:rsidP="0074798F">
            <w:pPr>
              <w:pStyle w:val="Tablebodynospace"/>
              <w:jc w:val="left"/>
            </w:pPr>
            <w:r>
              <w:t>Specify the sorption type</w:t>
            </w:r>
          </w:p>
        </w:tc>
        <w:tc>
          <w:tcPr>
            <w:tcW w:w="1800" w:type="dxa"/>
            <w:vAlign w:val="center"/>
          </w:tcPr>
          <w:p w14:paraId="7B558CD7" w14:textId="77777777" w:rsidR="00C9564C" w:rsidRPr="00ED3698" w:rsidRDefault="00C9564C" w:rsidP="000D6FBA">
            <w:pPr>
              <w:pStyle w:val="Tablebodynospace"/>
            </w:pPr>
          </w:p>
        </w:tc>
        <w:tc>
          <w:tcPr>
            <w:tcW w:w="1710" w:type="dxa"/>
            <w:vAlign w:val="center"/>
          </w:tcPr>
          <w:p w14:paraId="1C09015A" w14:textId="27E76931" w:rsidR="00C9564C" w:rsidRPr="00ED3698" w:rsidRDefault="00631446" w:rsidP="00543581">
            <w:pPr>
              <w:pStyle w:val="Tablebodynospace"/>
              <w:jc w:val="center"/>
            </w:pPr>
            <w:r>
              <w:t>N</w:t>
            </w:r>
          </w:p>
        </w:tc>
      </w:tr>
      <w:tr w:rsidR="00C9564C" w:rsidRPr="00ED3698" w14:paraId="13CD760F" w14:textId="77777777" w:rsidTr="0074798F">
        <w:tc>
          <w:tcPr>
            <w:tcW w:w="1800" w:type="dxa"/>
            <w:vAlign w:val="center"/>
          </w:tcPr>
          <w:p w14:paraId="69A054FF" w14:textId="419C8102" w:rsidR="00C9564C" w:rsidRPr="00321B38" w:rsidRDefault="00CB50BA" w:rsidP="0074798F">
            <w:pPr>
              <w:pStyle w:val="Tablebodynospace"/>
              <w:jc w:val="left"/>
            </w:pPr>
            <w:r>
              <w:t>‘</w:t>
            </w:r>
            <w:r w:rsidR="00C9564C" w:rsidRPr="00C9564C">
              <w:t>specify output unit for SCM sorbed species</w:t>
            </w:r>
            <w:r w:rsidR="00C9564C">
              <w:t xml:space="preserve"> concentration</w:t>
            </w:r>
            <w:r>
              <w:t>’</w:t>
            </w:r>
          </w:p>
        </w:tc>
        <w:tc>
          <w:tcPr>
            <w:tcW w:w="3330" w:type="dxa"/>
            <w:vAlign w:val="center"/>
          </w:tcPr>
          <w:p w14:paraId="46E99BE5" w14:textId="73BB45B4" w:rsidR="00C9564C" w:rsidRPr="00ED3698" w:rsidRDefault="00631446" w:rsidP="0074798F">
            <w:pPr>
              <w:pStyle w:val="Tablebodynospace"/>
              <w:jc w:val="left"/>
            </w:pPr>
            <w:r>
              <w:t>Define the output unit for the concentration of sorbed species using the SCM model</w:t>
            </w:r>
          </w:p>
        </w:tc>
        <w:tc>
          <w:tcPr>
            <w:tcW w:w="1800" w:type="dxa"/>
            <w:vAlign w:val="center"/>
          </w:tcPr>
          <w:p w14:paraId="0B0E7131" w14:textId="77777777" w:rsidR="00C9564C" w:rsidRPr="00ED3698" w:rsidRDefault="00C9564C" w:rsidP="000D6FBA">
            <w:pPr>
              <w:pStyle w:val="Tablebodynospace"/>
            </w:pPr>
          </w:p>
        </w:tc>
        <w:tc>
          <w:tcPr>
            <w:tcW w:w="1710" w:type="dxa"/>
            <w:vAlign w:val="center"/>
          </w:tcPr>
          <w:p w14:paraId="441925D7" w14:textId="726E007A" w:rsidR="00C9564C" w:rsidRPr="00ED3698" w:rsidRDefault="00631446" w:rsidP="00543581">
            <w:pPr>
              <w:pStyle w:val="Tablebodynospace"/>
              <w:jc w:val="center"/>
            </w:pPr>
            <w:r>
              <w:t>N</w:t>
            </w:r>
          </w:p>
        </w:tc>
      </w:tr>
      <w:tr w:rsidR="00DB1505" w:rsidRPr="00ED3698" w14:paraId="3DB54970" w14:textId="77777777" w:rsidTr="0074798F">
        <w:tc>
          <w:tcPr>
            <w:tcW w:w="1800" w:type="dxa"/>
            <w:vAlign w:val="center"/>
          </w:tcPr>
          <w:p w14:paraId="69F9FDCC" w14:textId="2FF0CBC1" w:rsidR="00DB1505" w:rsidRPr="00321B38" w:rsidRDefault="00CB50BA" w:rsidP="0074798F">
            <w:pPr>
              <w:pStyle w:val="Tablebodynospace"/>
              <w:jc w:val="left"/>
            </w:pPr>
            <w:r>
              <w:t>‘</w:t>
            </w:r>
            <w:r w:rsidR="00DB1505" w:rsidRPr="002B2DD3">
              <w:t>linear sorption</w:t>
            </w:r>
            <w:r>
              <w:t>’</w:t>
            </w:r>
          </w:p>
        </w:tc>
        <w:tc>
          <w:tcPr>
            <w:tcW w:w="3330" w:type="dxa"/>
            <w:vAlign w:val="center"/>
          </w:tcPr>
          <w:p w14:paraId="368A6595" w14:textId="77777777" w:rsidR="00DB1505" w:rsidRPr="00ED3698" w:rsidRDefault="00DB1505" w:rsidP="0074798F">
            <w:pPr>
              <w:pStyle w:val="Tablebodynospace"/>
              <w:jc w:val="left"/>
            </w:pPr>
            <w:r>
              <w:t>Linear sorption model (K</w:t>
            </w:r>
            <w:r w:rsidRPr="00B11744">
              <w:rPr>
                <w:vertAlign w:val="subscript"/>
              </w:rPr>
              <w:t>d</w:t>
            </w:r>
            <w:r>
              <w:t xml:space="preserve"> concept)</w:t>
            </w:r>
          </w:p>
        </w:tc>
        <w:tc>
          <w:tcPr>
            <w:tcW w:w="1800" w:type="dxa"/>
            <w:vAlign w:val="center"/>
          </w:tcPr>
          <w:p w14:paraId="7667E33C" w14:textId="77777777" w:rsidR="00DB1505" w:rsidRPr="00ED3698" w:rsidRDefault="00DB1505" w:rsidP="000D6FBA">
            <w:pPr>
              <w:pStyle w:val="Tablebodynospace"/>
            </w:pPr>
            <w:r>
              <w:t>-</w:t>
            </w:r>
          </w:p>
        </w:tc>
        <w:tc>
          <w:tcPr>
            <w:tcW w:w="1710" w:type="dxa"/>
            <w:vAlign w:val="center"/>
          </w:tcPr>
          <w:p w14:paraId="0A857A66" w14:textId="77777777" w:rsidR="00DB1505" w:rsidRPr="00ED3698" w:rsidRDefault="00DB1505" w:rsidP="00543581">
            <w:pPr>
              <w:pStyle w:val="Tablebodynospace"/>
              <w:jc w:val="center"/>
            </w:pPr>
            <w:r>
              <w:t>N</w:t>
            </w:r>
          </w:p>
        </w:tc>
      </w:tr>
      <w:tr w:rsidR="00DB1505" w:rsidRPr="00ED3698" w14:paraId="3F6E2D2A" w14:textId="77777777" w:rsidTr="0074798F">
        <w:tc>
          <w:tcPr>
            <w:tcW w:w="1800" w:type="dxa"/>
            <w:vAlign w:val="center"/>
          </w:tcPr>
          <w:p w14:paraId="6ECF11DF" w14:textId="77777777" w:rsidR="00DB1505" w:rsidRPr="00993BAA" w:rsidRDefault="00DB1505" w:rsidP="0074798F">
            <w:pPr>
              <w:pStyle w:val="Tablebodynospace"/>
              <w:jc w:val="left"/>
            </w:pPr>
            <w:r w:rsidRPr="00993BAA">
              <w:t>‘minerals’</w:t>
            </w:r>
          </w:p>
        </w:tc>
        <w:tc>
          <w:tcPr>
            <w:tcW w:w="3330" w:type="dxa"/>
            <w:vAlign w:val="center"/>
          </w:tcPr>
          <w:p w14:paraId="18ED7D18" w14:textId="77777777" w:rsidR="00DB1505" w:rsidRPr="00ED3698" w:rsidRDefault="00DB1505" w:rsidP="0074798F">
            <w:pPr>
              <w:pStyle w:val="Tablebodynospace"/>
              <w:jc w:val="left"/>
            </w:pPr>
            <w:r w:rsidRPr="00ED3698">
              <w:t>Kinetically-controlled mineral dissolution precipitation reactions</w:t>
            </w:r>
          </w:p>
        </w:tc>
        <w:tc>
          <w:tcPr>
            <w:tcW w:w="1800" w:type="dxa"/>
            <w:vAlign w:val="center"/>
          </w:tcPr>
          <w:p w14:paraId="69E4B68A" w14:textId="77777777" w:rsidR="00DB1505" w:rsidRPr="00ED3698" w:rsidRDefault="00DB1505" w:rsidP="000D6FBA">
            <w:pPr>
              <w:pStyle w:val="Tablebodynospace"/>
            </w:pPr>
            <w:r w:rsidRPr="00ED3698">
              <w:t>‘mineral.dbs’</w:t>
            </w:r>
          </w:p>
        </w:tc>
        <w:tc>
          <w:tcPr>
            <w:tcW w:w="1710" w:type="dxa"/>
            <w:vAlign w:val="center"/>
          </w:tcPr>
          <w:p w14:paraId="063BCE83" w14:textId="77777777" w:rsidR="00DB1505" w:rsidRPr="00ED3698" w:rsidRDefault="00DB1505" w:rsidP="00543581">
            <w:pPr>
              <w:pStyle w:val="Tablebodynospace"/>
              <w:jc w:val="center"/>
            </w:pPr>
            <w:r w:rsidRPr="00ED3698">
              <w:t>N</w:t>
            </w:r>
          </w:p>
        </w:tc>
      </w:tr>
      <w:tr w:rsidR="00DB1505" w:rsidRPr="00ED3698" w14:paraId="01724D36" w14:textId="77777777" w:rsidTr="0074798F">
        <w:tc>
          <w:tcPr>
            <w:tcW w:w="1800" w:type="dxa"/>
            <w:vAlign w:val="center"/>
          </w:tcPr>
          <w:p w14:paraId="00C7793B" w14:textId="77777777" w:rsidR="00DB1505" w:rsidRPr="00993BAA" w:rsidRDefault="00DB1505" w:rsidP="0074798F">
            <w:pPr>
              <w:pStyle w:val="Tablebodynospace"/>
              <w:jc w:val="left"/>
            </w:pPr>
            <w:r w:rsidRPr="00993BAA">
              <w:t xml:space="preserve">‘excluded </w:t>
            </w:r>
            <w:r w:rsidRPr="00CD3CCF">
              <w:t>minerals’</w:t>
            </w:r>
          </w:p>
        </w:tc>
        <w:tc>
          <w:tcPr>
            <w:tcW w:w="3330" w:type="dxa"/>
            <w:vAlign w:val="center"/>
          </w:tcPr>
          <w:p w14:paraId="7F827F28" w14:textId="77777777" w:rsidR="00DB1505" w:rsidRPr="00ED3698" w:rsidRDefault="00DB1505" w:rsidP="0074798F">
            <w:pPr>
              <w:pStyle w:val="Tablebodynospace"/>
              <w:jc w:val="left"/>
            </w:pPr>
            <w:r w:rsidRPr="00ED3698">
              <w:t xml:space="preserve">Excluded mineral phases, do not participate in reactions, but </w:t>
            </w:r>
            <w:r w:rsidRPr="00FC2059">
              <w:rPr>
                <w:noProof/>
              </w:rPr>
              <w:t>saturation</w:t>
            </w:r>
            <w:r w:rsidRPr="00ED3698">
              <w:t xml:space="preserve"> index is calculated</w:t>
            </w:r>
          </w:p>
        </w:tc>
        <w:tc>
          <w:tcPr>
            <w:tcW w:w="1800" w:type="dxa"/>
            <w:vAlign w:val="center"/>
          </w:tcPr>
          <w:p w14:paraId="4C55209C" w14:textId="77777777" w:rsidR="00DB1505" w:rsidRPr="00ED3698" w:rsidRDefault="00DB1505" w:rsidP="000D6FBA">
            <w:pPr>
              <w:pStyle w:val="Tablebodynospace"/>
            </w:pPr>
            <w:r w:rsidRPr="00ED3698">
              <w:t>‘mineral.dbs’</w:t>
            </w:r>
          </w:p>
        </w:tc>
        <w:tc>
          <w:tcPr>
            <w:tcW w:w="1710" w:type="dxa"/>
            <w:vAlign w:val="center"/>
          </w:tcPr>
          <w:p w14:paraId="78D0E872" w14:textId="77777777" w:rsidR="00DB1505" w:rsidRPr="00ED3698" w:rsidRDefault="00DB1505" w:rsidP="00543581">
            <w:pPr>
              <w:pStyle w:val="Tablebodynospace"/>
              <w:jc w:val="center"/>
            </w:pPr>
            <w:r w:rsidRPr="00ED3698">
              <w:t>N</w:t>
            </w:r>
          </w:p>
        </w:tc>
      </w:tr>
      <w:tr w:rsidR="00DB1505" w:rsidRPr="00ED3698" w14:paraId="201DF869" w14:textId="77777777" w:rsidTr="0074798F">
        <w:tc>
          <w:tcPr>
            <w:tcW w:w="1800" w:type="dxa"/>
            <w:vAlign w:val="center"/>
          </w:tcPr>
          <w:p w14:paraId="1908C465" w14:textId="0B5F3842" w:rsidR="00DB1505" w:rsidRPr="00993BAA" w:rsidRDefault="00CB50BA" w:rsidP="0074798F">
            <w:pPr>
              <w:pStyle w:val="Tablebodynospace"/>
              <w:jc w:val="left"/>
            </w:pPr>
            <w:r>
              <w:t>‘</w:t>
            </w:r>
            <w:r w:rsidR="00DB1505" w:rsidRPr="00993BAA">
              <w:t>biomass components</w:t>
            </w:r>
            <w:r>
              <w:t>’</w:t>
            </w:r>
          </w:p>
        </w:tc>
        <w:tc>
          <w:tcPr>
            <w:tcW w:w="3330" w:type="dxa"/>
            <w:vAlign w:val="center"/>
          </w:tcPr>
          <w:p w14:paraId="00631DE1" w14:textId="77777777" w:rsidR="00DB1505" w:rsidRPr="00ED3698" w:rsidRDefault="00DB1505" w:rsidP="0074798F">
            <w:pPr>
              <w:pStyle w:val="Tablebodynospace"/>
              <w:jc w:val="left"/>
            </w:pPr>
            <w:r w:rsidRPr="00ED3698">
              <w:t>Biomass component for simulating biomass growth and biogeochemical reactions</w:t>
            </w:r>
          </w:p>
        </w:tc>
        <w:tc>
          <w:tcPr>
            <w:tcW w:w="1800" w:type="dxa"/>
            <w:vAlign w:val="center"/>
          </w:tcPr>
          <w:p w14:paraId="757DEEC7" w14:textId="77777777" w:rsidR="00DB1505" w:rsidRPr="00ED3698" w:rsidRDefault="00DB1505" w:rsidP="000D6FBA">
            <w:pPr>
              <w:pStyle w:val="Tablebodynospace"/>
            </w:pPr>
          </w:p>
        </w:tc>
        <w:tc>
          <w:tcPr>
            <w:tcW w:w="1710" w:type="dxa"/>
            <w:vAlign w:val="center"/>
          </w:tcPr>
          <w:p w14:paraId="7B3E4D07" w14:textId="77777777" w:rsidR="00DB1505" w:rsidRPr="00ED3698" w:rsidRDefault="00DB1505" w:rsidP="00543581">
            <w:pPr>
              <w:pStyle w:val="Tablebodynospace"/>
              <w:jc w:val="center"/>
            </w:pPr>
            <w:r w:rsidRPr="00ED3698">
              <w:t>N</w:t>
            </w:r>
          </w:p>
        </w:tc>
      </w:tr>
      <w:tr w:rsidR="00DB1505" w:rsidRPr="00ED3698" w14:paraId="3BB7DCDA" w14:textId="77777777" w:rsidTr="0074798F">
        <w:tc>
          <w:tcPr>
            <w:tcW w:w="1800" w:type="dxa"/>
            <w:vAlign w:val="center"/>
          </w:tcPr>
          <w:p w14:paraId="38CF9927" w14:textId="77777777" w:rsidR="00DB1505" w:rsidRPr="00993BAA" w:rsidRDefault="00DB1505" w:rsidP="0074798F">
            <w:pPr>
              <w:pStyle w:val="Tablebodynospace"/>
              <w:jc w:val="left"/>
            </w:pPr>
            <w:r w:rsidRPr="00993BAA">
              <w:t>‘intra-aqueous kinetic reactions’</w:t>
            </w:r>
          </w:p>
        </w:tc>
        <w:tc>
          <w:tcPr>
            <w:tcW w:w="3330" w:type="dxa"/>
            <w:vAlign w:val="center"/>
          </w:tcPr>
          <w:p w14:paraId="0F33522D" w14:textId="77777777" w:rsidR="00DB1505" w:rsidRPr="00ED3698" w:rsidRDefault="00DB1505" w:rsidP="0074798F">
            <w:pPr>
              <w:pStyle w:val="Tablebodynospace"/>
              <w:jc w:val="left"/>
            </w:pPr>
            <w:r w:rsidRPr="00ED3698">
              <w:t xml:space="preserve">Kinetically-controlled complexation and </w:t>
            </w:r>
            <w:r w:rsidRPr="00FC2059">
              <w:rPr>
                <w:noProof/>
              </w:rPr>
              <w:t>oxidation reduction</w:t>
            </w:r>
            <w:r w:rsidRPr="00ED3698">
              <w:t xml:space="preserve"> reactions</w:t>
            </w:r>
          </w:p>
        </w:tc>
        <w:tc>
          <w:tcPr>
            <w:tcW w:w="1800" w:type="dxa"/>
            <w:vAlign w:val="center"/>
          </w:tcPr>
          <w:p w14:paraId="3EE43621" w14:textId="77777777" w:rsidR="00DB1505" w:rsidRPr="00ED3698" w:rsidRDefault="00DB1505" w:rsidP="000D6FBA">
            <w:pPr>
              <w:pStyle w:val="Tablebodynospace"/>
            </w:pPr>
            <w:r w:rsidRPr="00ED3698">
              <w:t>‘redox.dbs’</w:t>
            </w:r>
          </w:p>
        </w:tc>
        <w:tc>
          <w:tcPr>
            <w:tcW w:w="1710" w:type="dxa"/>
            <w:vAlign w:val="center"/>
          </w:tcPr>
          <w:p w14:paraId="53FD6927" w14:textId="77777777" w:rsidR="00DB1505" w:rsidRPr="00ED3698" w:rsidRDefault="00DB1505" w:rsidP="00543581">
            <w:pPr>
              <w:pStyle w:val="Tablebodynospace"/>
              <w:jc w:val="center"/>
            </w:pPr>
            <w:r w:rsidRPr="00ED3698">
              <w:t>N</w:t>
            </w:r>
          </w:p>
        </w:tc>
      </w:tr>
      <w:tr w:rsidR="00DB1505" w:rsidRPr="00ED3698" w14:paraId="5CF7E82C" w14:textId="77777777" w:rsidTr="0074798F">
        <w:tc>
          <w:tcPr>
            <w:tcW w:w="1800" w:type="dxa"/>
            <w:vAlign w:val="center"/>
          </w:tcPr>
          <w:p w14:paraId="17A06F50" w14:textId="4C8AC153" w:rsidR="00DB1505" w:rsidRPr="00993BAA" w:rsidRDefault="00435E37" w:rsidP="00435E37">
            <w:pPr>
              <w:pStyle w:val="Tablebodynospace"/>
              <w:jc w:val="left"/>
            </w:pPr>
            <w:r>
              <w:t>‘</w:t>
            </w:r>
            <w:r w:rsidR="00DB1505" w:rsidRPr="00993BAA">
              <w:t>compute alkalinity</w:t>
            </w:r>
            <w:r>
              <w:t>’</w:t>
            </w:r>
          </w:p>
        </w:tc>
        <w:tc>
          <w:tcPr>
            <w:tcW w:w="3330" w:type="dxa"/>
            <w:vAlign w:val="center"/>
          </w:tcPr>
          <w:p w14:paraId="00DB1AEC" w14:textId="77777777" w:rsidR="00DB1505" w:rsidRPr="00ED3698" w:rsidRDefault="00DB1505" w:rsidP="0074798F">
            <w:pPr>
              <w:pStyle w:val="Tablebodynospace"/>
              <w:jc w:val="left"/>
            </w:pPr>
            <w:r w:rsidRPr="00ED3698">
              <w:t>Used to calculate and output alkalinity</w:t>
            </w:r>
          </w:p>
        </w:tc>
        <w:tc>
          <w:tcPr>
            <w:tcW w:w="1800" w:type="dxa"/>
            <w:vAlign w:val="center"/>
          </w:tcPr>
          <w:p w14:paraId="70A46E74" w14:textId="77777777" w:rsidR="00DB1505" w:rsidRPr="00ED3698" w:rsidRDefault="00DB1505" w:rsidP="000D6FBA">
            <w:pPr>
              <w:pStyle w:val="Tablebodynospace"/>
            </w:pPr>
            <w:r w:rsidRPr="00ED3698">
              <w:t>none</w:t>
            </w:r>
          </w:p>
        </w:tc>
        <w:tc>
          <w:tcPr>
            <w:tcW w:w="1710" w:type="dxa"/>
            <w:vAlign w:val="center"/>
          </w:tcPr>
          <w:p w14:paraId="6F2E441C" w14:textId="77777777" w:rsidR="00DB1505" w:rsidRPr="00ED3698" w:rsidRDefault="00DB1505" w:rsidP="00543581">
            <w:pPr>
              <w:pStyle w:val="Tablebodynospace"/>
              <w:jc w:val="center"/>
            </w:pPr>
            <w:r w:rsidRPr="00ED3698">
              <w:t>N</w:t>
            </w:r>
          </w:p>
        </w:tc>
      </w:tr>
      <w:tr w:rsidR="00DB1505" w:rsidRPr="00ED3698" w14:paraId="4184B8F3" w14:textId="77777777" w:rsidTr="0074798F">
        <w:tc>
          <w:tcPr>
            <w:tcW w:w="1800" w:type="dxa"/>
            <w:vAlign w:val="center"/>
          </w:tcPr>
          <w:p w14:paraId="2D92BF85" w14:textId="3CB54F4D" w:rsidR="00DB1505" w:rsidRPr="00993BAA" w:rsidRDefault="00435E37" w:rsidP="0074798F">
            <w:pPr>
              <w:pStyle w:val="Tablebodynospace"/>
              <w:jc w:val="left"/>
            </w:pPr>
            <w:r>
              <w:t>‘</w:t>
            </w:r>
            <w:r w:rsidR="00DB1505" w:rsidRPr="00993BAA">
              <w:t>define input units</w:t>
            </w:r>
            <w:r>
              <w:t>’</w:t>
            </w:r>
          </w:p>
        </w:tc>
        <w:tc>
          <w:tcPr>
            <w:tcW w:w="3330" w:type="dxa"/>
            <w:vAlign w:val="center"/>
          </w:tcPr>
          <w:p w14:paraId="71CA1B7E" w14:textId="77777777" w:rsidR="00DB1505" w:rsidRPr="00ED3698" w:rsidRDefault="00DB1505" w:rsidP="0074798F">
            <w:pPr>
              <w:pStyle w:val="Tablebodynospace"/>
              <w:jc w:val="left"/>
            </w:pPr>
            <w:r w:rsidRPr="00ED3698">
              <w:t>Define input units</w:t>
            </w:r>
          </w:p>
        </w:tc>
        <w:tc>
          <w:tcPr>
            <w:tcW w:w="1800" w:type="dxa"/>
            <w:vAlign w:val="center"/>
          </w:tcPr>
          <w:p w14:paraId="718DAA3B" w14:textId="77777777" w:rsidR="00DB1505" w:rsidRPr="00ED3698" w:rsidRDefault="00DB1505" w:rsidP="000D6FBA">
            <w:pPr>
              <w:pStyle w:val="Tablebodynospace"/>
            </w:pPr>
            <w:r w:rsidRPr="00ED3698">
              <w:t>none</w:t>
            </w:r>
          </w:p>
        </w:tc>
        <w:tc>
          <w:tcPr>
            <w:tcW w:w="1710" w:type="dxa"/>
            <w:vAlign w:val="center"/>
          </w:tcPr>
          <w:p w14:paraId="62C88434" w14:textId="77777777" w:rsidR="00DB1505" w:rsidRPr="00ED3698" w:rsidRDefault="00DB1505" w:rsidP="00543581">
            <w:pPr>
              <w:pStyle w:val="Tablebodynospace"/>
              <w:jc w:val="center"/>
            </w:pPr>
            <w:r w:rsidRPr="00ED3698">
              <w:t>N</w:t>
            </w:r>
          </w:p>
        </w:tc>
      </w:tr>
      <w:tr w:rsidR="00DB1505" w:rsidRPr="00ED3698" w14:paraId="4B251B5C" w14:textId="77777777" w:rsidTr="0074798F">
        <w:tc>
          <w:tcPr>
            <w:tcW w:w="1800" w:type="dxa"/>
            <w:vAlign w:val="center"/>
          </w:tcPr>
          <w:p w14:paraId="1BB817FF" w14:textId="05405695" w:rsidR="00DB1505" w:rsidRPr="00993BAA" w:rsidRDefault="00435E37" w:rsidP="0074798F">
            <w:pPr>
              <w:pStyle w:val="Tablebodynospace"/>
              <w:jc w:val="left"/>
            </w:pPr>
            <w:r>
              <w:t>‘</w:t>
            </w:r>
            <w:r w:rsidR="00DB1505" w:rsidRPr="00993BAA">
              <w:t>define temperature</w:t>
            </w:r>
            <w:r>
              <w:t>’</w:t>
            </w:r>
          </w:p>
        </w:tc>
        <w:tc>
          <w:tcPr>
            <w:tcW w:w="3330" w:type="dxa"/>
            <w:vAlign w:val="center"/>
          </w:tcPr>
          <w:p w14:paraId="007D63B0" w14:textId="77777777" w:rsidR="00DB1505" w:rsidRPr="00ED3698" w:rsidRDefault="00DB1505" w:rsidP="0074798F">
            <w:pPr>
              <w:pStyle w:val="Tablebodynospace"/>
              <w:jc w:val="left"/>
            </w:pPr>
            <w:r w:rsidRPr="00ED3698">
              <w:t>Define temperature</w:t>
            </w:r>
          </w:p>
        </w:tc>
        <w:tc>
          <w:tcPr>
            <w:tcW w:w="1800" w:type="dxa"/>
            <w:vAlign w:val="center"/>
          </w:tcPr>
          <w:p w14:paraId="65660671" w14:textId="77777777" w:rsidR="00DB1505" w:rsidRPr="00ED3698" w:rsidRDefault="00DB1505" w:rsidP="000D6FBA">
            <w:pPr>
              <w:pStyle w:val="Tablebodynospace"/>
            </w:pPr>
            <w:r w:rsidRPr="00ED3698">
              <w:t>none</w:t>
            </w:r>
          </w:p>
        </w:tc>
        <w:tc>
          <w:tcPr>
            <w:tcW w:w="1710" w:type="dxa"/>
            <w:vAlign w:val="center"/>
          </w:tcPr>
          <w:p w14:paraId="1611FD0A" w14:textId="77777777" w:rsidR="00DB1505" w:rsidRPr="00ED3698" w:rsidRDefault="00DB1505" w:rsidP="00543581">
            <w:pPr>
              <w:pStyle w:val="Tablebodynospace"/>
              <w:jc w:val="center"/>
            </w:pPr>
            <w:r w:rsidRPr="00ED3698">
              <w:t>N</w:t>
            </w:r>
          </w:p>
        </w:tc>
      </w:tr>
      <w:tr w:rsidR="00DB1505" w:rsidRPr="00ED3698" w14:paraId="126AAD9B" w14:textId="77777777" w:rsidTr="0074798F">
        <w:tc>
          <w:tcPr>
            <w:tcW w:w="1800" w:type="dxa"/>
            <w:vAlign w:val="center"/>
          </w:tcPr>
          <w:p w14:paraId="69977122" w14:textId="728D211E" w:rsidR="00DB1505" w:rsidRPr="00993BAA" w:rsidRDefault="00435E37" w:rsidP="0074798F">
            <w:pPr>
              <w:pStyle w:val="Tablebodynospace"/>
              <w:jc w:val="left"/>
            </w:pPr>
            <w:r>
              <w:t>‘</w:t>
            </w:r>
            <w:r w:rsidR="00DB1505" w:rsidRPr="00993BAA">
              <w:t>define temperature field</w:t>
            </w:r>
            <w:r>
              <w:t>’</w:t>
            </w:r>
          </w:p>
        </w:tc>
        <w:tc>
          <w:tcPr>
            <w:tcW w:w="3330" w:type="dxa"/>
            <w:vAlign w:val="center"/>
          </w:tcPr>
          <w:p w14:paraId="71DC27F3" w14:textId="77777777" w:rsidR="00DB1505" w:rsidRPr="00ED3698" w:rsidRDefault="00DB1505" w:rsidP="0074798F">
            <w:pPr>
              <w:pStyle w:val="Tablebodynospace"/>
              <w:jc w:val="left"/>
            </w:pPr>
            <w:r w:rsidRPr="00ED3698">
              <w:t>Define temperature field</w:t>
            </w:r>
          </w:p>
        </w:tc>
        <w:tc>
          <w:tcPr>
            <w:tcW w:w="1800" w:type="dxa"/>
            <w:vAlign w:val="center"/>
          </w:tcPr>
          <w:p w14:paraId="25F5861F" w14:textId="77777777" w:rsidR="00DB1505" w:rsidRPr="00ED3698" w:rsidRDefault="00DB1505" w:rsidP="000D6FBA">
            <w:pPr>
              <w:pStyle w:val="Tablebodynospace"/>
            </w:pPr>
            <w:r w:rsidRPr="00ED3698">
              <w:t>prefix.tem</w:t>
            </w:r>
          </w:p>
        </w:tc>
        <w:tc>
          <w:tcPr>
            <w:tcW w:w="1710" w:type="dxa"/>
            <w:vAlign w:val="center"/>
          </w:tcPr>
          <w:p w14:paraId="57271C04" w14:textId="77777777" w:rsidR="00DB1505" w:rsidRPr="00ED3698" w:rsidRDefault="00DB1505" w:rsidP="00543581">
            <w:pPr>
              <w:pStyle w:val="Tablebodynospace"/>
              <w:jc w:val="center"/>
            </w:pPr>
            <w:r w:rsidRPr="00ED3698">
              <w:t>N</w:t>
            </w:r>
          </w:p>
        </w:tc>
      </w:tr>
      <w:tr w:rsidR="00DB1505" w:rsidRPr="00ED3698" w14:paraId="0B526C92" w14:textId="77777777" w:rsidTr="0074798F">
        <w:tc>
          <w:tcPr>
            <w:tcW w:w="1800" w:type="dxa"/>
            <w:vAlign w:val="center"/>
          </w:tcPr>
          <w:p w14:paraId="2192D938" w14:textId="4724A937" w:rsidR="00DB1505" w:rsidRPr="00993BAA" w:rsidRDefault="00435E37" w:rsidP="0074798F">
            <w:pPr>
              <w:pStyle w:val="Tablebodynospace"/>
              <w:jc w:val="left"/>
            </w:pPr>
            <w:r>
              <w:t>‘</w:t>
            </w:r>
            <w:r w:rsidR="00DB1505" w:rsidRPr="00993BAA">
              <w:t>combine mineralogical parameters</w:t>
            </w:r>
            <w:r>
              <w:t>’</w:t>
            </w:r>
          </w:p>
        </w:tc>
        <w:tc>
          <w:tcPr>
            <w:tcW w:w="3330" w:type="dxa"/>
            <w:vAlign w:val="center"/>
          </w:tcPr>
          <w:p w14:paraId="19A3FEE1" w14:textId="77777777" w:rsidR="00DB1505" w:rsidRPr="00ED3698" w:rsidRDefault="00DB1505" w:rsidP="0074798F">
            <w:pPr>
              <w:pStyle w:val="Tablebodynospace"/>
              <w:jc w:val="left"/>
            </w:pPr>
            <w:r>
              <w:rPr>
                <w:rFonts w:hint="eastAsia"/>
              </w:rPr>
              <w:t>Combine same mineral having different reactions</w:t>
            </w:r>
          </w:p>
        </w:tc>
        <w:tc>
          <w:tcPr>
            <w:tcW w:w="1800" w:type="dxa"/>
            <w:vAlign w:val="center"/>
          </w:tcPr>
          <w:p w14:paraId="4375C6CB" w14:textId="77777777" w:rsidR="00DB1505" w:rsidRPr="00ED3698" w:rsidRDefault="00DB1505" w:rsidP="000D6FBA">
            <w:pPr>
              <w:pStyle w:val="Tablebodynospace"/>
            </w:pPr>
            <w:r>
              <w:rPr>
                <w:rFonts w:hint="eastAsia"/>
              </w:rPr>
              <w:t>none</w:t>
            </w:r>
          </w:p>
        </w:tc>
        <w:tc>
          <w:tcPr>
            <w:tcW w:w="1710" w:type="dxa"/>
            <w:vAlign w:val="center"/>
          </w:tcPr>
          <w:p w14:paraId="18583769" w14:textId="77777777" w:rsidR="00DB1505" w:rsidRPr="00ED3698" w:rsidRDefault="00DB1505" w:rsidP="00543581">
            <w:pPr>
              <w:pStyle w:val="Tablebodynospace"/>
              <w:jc w:val="center"/>
            </w:pPr>
            <w:r>
              <w:rPr>
                <w:rFonts w:hint="eastAsia"/>
              </w:rPr>
              <w:t>N</w:t>
            </w:r>
          </w:p>
        </w:tc>
      </w:tr>
      <w:tr w:rsidR="00543581" w:rsidRPr="00ED3698" w14:paraId="7EB38387" w14:textId="77777777" w:rsidTr="0074798F">
        <w:tc>
          <w:tcPr>
            <w:tcW w:w="1800" w:type="dxa"/>
            <w:vAlign w:val="center"/>
          </w:tcPr>
          <w:p w14:paraId="741BE411" w14:textId="15604663" w:rsidR="00543581" w:rsidRPr="00993BAA" w:rsidRDefault="00435E37" w:rsidP="00435E37">
            <w:pPr>
              <w:pStyle w:val="Tablebodynospace"/>
              <w:jc w:val="left"/>
            </w:pPr>
            <w:r>
              <w:t>‘</w:t>
            </w:r>
            <w:r w:rsidR="00543581" w:rsidRPr="00543581">
              <w:t xml:space="preserve">use </w:t>
            </w:r>
            <w:commentRangeStart w:id="103"/>
            <w:commentRangeStart w:id="104"/>
            <w:r w:rsidR="00543581" w:rsidRPr="00FC2059">
              <w:rPr>
                <w:noProof/>
              </w:rPr>
              <w:t>pitzer</w:t>
            </w:r>
            <w:r w:rsidR="00543581" w:rsidRPr="00543581">
              <w:t xml:space="preserve"> </w:t>
            </w:r>
            <w:commentRangeEnd w:id="103"/>
            <w:r>
              <w:rPr>
                <w:rStyle w:val="CommentReference"/>
              </w:rPr>
              <w:commentReference w:id="103"/>
            </w:r>
            <w:commentRangeEnd w:id="104"/>
            <w:r w:rsidR="00687254">
              <w:rPr>
                <w:rStyle w:val="CommentReference"/>
              </w:rPr>
              <w:commentReference w:id="104"/>
            </w:r>
            <w:r w:rsidR="00543581" w:rsidRPr="00543581">
              <w:t>model</w:t>
            </w:r>
            <w:r>
              <w:t>’</w:t>
            </w:r>
          </w:p>
        </w:tc>
        <w:tc>
          <w:tcPr>
            <w:tcW w:w="3330" w:type="dxa"/>
            <w:vAlign w:val="center"/>
          </w:tcPr>
          <w:p w14:paraId="6D0967DE" w14:textId="77777777" w:rsidR="00543581" w:rsidRDefault="00543581" w:rsidP="0074798F">
            <w:pPr>
              <w:pStyle w:val="Tablebodynospace"/>
              <w:jc w:val="left"/>
            </w:pPr>
            <w:r>
              <w:t>Use the Pitzer model</w:t>
            </w:r>
          </w:p>
        </w:tc>
        <w:tc>
          <w:tcPr>
            <w:tcW w:w="1800" w:type="dxa"/>
            <w:vAlign w:val="center"/>
          </w:tcPr>
          <w:p w14:paraId="1CE2AE0E" w14:textId="77777777" w:rsidR="00543581" w:rsidRDefault="00543581" w:rsidP="000D6FBA">
            <w:pPr>
              <w:pStyle w:val="Tablebodynospace"/>
            </w:pPr>
            <w:r>
              <w:t>pitzer.xml</w:t>
            </w:r>
          </w:p>
        </w:tc>
        <w:tc>
          <w:tcPr>
            <w:tcW w:w="1710" w:type="dxa"/>
            <w:vAlign w:val="center"/>
          </w:tcPr>
          <w:p w14:paraId="3F3C130C" w14:textId="77777777" w:rsidR="00543581" w:rsidRDefault="00543581" w:rsidP="00543581">
            <w:pPr>
              <w:pStyle w:val="Tablebodynospace"/>
              <w:jc w:val="center"/>
            </w:pPr>
            <w:r>
              <w:t>N</w:t>
            </w:r>
          </w:p>
        </w:tc>
      </w:tr>
      <w:tr w:rsidR="00543581" w:rsidRPr="00ED3698" w14:paraId="78B5BA7D" w14:textId="77777777" w:rsidTr="0074798F">
        <w:tc>
          <w:tcPr>
            <w:tcW w:w="1800" w:type="dxa"/>
            <w:vAlign w:val="center"/>
          </w:tcPr>
          <w:p w14:paraId="47C9DFE2" w14:textId="2459F1F4" w:rsidR="00543581" w:rsidRPr="00543581" w:rsidRDefault="00435E37" w:rsidP="00435E37">
            <w:pPr>
              <w:pStyle w:val="Tablebodynospace"/>
              <w:jc w:val="left"/>
            </w:pPr>
            <w:r>
              <w:t>‘</w:t>
            </w:r>
            <w:r w:rsidR="00543581" w:rsidRPr="00543581">
              <w:t xml:space="preserve">use </w:t>
            </w:r>
            <w:commentRangeStart w:id="105"/>
            <w:commentRangeStart w:id="106"/>
            <w:r w:rsidR="00543581" w:rsidRPr="00FC2059">
              <w:rPr>
                <w:noProof/>
              </w:rPr>
              <w:t>macinnes</w:t>
            </w:r>
            <w:r w:rsidR="00543581" w:rsidRPr="00543581">
              <w:t xml:space="preserve"> </w:t>
            </w:r>
            <w:commentRangeEnd w:id="105"/>
            <w:r>
              <w:rPr>
                <w:rStyle w:val="CommentReference"/>
              </w:rPr>
              <w:commentReference w:id="105"/>
            </w:r>
            <w:commentRangeEnd w:id="106"/>
            <w:r w:rsidR="00687254">
              <w:rPr>
                <w:rStyle w:val="CommentReference"/>
              </w:rPr>
              <w:commentReference w:id="106"/>
            </w:r>
            <w:r w:rsidR="00543581" w:rsidRPr="00543581">
              <w:t>convention</w:t>
            </w:r>
            <w:r>
              <w:t>’</w:t>
            </w:r>
          </w:p>
        </w:tc>
        <w:tc>
          <w:tcPr>
            <w:tcW w:w="3330" w:type="dxa"/>
            <w:vAlign w:val="center"/>
          </w:tcPr>
          <w:p w14:paraId="269EB519" w14:textId="29A3DC48" w:rsidR="00543581" w:rsidRDefault="00543581" w:rsidP="00435E37">
            <w:pPr>
              <w:pStyle w:val="Tablebodynospace"/>
              <w:jc w:val="left"/>
            </w:pPr>
            <w:r>
              <w:t xml:space="preserve">Use the </w:t>
            </w:r>
            <w:r w:rsidR="00435E37">
              <w:t xml:space="preserve">MacInnes </w:t>
            </w:r>
            <w:r>
              <w:t>convention for the Pitzer model</w:t>
            </w:r>
          </w:p>
        </w:tc>
        <w:tc>
          <w:tcPr>
            <w:tcW w:w="1800" w:type="dxa"/>
            <w:vAlign w:val="center"/>
          </w:tcPr>
          <w:p w14:paraId="31964B50" w14:textId="77777777" w:rsidR="00543581" w:rsidRDefault="00543581" w:rsidP="000D6FBA">
            <w:pPr>
              <w:pStyle w:val="Tablebodynospace"/>
            </w:pPr>
            <w:r>
              <w:t>none</w:t>
            </w:r>
          </w:p>
        </w:tc>
        <w:tc>
          <w:tcPr>
            <w:tcW w:w="1710" w:type="dxa"/>
            <w:vAlign w:val="center"/>
          </w:tcPr>
          <w:p w14:paraId="6DD3FD9F" w14:textId="77777777" w:rsidR="00543581" w:rsidRDefault="00543581" w:rsidP="00543581">
            <w:pPr>
              <w:pStyle w:val="Tablebodynospace"/>
              <w:jc w:val="center"/>
            </w:pPr>
            <w:r>
              <w:t>N</w:t>
            </w:r>
          </w:p>
        </w:tc>
      </w:tr>
      <w:tr w:rsidR="00C45E8F" w:rsidRPr="00ED3698" w14:paraId="495C9DA5" w14:textId="77777777" w:rsidTr="0074798F">
        <w:tc>
          <w:tcPr>
            <w:tcW w:w="1800" w:type="dxa"/>
            <w:vAlign w:val="center"/>
          </w:tcPr>
          <w:p w14:paraId="4311DB9A" w14:textId="5C19D632" w:rsidR="00C45E8F" w:rsidRPr="00543581" w:rsidRDefault="00C45E8F" w:rsidP="0074798F">
            <w:pPr>
              <w:pStyle w:val="Tablebodynospace"/>
              <w:jc w:val="left"/>
            </w:pPr>
            <w:r>
              <w:t>‘use sit model’</w:t>
            </w:r>
          </w:p>
        </w:tc>
        <w:tc>
          <w:tcPr>
            <w:tcW w:w="3330" w:type="dxa"/>
            <w:vAlign w:val="center"/>
          </w:tcPr>
          <w:p w14:paraId="1F227A9D" w14:textId="6692742B" w:rsidR="00C45E8F" w:rsidRDefault="00C45E8F" w:rsidP="00435E37">
            <w:pPr>
              <w:pStyle w:val="Tablebodynospace"/>
              <w:jc w:val="left"/>
            </w:pPr>
            <w:r>
              <w:t xml:space="preserve">Use the SIT model based on the </w:t>
            </w:r>
            <w:r w:rsidR="00435E37">
              <w:t>specific ion interaction theory</w:t>
            </w:r>
          </w:p>
        </w:tc>
        <w:tc>
          <w:tcPr>
            <w:tcW w:w="1800" w:type="dxa"/>
            <w:vAlign w:val="center"/>
          </w:tcPr>
          <w:p w14:paraId="08C6A072" w14:textId="51D5170E" w:rsidR="00C45E8F" w:rsidRDefault="00C45E8F" w:rsidP="000D6FBA">
            <w:pPr>
              <w:pStyle w:val="Tablebodynospace"/>
            </w:pPr>
            <w:r>
              <w:t>sit.dbs</w:t>
            </w:r>
          </w:p>
        </w:tc>
        <w:tc>
          <w:tcPr>
            <w:tcW w:w="1710" w:type="dxa"/>
            <w:vAlign w:val="center"/>
          </w:tcPr>
          <w:p w14:paraId="4705ECDC" w14:textId="76E24814" w:rsidR="00C45E8F" w:rsidRDefault="00C45E8F" w:rsidP="00543581">
            <w:pPr>
              <w:pStyle w:val="Tablebodynospace"/>
              <w:jc w:val="center"/>
            </w:pPr>
            <w:r>
              <w:t>N</w:t>
            </w:r>
          </w:p>
        </w:tc>
      </w:tr>
      <w:tr w:rsidR="00DB1505" w:rsidRPr="00ED3698" w14:paraId="61435F3B" w14:textId="77777777" w:rsidTr="007239FB">
        <w:trPr>
          <w:cantSplit/>
        </w:trPr>
        <w:tc>
          <w:tcPr>
            <w:tcW w:w="8640" w:type="dxa"/>
            <w:gridSpan w:val="4"/>
            <w:vAlign w:val="center"/>
          </w:tcPr>
          <w:p w14:paraId="6EC045D1" w14:textId="77777777" w:rsidR="00DB1505" w:rsidRPr="00ED3698" w:rsidRDefault="00DB1505" w:rsidP="007239FB">
            <w:pPr>
              <w:spacing w:before="0" w:after="0"/>
            </w:pPr>
            <w:r w:rsidRPr="00ED3698">
              <w:t xml:space="preserve">*All keyword headings must appear on a single line in the input file. </w:t>
            </w:r>
          </w:p>
        </w:tc>
      </w:tr>
    </w:tbl>
    <w:p w14:paraId="70A94175" w14:textId="77777777" w:rsidR="00DB1505" w:rsidRPr="00ED3698" w:rsidRDefault="00DB1505" w:rsidP="00DB1505"/>
    <w:p w14:paraId="28411C58" w14:textId="0664AB31" w:rsidR="00DB1505" w:rsidRPr="00ED3698" w:rsidRDefault="00DB1505" w:rsidP="00DB1505">
      <w:r w:rsidRPr="00ED3698">
        <w:t xml:space="preserve">Each of these entries is considered a sub-block and is followed by the number of species/reactions and by the names of these species (see example input). The names of the reactions or species can be found in the database files. </w:t>
      </w:r>
      <w:r w:rsidRPr="00ED3698">
        <w:rPr>
          <w:u w:val="single"/>
        </w:rPr>
        <w:t xml:space="preserve">All specified reactions and species must be composed of components </w:t>
      </w:r>
      <w:r w:rsidRPr="00ED3698">
        <w:rPr>
          <w:u w:val="single"/>
        </w:rPr>
        <w:lastRenderedPageBreak/>
        <w:t>specified for that simulation.</w:t>
      </w:r>
      <w:r w:rsidRPr="00ED3698">
        <w:t xml:space="preserve"> </w:t>
      </w:r>
    </w:p>
    <w:p w14:paraId="64E912BD" w14:textId="5A02582B" w:rsidR="00DB1505" w:rsidRPr="00ED3698" w:rsidRDefault="00435E37" w:rsidP="00DB1505">
      <w:pPr>
        <w:pStyle w:val="Heading4"/>
      </w:pPr>
      <w:bookmarkStart w:id="107" w:name="_Toc13055891"/>
      <w:r>
        <w:t>‘</w:t>
      </w:r>
      <w:r w:rsidR="00DB1505" w:rsidRPr="00ED3698">
        <w:t>components</w:t>
      </w:r>
      <w:r>
        <w:t>’</w:t>
      </w:r>
      <w:bookmarkEnd w:id="107"/>
    </w:p>
    <w:p w14:paraId="5C80D465" w14:textId="69597E4D" w:rsidR="00DB1505" w:rsidRDefault="00DB1505" w:rsidP="00DB1505">
      <w:r w:rsidRPr="00ED3698">
        <w:t xml:space="preserve">This sub-block requires specification of the number and names of components. Possible choices for components are defined in the database comp.dbs. The components are the </w:t>
      </w:r>
      <w:commentRangeStart w:id="108"/>
      <w:commentRangeStart w:id="109"/>
      <w:r w:rsidRPr="00ED3698">
        <w:t xml:space="preserve">basis </w:t>
      </w:r>
      <w:commentRangeEnd w:id="108"/>
      <w:r w:rsidR="00435E37">
        <w:rPr>
          <w:rStyle w:val="CommentReference"/>
        </w:rPr>
        <w:commentReference w:id="108"/>
      </w:r>
      <w:commentRangeEnd w:id="109"/>
      <w:r w:rsidR="00687254">
        <w:rPr>
          <w:rStyle w:val="CommentReference"/>
        </w:rPr>
        <w:commentReference w:id="109"/>
      </w:r>
      <w:r w:rsidRPr="00ED3698">
        <w:t>species for the geochemical system considered.  All other species or reactions consist of or involve one or more components.</w:t>
      </w:r>
    </w:p>
    <w:p w14:paraId="55610A92" w14:textId="3E1C84AB" w:rsidR="00DB1505" w:rsidRDefault="00DB1505" w:rsidP="00DB1505">
      <w:r>
        <w:t>Simulation</w:t>
      </w:r>
      <w:r w:rsidR="00703719">
        <w:t>s including</w:t>
      </w:r>
      <w:r>
        <w:t xml:space="preserve"> </w:t>
      </w:r>
      <w:r w:rsidR="00703719">
        <w:t>isotopes require</w:t>
      </w:r>
      <w:r>
        <w:t xml:space="preserve"> that </w:t>
      </w:r>
      <w:r w:rsidR="00703719">
        <w:t>related components or species</w:t>
      </w:r>
      <w:r w:rsidR="009D6229">
        <w:t xml:space="preserve"> and minerals etc.</w:t>
      </w:r>
      <w:r w:rsidR="00703719">
        <w:t xml:space="preserve"> for each </w:t>
      </w:r>
      <w:r w:rsidR="00435E37">
        <w:t>isotope</w:t>
      </w:r>
      <w:r w:rsidR="00703719">
        <w:t xml:space="preserve"> </w:t>
      </w:r>
      <w:r w:rsidR="009D6229">
        <w:t xml:space="preserve">to be </w:t>
      </w:r>
      <w:r w:rsidR="00703719">
        <w:t xml:space="preserve">considered </w:t>
      </w:r>
      <w:r w:rsidR="009D6229">
        <w:t>are</w:t>
      </w:r>
      <w:r>
        <w:t xml:space="preserve"> included in</w:t>
      </w:r>
      <w:r w:rsidR="009D6229">
        <w:t xml:space="preserve"> this data block</w:t>
      </w:r>
      <w:r w:rsidR="00435E37">
        <w:t>,</w:t>
      </w:r>
      <w:r w:rsidR="009D6229">
        <w:t xml:space="preserve"> as well as in</w:t>
      </w:r>
      <w:r>
        <w:t xml:space="preserve"> the database (see </w:t>
      </w:r>
      <w:r w:rsidR="00435E37">
        <w:t xml:space="preserve">Section </w:t>
      </w:r>
      <w:r>
        <w:fldChar w:fldCharType="begin"/>
      </w:r>
      <w:r>
        <w:instrText xml:space="preserve"> REF _Ref415734744 \r \h </w:instrText>
      </w:r>
      <w:r>
        <w:fldChar w:fldCharType="separate"/>
      </w:r>
      <w:r w:rsidR="00D41448">
        <w:t>4</w:t>
      </w:r>
      <w:r>
        <w:fldChar w:fldCharType="end"/>
      </w:r>
      <w:r>
        <w:t xml:space="preserve">). For example, </w:t>
      </w:r>
      <w:r w:rsidR="00435E37">
        <w:t>the</w:t>
      </w:r>
      <w:r w:rsidR="009D6229">
        <w:t xml:space="preserve"> geochemical components including light (</w:t>
      </w:r>
      <w:r w:rsidR="009D6229" w:rsidRPr="00DD63B0">
        <w:rPr>
          <w:vertAlign w:val="superscript"/>
        </w:rPr>
        <w:t>32</w:t>
      </w:r>
      <w:r w:rsidR="009D6229">
        <w:t>S) and heavy (</w:t>
      </w:r>
      <w:r w:rsidR="009D6229" w:rsidRPr="00DD63B0">
        <w:rPr>
          <w:vertAlign w:val="superscript"/>
        </w:rPr>
        <w:t>3</w:t>
      </w:r>
      <w:r w:rsidR="009D6229">
        <w:rPr>
          <w:vertAlign w:val="superscript"/>
        </w:rPr>
        <w:t>4</w:t>
      </w:r>
      <w:r w:rsidR="009D6229">
        <w:t xml:space="preserve">S) </w:t>
      </w:r>
      <w:r w:rsidR="00435E37">
        <w:t xml:space="preserve">sulphur </w:t>
      </w:r>
      <w:r w:rsidR="009D6229">
        <w:t>isotopes can be defined as</w:t>
      </w:r>
      <w:r>
        <w:t>:</w:t>
      </w:r>
    </w:p>
    <w:p w14:paraId="06DF61C1" w14:textId="77777777" w:rsidR="00DB1505" w:rsidRDefault="00DB1505" w:rsidP="00DB1505">
      <w:pPr>
        <w:pStyle w:val="StyleCode"/>
      </w:pPr>
    </w:p>
    <w:p w14:paraId="42B5CD01" w14:textId="77777777" w:rsidR="00DB1505" w:rsidRDefault="00DB1505" w:rsidP="00DB1505">
      <w:pPr>
        <w:pStyle w:val="StyleCode"/>
      </w:pPr>
      <w:r>
        <w:t xml:space="preserve">'components' </w:t>
      </w:r>
    </w:p>
    <w:p w14:paraId="5386796D" w14:textId="77777777" w:rsidR="00DB1505" w:rsidRDefault="00DB1505" w:rsidP="00DB1505">
      <w:pPr>
        <w:pStyle w:val="StyleCode"/>
      </w:pPr>
      <w:r>
        <w:t xml:space="preserve">8 </w:t>
      </w:r>
      <w:r>
        <w:tab/>
      </w:r>
      <w:r>
        <w:tab/>
        <w:t xml:space="preserve">;number of components </w:t>
      </w:r>
    </w:p>
    <w:p w14:paraId="68ED312C" w14:textId="77777777" w:rsidR="00DB1505" w:rsidRDefault="00DB1505" w:rsidP="00DB1505">
      <w:pPr>
        <w:pStyle w:val="StyleCode"/>
      </w:pPr>
      <w:r>
        <w:t xml:space="preserve">'ca+2' </w:t>
      </w:r>
    </w:p>
    <w:p w14:paraId="6E84585F" w14:textId="77777777" w:rsidR="00DB1505" w:rsidRDefault="00DB1505" w:rsidP="00DB1505">
      <w:pPr>
        <w:pStyle w:val="StyleCode"/>
      </w:pPr>
      <w:r>
        <w:t xml:space="preserve">'fe+2' </w:t>
      </w:r>
    </w:p>
    <w:p w14:paraId="663F2A39" w14:textId="77777777" w:rsidR="00DB1505" w:rsidRDefault="00DB1505" w:rsidP="00DB1505">
      <w:pPr>
        <w:pStyle w:val="StyleCode"/>
      </w:pPr>
      <w:r>
        <w:t xml:space="preserve">'so4-2' </w:t>
      </w:r>
    </w:p>
    <w:p w14:paraId="2043B456" w14:textId="77777777" w:rsidR="00DB1505" w:rsidRDefault="00DB1505" w:rsidP="00DB1505">
      <w:pPr>
        <w:pStyle w:val="StyleCode"/>
      </w:pPr>
      <w:r>
        <w:t xml:space="preserve">'34so4-2' </w:t>
      </w:r>
    </w:p>
    <w:p w14:paraId="606A02BC" w14:textId="77777777" w:rsidR="00DB1505" w:rsidRDefault="00DB1505" w:rsidP="00DB1505">
      <w:pPr>
        <w:pStyle w:val="StyleCode"/>
      </w:pPr>
      <w:r>
        <w:t xml:space="preserve">'h+1' </w:t>
      </w:r>
    </w:p>
    <w:p w14:paraId="5DF7C8AD" w14:textId="77777777" w:rsidR="00DB1505" w:rsidRDefault="00DB1505" w:rsidP="00DB1505">
      <w:pPr>
        <w:pStyle w:val="StyleCode"/>
      </w:pPr>
      <w:r>
        <w:t xml:space="preserve">'co3-2' </w:t>
      </w:r>
    </w:p>
    <w:p w14:paraId="05DA81A6" w14:textId="77777777" w:rsidR="00DB1505" w:rsidRDefault="00DB1505" w:rsidP="00DB1505">
      <w:pPr>
        <w:pStyle w:val="StyleCode"/>
      </w:pPr>
      <w:r>
        <w:t xml:space="preserve">'hs-1' </w:t>
      </w:r>
    </w:p>
    <w:p w14:paraId="2AAC66E4" w14:textId="77777777" w:rsidR="00DB1505" w:rsidRDefault="00DB1505" w:rsidP="00DB1505">
      <w:pPr>
        <w:pStyle w:val="StyleCode"/>
      </w:pPr>
      <w:r>
        <w:t>'34hs-1'</w:t>
      </w:r>
    </w:p>
    <w:p w14:paraId="32F40B66" w14:textId="77777777" w:rsidR="00DB1505" w:rsidRDefault="00DB1505" w:rsidP="00DB1505">
      <w:pPr>
        <w:pStyle w:val="StyleCode"/>
      </w:pPr>
    </w:p>
    <w:p w14:paraId="57662856" w14:textId="127672B9" w:rsidR="00DB1505" w:rsidRDefault="009D6229" w:rsidP="00DB1505">
      <w:r>
        <w:t>The</w:t>
      </w:r>
      <w:r w:rsidR="00DB1505">
        <w:t xml:space="preserve"> geochemical system </w:t>
      </w:r>
      <w:r>
        <w:t>considers</w:t>
      </w:r>
      <w:r w:rsidR="00DB1505">
        <w:t xml:space="preserve"> </w:t>
      </w:r>
      <w:r w:rsidR="00435E37">
        <w:t xml:space="preserve">eight </w:t>
      </w:r>
      <w:r w:rsidR="00DB1505">
        <w:t>components including</w:t>
      </w:r>
      <w:r>
        <w:t xml:space="preserve"> </w:t>
      </w:r>
      <w:r w:rsidR="00435E37">
        <w:t xml:space="preserve">four </w:t>
      </w:r>
      <w:r w:rsidR="00DB1505">
        <w:t xml:space="preserve">isotope </w:t>
      </w:r>
      <w:r>
        <w:t>components</w:t>
      </w:r>
      <w:r w:rsidR="00DB1505">
        <w:t xml:space="preserve"> of </w:t>
      </w:r>
      <w:r w:rsidR="00435E37" w:rsidRPr="00414603">
        <w:rPr>
          <w:noProof/>
        </w:rPr>
        <w:t>sulphur</w:t>
      </w:r>
      <w:r>
        <w:t>:</w:t>
      </w:r>
      <w:r w:rsidR="00435E37">
        <w:t xml:space="preserve"> ‘</w:t>
      </w:r>
      <w:r w:rsidR="00DB1505">
        <w:t>so4-2</w:t>
      </w:r>
      <w:r w:rsidR="00435E37">
        <w:t>,’</w:t>
      </w:r>
      <w:r w:rsidR="00DB1505">
        <w:t xml:space="preserve"> </w:t>
      </w:r>
      <w:r w:rsidR="00435E37">
        <w:t>‘</w:t>
      </w:r>
      <w:r w:rsidR="00DB1505">
        <w:t>34so4-2</w:t>
      </w:r>
      <w:r w:rsidR="00435E37">
        <w:t>,’</w:t>
      </w:r>
      <w:r w:rsidR="00DB1505">
        <w:t xml:space="preserve"> and </w:t>
      </w:r>
      <w:r w:rsidR="00435E37">
        <w:t>‘</w:t>
      </w:r>
      <w:r w:rsidR="00DB1505">
        <w:t>hs-1</w:t>
      </w:r>
      <w:r w:rsidR="00435E37">
        <w:t>,’</w:t>
      </w:r>
      <w:r w:rsidR="00DB1505">
        <w:t xml:space="preserve"> </w:t>
      </w:r>
      <w:r w:rsidR="00435E37">
        <w:t>‘</w:t>
      </w:r>
      <w:r w:rsidR="00DB1505">
        <w:t>34hs-1</w:t>
      </w:r>
      <w:r w:rsidR="00435E37">
        <w:t>.’ ‘So4</w:t>
      </w:r>
      <w:r w:rsidR="00DB1505">
        <w:t>-2</w:t>
      </w:r>
      <w:r w:rsidR="00435E37">
        <w:t>’</w:t>
      </w:r>
      <w:r w:rsidR="00DB1505">
        <w:t xml:space="preserve"> and </w:t>
      </w:r>
      <w:r w:rsidR="00435E37">
        <w:t>‘</w:t>
      </w:r>
      <w:r w:rsidR="00DB1505">
        <w:t>hs-1</w:t>
      </w:r>
      <w:r w:rsidR="00435E37">
        <w:t>’</w:t>
      </w:r>
      <w:r w:rsidR="00DB1505">
        <w:t xml:space="preserve"> represent the</w:t>
      </w:r>
      <w:r w:rsidR="00B8161F">
        <w:t xml:space="preserve"> components containing</w:t>
      </w:r>
      <w:r w:rsidR="00DB1505">
        <w:t xml:space="preserve"> light </w:t>
      </w:r>
      <w:r>
        <w:t>(</w:t>
      </w:r>
      <w:r w:rsidR="00DB1505" w:rsidRPr="00DD63B0">
        <w:rPr>
          <w:vertAlign w:val="superscript"/>
        </w:rPr>
        <w:t>32</w:t>
      </w:r>
      <w:r w:rsidR="00DB1505">
        <w:t>S</w:t>
      </w:r>
      <w:r>
        <w:t>)</w:t>
      </w:r>
      <w:r w:rsidR="00DB1505">
        <w:t xml:space="preserve"> isotopes </w:t>
      </w:r>
      <w:commentRangeStart w:id="110"/>
      <w:commentRangeStart w:id="111"/>
      <w:r w:rsidR="00DB1505">
        <w:t xml:space="preserve">and </w:t>
      </w:r>
      <w:r w:rsidR="00435E37">
        <w:t>‘</w:t>
      </w:r>
      <w:r w:rsidR="00DB1505">
        <w:t>34so4-2</w:t>
      </w:r>
      <w:r w:rsidR="00435E37">
        <w:t>’</w:t>
      </w:r>
      <w:r w:rsidR="00DB1505">
        <w:t xml:space="preserve"> and </w:t>
      </w:r>
      <w:r w:rsidR="00435E37">
        <w:t>‘</w:t>
      </w:r>
      <w:r w:rsidR="00DB1505">
        <w:t>34hs-1</w:t>
      </w:r>
      <w:r w:rsidR="00435E37">
        <w:t>’</w:t>
      </w:r>
      <w:r w:rsidR="00DB1505">
        <w:t xml:space="preserve"> </w:t>
      </w:r>
      <w:r w:rsidR="002543FA" w:rsidRPr="00414603">
        <w:rPr>
          <w:noProof/>
        </w:rPr>
        <w:t>include</w:t>
      </w:r>
      <w:r w:rsidR="002543FA">
        <w:t xml:space="preserve"> </w:t>
      </w:r>
      <w:r w:rsidR="00DB1505">
        <w:t>the heav</w:t>
      </w:r>
      <w:r>
        <w:t>y</w:t>
      </w:r>
      <w:r w:rsidR="00DB1505">
        <w:t xml:space="preserve"> </w:t>
      </w:r>
      <w:r w:rsidR="00B8161F">
        <w:t>(</w:t>
      </w:r>
      <w:r w:rsidR="00DB1505" w:rsidRPr="00DD63B0">
        <w:rPr>
          <w:vertAlign w:val="superscript"/>
        </w:rPr>
        <w:t>34</w:t>
      </w:r>
      <w:r w:rsidR="00DB1505">
        <w:t>S</w:t>
      </w:r>
      <w:r w:rsidR="00B8161F">
        <w:t>)</w:t>
      </w:r>
      <w:r w:rsidR="00DB1505">
        <w:t xml:space="preserve"> isotopes.</w:t>
      </w:r>
      <w:commentRangeEnd w:id="110"/>
      <w:r w:rsidR="002543FA">
        <w:rPr>
          <w:rStyle w:val="CommentReference"/>
        </w:rPr>
        <w:commentReference w:id="110"/>
      </w:r>
      <w:commentRangeEnd w:id="111"/>
      <w:r w:rsidR="00687254">
        <w:rPr>
          <w:rStyle w:val="CommentReference"/>
        </w:rPr>
        <w:commentReference w:id="111"/>
      </w:r>
    </w:p>
    <w:p w14:paraId="052654BF" w14:textId="7666FBFF" w:rsidR="00DB1505" w:rsidRPr="00ED3698" w:rsidRDefault="002543FA" w:rsidP="00DB1505">
      <w:pPr>
        <w:pStyle w:val="Heading4"/>
      </w:pPr>
      <w:bookmarkStart w:id="112" w:name="_Toc13055892"/>
      <w:r>
        <w:t>‘</w:t>
      </w:r>
      <w:r w:rsidR="00DB1505">
        <w:t xml:space="preserve">non-aqueous </w:t>
      </w:r>
      <w:r w:rsidR="00DB1505" w:rsidRPr="00ED3698">
        <w:t>components</w:t>
      </w:r>
      <w:r>
        <w:t>’</w:t>
      </w:r>
      <w:bookmarkEnd w:id="112"/>
    </w:p>
    <w:p w14:paraId="2A8DCD46" w14:textId="77777777" w:rsidR="00DB1505" w:rsidRDefault="00DB1505" w:rsidP="00DB1505">
      <w:r w:rsidRPr="00ED3698">
        <w:t>This sub-block requires the specification of the number</w:t>
      </w:r>
      <w:r>
        <w:t>,</w:t>
      </w:r>
      <w:r w:rsidRPr="00ED3698">
        <w:t xml:space="preserve"> names</w:t>
      </w:r>
      <w:r>
        <w:t xml:space="preserve"> </w:t>
      </w:r>
      <w:r w:rsidRPr="00414603">
        <w:rPr>
          <w:noProof/>
        </w:rPr>
        <w:t>and</w:t>
      </w:r>
      <w:r>
        <w:t xml:space="preserve"> type</w:t>
      </w:r>
      <w:r w:rsidRPr="00ED3698">
        <w:t xml:space="preserve"> of </w:t>
      </w:r>
      <w:r>
        <w:t>the non-aqueous components. An example of the usage is:</w:t>
      </w:r>
    </w:p>
    <w:p w14:paraId="1D08BE83" w14:textId="77777777" w:rsidR="00DB1505" w:rsidRPr="00345F02" w:rsidRDefault="00DB1505" w:rsidP="00DB1505">
      <w:pPr>
        <w:pStyle w:val="StyleCode"/>
        <w:rPr>
          <w:lang w:eastAsia="en-CA"/>
        </w:rPr>
      </w:pPr>
    </w:p>
    <w:p w14:paraId="73817763" w14:textId="77777777" w:rsidR="00DB1505" w:rsidRPr="0036235F" w:rsidRDefault="00DB1505" w:rsidP="00DB1505">
      <w:pPr>
        <w:pStyle w:val="StyleCode"/>
        <w:rPr>
          <w:lang w:eastAsia="en-CA"/>
        </w:rPr>
      </w:pPr>
      <w:r w:rsidRPr="0036235F">
        <w:rPr>
          <w:lang w:eastAsia="en-CA"/>
        </w:rPr>
        <w:t>'non-aqueous components'</w:t>
      </w:r>
    </w:p>
    <w:p w14:paraId="48CDFBF6" w14:textId="77777777" w:rsidR="00DB1505" w:rsidRPr="0036235F" w:rsidRDefault="00DB1505" w:rsidP="00DB1505">
      <w:pPr>
        <w:pStyle w:val="StyleCode"/>
        <w:rPr>
          <w:lang w:eastAsia="en-CA"/>
        </w:rPr>
      </w:pPr>
      <w:r w:rsidRPr="00FC2059">
        <w:rPr>
          <w:noProof/>
          <w:lang w:eastAsia="en-CA"/>
        </w:rPr>
        <w:t>1                             ;number</w:t>
      </w:r>
      <w:r w:rsidRPr="0036235F">
        <w:rPr>
          <w:lang w:eastAsia="en-CA"/>
        </w:rPr>
        <w:t xml:space="preserve"> of non-aqueous components</w:t>
      </w:r>
    </w:p>
    <w:p w14:paraId="2147F4E5" w14:textId="77777777" w:rsidR="00DB1505" w:rsidRDefault="00DB1505" w:rsidP="00DB1505">
      <w:pPr>
        <w:pStyle w:val="StyleCode"/>
        <w:rPr>
          <w:lang w:eastAsia="en-CA"/>
        </w:rPr>
      </w:pPr>
      <w:r w:rsidRPr="0036235F">
        <w:rPr>
          <w:lang w:eastAsia="en-CA"/>
        </w:rPr>
        <w:t>'=feoh(s)'   'surface'        ;names of non-aqueous components</w:t>
      </w:r>
    </w:p>
    <w:p w14:paraId="608AB794" w14:textId="77777777" w:rsidR="00DB1505" w:rsidRPr="0036235F" w:rsidRDefault="00DB1505" w:rsidP="00DB1505">
      <w:pPr>
        <w:pStyle w:val="StyleCode"/>
        <w:rPr>
          <w:lang w:eastAsia="en-CA"/>
        </w:rPr>
      </w:pPr>
    </w:p>
    <w:p w14:paraId="44B1800F" w14:textId="78771F0F" w:rsidR="00DB1505" w:rsidRPr="008416E0" w:rsidRDefault="00DB1505" w:rsidP="00DB1505">
      <w:r>
        <w:t xml:space="preserve">The example defines one non-aqueous component </w:t>
      </w:r>
      <w:r w:rsidR="00F41C84">
        <w:t>‘</w:t>
      </w:r>
      <w:r>
        <w:t>=feoh(s)</w:t>
      </w:r>
      <w:r w:rsidR="00F41C84">
        <w:t>’</w:t>
      </w:r>
      <w:r>
        <w:t xml:space="preserve"> as the </w:t>
      </w:r>
      <w:commentRangeStart w:id="113"/>
      <w:r>
        <w:t>surface</w:t>
      </w:r>
      <w:r w:rsidR="005112CE">
        <w:t xml:space="preserve"> component</w:t>
      </w:r>
      <w:r>
        <w:t xml:space="preserve"> for surface complexation reactions.</w:t>
      </w:r>
      <w:commentRangeEnd w:id="113"/>
      <w:r w:rsidR="00F41C84">
        <w:rPr>
          <w:rStyle w:val="CommentReference"/>
        </w:rPr>
        <w:commentReference w:id="113"/>
      </w:r>
    </w:p>
    <w:p w14:paraId="688A8A60" w14:textId="1B1753E5" w:rsidR="00DB1505" w:rsidRPr="00ED3698" w:rsidRDefault="00F41C84" w:rsidP="00DB1505">
      <w:pPr>
        <w:pStyle w:val="Heading4"/>
      </w:pPr>
      <w:bookmarkStart w:id="114" w:name="_Toc13055893"/>
      <w:r>
        <w:t>‘</w:t>
      </w:r>
      <w:r w:rsidR="00DB1505" w:rsidRPr="008D4592">
        <w:t>biomass components</w:t>
      </w:r>
      <w:r>
        <w:t>’</w:t>
      </w:r>
      <w:bookmarkEnd w:id="114"/>
    </w:p>
    <w:p w14:paraId="25EB774B" w14:textId="425847A7" w:rsidR="00DB1505" w:rsidRDefault="00DB1505" w:rsidP="00DB1505">
      <w:r w:rsidRPr="00ED3698">
        <w:t xml:space="preserve">This sub-block requires </w:t>
      </w:r>
      <w:r w:rsidR="00F41C84" w:rsidRPr="00414603">
        <w:rPr>
          <w:noProof/>
        </w:rPr>
        <w:t>specifying</w:t>
      </w:r>
      <w:r w:rsidRPr="00ED3698">
        <w:t xml:space="preserve"> the number and names of </w:t>
      </w:r>
      <w:r>
        <w:t xml:space="preserve">biomass </w:t>
      </w:r>
      <w:r w:rsidRPr="00ED3698">
        <w:t xml:space="preserve">components. Possible choices for </w:t>
      </w:r>
      <w:r>
        <w:t xml:space="preserve">biomass </w:t>
      </w:r>
      <w:r w:rsidRPr="00ED3698">
        <w:t xml:space="preserve">components are defined in the database comp.dbs. </w:t>
      </w:r>
      <w:r>
        <w:t xml:space="preserve">Normally, the active biomass is defined as </w:t>
      </w:r>
      <w:r w:rsidRPr="008D4592">
        <w:t>'c5h7o2n'</w:t>
      </w:r>
      <w:r>
        <w:t xml:space="preserve">, and the inactive or dead biomass is defined as </w:t>
      </w:r>
      <w:r w:rsidR="00F41C84">
        <w:t>‘</w:t>
      </w:r>
      <w:r w:rsidRPr="008D4592">
        <w:t>c5h7o2n</w:t>
      </w:r>
      <w:r>
        <w:t>(d).</w:t>
      </w:r>
      <w:r w:rsidR="00F41C84">
        <w:t>’</w:t>
      </w:r>
      <w:r>
        <w:t xml:space="preserve"> Biomass exists in the pore network but is treated as immobile. The related biogeochemical reactions should be specified using the keyword </w:t>
      </w:r>
      <w:r w:rsidR="00900A1D">
        <w:t>‘</w:t>
      </w:r>
      <w:r w:rsidRPr="00285104">
        <w:t>intra-aqueous kinetic reactions</w:t>
      </w:r>
      <w:r w:rsidR="00900A1D">
        <w:t>’</w:t>
      </w:r>
      <w:r>
        <w:t xml:space="preserve"> followed by the number of reactions and ‘name’ representing the reactions that are defined in the database redox.dbs. Their rate constants in [s</w:t>
      </w:r>
      <w:r w:rsidRPr="0077102A">
        <w:rPr>
          <w:vertAlign w:val="superscript"/>
        </w:rPr>
        <w:t>-1</w:t>
      </w:r>
      <w:r>
        <w:t>]</w:t>
      </w:r>
      <w:r w:rsidR="00D324FA">
        <w:t xml:space="preserve"> of each reaction</w:t>
      </w:r>
      <w:r>
        <w:t xml:space="preserve"> should be specified following the keywords </w:t>
      </w:r>
      <w:r w:rsidR="00900A1D">
        <w:t>‘</w:t>
      </w:r>
      <w:r w:rsidRPr="001F780C">
        <w:t>scaling for intra-aqueous kinetic reactions</w:t>
      </w:r>
      <w:r w:rsidR="00900A1D">
        <w:t>’</w:t>
      </w:r>
      <w:r>
        <w:t xml:space="preserve"> for all reactions. One example of the biogeochemical reactions </w:t>
      </w:r>
      <w:r w:rsidRPr="00FC2059">
        <w:rPr>
          <w:noProof/>
        </w:rPr>
        <w:t>is</w:t>
      </w:r>
      <w:r>
        <w:t xml:space="preserve"> given as the following (Molins et al.</w:t>
      </w:r>
      <w:r w:rsidR="00E63D23">
        <w:t>,</w:t>
      </w:r>
      <w:r>
        <w:t xml:space="preserve"> 2014, benchmark level column 2):</w:t>
      </w:r>
    </w:p>
    <w:p w14:paraId="554C39BC" w14:textId="77777777" w:rsidR="00DB1505" w:rsidRDefault="00DB1505" w:rsidP="00DB1505">
      <w:pPr>
        <w:pStyle w:val="StyleCode"/>
      </w:pPr>
    </w:p>
    <w:p w14:paraId="684FB1B1" w14:textId="77777777" w:rsidR="00DB1505" w:rsidRPr="006C2839" w:rsidRDefault="00DB1505" w:rsidP="00DB1505">
      <w:pPr>
        <w:pStyle w:val="StyleCode"/>
        <w:rPr>
          <w:rFonts w:cs="Courier New"/>
          <w:szCs w:val="16"/>
        </w:rPr>
      </w:pPr>
      <w:r w:rsidRPr="006C2839">
        <w:rPr>
          <w:rFonts w:cs="Courier New"/>
          <w:szCs w:val="16"/>
        </w:rPr>
        <w:t>'intra-aqueous kinetic reactions'</w:t>
      </w:r>
    </w:p>
    <w:p w14:paraId="5460CFAE" w14:textId="77777777" w:rsidR="00DB1505" w:rsidRPr="00DA72CF" w:rsidRDefault="00DB1505" w:rsidP="00DB1505">
      <w:pPr>
        <w:pStyle w:val="StyleCode"/>
        <w:rPr>
          <w:rFonts w:cs="Courier New"/>
          <w:szCs w:val="16"/>
        </w:rPr>
      </w:pPr>
      <w:r w:rsidRPr="00DA72CF">
        <w:rPr>
          <w:rFonts w:cs="Courier New"/>
          <w:szCs w:val="16"/>
        </w:rPr>
        <w:t>7</w:t>
      </w:r>
    </w:p>
    <w:p w14:paraId="210C3422" w14:textId="77777777" w:rsidR="00DB1505" w:rsidRPr="008640F6" w:rsidRDefault="00DB1505" w:rsidP="00DB1505">
      <w:pPr>
        <w:pStyle w:val="StyleCode"/>
        <w:rPr>
          <w:rFonts w:cs="Courier New"/>
          <w:szCs w:val="16"/>
        </w:rPr>
      </w:pPr>
      <w:r w:rsidRPr="008640F6">
        <w:rPr>
          <w:rFonts w:cs="Courier New"/>
          <w:szCs w:val="16"/>
        </w:rPr>
        <w:t>'no3-no2-tot'</w:t>
      </w:r>
    </w:p>
    <w:p w14:paraId="6C38C1BC" w14:textId="77777777" w:rsidR="00DB1505" w:rsidRPr="008640F6" w:rsidRDefault="00DB1505" w:rsidP="00DB1505">
      <w:pPr>
        <w:pStyle w:val="StyleCode"/>
        <w:rPr>
          <w:rFonts w:cs="Courier New"/>
          <w:szCs w:val="16"/>
        </w:rPr>
      </w:pPr>
      <w:r w:rsidRPr="008640F6">
        <w:rPr>
          <w:rFonts w:cs="Courier New"/>
          <w:szCs w:val="16"/>
        </w:rPr>
        <w:t>'no2-n2-tot'</w:t>
      </w:r>
    </w:p>
    <w:p w14:paraId="586D2AC7" w14:textId="77777777" w:rsidR="00DB1505" w:rsidRPr="008640F6" w:rsidRDefault="00DB1505" w:rsidP="00DB1505">
      <w:pPr>
        <w:pStyle w:val="StyleCode"/>
        <w:rPr>
          <w:rFonts w:cs="Courier New"/>
          <w:szCs w:val="16"/>
        </w:rPr>
      </w:pPr>
      <w:r w:rsidRPr="008640F6">
        <w:rPr>
          <w:rFonts w:cs="Courier New"/>
          <w:szCs w:val="16"/>
        </w:rPr>
        <w:lastRenderedPageBreak/>
        <w:t>'no3-cr6'</w:t>
      </w:r>
    </w:p>
    <w:p w14:paraId="6F0EFA45" w14:textId="77777777" w:rsidR="00DB1505" w:rsidRPr="00816BA9" w:rsidRDefault="00DB1505" w:rsidP="00DB1505">
      <w:pPr>
        <w:pStyle w:val="StyleCode"/>
        <w:rPr>
          <w:rFonts w:cs="Courier New"/>
          <w:szCs w:val="16"/>
        </w:rPr>
      </w:pPr>
      <w:r w:rsidRPr="00816BA9">
        <w:rPr>
          <w:rFonts w:cs="Courier New"/>
          <w:szCs w:val="16"/>
        </w:rPr>
        <w:t>'no2-cr6'</w:t>
      </w:r>
    </w:p>
    <w:p w14:paraId="2CA40B13" w14:textId="77777777" w:rsidR="00DB1505" w:rsidRPr="00FE3BB4" w:rsidRDefault="00DB1505" w:rsidP="00DB1505">
      <w:pPr>
        <w:pStyle w:val="StyleCode"/>
        <w:rPr>
          <w:rFonts w:cs="Courier New"/>
          <w:szCs w:val="16"/>
        </w:rPr>
      </w:pPr>
      <w:r w:rsidRPr="00FE3BB4">
        <w:rPr>
          <w:rFonts w:cs="Courier New"/>
          <w:szCs w:val="16"/>
        </w:rPr>
        <w:t>'no3-no2-</w:t>
      </w:r>
      <w:r w:rsidRPr="00FC2059">
        <w:rPr>
          <w:rFonts w:cs="Courier New"/>
          <w:noProof/>
          <w:szCs w:val="16"/>
        </w:rPr>
        <w:t>assim</w:t>
      </w:r>
      <w:r w:rsidRPr="00FE3BB4">
        <w:rPr>
          <w:rFonts w:cs="Courier New"/>
          <w:szCs w:val="16"/>
        </w:rPr>
        <w:t>'</w:t>
      </w:r>
    </w:p>
    <w:p w14:paraId="2C49A1DC" w14:textId="77777777" w:rsidR="00DB1505" w:rsidRPr="000B325A" w:rsidRDefault="00DB1505" w:rsidP="00DB1505">
      <w:pPr>
        <w:pStyle w:val="StyleCode"/>
        <w:rPr>
          <w:rFonts w:cs="Courier New"/>
          <w:szCs w:val="16"/>
        </w:rPr>
      </w:pPr>
      <w:r w:rsidRPr="000B325A">
        <w:rPr>
          <w:rFonts w:cs="Courier New"/>
          <w:szCs w:val="16"/>
        </w:rPr>
        <w:t>'no2-n2-</w:t>
      </w:r>
      <w:r w:rsidRPr="00FC2059">
        <w:rPr>
          <w:rFonts w:cs="Courier New"/>
          <w:noProof/>
          <w:szCs w:val="16"/>
        </w:rPr>
        <w:t>assim</w:t>
      </w:r>
      <w:r w:rsidRPr="000B325A">
        <w:rPr>
          <w:rFonts w:cs="Courier New"/>
          <w:szCs w:val="16"/>
        </w:rPr>
        <w:t>'</w:t>
      </w:r>
    </w:p>
    <w:p w14:paraId="1FD3331D" w14:textId="77777777" w:rsidR="00DB1505" w:rsidRPr="00A41F13" w:rsidRDefault="00DB1505" w:rsidP="00DB1505">
      <w:pPr>
        <w:pStyle w:val="StyleCode"/>
        <w:rPr>
          <w:rFonts w:cs="Courier New"/>
          <w:szCs w:val="16"/>
        </w:rPr>
      </w:pPr>
      <w:r w:rsidRPr="00A41F13">
        <w:rPr>
          <w:rFonts w:cs="Courier New"/>
          <w:szCs w:val="16"/>
        </w:rPr>
        <w:t>'c5h7o2n-dec'</w:t>
      </w:r>
    </w:p>
    <w:p w14:paraId="045CB03D" w14:textId="77777777" w:rsidR="00DB1505" w:rsidRPr="00D24587" w:rsidRDefault="00DB1505" w:rsidP="00DB1505">
      <w:pPr>
        <w:pStyle w:val="StyleCode"/>
        <w:rPr>
          <w:rFonts w:cs="Courier New"/>
          <w:szCs w:val="16"/>
        </w:rPr>
      </w:pPr>
    </w:p>
    <w:p w14:paraId="72E1B952" w14:textId="77777777" w:rsidR="00DB1505" w:rsidRPr="00D24587" w:rsidRDefault="00DB1505" w:rsidP="00DB1505">
      <w:pPr>
        <w:pStyle w:val="StyleCode"/>
        <w:rPr>
          <w:rFonts w:cs="Courier New"/>
          <w:szCs w:val="16"/>
        </w:rPr>
      </w:pPr>
      <w:r w:rsidRPr="00D24587">
        <w:rPr>
          <w:rFonts w:cs="Courier New"/>
          <w:szCs w:val="16"/>
        </w:rPr>
        <w:t>'scaling for intra-aqueous kinetic reactions'</w:t>
      </w:r>
    </w:p>
    <w:p w14:paraId="588F8296" w14:textId="77777777" w:rsidR="00DB1505" w:rsidRPr="00364DA5" w:rsidRDefault="00DB1505" w:rsidP="00DB1505">
      <w:pPr>
        <w:pStyle w:val="StyleCode"/>
        <w:rPr>
          <w:rFonts w:cs="Courier New"/>
          <w:szCs w:val="16"/>
        </w:rPr>
      </w:pPr>
      <w:r w:rsidRPr="00291D16">
        <w:rPr>
          <w:rFonts w:cs="Courier New"/>
          <w:szCs w:val="16"/>
        </w:rPr>
        <w:t>4.0d-5      ;'no3-no2-tot'</w:t>
      </w:r>
    </w:p>
    <w:p w14:paraId="1491A1D1" w14:textId="77777777" w:rsidR="00DB1505" w:rsidRPr="000F0DB4" w:rsidRDefault="00DB1505" w:rsidP="00DB1505">
      <w:pPr>
        <w:pStyle w:val="StyleCode"/>
        <w:rPr>
          <w:rFonts w:cs="Courier New"/>
          <w:szCs w:val="16"/>
        </w:rPr>
      </w:pPr>
      <w:r w:rsidRPr="000F0DB4">
        <w:rPr>
          <w:rFonts w:cs="Courier New"/>
          <w:szCs w:val="16"/>
        </w:rPr>
        <w:t>2.0d-5      ;'no2-n2-tot'</w:t>
      </w:r>
    </w:p>
    <w:p w14:paraId="31F982ED" w14:textId="77777777" w:rsidR="00DB1505" w:rsidRPr="00DE7ECD" w:rsidRDefault="00DB1505" w:rsidP="00DB1505">
      <w:pPr>
        <w:pStyle w:val="StyleCode"/>
        <w:rPr>
          <w:rFonts w:cs="Courier New"/>
          <w:szCs w:val="16"/>
        </w:rPr>
      </w:pPr>
      <w:r w:rsidRPr="00DE7ECD">
        <w:rPr>
          <w:rFonts w:cs="Courier New"/>
          <w:szCs w:val="16"/>
        </w:rPr>
        <w:t>4.7565d-8   ;'no3-cr6'</w:t>
      </w:r>
    </w:p>
    <w:p w14:paraId="4C209A2F" w14:textId="77777777" w:rsidR="00DB1505" w:rsidRPr="00DE7ECD" w:rsidRDefault="00DB1505" w:rsidP="00DB1505">
      <w:pPr>
        <w:pStyle w:val="StyleCode"/>
        <w:rPr>
          <w:rFonts w:cs="Courier New"/>
          <w:szCs w:val="16"/>
        </w:rPr>
      </w:pPr>
      <w:r w:rsidRPr="00DE7ECD">
        <w:rPr>
          <w:rFonts w:cs="Courier New"/>
          <w:szCs w:val="16"/>
        </w:rPr>
        <w:t>1.5855d-8   ;'no2-cr6'</w:t>
      </w:r>
    </w:p>
    <w:p w14:paraId="19C7DFFB" w14:textId="77777777" w:rsidR="00DB1505" w:rsidRPr="00DE7ECD" w:rsidRDefault="00DB1505" w:rsidP="00DB1505">
      <w:pPr>
        <w:pStyle w:val="StyleCode"/>
        <w:rPr>
          <w:rFonts w:cs="Courier New"/>
          <w:szCs w:val="16"/>
        </w:rPr>
      </w:pPr>
      <w:r w:rsidRPr="00DE7ECD">
        <w:rPr>
          <w:rFonts w:cs="Courier New"/>
          <w:szCs w:val="16"/>
        </w:rPr>
        <w:t>4.0d-6      ;'no3-n2-assim'</w:t>
      </w:r>
    </w:p>
    <w:p w14:paraId="23E87109" w14:textId="77777777" w:rsidR="00DB1505" w:rsidRPr="00653CD3" w:rsidRDefault="00DB1505" w:rsidP="00DB1505">
      <w:pPr>
        <w:pStyle w:val="StyleCode"/>
        <w:rPr>
          <w:rFonts w:cs="Courier New"/>
          <w:szCs w:val="16"/>
        </w:rPr>
      </w:pPr>
      <w:r w:rsidRPr="00653CD3">
        <w:rPr>
          <w:rFonts w:cs="Courier New"/>
          <w:szCs w:val="16"/>
        </w:rPr>
        <w:t>2.0d-6      ;'no2-n2-assim'</w:t>
      </w:r>
    </w:p>
    <w:p w14:paraId="2745195F" w14:textId="77777777" w:rsidR="00DB1505" w:rsidRPr="00BF77AF" w:rsidRDefault="00DB1505" w:rsidP="00DB1505">
      <w:pPr>
        <w:pStyle w:val="StyleCode"/>
        <w:rPr>
          <w:rFonts w:cs="Courier New"/>
          <w:szCs w:val="16"/>
        </w:rPr>
      </w:pPr>
      <w:r w:rsidRPr="00544125">
        <w:rPr>
          <w:rFonts w:cs="Courier New"/>
          <w:szCs w:val="16"/>
        </w:rPr>
        <w:t>1.250d-7    ;'c5h7o2n-dec'</w:t>
      </w:r>
    </w:p>
    <w:p w14:paraId="20EB26B5" w14:textId="77777777" w:rsidR="00DB1505" w:rsidRPr="00A44C3C" w:rsidRDefault="00DB1505" w:rsidP="00DB1505">
      <w:pPr>
        <w:pStyle w:val="StyleCode"/>
        <w:rPr>
          <w:rFonts w:cs="Courier New"/>
          <w:szCs w:val="16"/>
        </w:rPr>
      </w:pPr>
    </w:p>
    <w:p w14:paraId="7838B562" w14:textId="014424B1" w:rsidR="00DB1505" w:rsidRDefault="00A90D2C" w:rsidP="00DB1505">
      <w:r>
        <w:t>Seven</w:t>
      </w:r>
      <w:r w:rsidR="00DB1505">
        <w:t xml:space="preserve"> biogeochemical reactions </w:t>
      </w:r>
      <w:r>
        <w:t xml:space="preserve">are </w:t>
      </w:r>
      <w:r w:rsidR="00DB1505">
        <w:t xml:space="preserve">considered in the calculation. The first </w:t>
      </w:r>
      <w:r w:rsidR="00D324FA">
        <w:t>six</w:t>
      </w:r>
      <w:r w:rsidR="00DB1505">
        <w:t xml:space="preserve"> reactions are </w:t>
      </w:r>
      <w:r w:rsidR="00DB1505" w:rsidRPr="00721FC4">
        <w:t>the microbially mediated reactions</w:t>
      </w:r>
      <w:r w:rsidR="00DB1505">
        <w:t xml:space="preserve"> (</w:t>
      </w:r>
      <w:r w:rsidR="00D324FA">
        <w:t xml:space="preserve">for </w:t>
      </w:r>
      <w:r>
        <w:t xml:space="preserve">a </w:t>
      </w:r>
      <w:r w:rsidR="00DB1505">
        <w:t>detailed description</w:t>
      </w:r>
      <w:r>
        <w:t>, refer</w:t>
      </w:r>
      <w:r w:rsidR="00134C89">
        <w:t xml:space="preserve"> to </w:t>
      </w:r>
      <w:r w:rsidR="00DB1505">
        <w:t xml:space="preserve">Table 1.62 in Section 1.5.21 </w:t>
      </w:r>
      <w:r w:rsidR="000D018B">
        <w:t>in</w:t>
      </w:r>
      <w:r w:rsidR="00DB1505">
        <w:t xml:space="preserve"> the Verification </w:t>
      </w:r>
      <w:r w:rsidR="00134C89">
        <w:t>Report</w:t>
      </w:r>
      <w:r w:rsidR="00DB1505">
        <w:t xml:space="preserve">). The last reaction represents the biomass decay. The rate constants of the reactions mentioned above are specified in the data block under the keyword </w:t>
      </w:r>
      <w:r>
        <w:t>‘</w:t>
      </w:r>
      <w:r w:rsidR="00DB1505" w:rsidRPr="00635C8D">
        <w:t>scaling for intra-aqueous kinetic reactions</w:t>
      </w:r>
      <w:r>
        <w:t>’</w:t>
      </w:r>
      <w:r w:rsidR="00DB1505">
        <w:t xml:space="preserve"> (see the description of the benchmark ‘Microbially mediated chromium reduction’ in Subsection 1.5.21.3 of the </w:t>
      </w:r>
      <w:r w:rsidR="00134C89">
        <w:t>Verification Report</w:t>
      </w:r>
      <w:r w:rsidR="00DB1505">
        <w:t>).</w:t>
      </w:r>
    </w:p>
    <w:p w14:paraId="32936351" w14:textId="75BAC888" w:rsidR="00DB1505" w:rsidRPr="00ED3698" w:rsidRDefault="00A90D2C" w:rsidP="00DB1505">
      <w:pPr>
        <w:pStyle w:val="Heading4"/>
      </w:pPr>
      <w:bookmarkStart w:id="115" w:name="_Toc13055894"/>
      <w:r>
        <w:t>‘</w:t>
      </w:r>
      <w:r w:rsidR="00DB1505" w:rsidRPr="008D4592">
        <w:t>secondary aqueous species</w:t>
      </w:r>
      <w:r>
        <w:t>’</w:t>
      </w:r>
      <w:bookmarkEnd w:id="115"/>
    </w:p>
    <w:p w14:paraId="5B55F7DC" w14:textId="16EEA8A1" w:rsidR="00DB1505" w:rsidRDefault="00DB1505" w:rsidP="00DB1505">
      <w:r w:rsidRPr="00ED3698">
        <w:t xml:space="preserve">This sub-block requires the specification of the number and names of </w:t>
      </w:r>
      <w:r>
        <w:t xml:space="preserve">secondary aqueous </w:t>
      </w:r>
      <w:r w:rsidRPr="00ED3698">
        <w:t xml:space="preserve">components. Possible choices for </w:t>
      </w:r>
      <w:r>
        <w:t xml:space="preserve">secondary aqueous </w:t>
      </w:r>
      <w:r w:rsidRPr="00ED3698">
        <w:t xml:space="preserve">components are defined in the database </w:t>
      </w:r>
      <w:r>
        <w:t>complex</w:t>
      </w:r>
      <w:r w:rsidRPr="00ED3698">
        <w:t xml:space="preserve">.dbs. </w:t>
      </w:r>
      <w:r>
        <w:t>The easiest way to find the possible secondary aqueous components is to run a batch simulation with the specified primary components</w:t>
      </w:r>
      <w:r w:rsidR="00A90D2C">
        <w:t xml:space="preserve">. All </w:t>
      </w:r>
      <w:r>
        <w:t>possible secondary aqueous components will be listed in file *_o.psp file.</w:t>
      </w:r>
    </w:p>
    <w:p w14:paraId="0C12A02C" w14:textId="1618664E" w:rsidR="00DB1505" w:rsidRDefault="00A90D2C" w:rsidP="00DB1505">
      <w:r>
        <w:t>Simulating</w:t>
      </w:r>
      <w:r w:rsidR="00DB1505">
        <w:t xml:space="preserve"> isotopes</w:t>
      </w:r>
      <w:r w:rsidR="00D324FA">
        <w:t xml:space="preserve"> as se</w:t>
      </w:r>
      <w:r w:rsidR="00DB1505">
        <w:t xml:space="preserve">condary aqueous species requires that each isotope of a particular secondary species is included in the database and as a </w:t>
      </w:r>
      <w:r w:rsidR="00DB1505" w:rsidRPr="00FC2059">
        <w:rPr>
          <w:noProof/>
        </w:rPr>
        <w:t>secondary</w:t>
      </w:r>
      <w:r w:rsidR="00DB1505">
        <w:t xml:space="preserve"> aqueous </w:t>
      </w:r>
      <w:r w:rsidR="00DB1505" w:rsidRPr="00ED3698">
        <w:t>component</w:t>
      </w:r>
      <w:r w:rsidR="00DB1505">
        <w:t xml:space="preserve"> in the input file. For example, an input file for </w:t>
      </w:r>
      <w:r>
        <w:t>simulating</w:t>
      </w:r>
      <w:r w:rsidR="00DB1505">
        <w:t xml:space="preserve"> </w:t>
      </w:r>
      <w:r w:rsidR="00283971">
        <w:t>sulphur</w:t>
      </w:r>
      <w:r w:rsidR="00DB1505">
        <w:t xml:space="preserve"> isotope fractionation may look like this:</w:t>
      </w:r>
    </w:p>
    <w:p w14:paraId="41976504" w14:textId="77777777" w:rsidR="00DB1505" w:rsidRDefault="00DB1505" w:rsidP="00DB1505">
      <w:pPr>
        <w:pStyle w:val="StyleCode"/>
      </w:pPr>
    </w:p>
    <w:p w14:paraId="680B2AA9" w14:textId="77777777" w:rsidR="00DB1505" w:rsidRDefault="00DB1505" w:rsidP="00DB1505">
      <w:pPr>
        <w:pStyle w:val="StyleCode"/>
      </w:pPr>
      <w:r>
        <w:t>'secondary aqueous species'</w:t>
      </w:r>
    </w:p>
    <w:p w14:paraId="0F7077EE" w14:textId="77777777" w:rsidR="00DB1505" w:rsidRDefault="00DB1505" w:rsidP="00DB1505">
      <w:pPr>
        <w:pStyle w:val="StyleCode"/>
      </w:pPr>
      <w:r w:rsidRPr="00FC2059">
        <w:rPr>
          <w:noProof/>
        </w:rPr>
        <w:t>28 ;number</w:t>
      </w:r>
      <w:r>
        <w:t xml:space="preserve"> of secondary aqueous species</w:t>
      </w:r>
    </w:p>
    <w:p w14:paraId="68B59377" w14:textId="77777777" w:rsidR="00DB1505" w:rsidRDefault="00DB1505" w:rsidP="00DB1505">
      <w:pPr>
        <w:pStyle w:val="StyleCode"/>
      </w:pPr>
      <w:r>
        <w:t>'caoh+'</w:t>
      </w:r>
    </w:p>
    <w:p w14:paraId="18E72A4E" w14:textId="77777777" w:rsidR="00DB1505" w:rsidRDefault="00DB1505" w:rsidP="00DB1505">
      <w:pPr>
        <w:pStyle w:val="StyleCode"/>
      </w:pPr>
      <w:r>
        <w:t>'cahco3+'</w:t>
      </w:r>
    </w:p>
    <w:p w14:paraId="774E9F4A" w14:textId="77777777" w:rsidR="00DB1505" w:rsidRDefault="00DB1505" w:rsidP="00DB1505">
      <w:pPr>
        <w:pStyle w:val="StyleCode"/>
      </w:pPr>
      <w:r>
        <w:t>'caco3aq'</w:t>
      </w:r>
    </w:p>
    <w:p w14:paraId="1E41D97D" w14:textId="77777777" w:rsidR="00DB1505" w:rsidRPr="0074798F" w:rsidRDefault="00DB1505" w:rsidP="00DB1505">
      <w:pPr>
        <w:pStyle w:val="StyleCode"/>
        <w:rPr>
          <w:b/>
        </w:rPr>
      </w:pPr>
      <w:r w:rsidRPr="0074798F">
        <w:rPr>
          <w:b/>
        </w:rPr>
        <w:t>'caso4aq'</w:t>
      </w:r>
    </w:p>
    <w:p w14:paraId="5F4150C6" w14:textId="77777777" w:rsidR="00DB1505" w:rsidRPr="0074798F" w:rsidRDefault="00DB1505" w:rsidP="00DB1505">
      <w:pPr>
        <w:pStyle w:val="StyleCode"/>
        <w:rPr>
          <w:b/>
        </w:rPr>
      </w:pPr>
      <w:r w:rsidRPr="0074798F">
        <w:rPr>
          <w:b/>
        </w:rPr>
        <w:t>'ca34so4aq'</w:t>
      </w:r>
    </w:p>
    <w:p w14:paraId="67C496E4" w14:textId="77777777" w:rsidR="00DB1505" w:rsidRPr="0074798F" w:rsidRDefault="00DB1505" w:rsidP="00DB1505">
      <w:pPr>
        <w:pStyle w:val="StyleCode"/>
        <w:rPr>
          <w:b/>
        </w:rPr>
      </w:pPr>
      <w:r w:rsidRPr="0074798F">
        <w:rPr>
          <w:b/>
        </w:rPr>
        <w:t>'cahso4+'</w:t>
      </w:r>
    </w:p>
    <w:p w14:paraId="7BDD964C" w14:textId="77777777" w:rsidR="00DB1505" w:rsidRPr="0074798F" w:rsidRDefault="00DB1505" w:rsidP="00DB1505">
      <w:pPr>
        <w:pStyle w:val="StyleCode"/>
        <w:rPr>
          <w:b/>
        </w:rPr>
      </w:pPr>
      <w:r w:rsidRPr="0074798F">
        <w:rPr>
          <w:b/>
        </w:rPr>
        <w:t>'cah34so4+'</w:t>
      </w:r>
    </w:p>
    <w:p w14:paraId="7EDBC9E8" w14:textId="77777777" w:rsidR="00DB1505" w:rsidRDefault="00DB1505" w:rsidP="00DB1505">
      <w:pPr>
        <w:pStyle w:val="StyleCode"/>
      </w:pPr>
      <w:r>
        <w:t>'feoh+'</w:t>
      </w:r>
    </w:p>
    <w:p w14:paraId="50DDC37D" w14:textId="77777777" w:rsidR="00DB1505" w:rsidRDefault="00DB1505" w:rsidP="00DB1505">
      <w:pPr>
        <w:pStyle w:val="StyleCode"/>
      </w:pPr>
      <w:r>
        <w:t>'feoh3-1'</w:t>
      </w:r>
    </w:p>
    <w:p w14:paraId="66A17623" w14:textId="77777777" w:rsidR="00DB1505" w:rsidRPr="0074798F" w:rsidRDefault="00DB1505" w:rsidP="00DB1505">
      <w:pPr>
        <w:pStyle w:val="StyleCode"/>
        <w:rPr>
          <w:b/>
        </w:rPr>
      </w:pPr>
      <w:r w:rsidRPr="0074798F">
        <w:rPr>
          <w:b/>
        </w:rPr>
        <w:t>'feso4aq'</w:t>
      </w:r>
    </w:p>
    <w:p w14:paraId="5B3E13D9" w14:textId="77777777" w:rsidR="00DB1505" w:rsidRPr="0074798F" w:rsidRDefault="00DB1505" w:rsidP="00DB1505">
      <w:pPr>
        <w:pStyle w:val="StyleCode"/>
        <w:rPr>
          <w:b/>
        </w:rPr>
      </w:pPr>
      <w:r w:rsidRPr="0074798F">
        <w:rPr>
          <w:b/>
        </w:rPr>
        <w:t>'fe34so4aq'</w:t>
      </w:r>
    </w:p>
    <w:p w14:paraId="778C64B0" w14:textId="77777777" w:rsidR="00DB1505" w:rsidRPr="0074798F" w:rsidRDefault="00DB1505" w:rsidP="00DB1505">
      <w:pPr>
        <w:pStyle w:val="StyleCode"/>
        <w:rPr>
          <w:b/>
        </w:rPr>
      </w:pPr>
      <w:r w:rsidRPr="0074798F">
        <w:rPr>
          <w:b/>
        </w:rPr>
        <w:t>'fehso4+'</w:t>
      </w:r>
    </w:p>
    <w:p w14:paraId="5FFFB39D" w14:textId="77777777" w:rsidR="00DB1505" w:rsidRPr="0074798F" w:rsidRDefault="00DB1505" w:rsidP="00DB1505">
      <w:pPr>
        <w:pStyle w:val="StyleCode"/>
        <w:rPr>
          <w:b/>
        </w:rPr>
      </w:pPr>
      <w:r w:rsidRPr="0074798F">
        <w:rPr>
          <w:b/>
        </w:rPr>
        <w:t>'feh34so4+'</w:t>
      </w:r>
    </w:p>
    <w:p w14:paraId="6F9A7BA7" w14:textId="77777777" w:rsidR="00DB1505" w:rsidRDefault="00DB1505" w:rsidP="00DB1505">
      <w:pPr>
        <w:pStyle w:val="StyleCode"/>
      </w:pPr>
      <w:r>
        <w:t>'fehco3+'</w:t>
      </w:r>
    </w:p>
    <w:p w14:paraId="1486ABE8" w14:textId="77777777" w:rsidR="00DB1505" w:rsidRDefault="00DB1505" w:rsidP="00DB1505">
      <w:pPr>
        <w:pStyle w:val="StyleCode"/>
      </w:pPr>
      <w:r>
        <w:t>'feco3aq'</w:t>
      </w:r>
    </w:p>
    <w:p w14:paraId="0D7DAF0A" w14:textId="77777777" w:rsidR="00DB1505" w:rsidRDefault="00DB1505" w:rsidP="00DB1505">
      <w:pPr>
        <w:pStyle w:val="StyleCode"/>
      </w:pPr>
      <w:r>
        <w:t>'feoh2aq'</w:t>
      </w:r>
    </w:p>
    <w:p w14:paraId="29B0B840" w14:textId="77777777" w:rsidR="00DB1505" w:rsidRPr="0074798F" w:rsidRDefault="00DB1505" w:rsidP="00DB1505">
      <w:pPr>
        <w:pStyle w:val="StyleCode"/>
        <w:rPr>
          <w:b/>
        </w:rPr>
      </w:pPr>
      <w:r w:rsidRPr="0074798F">
        <w:rPr>
          <w:b/>
        </w:rPr>
        <w:t>'</w:t>
      </w:r>
      <w:r w:rsidRPr="00FC2059">
        <w:rPr>
          <w:b/>
          <w:noProof/>
        </w:rPr>
        <w:t>fe</w:t>
      </w:r>
      <w:r w:rsidRPr="0074798F">
        <w:rPr>
          <w:b/>
        </w:rPr>
        <w:t>(hs)2aq'</w:t>
      </w:r>
    </w:p>
    <w:p w14:paraId="7B9929C4" w14:textId="77777777" w:rsidR="00DB1505" w:rsidRPr="0074798F" w:rsidRDefault="00DB1505" w:rsidP="00DB1505">
      <w:pPr>
        <w:pStyle w:val="StyleCode"/>
        <w:rPr>
          <w:b/>
        </w:rPr>
      </w:pPr>
      <w:r w:rsidRPr="0074798F">
        <w:rPr>
          <w:b/>
        </w:rPr>
        <w:t>'</w:t>
      </w:r>
      <w:r w:rsidRPr="00FC2059">
        <w:rPr>
          <w:b/>
          <w:noProof/>
        </w:rPr>
        <w:t>fe</w:t>
      </w:r>
      <w:r w:rsidRPr="0074798F">
        <w:rPr>
          <w:b/>
        </w:rPr>
        <w:t>(h34s)2aq'</w:t>
      </w:r>
    </w:p>
    <w:p w14:paraId="3DE43F16" w14:textId="77777777" w:rsidR="00DB1505" w:rsidRPr="0074798F" w:rsidRDefault="00DB1505" w:rsidP="00DB1505">
      <w:pPr>
        <w:pStyle w:val="StyleCode"/>
        <w:rPr>
          <w:b/>
        </w:rPr>
      </w:pPr>
      <w:r w:rsidRPr="0074798F">
        <w:rPr>
          <w:b/>
        </w:rPr>
        <w:t>'</w:t>
      </w:r>
      <w:r w:rsidRPr="00FC2059">
        <w:rPr>
          <w:b/>
          <w:noProof/>
        </w:rPr>
        <w:t>fe</w:t>
      </w:r>
      <w:r w:rsidRPr="0074798F">
        <w:rPr>
          <w:b/>
        </w:rPr>
        <w:t>(hs)3-'</w:t>
      </w:r>
    </w:p>
    <w:p w14:paraId="785504A2" w14:textId="77777777" w:rsidR="00DB1505" w:rsidRPr="0074798F" w:rsidRDefault="00DB1505" w:rsidP="00DB1505">
      <w:pPr>
        <w:pStyle w:val="StyleCode"/>
        <w:rPr>
          <w:b/>
        </w:rPr>
      </w:pPr>
      <w:r w:rsidRPr="0074798F">
        <w:rPr>
          <w:b/>
        </w:rPr>
        <w:t>'</w:t>
      </w:r>
      <w:r w:rsidRPr="00FC2059">
        <w:rPr>
          <w:b/>
          <w:noProof/>
        </w:rPr>
        <w:t>fe</w:t>
      </w:r>
      <w:r w:rsidRPr="0074798F">
        <w:rPr>
          <w:b/>
        </w:rPr>
        <w:t>(h34s)3-'</w:t>
      </w:r>
    </w:p>
    <w:p w14:paraId="709FAC4A" w14:textId="77777777" w:rsidR="00DB1505" w:rsidRDefault="00DB1505" w:rsidP="00DB1505">
      <w:pPr>
        <w:pStyle w:val="StyleCode"/>
      </w:pPr>
      <w:r>
        <w:t>'hco3-'</w:t>
      </w:r>
    </w:p>
    <w:p w14:paraId="38A19363" w14:textId="77777777" w:rsidR="00DB1505" w:rsidRDefault="00DB1505" w:rsidP="00DB1505">
      <w:pPr>
        <w:pStyle w:val="StyleCode"/>
      </w:pPr>
      <w:r>
        <w:t>'h2co3aq'</w:t>
      </w:r>
    </w:p>
    <w:p w14:paraId="29A00439" w14:textId="77777777" w:rsidR="00DB1505" w:rsidRPr="0074798F" w:rsidRDefault="00DB1505" w:rsidP="00DB1505">
      <w:pPr>
        <w:pStyle w:val="StyleCode"/>
        <w:rPr>
          <w:b/>
        </w:rPr>
      </w:pPr>
      <w:r w:rsidRPr="0074798F">
        <w:rPr>
          <w:b/>
        </w:rPr>
        <w:t>'hso4-'</w:t>
      </w:r>
    </w:p>
    <w:p w14:paraId="7ACECE94" w14:textId="77777777" w:rsidR="00DB1505" w:rsidRPr="0074798F" w:rsidRDefault="00DB1505" w:rsidP="00DB1505">
      <w:pPr>
        <w:pStyle w:val="StyleCode"/>
        <w:rPr>
          <w:b/>
        </w:rPr>
      </w:pPr>
      <w:r w:rsidRPr="0074798F">
        <w:rPr>
          <w:b/>
        </w:rPr>
        <w:t>'h34so4-'</w:t>
      </w:r>
    </w:p>
    <w:p w14:paraId="6AD7F5BB" w14:textId="77777777" w:rsidR="00DB1505" w:rsidRPr="0074798F" w:rsidRDefault="00DB1505" w:rsidP="00DB1505">
      <w:pPr>
        <w:pStyle w:val="StyleCode"/>
        <w:rPr>
          <w:b/>
        </w:rPr>
      </w:pPr>
      <w:r w:rsidRPr="0074798F">
        <w:rPr>
          <w:b/>
        </w:rPr>
        <w:t>'h2saq'</w:t>
      </w:r>
    </w:p>
    <w:p w14:paraId="79FAEB69" w14:textId="77777777" w:rsidR="00DB1505" w:rsidRPr="0074798F" w:rsidRDefault="00DB1505" w:rsidP="00DB1505">
      <w:pPr>
        <w:pStyle w:val="StyleCode"/>
        <w:rPr>
          <w:b/>
        </w:rPr>
      </w:pPr>
      <w:r w:rsidRPr="0074798F">
        <w:rPr>
          <w:b/>
        </w:rPr>
        <w:t>'h234saq'</w:t>
      </w:r>
    </w:p>
    <w:p w14:paraId="2A260B50" w14:textId="77777777" w:rsidR="00DB1505" w:rsidRPr="0074798F" w:rsidRDefault="00DB1505" w:rsidP="00DB1505">
      <w:pPr>
        <w:pStyle w:val="StyleCode"/>
        <w:rPr>
          <w:b/>
        </w:rPr>
      </w:pPr>
      <w:r w:rsidRPr="0074798F">
        <w:rPr>
          <w:b/>
        </w:rPr>
        <w:t>'s-2'</w:t>
      </w:r>
    </w:p>
    <w:p w14:paraId="108CD2C2" w14:textId="77777777" w:rsidR="00DB1505" w:rsidRPr="0074798F" w:rsidRDefault="00DB1505" w:rsidP="00DB1505">
      <w:pPr>
        <w:pStyle w:val="StyleCode"/>
        <w:rPr>
          <w:b/>
        </w:rPr>
      </w:pPr>
      <w:r w:rsidRPr="0074798F">
        <w:rPr>
          <w:b/>
        </w:rPr>
        <w:t>'34s-2'</w:t>
      </w:r>
    </w:p>
    <w:p w14:paraId="057E1607" w14:textId="77777777" w:rsidR="00DB1505" w:rsidRDefault="00DB1505" w:rsidP="00DB1505">
      <w:pPr>
        <w:pStyle w:val="StyleCode"/>
      </w:pPr>
    </w:p>
    <w:p w14:paraId="511FAAD6" w14:textId="1967F5DB" w:rsidR="00DB1505" w:rsidRDefault="00DB1505" w:rsidP="00DB1505">
      <w:r>
        <w:t>The example input block defines a geochemical system with 28 secondary aqueous species including</w:t>
      </w:r>
      <w:r w:rsidR="00134C89">
        <w:t xml:space="preserve"> pairs of</w:t>
      </w:r>
      <w:r>
        <w:t xml:space="preserve"> isotope species of </w:t>
      </w:r>
      <w:r w:rsidR="00283971">
        <w:t>sulphur</w:t>
      </w:r>
      <w:r>
        <w:t xml:space="preserve"> such as </w:t>
      </w:r>
      <w:r w:rsidR="00A90D2C">
        <w:t>‘</w:t>
      </w:r>
      <w:r>
        <w:t>caso4aq</w:t>
      </w:r>
      <w:r w:rsidR="00A90D2C">
        <w:t>’</w:t>
      </w:r>
      <w:r>
        <w:t xml:space="preserve">, </w:t>
      </w:r>
      <w:r w:rsidR="00A90D2C">
        <w:t>‘</w:t>
      </w:r>
      <w:r>
        <w:t>ca34so4aq</w:t>
      </w:r>
      <w:r w:rsidR="00A90D2C">
        <w:t>’</w:t>
      </w:r>
      <w:r>
        <w:t xml:space="preserve">, </w:t>
      </w:r>
      <w:r w:rsidR="00A90D2C">
        <w:t>‘</w:t>
      </w:r>
      <w:r>
        <w:t>h2saq</w:t>
      </w:r>
      <w:r w:rsidR="00A90D2C">
        <w:t>’</w:t>
      </w:r>
      <w:r>
        <w:t xml:space="preserve">, </w:t>
      </w:r>
      <w:r w:rsidR="00975076">
        <w:t xml:space="preserve">and </w:t>
      </w:r>
      <w:r w:rsidR="00A90D2C">
        <w:t>‘</w:t>
      </w:r>
      <w:r>
        <w:t>h234saq</w:t>
      </w:r>
      <w:r w:rsidR="00A90D2C">
        <w:t>’</w:t>
      </w:r>
      <w:r>
        <w:t xml:space="preserve">. The species </w:t>
      </w:r>
      <w:r w:rsidR="00A90D2C">
        <w:t>‘</w:t>
      </w:r>
      <w:r>
        <w:t>caso4aq</w:t>
      </w:r>
      <w:r w:rsidR="00A90D2C">
        <w:t>’</w:t>
      </w:r>
      <w:r>
        <w:t xml:space="preserve"> and </w:t>
      </w:r>
      <w:r w:rsidR="00A90D2C">
        <w:t>‘</w:t>
      </w:r>
      <w:r>
        <w:t>h2saq</w:t>
      </w:r>
      <w:r w:rsidR="00A90D2C">
        <w:t>’</w:t>
      </w:r>
      <w:r>
        <w:t xml:space="preserve"> represent the light </w:t>
      </w:r>
      <w:r w:rsidRPr="00DD63B0">
        <w:rPr>
          <w:vertAlign w:val="superscript"/>
        </w:rPr>
        <w:t>32</w:t>
      </w:r>
      <w:r>
        <w:t xml:space="preserve">S isotopes and </w:t>
      </w:r>
      <w:r w:rsidR="00DE5361">
        <w:t>‘</w:t>
      </w:r>
      <w:r>
        <w:t>ca34so4aq</w:t>
      </w:r>
      <w:r w:rsidR="00DE5361">
        <w:t>’</w:t>
      </w:r>
      <w:r>
        <w:t xml:space="preserve"> and </w:t>
      </w:r>
      <w:r w:rsidR="00DE5361">
        <w:t>‘</w:t>
      </w:r>
      <w:r>
        <w:t>h234saq</w:t>
      </w:r>
      <w:r w:rsidR="00DE5361">
        <w:t>’</w:t>
      </w:r>
      <w:r>
        <w:t xml:space="preserve">' represent the </w:t>
      </w:r>
      <w:r w:rsidR="00DE5361">
        <w:t xml:space="preserve">heavy </w:t>
      </w:r>
      <w:r w:rsidRPr="00DD63B0">
        <w:rPr>
          <w:vertAlign w:val="superscript"/>
        </w:rPr>
        <w:t>34</w:t>
      </w:r>
      <w:r>
        <w:t>S isotopes.</w:t>
      </w:r>
    </w:p>
    <w:p w14:paraId="46E9B898" w14:textId="3C414D12" w:rsidR="00DB1505" w:rsidRPr="00ED3698" w:rsidRDefault="00DE5361" w:rsidP="00DB1505">
      <w:pPr>
        <w:pStyle w:val="Heading4"/>
      </w:pPr>
      <w:bookmarkStart w:id="116" w:name="_Toc13055895"/>
      <w:r>
        <w:t>‘</w:t>
      </w:r>
      <w:r w:rsidR="00DB1505">
        <w:t>minerals</w:t>
      </w:r>
      <w:r>
        <w:t>’</w:t>
      </w:r>
      <w:bookmarkEnd w:id="116"/>
    </w:p>
    <w:p w14:paraId="0F5B8BCB" w14:textId="77777777" w:rsidR="00DB1505" w:rsidRDefault="00DB1505" w:rsidP="00DB1505">
      <w:r w:rsidRPr="00ED3698">
        <w:t xml:space="preserve">This sub-block requires the specification of the number and names of </w:t>
      </w:r>
      <w:r>
        <w:t>minerals</w:t>
      </w:r>
      <w:r w:rsidRPr="00ED3698">
        <w:t xml:space="preserve">. Possible choices for </w:t>
      </w:r>
      <w:r>
        <w:t>minerals</w:t>
      </w:r>
      <w:r w:rsidRPr="00ED3698">
        <w:t xml:space="preserve"> are defined in the database </w:t>
      </w:r>
      <w:r>
        <w:t>mineral</w:t>
      </w:r>
      <w:r w:rsidRPr="00ED3698">
        <w:t>.dbs</w:t>
      </w:r>
      <w:r>
        <w:t>.</w:t>
      </w:r>
    </w:p>
    <w:p w14:paraId="460EA5CA" w14:textId="6F4A54A3" w:rsidR="00DB1505" w:rsidRDefault="0057219C" w:rsidP="00DB1505">
      <w:r>
        <w:t xml:space="preserve">Simulations including </w:t>
      </w:r>
      <w:r w:rsidR="00DE5361">
        <w:t xml:space="preserve">isotope-bearing </w:t>
      </w:r>
      <w:r>
        <w:t>minerals require</w:t>
      </w:r>
      <w:r w:rsidR="00DB1505">
        <w:t xml:space="preserve"> </w:t>
      </w:r>
      <w:r>
        <w:t xml:space="preserve">the specification of minerals for </w:t>
      </w:r>
      <w:r w:rsidR="00DB1505">
        <w:t xml:space="preserve">each isotope </w:t>
      </w:r>
      <w:r>
        <w:t>of concern</w:t>
      </w:r>
      <w:r w:rsidR="00DB1505">
        <w:t xml:space="preserve"> is included in the</w:t>
      </w:r>
      <w:r>
        <w:t xml:space="preserve"> input file</w:t>
      </w:r>
      <w:r w:rsidR="00DE5361">
        <w:t>,</w:t>
      </w:r>
      <w:r>
        <w:t xml:space="preserve"> as well as in the</w:t>
      </w:r>
      <w:r w:rsidR="00DB1505">
        <w:t xml:space="preserve"> database mineral</w:t>
      </w:r>
      <w:r w:rsidR="00DB1505" w:rsidRPr="00ED3698">
        <w:t>.dbs</w:t>
      </w:r>
      <w:r w:rsidR="00DB1505">
        <w:t xml:space="preserve">. For example, </w:t>
      </w:r>
      <w:r w:rsidR="00DE5361">
        <w:t>the</w:t>
      </w:r>
      <w:r>
        <w:t xml:space="preserve"> following data block specifies </w:t>
      </w:r>
      <w:r w:rsidR="00DE5361">
        <w:t xml:space="preserve">nine </w:t>
      </w:r>
      <w:r>
        <w:t>minerals</w:t>
      </w:r>
      <w:r w:rsidR="00C47CDC">
        <w:t xml:space="preserve">, </w:t>
      </w:r>
      <w:r w:rsidR="00DE5361">
        <w:t xml:space="preserve">of </w:t>
      </w:r>
      <w:r w:rsidR="00C47CDC">
        <w:t xml:space="preserve">which </w:t>
      </w:r>
      <w:r w:rsidR="00DE5361">
        <w:t xml:space="preserve">six </w:t>
      </w:r>
      <w:r w:rsidR="00C47CDC">
        <w:t>contain</w:t>
      </w:r>
      <w:r>
        <w:t xml:space="preserve"> </w:t>
      </w:r>
      <w:r w:rsidR="00283971">
        <w:t>sulphur</w:t>
      </w:r>
      <w:r>
        <w:t xml:space="preserve"> isotopes</w:t>
      </w:r>
      <w:r w:rsidR="00DB1505">
        <w:t>:</w:t>
      </w:r>
    </w:p>
    <w:p w14:paraId="3AFB1551" w14:textId="77777777" w:rsidR="00DB1505" w:rsidRDefault="00DB1505" w:rsidP="00DB1505">
      <w:pPr>
        <w:pStyle w:val="StyleCode"/>
      </w:pPr>
    </w:p>
    <w:p w14:paraId="4D6DA396" w14:textId="77777777" w:rsidR="00DB1505" w:rsidRPr="000C128B" w:rsidRDefault="00DB1505" w:rsidP="00DB1505">
      <w:pPr>
        <w:pStyle w:val="StyleCode"/>
      </w:pPr>
      <w:r w:rsidRPr="000C128B">
        <w:t>'minerals'</w:t>
      </w:r>
    </w:p>
    <w:p w14:paraId="02297F32" w14:textId="77777777" w:rsidR="00DB1505" w:rsidRPr="000C128B" w:rsidRDefault="00DB1505" w:rsidP="00DB1505">
      <w:pPr>
        <w:pStyle w:val="StyleCode"/>
      </w:pPr>
      <w:r w:rsidRPr="000C128B">
        <w:t xml:space="preserve">9 </w:t>
      </w:r>
      <w:r>
        <w:tab/>
      </w:r>
      <w:r>
        <w:tab/>
      </w:r>
      <w:r w:rsidRPr="000C128B">
        <w:t>;number of minerals (nm)</w:t>
      </w:r>
    </w:p>
    <w:p w14:paraId="0D016281" w14:textId="77777777" w:rsidR="00DB1505" w:rsidRPr="0074798F" w:rsidRDefault="00DB1505" w:rsidP="00DB1505">
      <w:pPr>
        <w:pStyle w:val="StyleCode"/>
        <w:rPr>
          <w:b/>
        </w:rPr>
      </w:pPr>
      <w:r w:rsidRPr="0074798F">
        <w:rPr>
          <w:b/>
        </w:rPr>
        <w:t>'ch2o-h2s-m'</w:t>
      </w:r>
    </w:p>
    <w:p w14:paraId="092CB155" w14:textId="77777777" w:rsidR="00DB1505" w:rsidRPr="0074798F" w:rsidRDefault="00DB1505" w:rsidP="00DB1505">
      <w:pPr>
        <w:pStyle w:val="StyleCode"/>
        <w:rPr>
          <w:b/>
        </w:rPr>
      </w:pPr>
      <w:r w:rsidRPr="0074798F">
        <w:rPr>
          <w:b/>
        </w:rPr>
        <w:t>'ch2o-34h2s-m'</w:t>
      </w:r>
    </w:p>
    <w:p w14:paraId="129BB269" w14:textId="77777777" w:rsidR="00DB1505" w:rsidRPr="000C128B" w:rsidRDefault="00DB1505" w:rsidP="00DB1505">
      <w:pPr>
        <w:pStyle w:val="StyleCode"/>
      </w:pPr>
      <w:r w:rsidRPr="000C128B">
        <w:t>'calcite'</w:t>
      </w:r>
    </w:p>
    <w:p w14:paraId="7A1814A0" w14:textId="77777777" w:rsidR="00DB1505" w:rsidRPr="000C128B" w:rsidRDefault="00DB1505" w:rsidP="00DB1505">
      <w:pPr>
        <w:pStyle w:val="StyleCode"/>
      </w:pPr>
      <w:r w:rsidRPr="000C128B">
        <w:t>'siderite(d)'</w:t>
      </w:r>
    </w:p>
    <w:p w14:paraId="08DC3710" w14:textId="77777777" w:rsidR="00DB1505" w:rsidRPr="0074798F" w:rsidRDefault="00DB1505" w:rsidP="00DB1505">
      <w:pPr>
        <w:pStyle w:val="StyleCode"/>
        <w:rPr>
          <w:b/>
        </w:rPr>
      </w:pPr>
      <w:r w:rsidRPr="0074798F">
        <w:rPr>
          <w:b/>
        </w:rPr>
        <w:t>'gypsum_iso'</w:t>
      </w:r>
    </w:p>
    <w:p w14:paraId="03391AE3" w14:textId="77777777" w:rsidR="00DB1505" w:rsidRPr="0074798F" w:rsidRDefault="00DB1505" w:rsidP="00DB1505">
      <w:pPr>
        <w:pStyle w:val="StyleCode"/>
        <w:rPr>
          <w:b/>
        </w:rPr>
      </w:pPr>
      <w:r w:rsidRPr="0074798F">
        <w:rPr>
          <w:b/>
        </w:rPr>
        <w:t>'34gypsum_iso'</w:t>
      </w:r>
    </w:p>
    <w:p w14:paraId="40C9212D" w14:textId="77777777" w:rsidR="00DB1505" w:rsidRPr="0074798F" w:rsidRDefault="00DB1505" w:rsidP="00DB1505">
      <w:pPr>
        <w:pStyle w:val="StyleCode"/>
        <w:rPr>
          <w:b/>
        </w:rPr>
      </w:pPr>
      <w:r w:rsidRPr="0074798F">
        <w:rPr>
          <w:b/>
        </w:rPr>
        <w:t>'mackinaw_iso'</w:t>
      </w:r>
    </w:p>
    <w:p w14:paraId="7F0A835A" w14:textId="77777777" w:rsidR="00DB1505" w:rsidRPr="0074798F" w:rsidRDefault="00DB1505" w:rsidP="00DB1505">
      <w:pPr>
        <w:pStyle w:val="StyleCode"/>
        <w:rPr>
          <w:b/>
        </w:rPr>
      </w:pPr>
      <w:r w:rsidRPr="0074798F">
        <w:rPr>
          <w:b/>
        </w:rPr>
        <w:t>'34mackin_iso'</w:t>
      </w:r>
    </w:p>
    <w:p w14:paraId="515E19E4" w14:textId="77777777" w:rsidR="00DB1505" w:rsidRDefault="00DB1505" w:rsidP="00DB1505">
      <w:pPr>
        <w:pStyle w:val="StyleCode"/>
      </w:pPr>
      <w:r w:rsidRPr="000C128B">
        <w:t>'dolomite'</w:t>
      </w:r>
    </w:p>
    <w:p w14:paraId="1140C935" w14:textId="735786C9" w:rsidR="00DB1505" w:rsidRPr="00ED3698" w:rsidRDefault="00DE5361" w:rsidP="00DB1505">
      <w:pPr>
        <w:pStyle w:val="Heading4"/>
      </w:pPr>
      <w:bookmarkStart w:id="117" w:name="_Ref416341281"/>
      <w:bookmarkStart w:id="118" w:name="_Toc13055896"/>
      <w:r>
        <w:t>‘</w:t>
      </w:r>
      <w:r w:rsidR="00DB1505">
        <w:t>linear sorption</w:t>
      </w:r>
      <w:r>
        <w:t>’</w:t>
      </w:r>
      <w:bookmarkEnd w:id="117"/>
      <w:bookmarkEnd w:id="118"/>
    </w:p>
    <w:p w14:paraId="7D73B544" w14:textId="015BE056" w:rsidR="00DB1505" w:rsidRDefault="00DB1505" w:rsidP="00DB1505">
      <w:r w:rsidRPr="00ED3698">
        <w:t>This sub-block requires specification of the number and names of</w:t>
      </w:r>
      <w:r>
        <w:t xml:space="preserve"> the sorbed species according to the linear sorption model (constant K</w:t>
      </w:r>
      <w:r w:rsidRPr="00B11744">
        <w:rPr>
          <w:vertAlign w:val="subscript"/>
        </w:rPr>
        <w:t>d</w:t>
      </w:r>
      <w:r>
        <w:t>):</w:t>
      </w:r>
    </w:p>
    <w:tbl>
      <w:tblPr>
        <w:tblW w:w="0" w:type="auto"/>
        <w:tblLook w:val="04A0" w:firstRow="1" w:lastRow="0" w:firstColumn="1" w:lastColumn="0" w:noHBand="0" w:noVBand="1"/>
      </w:tblPr>
      <w:tblGrid>
        <w:gridCol w:w="6124"/>
        <w:gridCol w:w="2516"/>
      </w:tblGrid>
      <w:tr w:rsidR="007239FB" w:rsidRPr="00D910F5" w14:paraId="4B12E37A" w14:textId="77777777" w:rsidTr="007239FB">
        <w:trPr>
          <w:trHeight w:val="819"/>
        </w:trPr>
        <w:tc>
          <w:tcPr>
            <w:tcW w:w="6291" w:type="dxa"/>
            <w:vAlign w:val="center"/>
          </w:tcPr>
          <w:p w14:paraId="5AFDE8B0" w14:textId="77777777" w:rsidR="007239FB" w:rsidRPr="0020134D" w:rsidRDefault="00000000" w:rsidP="007239FB">
            <m:oMathPara>
              <m:oMathParaPr>
                <m:jc m:val="left"/>
              </m:oMathParaPr>
              <m:oMath>
                <m:sSub>
                  <m:sSubPr>
                    <m:ctrlPr>
                      <w:rPr>
                        <w:rFonts w:ascii="Cambria Math" w:hAnsi="Cambria Math"/>
                        <w:i/>
                      </w:rPr>
                    </m:ctrlPr>
                  </m:sSubPr>
                  <m:e>
                    <m:r>
                      <w:rPr>
                        <w:rFonts w:ascii="Cambria Math" w:hAnsi="Cambria Math"/>
                      </w:rPr>
                      <m:t>q=K</m:t>
                    </m:r>
                  </m:e>
                  <m:sub>
                    <m:r>
                      <w:rPr>
                        <w:rFonts w:ascii="Cambria Math" w:hAnsi="Cambria Math"/>
                      </w:rPr>
                      <m:t>d</m:t>
                    </m:r>
                  </m:sub>
                </m:sSub>
                <m:r>
                  <w:rPr>
                    <w:rFonts w:ascii="Cambria Math" w:hAnsi="Cambria Math"/>
                  </w:rPr>
                  <m:t>c</m:t>
                </m:r>
              </m:oMath>
            </m:oMathPara>
          </w:p>
        </w:tc>
        <w:tc>
          <w:tcPr>
            <w:tcW w:w="2565" w:type="dxa"/>
            <w:vAlign w:val="center"/>
          </w:tcPr>
          <w:p w14:paraId="59D492DC" w14:textId="77777777" w:rsidR="007239FB" w:rsidRPr="00D910F5" w:rsidRDefault="007239FB"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1</w:t>
            </w:r>
            <w:r w:rsidR="00606172">
              <w:rPr>
                <w:noProof/>
              </w:rPr>
              <w:fldChar w:fldCharType="end"/>
            </w:r>
          </w:p>
        </w:tc>
      </w:tr>
      <w:tr w:rsidR="007239FB" w:rsidRPr="00D910F5" w14:paraId="22A9234C" w14:textId="77777777" w:rsidTr="007239FB">
        <w:trPr>
          <w:trHeight w:val="819"/>
        </w:trPr>
        <w:tc>
          <w:tcPr>
            <w:tcW w:w="6291" w:type="dxa"/>
            <w:vAlign w:val="center"/>
          </w:tcPr>
          <w:p w14:paraId="2EADAC31" w14:textId="77777777" w:rsidR="007239FB" w:rsidRPr="007239FB" w:rsidRDefault="00000000" w:rsidP="007239FB">
            <w:pPr>
              <w:rPr>
                <w:rFonts w:ascii="Cambria Math" w:hAnsi="Cambria Math"/>
                <w:oMath/>
              </w:rPr>
            </w:pPr>
            <m:oMathPara>
              <m:oMathParaPr>
                <m:jc m:val="left"/>
              </m:oMathParaPr>
              <m:oMath>
                <m:sSub>
                  <m:sSubPr>
                    <m:ctrlPr>
                      <w:rPr>
                        <w:rFonts w:ascii="Cambria Math" w:hAnsi="Cambria Math"/>
                        <w:i/>
                      </w:rPr>
                    </m:ctrlPr>
                  </m:sSubPr>
                  <m:e>
                    <m:r>
                      <w:rPr>
                        <w:rFonts w:ascii="Cambria Math" w:hAnsi="Cambria Math"/>
                      </w:rPr>
                      <m:t>R=1+</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b</m:t>
                            </m:r>
                          </m:sub>
                        </m:sSub>
                      </m:num>
                      <m:den>
                        <m:r>
                          <w:rPr>
                            <w:rFonts w:ascii="Cambria Math" w:hAnsi="Cambria Math"/>
                          </w:rPr>
                          <m:t>θ</m:t>
                        </m:r>
                      </m:den>
                    </m:f>
                    <m:r>
                      <w:rPr>
                        <w:rFonts w:ascii="Cambria Math" w:hAnsi="Cambria Math"/>
                      </w:rPr>
                      <m:t>K</m:t>
                    </m:r>
                  </m:e>
                  <m:sub>
                    <m:r>
                      <w:rPr>
                        <w:rFonts w:ascii="Cambria Math" w:hAnsi="Cambria Math"/>
                      </w:rPr>
                      <m:t>d</m:t>
                    </m:r>
                  </m:sub>
                </m:sSub>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rPr>
                      <m:t>s</m:t>
                    </m:r>
                  </m:sub>
                </m:sSub>
              </m:oMath>
            </m:oMathPara>
          </w:p>
        </w:tc>
        <w:tc>
          <w:tcPr>
            <w:tcW w:w="2565" w:type="dxa"/>
            <w:vAlign w:val="center"/>
          </w:tcPr>
          <w:p w14:paraId="57B3AAB7" w14:textId="77777777" w:rsidR="007239FB" w:rsidRPr="00D910F5" w:rsidRDefault="007239FB"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2</w:t>
            </w:r>
            <w:r w:rsidR="00606172">
              <w:rPr>
                <w:noProof/>
              </w:rPr>
              <w:fldChar w:fldCharType="end"/>
            </w:r>
          </w:p>
        </w:tc>
      </w:tr>
    </w:tbl>
    <w:p w14:paraId="4DBBD4E7" w14:textId="260E91ED" w:rsidR="00DB1505" w:rsidRDefault="00DB1505" w:rsidP="00DB1505">
      <w:r w:rsidRPr="00F33767">
        <w:t xml:space="preserve">where q is </w:t>
      </w:r>
      <w:r w:rsidR="007239FB">
        <w:t xml:space="preserve">the </w:t>
      </w:r>
      <w:r w:rsidRPr="00F33767">
        <w:t xml:space="preserve">amount sorbed per weight of solid, </w:t>
      </w:r>
      <w:r w:rsidRPr="00FC2059">
        <w:rPr>
          <w:noProof/>
        </w:rPr>
        <w:t>c is</w:t>
      </w:r>
      <w:r w:rsidRPr="00F33767">
        <w:t xml:space="preserve"> </w:t>
      </w:r>
      <w:r w:rsidR="00FC2059">
        <w:t xml:space="preserve">the </w:t>
      </w:r>
      <w:r w:rsidRPr="00FC2059">
        <w:rPr>
          <w:noProof/>
        </w:rPr>
        <w:t>amount</w:t>
      </w:r>
      <w:r w:rsidRPr="00F33767">
        <w:t xml:space="preserve"> in solution per unit volume of solution</w:t>
      </w:r>
      <w:r w:rsidR="00DE5361">
        <w:t>,</w:t>
      </w:r>
      <w:r w:rsidR="00DE5361" w:rsidRPr="00F33767">
        <w:t xml:space="preserve"> </w:t>
      </w:r>
      <w:r w:rsidRPr="00F33767">
        <w:t xml:space="preserve">R is the retardation factor, </w:t>
      </w:r>
      <m:oMath>
        <m:r>
          <w:rPr>
            <w:rFonts w:ascii="Cambria Math" w:hAnsi="Cambria Math"/>
          </w:rPr>
          <m:t>θ</m:t>
        </m:r>
      </m:oMath>
      <w:r w:rsidRPr="00F33767">
        <w:t xml:space="preserve"> is porosity</w:t>
      </w:r>
      <w:r>
        <w:t xml:space="preserve"> [-]</w:t>
      </w:r>
      <w:r w:rsidRPr="00F33767">
        <w:t>,</w:t>
      </w:r>
      <w:r w:rsidR="00DE5361">
        <w:t xml:space="preserve"> and</w:t>
      </w:r>
      <w:r w:rsidRPr="00F33767">
        <w:t xml:space="preserve"> </w:t>
      </w:r>
      <m:oMath>
        <m:sSub>
          <m:sSubPr>
            <m:ctrlPr>
              <w:rPr>
                <w:rFonts w:ascii="Cambria Math" w:hAnsi="Cambria Math"/>
                <w:i/>
              </w:rPr>
            </m:ctrlPr>
          </m:sSubPr>
          <m:e>
            <m:r>
              <w:rPr>
                <w:rFonts w:ascii="Cambria Math" w:hAnsi="Cambria Math"/>
              </w:rPr>
              <m:t>ρ</m:t>
            </m:r>
          </m:e>
          <m:sub>
            <m:r>
              <w:rPr>
                <w:rFonts w:ascii="Cambria Math" w:hAnsi="Cambria Math"/>
              </w:rPr>
              <m:t>b</m:t>
            </m:r>
          </m:sub>
        </m:sSub>
      </m:oMath>
      <w:r w:rsidRPr="00F33767">
        <w:t xml:space="preserve"> is bulk densi</w:t>
      </w:r>
      <w:r>
        <w:t>ty in [kg</w:t>
      </w:r>
      <w:r w:rsidR="00134C89">
        <w:t xml:space="preserve"> </w:t>
      </w:r>
      <w:r>
        <w:t>L</w:t>
      </w:r>
      <w:r w:rsidR="00134C89">
        <w:rPr>
          <w:vertAlign w:val="superscript"/>
        </w:rPr>
        <w:t>-1</w:t>
      </w:r>
      <w:r>
        <w:t>]. K</w:t>
      </w:r>
      <w:r w:rsidRPr="00B11744">
        <w:rPr>
          <w:vertAlign w:val="subscript"/>
        </w:rPr>
        <w:t>d</w:t>
      </w:r>
      <w:r>
        <w:t xml:space="preserve"> is usually expressed in [L</w:t>
      </w:r>
      <w:r w:rsidR="00134C89">
        <w:t xml:space="preserve"> </w:t>
      </w:r>
      <w:r>
        <w:t>k</w:t>
      </w:r>
      <w:r w:rsidRPr="00F33767">
        <w:t>g</w:t>
      </w:r>
      <w:r w:rsidR="00134C89">
        <w:rPr>
          <w:vertAlign w:val="superscript"/>
        </w:rPr>
        <w:t>-1</w:t>
      </w:r>
      <w:r>
        <w:t>]</w:t>
      </w:r>
      <w:r w:rsidRPr="00F33767">
        <w:t xml:space="preserve"> and measured in batch tests or column experiments.</w:t>
      </w:r>
      <w:r>
        <w:t xml:space="preserve"> K</w:t>
      </w:r>
      <w:r>
        <w:rPr>
          <w:vertAlign w:val="subscript"/>
        </w:rPr>
        <w:t>s</w:t>
      </w:r>
      <w:r>
        <w:t xml:space="preserve"> is a dimensionless linear sorption coefficient, which is specified in </w:t>
      </w:r>
      <w:r w:rsidR="00857CBB">
        <w:t>Data Block</w:t>
      </w:r>
      <w:r>
        <w:t xml:space="preserve"> 14: </w:t>
      </w:r>
      <w:r w:rsidR="00DE5361">
        <w:t>‘</w:t>
      </w:r>
      <w:r w:rsidRPr="007A76A0">
        <w:t>initial condition - reactive transport</w:t>
      </w:r>
      <w:r w:rsidR="00DE5361">
        <w:t>’</w:t>
      </w:r>
      <w:r>
        <w:t>.</w:t>
      </w:r>
    </w:p>
    <w:p w14:paraId="39E387E5" w14:textId="74E740C3" w:rsidR="00DB1505" w:rsidRDefault="00DB1505" w:rsidP="00DB1505">
      <w:r>
        <w:t>An example input for two sorbed species (</w:t>
      </w:r>
      <w:r>
        <w:rPr>
          <w:vertAlign w:val="superscript"/>
        </w:rPr>
        <w:t>85</w:t>
      </w:r>
      <w:r>
        <w:t>Sr</w:t>
      </w:r>
      <w:r>
        <w:rPr>
          <w:vertAlign w:val="superscript"/>
        </w:rPr>
        <w:t>2+</w:t>
      </w:r>
      <w:r>
        <w:t xml:space="preserve"> and </w:t>
      </w:r>
      <w:r>
        <w:rPr>
          <w:vertAlign w:val="superscript"/>
        </w:rPr>
        <w:t>60</w:t>
      </w:r>
      <w:r>
        <w:t>Co</w:t>
      </w:r>
      <w:r>
        <w:rPr>
          <w:vertAlign w:val="superscript"/>
        </w:rPr>
        <w:t>2+</w:t>
      </w:r>
      <w:r>
        <w:t xml:space="preserve">) obeying </w:t>
      </w:r>
      <w:r w:rsidR="00DE5361">
        <w:t xml:space="preserve">the </w:t>
      </w:r>
      <w:r>
        <w:t>linear sorption model</w:t>
      </w:r>
      <w:r w:rsidR="00DE5361">
        <w:t xml:space="preserve"> is</w:t>
      </w:r>
      <w:r>
        <w:t>:</w:t>
      </w:r>
    </w:p>
    <w:p w14:paraId="68E13E32" w14:textId="77777777" w:rsidR="00DB1505" w:rsidRDefault="00DB1505" w:rsidP="00DB1505">
      <w:pPr>
        <w:pStyle w:val="StyleCode"/>
      </w:pPr>
    </w:p>
    <w:p w14:paraId="241BF47C" w14:textId="77777777" w:rsidR="00DB1505" w:rsidRDefault="00DB1505" w:rsidP="00DB1505">
      <w:pPr>
        <w:pStyle w:val="StyleCode"/>
      </w:pPr>
      <w:r>
        <w:t>'linear sorption'</w:t>
      </w:r>
    </w:p>
    <w:p w14:paraId="5F7EF73C" w14:textId="77777777" w:rsidR="00DB1505" w:rsidRDefault="00DB1505" w:rsidP="00DB1505">
      <w:pPr>
        <w:pStyle w:val="StyleCode"/>
      </w:pPr>
      <w:r w:rsidRPr="00FC2059">
        <w:rPr>
          <w:noProof/>
        </w:rPr>
        <w:t>2</w:t>
      </w:r>
      <w:r w:rsidRPr="00FC2059">
        <w:rPr>
          <w:noProof/>
        </w:rPr>
        <w:tab/>
      </w:r>
      <w:r w:rsidRPr="00FC2059">
        <w:rPr>
          <w:noProof/>
        </w:rPr>
        <w:tab/>
      </w:r>
      <w:r w:rsidRPr="00FC2059">
        <w:rPr>
          <w:noProof/>
        </w:rPr>
        <w:tab/>
      </w:r>
      <w:r w:rsidRPr="00FC2059">
        <w:rPr>
          <w:noProof/>
        </w:rPr>
        <w:tab/>
        <w:t>;</w:t>
      </w:r>
      <w:r>
        <w:t xml:space="preserve"> </w:t>
      </w:r>
      <w:r w:rsidRPr="00FC2059">
        <w:rPr>
          <w:noProof/>
        </w:rPr>
        <w:t>number</w:t>
      </w:r>
      <w:r>
        <w:t xml:space="preserve"> of sorbed species</w:t>
      </w:r>
    </w:p>
    <w:p w14:paraId="24DFAFDC" w14:textId="77777777" w:rsidR="00DB1505" w:rsidRDefault="00DB1505" w:rsidP="00DB1505">
      <w:pPr>
        <w:pStyle w:val="StyleCode"/>
      </w:pPr>
      <w:r>
        <w:t>'</w:t>
      </w:r>
      <w:r w:rsidRPr="00FC2059">
        <w:rPr>
          <w:noProof/>
        </w:rPr>
        <w:t>sr_85+2'</w:t>
      </w:r>
      <w:r w:rsidRPr="00FC2059">
        <w:rPr>
          <w:noProof/>
        </w:rPr>
        <w:tab/>
      </w:r>
      <w:r w:rsidRPr="00FC2059">
        <w:rPr>
          <w:noProof/>
        </w:rPr>
        <w:tab/>
      </w:r>
      <w:r w:rsidRPr="00FC2059">
        <w:rPr>
          <w:noProof/>
        </w:rPr>
        <w:tab/>
        <w:t>;</w:t>
      </w:r>
      <w:r>
        <w:t xml:space="preserve"> Names of sorbed species, one in each line</w:t>
      </w:r>
    </w:p>
    <w:p w14:paraId="346A5673" w14:textId="77777777" w:rsidR="00DB1505" w:rsidRDefault="00DB1505" w:rsidP="00DB1505">
      <w:pPr>
        <w:pStyle w:val="StyleCode"/>
      </w:pPr>
      <w:r>
        <w:t>'co_60+2'</w:t>
      </w:r>
    </w:p>
    <w:p w14:paraId="6E835736" w14:textId="77777777" w:rsidR="00DB1505" w:rsidRDefault="00DB1505" w:rsidP="00DB1505">
      <w:pPr>
        <w:pStyle w:val="StyleCode"/>
      </w:pPr>
    </w:p>
    <w:p w14:paraId="3FB59FDD" w14:textId="75AF68AD" w:rsidR="00DB1505" w:rsidRPr="00ED3698" w:rsidRDefault="00DE5361" w:rsidP="00DB1505">
      <w:pPr>
        <w:pStyle w:val="Heading4"/>
      </w:pPr>
      <w:bookmarkStart w:id="119" w:name="_Toc13055897"/>
      <w:r>
        <w:t>‘</w:t>
      </w:r>
      <w:r w:rsidR="00DB1505">
        <w:t>sorbed species</w:t>
      </w:r>
      <w:r>
        <w:t>’</w:t>
      </w:r>
      <w:bookmarkEnd w:id="119"/>
    </w:p>
    <w:p w14:paraId="35C2B4D5" w14:textId="441E98A4" w:rsidR="00DB1505" w:rsidRDefault="00DB1505" w:rsidP="00DB1505">
      <w:r w:rsidRPr="00ED3698">
        <w:t>This sub-block requires specification of the number and names of</w:t>
      </w:r>
      <w:r>
        <w:t xml:space="preserve"> the sorbed species of ion exchange or surface complexation reactions. The related parameters should be provided in </w:t>
      </w:r>
      <w:r w:rsidRPr="00A854A0">
        <w:t>Data Block 14: initial condition - reactive transport</w:t>
      </w:r>
      <w:r>
        <w:t xml:space="preserve"> using the keyword </w:t>
      </w:r>
      <w:r w:rsidR="00DE5361">
        <w:t>‘</w:t>
      </w:r>
      <w:r w:rsidRPr="00A854A0">
        <w:t>sorption parameter input</w:t>
      </w:r>
      <w:r w:rsidR="00DE5361">
        <w:t>’</w:t>
      </w:r>
      <w:r>
        <w:t xml:space="preserve"> (see </w:t>
      </w:r>
      <w:r>
        <w:lastRenderedPageBreak/>
        <w:t xml:space="preserve">Section </w:t>
      </w:r>
      <w:r>
        <w:fldChar w:fldCharType="begin"/>
      </w:r>
      <w:r>
        <w:instrText xml:space="preserve"> REF _Ref413747799 \r \h </w:instrText>
      </w:r>
      <w:r>
        <w:fldChar w:fldCharType="separate"/>
      </w:r>
      <w:r w:rsidR="00D41448">
        <w:t>3.20.2.4</w:t>
      </w:r>
      <w:r>
        <w:fldChar w:fldCharType="end"/>
      </w:r>
      <w:r>
        <w:t xml:space="preserve">). If the ion exchange reactions are specified, the </w:t>
      </w:r>
      <w:r w:rsidR="00DE5361">
        <w:t>cation exchange capacity (</w:t>
      </w:r>
      <w:r>
        <w:t>CEC</w:t>
      </w:r>
      <w:r w:rsidR="00DE5361">
        <w:t>)</w:t>
      </w:r>
      <w:r>
        <w:t xml:space="preserve"> and the dry bulk density of the porous media should be provided. If the surface complexation reactions are specified, the related parameters are the surface site, its mass, surface area</w:t>
      </w:r>
      <w:r w:rsidR="00075159">
        <w:t>,</w:t>
      </w:r>
      <w:r>
        <w:t xml:space="preserve"> and the site density. An example</w:t>
      </w:r>
      <w:r w:rsidR="00075159">
        <w:t xml:space="preserve"> is set out below</w:t>
      </w:r>
      <w:r>
        <w:t>:</w:t>
      </w:r>
    </w:p>
    <w:p w14:paraId="09A0172A" w14:textId="77777777" w:rsidR="00DB1505" w:rsidRDefault="00DB1505" w:rsidP="00DB1505">
      <w:pPr>
        <w:pStyle w:val="StyleCode"/>
      </w:pPr>
    </w:p>
    <w:p w14:paraId="5DA55A2E" w14:textId="77777777" w:rsidR="00DB1505" w:rsidRPr="00B11744" w:rsidRDefault="00DB1505" w:rsidP="00DB1505">
      <w:pPr>
        <w:pStyle w:val="StyleCode"/>
        <w:rPr>
          <w:lang w:eastAsia="en-CA"/>
        </w:rPr>
      </w:pPr>
      <w:r w:rsidRPr="00400572">
        <w:rPr>
          <w:lang w:eastAsia="en-CA"/>
        </w:rPr>
        <w:t>'sorbed species</w:t>
      </w:r>
      <w:r w:rsidRPr="00B11744">
        <w:rPr>
          <w:lang w:eastAsia="en-CA"/>
        </w:rPr>
        <w:t>'</w:t>
      </w:r>
    </w:p>
    <w:p w14:paraId="2B819232" w14:textId="77777777" w:rsidR="00DB1505" w:rsidRPr="00B11744" w:rsidRDefault="00DB1505" w:rsidP="00DB1505">
      <w:pPr>
        <w:pStyle w:val="StyleCode"/>
        <w:rPr>
          <w:lang w:eastAsia="en-CA"/>
        </w:rPr>
      </w:pPr>
      <w:r w:rsidRPr="00B11744">
        <w:rPr>
          <w:lang w:eastAsia="en-CA"/>
        </w:rPr>
        <w:t>6</w:t>
      </w:r>
    </w:p>
    <w:p w14:paraId="24D248D4" w14:textId="77777777" w:rsidR="00DB1505" w:rsidRPr="00B11744" w:rsidRDefault="00DB1505" w:rsidP="00DB1505">
      <w:pPr>
        <w:pStyle w:val="StyleCode"/>
        <w:rPr>
          <w:lang w:eastAsia="en-CA"/>
        </w:rPr>
      </w:pPr>
      <w:r w:rsidRPr="00B11744">
        <w:rPr>
          <w:lang w:eastAsia="en-CA"/>
        </w:rPr>
        <w:t>'mg-x(</w:t>
      </w:r>
      <w:r w:rsidRPr="00FC2059">
        <w:rPr>
          <w:noProof/>
          <w:lang w:eastAsia="en-CA"/>
        </w:rPr>
        <w:t>na</w:t>
      </w:r>
      <w:r w:rsidRPr="00B11744">
        <w:rPr>
          <w:lang w:eastAsia="en-CA"/>
        </w:rPr>
        <w:t>)'</w:t>
      </w:r>
    </w:p>
    <w:p w14:paraId="3240BD7D" w14:textId="77777777" w:rsidR="00DB1505" w:rsidRPr="00B11744" w:rsidRDefault="00DB1505" w:rsidP="00DB1505">
      <w:pPr>
        <w:pStyle w:val="StyleCode"/>
        <w:rPr>
          <w:lang w:eastAsia="en-CA"/>
        </w:rPr>
      </w:pPr>
      <w:r w:rsidRPr="00B11744">
        <w:rPr>
          <w:lang w:eastAsia="en-CA"/>
        </w:rPr>
        <w:t>'</w:t>
      </w:r>
      <w:r w:rsidRPr="00FC2059">
        <w:rPr>
          <w:noProof/>
          <w:lang w:eastAsia="en-CA"/>
        </w:rPr>
        <w:t>na</w:t>
      </w:r>
      <w:r w:rsidRPr="00B11744">
        <w:rPr>
          <w:lang w:eastAsia="en-CA"/>
        </w:rPr>
        <w:t>-x(</w:t>
      </w:r>
      <w:r w:rsidRPr="00FC2059">
        <w:rPr>
          <w:noProof/>
          <w:lang w:eastAsia="en-CA"/>
        </w:rPr>
        <w:t>na</w:t>
      </w:r>
      <w:r w:rsidRPr="00B11744">
        <w:rPr>
          <w:lang w:eastAsia="en-CA"/>
        </w:rPr>
        <w:t>)'</w:t>
      </w:r>
    </w:p>
    <w:p w14:paraId="78B24165" w14:textId="77777777" w:rsidR="00DB1505" w:rsidRPr="00B11744" w:rsidRDefault="00DB1505" w:rsidP="00DB1505">
      <w:pPr>
        <w:pStyle w:val="StyleCode"/>
        <w:rPr>
          <w:lang w:eastAsia="en-CA"/>
        </w:rPr>
      </w:pPr>
      <w:r w:rsidRPr="00B11744">
        <w:rPr>
          <w:lang w:eastAsia="en-CA"/>
        </w:rPr>
        <w:t>'k-x(</w:t>
      </w:r>
      <w:r w:rsidRPr="00FC2059">
        <w:rPr>
          <w:noProof/>
          <w:lang w:eastAsia="en-CA"/>
        </w:rPr>
        <w:t>na</w:t>
      </w:r>
      <w:r w:rsidRPr="00B11744">
        <w:rPr>
          <w:lang w:eastAsia="en-CA"/>
        </w:rPr>
        <w:t>)'</w:t>
      </w:r>
    </w:p>
    <w:p w14:paraId="6983A97D" w14:textId="77777777" w:rsidR="00DB1505" w:rsidRPr="00B11744" w:rsidRDefault="00DB1505" w:rsidP="00DB1505">
      <w:pPr>
        <w:pStyle w:val="StyleCode"/>
        <w:rPr>
          <w:lang w:eastAsia="en-CA"/>
        </w:rPr>
      </w:pPr>
      <w:r w:rsidRPr="00B11744">
        <w:rPr>
          <w:lang w:eastAsia="en-CA"/>
        </w:rPr>
        <w:t>'</w:t>
      </w:r>
      <w:r w:rsidRPr="00FC2059">
        <w:rPr>
          <w:noProof/>
          <w:lang w:eastAsia="en-CA"/>
        </w:rPr>
        <w:t>zn</w:t>
      </w:r>
      <w:r w:rsidRPr="00B11744">
        <w:rPr>
          <w:lang w:eastAsia="en-CA"/>
        </w:rPr>
        <w:t>-x(</w:t>
      </w:r>
      <w:r w:rsidRPr="00FC2059">
        <w:rPr>
          <w:noProof/>
          <w:lang w:eastAsia="en-CA"/>
        </w:rPr>
        <w:t>na</w:t>
      </w:r>
      <w:r w:rsidRPr="00B11744">
        <w:rPr>
          <w:lang w:eastAsia="en-CA"/>
        </w:rPr>
        <w:t>)'</w:t>
      </w:r>
    </w:p>
    <w:p w14:paraId="7B0A0C87" w14:textId="77777777" w:rsidR="00DB1505" w:rsidRPr="00B11744" w:rsidRDefault="00DB1505" w:rsidP="00DB1505">
      <w:pPr>
        <w:pStyle w:val="StyleCode"/>
        <w:rPr>
          <w:lang w:eastAsia="en-CA"/>
        </w:rPr>
      </w:pPr>
      <w:r w:rsidRPr="00B11744">
        <w:rPr>
          <w:lang w:eastAsia="en-CA"/>
        </w:rPr>
        <w:t>'</w:t>
      </w:r>
      <w:r w:rsidRPr="00FC2059">
        <w:rPr>
          <w:noProof/>
          <w:lang w:eastAsia="en-CA"/>
        </w:rPr>
        <w:t>pb</w:t>
      </w:r>
      <w:r w:rsidRPr="00B11744">
        <w:rPr>
          <w:lang w:eastAsia="en-CA"/>
        </w:rPr>
        <w:t>-x(</w:t>
      </w:r>
      <w:r w:rsidRPr="00FC2059">
        <w:rPr>
          <w:noProof/>
          <w:lang w:eastAsia="en-CA"/>
        </w:rPr>
        <w:t>na</w:t>
      </w:r>
      <w:r w:rsidRPr="00B11744">
        <w:rPr>
          <w:lang w:eastAsia="en-CA"/>
        </w:rPr>
        <w:t>)'</w:t>
      </w:r>
    </w:p>
    <w:p w14:paraId="4B8F9B5E" w14:textId="77777777" w:rsidR="00DB1505" w:rsidRDefault="00DB1505" w:rsidP="00DB1505">
      <w:pPr>
        <w:pStyle w:val="StyleCode"/>
        <w:rPr>
          <w:lang w:eastAsia="en-CA"/>
        </w:rPr>
      </w:pPr>
      <w:r w:rsidRPr="00B11744">
        <w:rPr>
          <w:lang w:eastAsia="en-CA"/>
        </w:rPr>
        <w:t>'ca-x(</w:t>
      </w:r>
      <w:r w:rsidRPr="00FC2059">
        <w:rPr>
          <w:noProof/>
          <w:lang w:eastAsia="en-CA"/>
        </w:rPr>
        <w:t>na</w:t>
      </w:r>
      <w:r w:rsidRPr="00B11744">
        <w:rPr>
          <w:lang w:eastAsia="en-CA"/>
        </w:rPr>
        <w:t>)'</w:t>
      </w:r>
    </w:p>
    <w:p w14:paraId="5F483698" w14:textId="77777777" w:rsidR="00DB1505" w:rsidRPr="00400572" w:rsidRDefault="00DB1505" w:rsidP="00DB1505">
      <w:pPr>
        <w:pStyle w:val="StyleCode"/>
      </w:pPr>
    </w:p>
    <w:p w14:paraId="70635010" w14:textId="64D29E86" w:rsidR="00DB1505" w:rsidRDefault="00075159" w:rsidP="00DB1505">
      <w:r>
        <w:t>Above</w:t>
      </w:r>
      <w:r w:rsidR="00DB1505" w:rsidRPr="000C0ACC">
        <w:t xml:space="preserve">, </w:t>
      </w:r>
      <w:r w:rsidR="00DB1505">
        <w:t>six</w:t>
      </w:r>
      <w:r w:rsidR="00DB1505" w:rsidRPr="000C0ACC">
        <w:t xml:space="preserve"> ion exchange </w:t>
      </w:r>
      <w:r w:rsidR="00DB1505">
        <w:t>species</w:t>
      </w:r>
      <w:r w:rsidR="00DB1505" w:rsidRPr="000C0ACC">
        <w:t xml:space="preserve"> are defined</w:t>
      </w:r>
      <w:r w:rsidR="00DB1505">
        <w:t xml:space="preserve">, which implies six ion exchange reactions defined in the database file </w:t>
      </w:r>
      <w:r w:rsidR="00DB1505" w:rsidRPr="00400572">
        <w:t>sorption.dbs</w:t>
      </w:r>
      <w:r w:rsidR="00DB1505">
        <w:t>.</w:t>
      </w:r>
    </w:p>
    <w:p w14:paraId="3AF14B21" w14:textId="39F0E1FA" w:rsidR="00C47CDC" w:rsidRDefault="00C47CDC" w:rsidP="00C47CDC">
      <w:r w:rsidRPr="00B04675">
        <w:rPr>
          <w:szCs w:val="24"/>
        </w:rPr>
        <w:t xml:space="preserve">In the </w:t>
      </w:r>
      <w:r>
        <w:rPr>
          <w:szCs w:val="24"/>
        </w:rPr>
        <w:t xml:space="preserve">following </w:t>
      </w:r>
      <w:r w:rsidRPr="00B04675">
        <w:rPr>
          <w:szCs w:val="24"/>
        </w:rPr>
        <w:t xml:space="preserve">example, </w:t>
      </w:r>
      <w:r>
        <w:rPr>
          <w:szCs w:val="24"/>
        </w:rPr>
        <w:t>five</w:t>
      </w:r>
      <w:r w:rsidRPr="00B04675">
        <w:rPr>
          <w:szCs w:val="24"/>
        </w:rPr>
        <w:t xml:space="preserve"> </w:t>
      </w:r>
      <w:r>
        <w:rPr>
          <w:szCs w:val="24"/>
        </w:rPr>
        <w:t>surface complexation spec</w:t>
      </w:r>
      <w:r w:rsidRPr="00B04675">
        <w:rPr>
          <w:szCs w:val="24"/>
        </w:rPr>
        <w:t xml:space="preserve">ies are defined, which implies </w:t>
      </w:r>
      <w:r>
        <w:rPr>
          <w:szCs w:val="24"/>
        </w:rPr>
        <w:t>five</w:t>
      </w:r>
      <w:r w:rsidRPr="00B04675">
        <w:rPr>
          <w:szCs w:val="24"/>
        </w:rPr>
        <w:t xml:space="preserve"> </w:t>
      </w:r>
      <w:r>
        <w:rPr>
          <w:szCs w:val="24"/>
        </w:rPr>
        <w:t xml:space="preserve">surface complexation </w:t>
      </w:r>
      <w:r w:rsidRPr="00B04675">
        <w:rPr>
          <w:szCs w:val="24"/>
        </w:rPr>
        <w:t xml:space="preserve">reactions defined in the database file sorption.dbs. The name and type of surface are specified under the keyword </w:t>
      </w:r>
      <w:r w:rsidR="00075159">
        <w:rPr>
          <w:szCs w:val="24"/>
        </w:rPr>
        <w:t>‘</w:t>
      </w:r>
      <w:r w:rsidRPr="00B04675">
        <w:rPr>
          <w:szCs w:val="24"/>
        </w:rPr>
        <w:t>non-aqueous components</w:t>
      </w:r>
      <w:r w:rsidR="00603A24">
        <w:rPr>
          <w:szCs w:val="24"/>
        </w:rPr>
        <w:t>.</w:t>
      </w:r>
      <w:r w:rsidR="00075159">
        <w:rPr>
          <w:szCs w:val="24"/>
        </w:rPr>
        <w:t>’</w:t>
      </w:r>
    </w:p>
    <w:p w14:paraId="2D0376C4" w14:textId="3EB82F09" w:rsidR="00DB1505" w:rsidRDefault="00DB1505" w:rsidP="00DB1505"/>
    <w:p w14:paraId="78F007E7" w14:textId="77777777" w:rsidR="00DB1505" w:rsidRDefault="00DB1505" w:rsidP="00DB1505">
      <w:pPr>
        <w:pStyle w:val="StyleCode"/>
        <w:rPr>
          <w:lang w:eastAsia="en-CA"/>
        </w:rPr>
      </w:pPr>
    </w:p>
    <w:p w14:paraId="2B6C2CCB" w14:textId="77777777" w:rsidR="00DB1505" w:rsidRPr="00400572" w:rsidRDefault="00DB1505" w:rsidP="00DB1505">
      <w:pPr>
        <w:pStyle w:val="StyleCode"/>
        <w:rPr>
          <w:szCs w:val="16"/>
        </w:rPr>
      </w:pPr>
      <w:r w:rsidRPr="00400572">
        <w:rPr>
          <w:szCs w:val="16"/>
        </w:rPr>
        <w:t>'sorbed species'</w:t>
      </w:r>
    </w:p>
    <w:p w14:paraId="6FFF3598" w14:textId="77777777" w:rsidR="00DB1505" w:rsidRPr="00400572" w:rsidRDefault="00DB1505" w:rsidP="00DB1505">
      <w:pPr>
        <w:pStyle w:val="StyleCode"/>
        <w:rPr>
          <w:szCs w:val="16"/>
        </w:rPr>
      </w:pPr>
      <w:r w:rsidRPr="00400572">
        <w:rPr>
          <w:szCs w:val="16"/>
        </w:rPr>
        <w:t>5                             ;number of sorbed species</w:t>
      </w:r>
    </w:p>
    <w:p w14:paraId="2CB7FDDC" w14:textId="77777777" w:rsidR="00DB1505" w:rsidRPr="00400572" w:rsidRDefault="00DB1505" w:rsidP="00DB1505">
      <w:pPr>
        <w:pStyle w:val="StyleCode"/>
        <w:rPr>
          <w:szCs w:val="16"/>
        </w:rPr>
      </w:pPr>
      <w:r w:rsidRPr="00400572">
        <w:rPr>
          <w:szCs w:val="16"/>
        </w:rPr>
        <w:t>'=feoh2+(s)'                  ;names of sorbed species</w:t>
      </w:r>
    </w:p>
    <w:p w14:paraId="29929B4B" w14:textId="77777777" w:rsidR="00DB1505" w:rsidRPr="00400572" w:rsidRDefault="00DB1505" w:rsidP="00DB1505">
      <w:pPr>
        <w:pStyle w:val="StyleCode"/>
        <w:rPr>
          <w:szCs w:val="16"/>
        </w:rPr>
      </w:pPr>
      <w:r w:rsidRPr="00400572">
        <w:rPr>
          <w:szCs w:val="16"/>
        </w:rPr>
        <w:t>'=feo-(s)'</w:t>
      </w:r>
    </w:p>
    <w:p w14:paraId="785C52D3" w14:textId="77777777" w:rsidR="00DB1505" w:rsidRPr="00400572" w:rsidRDefault="00DB1505" w:rsidP="00DB1505">
      <w:pPr>
        <w:pStyle w:val="StyleCode"/>
        <w:rPr>
          <w:szCs w:val="16"/>
        </w:rPr>
      </w:pPr>
      <w:r w:rsidRPr="00400572">
        <w:rPr>
          <w:szCs w:val="16"/>
        </w:rPr>
        <w:t>'=feozn+(s)'</w:t>
      </w:r>
    </w:p>
    <w:p w14:paraId="08E26CE8" w14:textId="77777777" w:rsidR="00DB1505" w:rsidRPr="00400572" w:rsidRDefault="00DB1505" w:rsidP="00DB1505">
      <w:pPr>
        <w:pStyle w:val="StyleCode"/>
        <w:rPr>
          <w:szCs w:val="16"/>
        </w:rPr>
      </w:pPr>
      <w:r w:rsidRPr="00400572">
        <w:rPr>
          <w:szCs w:val="16"/>
        </w:rPr>
        <w:t>'=feopb+(s)'</w:t>
      </w:r>
    </w:p>
    <w:p w14:paraId="7178A452" w14:textId="77777777" w:rsidR="00DB1505" w:rsidRDefault="00DB1505" w:rsidP="00DB1505">
      <w:pPr>
        <w:pStyle w:val="StyleCode"/>
        <w:rPr>
          <w:szCs w:val="16"/>
        </w:rPr>
      </w:pPr>
      <w:r w:rsidRPr="00400572">
        <w:rPr>
          <w:szCs w:val="16"/>
        </w:rPr>
        <w:t>'=feohca+2(s)'</w:t>
      </w:r>
    </w:p>
    <w:p w14:paraId="3C44C5CA" w14:textId="77777777" w:rsidR="00DB1505" w:rsidRPr="00400572" w:rsidRDefault="00DB1505" w:rsidP="00DB1505">
      <w:pPr>
        <w:pStyle w:val="StyleCode"/>
        <w:rPr>
          <w:szCs w:val="16"/>
        </w:rPr>
      </w:pPr>
    </w:p>
    <w:p w14:paraId="7375C49E" w14:textId="550493FB" w:rsidR="00DB1505" w:rsidRDefault="00C47CDC" w:rsidP="00DB1505">
      <w:r>
        <w:t xml:space="preserve">It is important to </w:t>
      </w:r>
      <w:r w:rsidR="00603A24">
        <w:t>highlight</w:t>
      </w:r>
      <w:r>
        <w:t xml:space="preserve"> that the keywords ‘sorbed species’ can be used for surface complexation or ion exchange reactions if only one of them needs to be considered. However, </w:t>
      </w:r>
      <w:r w:rsidR="00603A24">
        <w:t xml:space="preserve">the </w:t>
      </w:r>
      <w:r w:rsidR="00DB1505">
        <w:t>keyword</w:t>
      </w:r>
      <w:r>
        <w:t>s</w:t>
      </w:r>
      <w:r w:rsidR="00DB1505">
        <w:t xml:space="preserve"> </w:t>
      </w:r>
      <w:r w:rsidR="00603A24">
        <w:t>‘</w:t>
      </w:r>
      <w:r w:rsidR="00DB1505" w:rsidRPr="00B04675">
        <w:t>sorbed species</w:t>
      </w:r>
      <w:r w:rsidR="00603A24">
        <w:t>’</w:t>
      </w:r>
      <w:r w:rsidR="00DB1505">
        <w:t xml:space="preserve"> cannot be used for the case when both surface complexation and ion exchange reactions </w:t>
      </w:r>
      <w:r w:rsidR="0077235F">
        <w:t>must</w:t>
      </w:r>
      <w:r w:rsidR="00DB1505">
        <w:t xml:space="preserve"> be considered</w:t>
      </w:r>
      <w:r>
        <w:t xml:space="preserve"> simultaneously</w:t>
      </w:r>
      <w:r w:rsidR="00DB1505">
        <w:t xml:space="preserve">. To overcome this problem, both </w:t>
      </w:r>
      <w:r w:rsidR="00603A24">
        <w:t xml:space="preserve">the </w:t>
      </w:r>
      <w:r w:rsidR="00DB1505">
        <w:t xml:space="preserve">keywords </w:t>
      </w:r>
      <w:r w:rsidR="00603A24">
        <w:t>‘</w:t>
      </w:r>
      <w:r w:rsidR="00DB1505" w:rsidRPr="00321B38">
        <w:t>sorbed species of surface-complex</w:t>
      </w:r>
      <w:r w:rsidR="00603A24">
        <w:t>’</w:t>
      </w:r>
      <w:r w:rsidR="00DB1505">
        <w:t xml:space="preserve"> and </w:t>
      </w:r>
      <w:r w:rsidR="00603A24">
        <w:t>‘</w:t>
      </w:r>
      <w:r w:rsidR="00DB1505" w:rsidRPr="00A854A0">
        <w:t>sorbed species of ion-exchange</w:t>
      </w:r>
      <w:r w:rsidR="00603A24">
        <w:t>’</w:t>
      </w:r>
      <w:r w:rsidR="00DB1505">
        <w:t xml:space="preserve"> </w:t>
      </w:r>
      <w:r w:rsidR="0077235F">
        <w:t>must</w:t>
      </w:r>
      <w:r w:rsidR="00DB1505">
        <w:t xml:space="preserve"> be defined as described in the following sections.</w:t>
      </w:r>
    </w:p>
    <w:p w14:paraId="0804D012" w14:textId="48E64C73" w:rsidR="00DB1505" w:rsidRPr="00ED3698" w:rsidRDefault="00603A24" w:rsidP="0075340C">
      <w:pPr>
        <w:pStyle w:val="Heading4"/>
        <w:numPr>
          <w:ilvl w:val="0"/>
          <w:numId w:val="0"/>
        </w:numPr>
        <w:ind w:left="862"/>
      </w:pPr>
      <w:bookmarkStart w:id="120" w:name="_Toc13055898"/>
      <w:r>
        <w:t>‘</w:t>
      </w:r>
      <w:r w:rsidR="00DB1505" w:rsidRPr="00321B38">
        <w:t>sorbed species of surface-complex</w:t>
      </w:r>
      <w:r>
        <w:t>’</w:t>
      </w:r>
      <w:bookmarkEnd w:id="120"/>
    </w:p>
    <w:p w14:paraId="3BAF00F4" w14:textId="62E2DCA5" w:rsidR="00DB1505" w:rsidRDefault="00DB1505" w:rsidP="00DB1505">
      <w:r w:rsidRPr="00ED3698">
        <w:t>This sub-block requires specification of the number and names of</w:t>
      </w:r>
      <w:r>
        <w:t xml:space="preserve"> the sorbed species of </w:t>
      </w:r>
      <w:r w:rsidRPr="00321B38">
        <w:t>surface-complex</w:t>
      </w:r>
      <w:r>
        <w:t xml:space="preserve">ation reactions. It can be separately applied and has the same functionality as the sub-block </w:t>
      </w:r>
      <w:r w:rsidR="00603A24">
        <w:t>‘</w:t>
      </w:r>
      <w:r>
        <w:t>sorbed species</w:t>
      </w:r>
      <w:r w:rsidR="00603A24">
        <w:t>’</w:t>
      </w:r>
      <w:r>
        <w:t xml:space="preserve"> for surface complexation reactions. An example</w:t>
      </w:r>
      <w:r w:rsidR="00603A24">
        <w:t xml:space="preserve"> is set out below</w:t>
      </w:r>
      <w:r>
        <w:t>:</w:t>
      </w:r>
    </w:p>
    <w:p w14:paraId="43C4763E" w14:textId="77777777" w:rsidR="00DB1505" w:rsidRDefault="00DB1505" w:rsidP="00DB1505">
      <w:pPr>
        <w:pStyle w:val="StyleCode"/>
        <w:rPr>
          <w:lang w:eastAsia="en-CA"/>
        </w:rPr>
      </w:pPr>
    </w:p>
    <w:p w14:paraId="62F90E0D" w14:textId="77777777" w:rsidR="00DB1505" w:rsidRPr="00400572" w:rsidRDefault="00DB1505" w:rsidP="00DB1505">
      <w:pPr>
        <w:pStyle w:val="StyleCode"/>
        <w:rPr>
          <w:szCs w:val="16"/>
        </w:rPr>
      </w:pPr>
      <w:r w:rsidRPr="00400572">
        <w:rPr>
          <w:szCs w:val="16"/>
        </w:rPr>
        <w:t>'sorbed species</w:t>
      </w:r>
      <w:r w:rsidRPr="001C6F1E">
        <w:t xml:space="preserve"> </w:t>
      </w:r>
      <w:r w:rsidRPr="001C6F1E">
        <w:rPr>
          <w:szCs w:val="16"/>
        </w:rPr>
        <w:t>of surface-complex</w:t>
      </w:r>
      <w:r w:rsidRPr="00400572">
        <w:rPr>
          <w:szCs w:val="16"/>
        </w:rPr>
        <w:t>'</w:t>
      </w:r>
    </w:p>
    <w:p w14:paraId="079CE749" w14:textId="77777777" w:rsidR="00DB1505" w:rsidRPr="00400572" w:rsidRDefault="00DB1505" w:rsidP="00DB1505">
      <w:pPr>
        <w:pStyle w:val="StyleCode"/>
        <w:rPr>
          <w:szCs w:val="16"/>
        </w:rPr>
      </w:pPr>
      <w:r w:rsidRPr="00FC2059">
        <w:rPr>
          <w:noProof/>
          <w:szCs w:val="16"/>
        </w:rPr>
        <w:t>5                             ;number</w:t>
      </w:r>
      <w:r w:rsidRPr="00400572">
        <w:rPr>
          <w:szCs w:val="16"/>
        </w:rPr>
        <w:t xml:space="preserve"> of sorbed species</w:t>
      </w:r>
    </w:p>
    <w:p w14:paraId="296197D7" w14:textId="77777777" w:rsidR="00DB1505" w:rsidRPr="00400572" w:rsidRDefault="00DB1505" w:rsidP="00DB1505">
      <w:pPr>
        <w:pStyle w:val="StyleCode"/>
        <w:rPr>
          <w:szCs w:val="16"/>
        </w:rPr>
      </w:pPr>
      <w:r w:rsidRPr="00400572">
        <w:rPr>
          <w:szCs w:val="16"/>
        </w:rPr>
        <w:t>'=feoh2+(s)'                  ;names of sorbed species</w:t>
      </w:r>
    </w:p>
    <w:p w14:paraId="200ACF0D" w14:textId="77777777" w:rsidR="00DB1505" w:rsidRPr="00400572" w:rsidRDefault="00DB1505" w:rsidP="00DB1505">
      <w:pPr>
        <w:pStyle w:val="StyleCode"/>
        <w:rPr>
          <w:szCs w:val="16"/>
        </w:rPr>
      </w:pPr>
      <w:r w:rsidRPr="00400572">
        <w:rPr>
          <w:szCs w:val="16"/>
        </w:rPr>
        <w:t>'=feo-(s)'</w:t>
      </w:r>
    </w:p>
    <w:p w14:paraId="59B5E530" w14:textId="77777777" w:rsidR="00DB1505" w:rsidRPr="00400572" w:rsidRDefault="00DB1505" w:rsidP="00DB1505">
      <w:pPr>
        <w:pStyle w:val="StyleCode"/>
        <w:rPr>
          <w:szCs w:val="16"/>
        </w:rPr>
      </w:pPr>
      <w:r w:rsidRPr="00400572">
        <w:rPr>
          <w:szCs w:val="16"/>
        </w:rPr>
        <w:t>'=feozn+(s)'</w:t>
      </w:r>
    </w:p>
    <w:p w14:paraId="32263682" w14:textId="77777777" w:rsidR="00DB1505" w:rsidRPr="00400572" w:rsidRDefault="00DB1505" w:rsidP="00DB1505">
      <w:pPr>
        <w:pStyle w:val="StyleCode"/>
        <w:rPr>
          <w:szCs w:val="16"/>
        </w:rPr>
      </w:pPr>
      <w:r w:rsidRPr="00400572">
        <w:rPr>
          <w:szCs w:val="16"/>
        </w:rPr>
        <w:t>'=feopb+(s)'</w:t>
      </w:r>
    </w:p>
    <w:p w14:paraId="7F05EB6B" w14:textId="77777777" w:rsidR="00DB1505" w:rsidRDefault="00DB1505" w:rsidP="00DB1505">
      <w:pPr>
        <w:pStyle w:val="StyleCode"/>
        <w:rPr>
          <w:szCs w:val="16"/>
        </w:rPr>
      </w:pPr>
      <w:r w:rsidRPr="00400572">
        <w:rPr>
          <w:szCs w:val="16"/>
        </w:rPr>
        <w:t>'=feohca+2(s)'</w:t>
      </w:r>
    </w:p>
    <w:p w14:paraId="2125720B" w14:textId="77777777" w:rsidR="00DB1505" w:rsidRPr="00400572" w:rsidRDefault="00DB1505" w:rsidP="00DB1505">
      <w:pPr>
        <w:pStyle w:val="StyleCode"/>
        <w:rPr>
          <w:szCs w:val="16"/>
        </w:rPr>
      </w:pPr>
    </w:p>
    <w:p w14:paraId="3494C160" w14:textId="6B2963BE" w:rsidR="00DB1505" w:rsidRDefault="00DB1505" w:rsidP="00DB1505">
      <w:r w:rsidRPr="00B04675">
        <w:rPr>
          <w:szCs w:val="24"/>
        </w:rPr>
        <w:t>In the example</w:t>
      </w:r>
      <w:r w:rsidR="00603A24">
        <w:rPr>
          <w:szCs w:val="24"/>
        </w:rPr>
        <w:t xml:space="preserve"> above</w:t>
      </w:r>
      <w:r w:rsidRPr="00B04675">
        <w:rPr>
          <w:szCs w:val="24"/>
        </w:rPr>
        <w:t xml:space="preserve">, </w:t>
      </w:r>
      <w:r>
        <w:rPr>
          <w:szCs w:val="24"/>
        </w:rPr>
        <w:t>five</w:t>
      </w:r>
      <w:r w:rsidRPr="00B04675">
        <w:rPr>
          <w:szCs w:val="24"/>
        </w:rPr>
        <w:t xml:space="preserve"> </w:t>
      </w:r>
      <w:r>
        <w:rPr>
          <w:szCs w:val="24"/>
        </w:rPr>
        <w:t>surface complexation spec</w:t>
      </w:r>
      <w:r w:rsidRPr="00B04675">
        <w:rPr>
          <w:szCs w:val="24"/>
        </w:rPr>
        <w:t>ies are defined, which implies</w:t>
      </w:r>
      <w:r w:rsidR="00F550A3">
        <w:rPr>
          <w:szCs w:val="24"/>
        </w:rPr>
        <w:t xml:space="preserve"> </w:t>
      </w:r>
      <w:r w:rsidR="00603A24">
        <w:rPr>
          <w:szCs w:val="24"/>
        </w:rPr>
        <w:t xml:space="preserve">a </w:t>
      </w:r>
      <w:r w:rsidR="00F550A3">
        <w:rPr>
          <w:szCs w:val="24"/>
        </w:rPr>
        <w:t>corresponding</w:t>
      </w:r>
      <w:r w:rsidRPr="00B04675">
        <w:rPr>
          <w:szCs w:val="24"/>
        </w:rPr>
        <w:t xml:space="preserve"> </w:t>
      </w:r>
      <w:r>
        <w:rPr>
          <w:szCs w:val="24"/>
        </w:rPr>
        <w:t>five</w:t>
      </w:r>
      <w:r w:rsidRPr="00B04675">
        <w:rPr>
          <w:szCs w:val="24"/>
        </w:rPr>
        <w:t xml:space="preserve"> </w:t>
      </w:r>
      <w:r>
        <w:rPr>
          <w:szCs w:val="24"/>
        </w:rPr>
        <w:t xml:space="preserve">surface complexation </w:t>
      </w:r>
      <w:r w:rsidRPr="00B04675">
        <w:rPr>
          <w:szCs w:val="24"/>
        </w:rPr>
        <w:t>reactions</w:t>
      </w:r>
      <w:r w:rsidR="00F550A3">
        <w:rPr>
          <w:szCs w:val="24"/>
        </w:rPr>
        <w:t xml:space="preserve"> are</w:t>
      </w:r>
      <w:r w:rsidRPr="00B04675">
        <w:rPr>
          <w:szCs w:val="24"/>
        </w:rPr>
        <w:t xml:space="preserve"> defined in the database file sorption.dbs. The name and type of the surface are specified under the keyword </w:t>
      </w:r>
      <w:r w:rsidR="00603A24">
        <w:rPr>
          <w:szCs w:val="24"/>
        </w:rPr>
        <w:t>‘</w:t>
      </w:r>
      <w:r w:rsidRPr="00B04675">
        <w:rPr>
          <w:szCs w:val="24"/>
        </w:rPr>
        <w:t>non-aqueous components</w:t>
      </w:r>
      <w:r w:rsidR="00603A24">
        <w:rPr>
          <w:szCs w:val="24"/>
        </w:rPr>
        <w:t>’</w:t>
      </w:r>
      <w:r w:rsidRPr="00B04675">
        <w:rPr>
          <w:szCs w:val="24"/>
        </w:rPr>
        <w:t>.</w:t>
      </w:r>
      <w:r w:rsidR="00C47CDC">
        <w:rPr>
          <w:szCs w:val="24"/>
        </w:rPr>
        <w:t xml:space="preserve"> </w:t>
      </w:r>
      <w:r w:rsidR="00C47CDC">
        <w:t xml:space="preserve">The advantage of this sub-block </w:t>
      </w:r>
      <w:r w:rsidR="00603A24">
        <w:t>is</w:t>
      </w:r>
      <w:r w:rsidR="00C47CDC">
        <w:t xml:space="preserve"> that it can be combined with the sub-block </w:t>
      </w:r>
      <w:r w:rsidR="00603A24">
        <w:t>‘</w:t>
      </w:r>
      <w:r w:rsidR="00C47CDC" w:rsidRPr="00A854A0">
        <w:t>sorbed species of ion-exchange</w:t>
      </w:r>
      <w:r w:rsidR="00603A24">
        <w:t>’</w:t>
      </w:r>
      <w:r w:rsidR="00C47CDC">
        <w:t xml:space="preserve"> to include both ion exchange and surface complexation reactions simultaneously.</w:t>
      </w:r>
    </w:p>
    <w:p w14:paraId="49CB4E40" w14:textId="2B87C2B9" w:rsidR="00DB1505" w:rsidRPr="00ED3698" w:rsidRDefault="00603A24" w:rsidP="00DB1505">
      <w:pPr>
        <w:pStyle w:val="Heading4"/>
      </w:pPr>
      <w:bookmarkStart w:id="121" w:name="_Toc13055899"/>
      <w:r>
        <w:lastRenderedPageBreak/>
        <w:t>‘</w:t>
      </w:r>
      <w:r w:rsidR="00DB1505" w:rsidRPr="00A854A0">
        <w:t>sorbed species of ion-exchange</w:t>
      </w:r>
      <w:r>
        <w:t>’</w:t>
      </w:r>
      <w:bookmarkEnd w:id="121"/>
    </w:p>
    <w:p w14:paraId="1785C6F1" w14:textId="3335ABCC" w:rsidR="00DB1505" w:rsidRDefault="00DB1505" w:rsidP="00DB1505">
      <w:r w:rsidRPr="00ED3698">
        <w:t>This sub-block requires the specification of the number and names of</w:t>
      </w:r>
      <w:r>
        <w:t xml:space="preserve"> the sorbed species of ion exchange reactions. It can be separately applied and has the same functionality as the sub-block </w:t>
      </w:r>
      <w:r w:rsidR="00C47CDC">
        <w:t>‘</w:t>
      </w:r>
      <w:r>
        <w:t>sorbed species</w:t>
      </w:r>
      <w:r w:rsidR="00C47CDC">
        <w:t>’</w:t>
      </w:r>
      <w:r>
        <w:t xml:space="preserve"> for</w:t>
      </w:r>
      <w:r w:rsidR="00DA4DAC">
        <w:t xml:space="preserve"> the specification of</w:t>
      </w:r>
      <w:r>
        <w:t xml:space="preserve"> ion exchange reactions. </w:t>
      </w:r>
      <w:r w:rsidR="00603A24">
        <w:t xml:space="preserve">For </w:t>
      </w:r>
      <w:r>
        <w:t>example:</w:t>
      </w:r>
    </w:p>
    <w:p w14:paraId="022DCF4A" w14:textId="77777777" w:rsidR="00DB1505" w:rsidRDefault="00DB1505" w:rsidP="00DB1505">
      <w:pPr>
        <w:pStyle w:val="StyleCode"/>
        <w:rPr>
          <w:lang w:eastAsia="en-CA"/>
        </w:rPr>
      </w:pPr>
    </w:p>
    <w:p w14:paraId="32760527" w14:textId="77777777" w:rsidR="00DB1505" w:rsidRPr="00B11744" w:rsidRDefault="00DB1505" w:rsidP="00DB1505">
      <w:pPr>
        <w:pStyle w:val="StyleCode"/>
        <w:rPr>
          <w:lang w:eastAsia="en-CA"/>
        </w:rPr>
      </w:pPr>
      <w:r w:rsidRPr="00B11744">
        <w:rPr>
          <w:lang w:eastAsia="en-CA"/>
        </w:rPr>
        <w:t>'sorbed species of ion-exchange'</w:t>
      </w:r>
    </w:p>
    <w:p w14:paraId="74B076A5" w14:textId="77777777" w:rsidR="00DB1505" w:rsidRPr="00B11744" w:rsidRDefault="00DB1505" w:rsidP="00DB1505">
      <w:pPr>
        <w:pStyle w:val="StyleCode"/>
        <w:rPr>
          <w:lang w:eastAsia="en-CA"/>
        </w:rPr>
      </w:pPr>
      <w:r w:rsidRPr="00B11744">
        <w:rPr>
          <w:lang w:eastAsia="en-CA"/>
        </w:rPr>
        <w:t>6</w:t>
      </w:r>
    </w:p>
    <w:p w14:paraId="30C481BE" w14:textId="77777777" w:rsidR="00DB1505" w:rsidRPr="00B11744" w:rsidRDefault="00DB1505" w:rsidP="00DB1505">
      <w:pPr>
        <w:pStyle w:val="StyleCode"/>
        <w:rPr>
          <w:lang w:eastAsia="en-CA"/>
        </w:rPr>
      </w:pPr>
      <w:r w:rsidRPr="00B11744">
        <w:rPr>
          <w:lang w:eastAsia="en-CA"/>
        </w:rPr>
        <w:t>'mg-x(</w:t>
      </w:r>
      <w:r w:rsidRPr="00FC2059">
        <w:rPr>
          <w:noProof/>
          <w:lang w:eastAsia="en-CA"/>
        </w:rPr>
        <w:t>na</w:t>
      </w:r>
      <w:r w:rsidRPr="00B11744">
        <w:rPr>
          <w:lang w:eastAsia="en-CA"/>
        </w:rPr>
        <w:t>)'</w:t>
      </w:r>
    </w:p>
    <w:p w14:paraId="7DB21BC7" w14:textId="77777777" w:rsidR="00DB1505" w:rsidRPr="00B11744" w:rsidRDefault="00DB1505" w:rsidP="00DB1505">
      <w:pPr>
        <w:pStyle w:val="StyleCode"/>
        <w:rPr>
          <w:lang w:eastAsia="en-CA"/>
        </w:rPr>
      </w:pPr>
      <w:r w:rsidRPr="00B11744">
        <w:rPr>
          <w:lang w:eastAsia="en-CA"/>
        </w:rPr>
        <w:t>'</w:t>
      </w:r>
      <w:r w:rsidRPr="00FC2059">
        <w:rPr>
          <w:noProof/>
          <w:lang w:eastAsia="en-CA"/>
        </w:rPr>
        <w:t>na</w:t>
      </w:r>
      <w:r w:rsidRPr="00B11744">
        <w:rPr>
          <w:lang w:eastAsia="en-CA"/>
        </w:rPr>
        <w:t>-x(</w:t>
      </w:r>
      <w:r w:rsidRPr="00FC2059">
        <w:rPr>
          <w:noProof/>
          <w:lang w:eastAsia="en-CA"/>
        </w:rPr>
        <w:t>na</w:t>
      </w:r>
      <w:r w:rsidRPr="00B11744">
        <w:rPr>
          <w:lang w:eastAsia="en-CA"/>
        </w:rPr>
        <w:t>)'</w:t>
      </w:r>
    </w:p>
    <w:p w14:paraId="34E0A59E" w14:textId="77777777" w:rsidR="00DB1505" w:rsidRPr="00B11744" w:rsidRDefault="00DB1505" w:rsidP="00DB1505">
      <w:pPr>
        <w:pStyle w:val="StyleCode"/>
        <w:rPr>
          <w:lang w:eastAsia="en-CA"/>
        </w:rPr>
      </w:pPr>
      <w:r w:rsidRPr="00B11744">
        <w:rPr>
          <w:lang w:eastAsia="en-CA"/>
        </w:rPr>
        <w:t>'k-x(</w:t>
      </w:r>
      <w:r w:rsidRPr="00FC2059">
        <w:rPr>
          <w:noProof/>
          <w:lang w:eastAsia="en-CA"/>
        </w:rPr>
        <w:t>na</w:t>
      </w:r>
      <w:r w:rsidRPr="00B11744">
        <w:rPr>
          <w:lang w:eastAsia="en-CA"/>
        </w:rPr>
        <w:t>)'</w:t>
      </w:r>
    </w:p>
    <w:p w14:paraId="293E6FD9" w14:textId="77777777" w:rsidR="00DB1505" w:rsidRPr="00B11744" w:rsidRDefault="00DB1505" w:rsidP="00DB1505">
      <w:pPr>
        <w:pStyle w:val="StyleCode"/>
        <w:rPr>
          <w:lang w:eastAsia="en-CA"/>
        </w:rPr>
      </w:pPr>
      <w:r w:rsidRPr="00B11744">
        <w:rPr>
          <w:lang w:eastAsia="en-CA"/>
        </w:rPr>
        <w:t>'</w:t>
      </w:r>
      <w:r w:rsidRPr="00FC2059">
        <w:rPr>
          <w:noProof/>
          <w:lang w:eastAsia="en-CA"/>
        </w:rPr>
        <w:t>zn</w:t>
      </w:r>
      <w:r w:rsidRPr="00B11744">
        <w:rPr>
          <w:lang w:eastAsia="en-CA"/>
        </w:rPr>
        <w:t>-x(</w:t>
      </w:r>
      <w:r w:rsidRPr="00FC2059">
        <w:rPr>
          <w:noProof/>
          <w:lang w:eastAsia="en-CA"/>
        </w:rPr>
        <w:t>na</w:t>
      </w:r>
      <w:r w:rsidRPr="00B11744">
        <w:rPr>
          <w:lang w:eastAsia="en-CA"/>
        </w:rPr>
        <w:t>)'</w:t>
      </w:r>
    </w:p>
    <w:p w14:paraId="5B559C51" w14:textId="77777777" w:rsidR="00DB1505" w:rsidRPr="00B11744" w:rsidRDefault="00DB1505" w:rsidP="00DB1505">
      <w:pPr>
        <w:pStyle w:val="StyleCode"/>
        <w:rPr>
          <w:lang w:eastAsia="en-CA"/>
        </w:rPr>
      </w:pPr>
      <w:r w:rsidRPr="00B11744">
        <w:rPr>
          <w:lang w:eastAsia="en-CA"/>
        </w:rPr>
        <w:t>'</w:t>
      </w:r>
      <w:r w:rsidRPr="00FC2059">
        <w:rPr>
          <w:noProof/>
          <w:lang w:eastAsia="en-CA"/>
        </w:rPr>
        <w:t>pb</w:t>
      </w:r>
      <w:r w:rsidRPr="00B11744">
        <w:rPr>
          <w:lang w:eastAsia="en-CA"/>
        </w:rPr>
        <w:t>-x(</w:t>
      </w:r>
      <w:r w:rsidRPr="00FC2059">
        <w:rPr>
          <w:noProof/>
          <w:lang w:eastAsia="en-CA"/>
        </w:rPr>
        <w:t>na</w:t>
      </w:r>
      <w:r w:rsidRPr="00B11744">
        <w:rPr>
          <w:lang w:eastAsia="en-CA"/>
        </w:rPr>
        <w:t>)'</w:t>
      </w:r>
    </w:p>
    <w:p w14:paraId="7E5AAA03" w14:textId="77777777" w:rsidR="00DB1505" w:rsidRDefault="00DB1505" w:rsidP="00DB1505">
      <w:pPr>
        <w:pStyle w:val="StyleCode"/>
        <w:rPr>
          <w:lang w:eastAsia="en-CA"/>
        </w:rPr>
      </w:pPr>
      <w:r w:rsidRPr="00B11744">
        <w:rPr>
          <w:lang w:eastAsia="en-CA"/>
        </w:rPr>
        <w:t>'ca-x(</w:t>
      </w:r>
      <w:r w:rsidRPr="00FC2059">
        <w:rPr>
          <w:noProof/>
          <w:lang w:eastAsia="en-CA"/>
        </w:rPr>
        <w:t>na</w:t>
      </w:r>
      <w:r w:rsidRPr="00B11744">
        <w:rPr>
          <w:lang w:eastAsia="en-CA"/>
        </w:rPr>
        <w:t>)'</w:t>
      </w:r>
    </w:p>
    <w:p w14:paraId="77392614" w14:textId="77777777" w:rsidR="00DB1505" w:rsidRPr="006C2839" w:rsidRDefault="00DB1505" w:rsidP="00DB1505">
      <w:pPr>
        <w:pStyle w:val="StyleCode"/>
      </w:pPr>
    </w:p>
    <w:p w14:paraId="6676CA2B" w14:textId="55833AB7" w:rsidR="00DB1505" w:rsidRDefault="00DB1505" w:rsidP="00DB1505">
      <w:r w:rsidRPr="000C0ACC">
        <w:t>In the example</w:t>
      </w:r>
      <w:r w:rsidR="00603A24">
        <w:t xml:space="preserve"> above</w:t>
      </w:r>
      <w:r w:rsidRPr="000C0ACC">
        <w:t xml:space="preserve">, </w:t>
      </w:r>
      <w:r>
        <w:t>six</w:t>
      </w:r>
      <w:r w:rsidRPr="000C0ACC">
        <w:t xml:space="preserve"> ion exchange </w:t>
      </w:r>
      <w:r>
        <w:t>species</w:t>
      </w:r>
      <w:r w:rsidRPr="000C0ACC">
        <w:t xml:space="preserve"> are </w:t>
      </w:r>
      <w:r w:rsidR="00DA4DAC">
        <w:t>included</w:t>
      </w:r>
      <w:r>
        <w:t xml:space="preserve">, which implies </w:t>
      </w:r>
      <w:r w:rsidR="00DA4DAC">
        <w:t xml:space="preserve">the corresponding </w:t>
      </w:r>
      <w:r>
        <w:t xml:space="preserve">six ion exchange reactions </w:t>
      </w:r>
      <w:r w:rsidR="00F550A3">
        <w:t xml:space="preserve">are </w:t>
      </w:r>
      <w:r>
        <w:t xml:space="preserve">defined in the database file </w:t>
      </w:r>
      <w:r w:rsidRPr="00400572">
        <w:t>sorption.dbs</w:t>
      </w:r>
      <w:r>
        <w:t>.</w:t>
      </w:r>
      <w:r w:rsidR="00C47CDC">
        <w:t xml:space="preserve"> The advantage of this sub-block</w:t>
      </w:r>
      <w:r w:rsidR="00DA4DAC">
        <w:t xml:space="preserve"> over the keywords ‘sorbed species’</w:t>
      </w:r>
      <w:r w:rsidR="00C47CDC">
        <w:t xml:space="preserve"> lies in that it can be combined with the sub-block </w:t>
      </w:r>
      <w:r w:rsidR="008C5BB6">
        <w:t>‘</w:t>
      </w:r>
      <w:r w:rsidR="00C47CDC" w:rsidRPr="00A854A0">
        <w:t xml:space="preserve">sorbed species of </w:t>
      </w:r>
      <w:r w:rsidR="00C47CDC">
        <w:t>surface complex</w:t>
      </w:r>
      <w:r w:rsidR="008C5BB6">
        <w:t>’</w:t>
      </w:r>
      <w:r w:rsidR="00C47CDC">
        <w:t xml:space="preserve"> to include both ion exchange and surface complexation reactions in the simulation.</w:t>
      </w:r>
    </w:p>
    <w:p w14:paraId="7636CC07" w14:textId="40B69F6A" w:rsidR="00DB1505" w:rsidRPr="00ED3698" w:rsidRDefault="008C5BB6" w:rsidP="00DB1505">
      <w:pPr>
        <w:pStyle w:val="Heading4"/>
      </w:pPr>
      <w:bookmarkStart w:id="122" w:name="_Toc13055900"/>
      <w:r>
        <w:t>‘</w:t>
      </w:r>
      <w:r w:rsidR="00DB1505" w:rsidRPr="000C0ACC">
        <w:t>surface sites of ion-exchange</w:t>
      </w:r>
      <w:r>
        <w:t>’</w:t>
      </w:r>
      <w:bookmarkEnd w:id="122"/>
    </w:p>
    <w:p w14:paraId="2F3E24C7" w14:textId="0E672E21" w:rsidR="00DB1505" w:rsidRDefault="00DB1505" w:rsidP="00DB1505">
      <w:r w:rsidRPr="00ED3698">
        <w:t xml:space="preserve">This sub-block </w:t>
      </w:r>
      <w:r w:rsidR="00D5530F">
        <w:t>specifies</w:t>
      </w:r>
      <w:r w:rsidRPr="00ED3698">
        <w:t xml:space="preserve"> the number and names of</w:t>
      </w:r>
      <w:r>
        <w:t xml:space="preserve"> the surface sites of ion exchange reactions when the multisite ion exchange model is applied (Xie et al.</w:t>
      </w:r>
      <w:r w:rsidR="008C5BB6">
        <w:t>,</w:t>
      </w:r>
      <w:r>
        <w:t xml:space="preserve"> 2014b). </w:t>
      </w:r>
      <w:r w:rsidRPr="00A3079F">
        <w:rPr>
          <w:szCs w:val="24"/>
        </w:rPr>
        <w:t xml:space="preserve">An example </w:t>
      </w:r>
      <w:r w:rsidRPr="00FC2059">
        <w:rPr>
          <w:noProof/>
          <w:szCs w:val="24"/>
        </w:rPr>
        <w:t>for</w:t>
      </w:r>
      <w:r w:rsidRPr="00A3079F">
        <w:rPr>
          <w:szCs w:val="24"/>
        </w:rPr>
        <w:t xml:space="preserve"> the </w:t>
      </w:r>
      <w:r w:rsidR="008C5BB6">
        <w:rPr>
          <w:szCs w:val="24"/>
        </w:rPr>
        <w:t>use</w:t>
      </w:r>
      <w:r w:rsidR="008C5BB6" w:rsidRPr="00A3079F">
        <w:rPr>
          <w:szCs w:val="24"/>
        </w:rPr>
        <w:t xml:space="preserve"> </w:t>
      </w:r>
      <w:r w:rsidRPr="00A3079F">
        <w:rPr>
          <w:szCs w:val="24"/>
        </w:rPr>
        <w:t xml:space="preserve">of the keyword </w:t>
      </w:r>
      <w:r w:rsidR="008C5BB6">
        <w:rPr>
          <w:szCs w:val="24"/>
        </w:rPr>
        <w:t>‘</w:t>
      </w:r>
      <w:r w:rsidRPr="00A3079F">
        <w:rPr>
          <w:szCs w:val="24"/>
        </w:rPr>
        <w:t>surface sites of ion-exchange</w:t>
      </w:r>
      <w:r w:rsidR="008C5BB6">
        <w:rPr>
          <w:szCs w:val="24"/>
        </w:rPr>
        <w:t>’</w:t>
      </w:r>
      <w:r w:rsidRPr="00A3079F">
        <w:rPr>
          <w:szCs w:val="24"/>
        </w:rPr>
        <w:t xml:space="preserve"> is:</w:t>
      </w:r>
    </w:p>
    <w:p w14:paraId="7E15A00F" w14:textId="77777777" w:rsidR="00DB1505" w:rsidRDefault="00DB1505" w:rsidP="00DB1505">
      <w:pPr>
        <w:pStyle w:val="StyleCode"/>
      </w:pPr>
    </w:p>
    <w:p w14:paraId="1EAA6161" w14:textId="77777777" w:rsidR="00DB1505" w:rsidRPr="00A3079F" w:rsidRDefault="00DB1505" w:rsidP="00DB1505">
      <w:pPr>
        <w:pStyle w:val="StyleCode"/>
      </w:pPr>
      <w:r w:rsidRPr="00A3079F">
        <w:t>'surface sites of ion-exchange'</w:t>
      </w:r>
    </w:p>
    <w:p w14:paraId="09667885" w14:textId="77777777" w:rsidR="00DB1505" w:rsidRPr="00A3079F" w:rsidRDefault="00DB1505" w:rsidP="00DB1505">
      <w:pPr>
        <w:pStyle w:val="StyleCode"/>
      </w:pPr>
      <w:r w:rsidRPr="00FC2059">
        <w:rPr>
          <w:noProof/>
        </w:rPr>
        <w:t>3                  ;</w:t>
      </w:r>
      <w:r w:rsidRPr="00A3079F">
        <w:t xml:space="preserve"> total number of ion exchange sites</w:t>
      </w:r>
    </w:p>
    <w:p w14:paraId="3B2A3539" w14:textId="77777777" w:rsidR="00DB1505" w:rsidRPr="00A3079F" w:rsidRDefault="00DB1505" w:rsidP="00DB1505">
      <w:pPr>
        <w:pStyle w:val="StyleCode"/>
      </w:pPr>
      <w:r w:rsidRPr="00A3079F">
        <w:t>'-</w:t>
      </w:r>
      <w:r w:rsidRPr="00FC2059">
        <w:rPr>
          <w:noProof/>
        </w:rPr>
        <w:t>FES'             ;</w:t>
      </w:r>
      <w:r w:rsidRPr="00A3079F">
        <w:t xml:space="preserve"> names of sites</w:t>
      </w:r>
    </w:p>
    <w:p w14:paraId="5D489A4E" w14:textId="77777777" w:rsidR="00DB1505" w:rsidRPr="00A3079F" w:rsidRDefault="00DB1505" w:rsidP="00DB1505">
      <w:pPr>
        <w:pStyle w:val="StyleCode"/>
      </w:pPr>
      <w:r w:rsidRPr="00A3079F">
        <w:t>'-II'</w:t>
      </w:r>
    </w:p>
    <w:p w14:paraId="455490EE" w14:textId="77777777" w:rsidR="00DB1505" w:rsidRPr="00A3079F" w:rsidRDefault="00DB1505" w:rsidP="00DB1505">
      <w:pPr>
        <w:pStyle w:val="StyleCode"/>
      </w:pPr>
      <w:r w:rsidRPr="00A3079F">
        <w:t>'-PS'</w:t>
      </w:r>
    </w:p>
    <w:p w14:paraId="5848D832" w14:textId="77777777" w:rsidR="00DB1505" w:rsidRPr="00A3079F" w:rsidRDefault="00DB1505" w:rsidP="00DB1505">
      <w:pPr>
        <w:pStyle w:val="StyleCode"/>
      </w:pPr>
    </w:p>
    <w:p w14:paraId="7D9AD8EB" w14:textId="26CE889B" w:rsidR="00DB1505" w:rsidRPr="00ED3698" w:rsidRDefault="00DB1505" w:rsidP="00DB1505">
      <w:r w:rsidRPr="000C0ACC">
        <w:t>In the example, three ion exchange sites are defined: -FES, -II</w:t>
      </w:r>
      <w:r w:rsidR="008C5BB6">
        <w:t>,</w:t>
      </w:r>
      <w:r w:rsidRPr="000C0ACC">
        <w:t xml:space="preserve"> and</w:t>
      </w:r>
      <w:r>
        <w:t>–</w:t>
      </w:r>
      <w:r w:rsidRPr="000C0ACC">
        <w:t>PS</w:t>
      </w:r>
      <w:r>
        <w:t xml:space="preserve"> (Bradbury and Baeyens, 2000). The fraction of each </w:t>
      </w:r>
      <w:r w:rsidR="008C5BB6">
        <w:t>site</w:t>
      </w:r>
      <w:r>
        <w:t xml:space="preserve"> should be specified through the keyword </w:t>
      </w:r>
      <w:r w:rsidR="008C5BB6">
        <w:t>‘</w:t>
      </w:r>
      <w:r w:rsidRPr="000C0ACC">
        <w:t>CEC fraction of multisite ion exchange</w:t>
      </w:r>
      <w:r w:rsidR="008C5BB6">
        <w:t>’</w:t>
      </w:r>
      <w:r w:rsidRPr="000C0ACC">
        <w:t xml:space="preserve"> (in Data Block 14: initial condition - reactive transport).</w:t>
      </w:r>
    </w:p>
    <w:p w14:paraId="388098A5" w14:textId="77777777" w:rsidR="00DB1505" w:rsidRPr="00ED3698" w:rsidRDefault="00DB1505" w:rsidP="00DB1505">
      <w:pPr>
        <w:pStyle w:val="Heading4"/>
      </w:pPr>
      <w:bookmarkStart w:id="123" w:name="_Toc13055901"/>
      <w:r w:rsidRPr="00ED3698">
        <w:t>‘database directory’</w:t>
      </w:r>
      <w:bookmarkEnd w:id="123"/>
    </w:p>
    <w:p w14:paraId="386CD3B9" w14:textId="5C5B68AA" w:rsidR="00DB1505" w:rsidRPr="00ED3698" w:rsidRDefault="00DB1505" w:rsidP="00DB1505">
      <w:r w:rsidRPr="00ED3698">
        <w:t xml:space="preserve">The geochemical database to be used for the simulation must be specified following the text string ‘database directory’. The </w:t>
      </w:r>
      <w:r w:rsidR="00D5530F">
        <w:t xml:space="preserve">full or relative </w:t>
      </w:r>
      <w:r w:rsidRPr="00ED3698">
        <w:t xml:space="preserve">path of the database must be entered, </w:t>
      </w:r>
      <w:r w:rsidR="008C5BB6">
        <w:t>such as</w:t>
      </w:r>
      <w:r w:rsidRPr="00ED3698">
        <w:t xml:space="preserve">: </w:t>
      </w:r>
    </w:p>
    <w:p w14:paraId="5891E227" w14:textId="77777777" w:rsidR="00D5530F" w:rsidRDefault="00D5530F" w:rsidP="00D5530F">
      <w:pPr>
        <w:pStyle w:val="StyleCode"/>
      </w:pPr>
    </w:p>
    <w:p w14:paraId="42033B9F" w14:textId="77777777" w:rsidR="00DB1505" w:rsidRPr="00824491" w:rsidRDefault="00DB1505" w:rsidP="00D5530F">
      <w:pPr>
        <w:pStyle w:val="StyleCode"/>
      </w:pPr>
      <w:r w:rsidRPr="00824491">
        <w:t>‘database directory’</w:t>
      </w:r>
    </w:p>
    <w:p w14:paraId="11130D52" w14:textId="77777777" w:rsidR="00DB1505" w:rsidRDefault="00DB1505" w:rsidP="00D5530F">
      <w:pPr>
        <w:pStyle w:val="StyleCode"/>
      </w:pPr>
      <w:r w:rsidRPr="00824491">
        <w:t>‘d:\min3p\database\default’</w:t>
      </w:r>
    </w:p>
    <w:p w14:paraId="6F9DCD34" w14:textId="77777777" w:rsidR="00D5530F" w:rsidRPr="00824491" w:rsidRDefault="00D5530F" w:rsidP="00D5530F">
      <w:pPr>
        <w:pStyle w:val="StyleCode"/>
      </w:pPr>
    </w:p>
    <w:p w14:paraId="22F2AC00" w14:textId="425D37C8" w:rsidR="00DB1505" w:rsidRDefault="008C5BB6" w:rsidP="00DB1505">
      <w:r>
        <w:t xml:space="preserve">It is important </w:t>
      </w:r>
      <w:r w:rsidR="00D5530F">
        <w:t xml:space="preserve">to </w:t>
      </w:r>
      <w:r>
        <w:t>ensure</w:t>
      </w:r>
      <w:r w:rsidR="00D5530F">
        <w:t xml:space="preserve"> the required database files (such as comp.dbs, complex.dbs, mineral.dbs, sorption.dbs, redox.dbs and gases.dbs) are placed under the provided directory (see Section </w:t>
      </w:r>
      <w:r w:rsidR="00D5530F">
        <w:fldChar w:fldCharType="begin"/>
      </w:r>
      <w:r w:rsidR="00D5530F">
        <w:instrText xml:space="preserve"> REF _Ref415734744 \r \h </w:instrText>
      </w:r>
      <w:r w:rsidR="00D5530F">
        <w:fldChar w:fldCharType="separate"/>
      </w:r>
      <w:r w:rsidR="00D41448">
        <w:t>4</w:t>
      </w:r>
      <w:r w:rsidR="00D5530F">
        <w:fldChar w:fldCharType="end"/>
      </w:r>
      <w:r w:rsidR="00D5530F">
        <w:t xml:space="preserve">). </w:t>
      </w:r>
      <w:r w:rsidR="00DB1505" w:rsidRPr="00ED3698">
        <w:t>The ‘default’ database is based</w:t>
      </w:r>
      <w:r w:rsidR="00DB1505">
        <w:t xml:space="preserve"> on the databases from MINTEQA2</w:t>
      </w:r>
      <w:r w:rsidR="00DB1505" w:rsidRPr="00ED3698">
        <w:t xml:space="preserve"> (Allison et al., 1991) and WATEQ4F (Ball and Nordstrom, 1991). </w:t>
      </w:r>
    </w:p>
    <w:p w14:paraId="52BD5217" w14:textId="0D31D883" w:rsidR="00DB1505" w:rsidRDefault="00DB1505" w:rsidP="00DB1505">
      <w:pPr>
        <w:autoSpaceDE w:val="0"/>
        <w:autoSpaceDN w:val="0"/>
        <w:adjustRightInd w:val="0"/>
      </w:pPr>
      <w:r>
        <w:t>If the multicomponent diffusion model (MCD) or the hybrid multicomponent diffusion model (hMCD) is used, the diffusion coefficients in free water (D</w:t>
      </w:r>
      <w:r w:rsidRPr="00296FDB">
        <w:rPr>
          <w:vertAlign w:val="subscript"/>
        </w:rPr>
        <w:t>0</w:t>
      </w:r>
      <w:r>
        <w:t>) for each primary and secondary species must be provided through the databases (i.e.</w:t>
      </w:r>
      <w:r w:rsidR="008C5BB6">
        <w:t>,</w:t>
      </w:r>
      <w:r>
        <w:t xml:space="preserve"> in the file comp.dbs for primary species</w:t>
      </w:r>
      <w:r w:rsidR="008C5BB6">
        <w:t xml:space="preserve"> and</w:t>
      </w:r>
      <w:r>
        <w:t xml:space="preserve"> in the file complex.dbs for secondary species).  </w:t>
      </w:r>
    </w:p>
    <w:p w14:paraId="4403313E" w14:textId="15D57685" w:rsidR="00DB1505" w:rsidRDefault="00DB1505" w:rsidP="00DB1505">
      <w:r>
        <w:t xml:space="preserve">Below is an example </w:t>
      </w:r>
      <w:r w:rsidR="008C5BB6">
        <w:t xml:space="preserve">of </w:t>
      </w:r>
      <w:r>
        <w:t>the modified database entries (D</w:t>
      </w:r>
      <w:r w:rsidRPr="00296FDB">
        <w:rPr>
          <w:vertAlign w:val="subscript"/>
        </w:rPr>
        <w:t>0</w:t>
      </w:r>
      <w:r>
        <w:t xml:space="preserve"> value highlighted in bold) in comp.dbs. </w:t>
      </w:r>
      <w:r w:rsidR="008C5BB6">
        <w:t xml:space="preserve">Free-phase </w:t>
      </w:r>
      <w:r>
        <w:t>diffusion coefficients must be included at the end of each entry in units of [m</w:t>
      </w:r>
      <w:r w:rsidRPr="00296FDB">
        <w:rPr>
          <w:vertAlign w:val="superscript"/>
        </w:rPr>
        <w:t>2</w:t>
      </w:r>
      <w:r>
        <w:t xml:space="preserve"> s</w:t>
      </w:r>
      <w:r>
        <w:rPr>
          <w:vertAlign w:val="superscript"/>
        </w:rPr>
        <w:t>-1</w:t>
      </w:r>
      <w:r>
        <w:t>]:</w:t>
      </w:r>
    </w:p>
    <w:p w14:paraId="4984FF26" w14:textId="77777777" w:rsidR="00DB1505" w:rsidRPr="006C2839" w:rsidRDefault="00DB1505" w:rsidP="00DB1505">
      <w:pPr>
        <w:pStyle w:val="StyleCode"/>
      </w:pPr>
    </w:p>
    <w:p w14:paraId="0E3D36AA" w14:textId="77777777" w:rsidR="00DB1505" w:rsidRPr="006C2839" w:rsidRDefault="00DB1505" w:rsidP="00DB1505">
      <w:pPr>
        <w:pStyle w:val="StyleCode"/>
      </w:pPr>
      <w:r w:rsidRPr="006C2839">
        <w:t xml:space="preserve">ca+2         2.0     6.00  .17           40.08000    .00  </w:t>
      </w:r>
      <w:r w:rsidRPr="00FD1C29">
        <w:rPr>
          <w:b/>
        </w:rPr>
        <w:t>0.792d-9</w:t>
      </w:r>
    </w:p>
    <w:p w14:paraId="5D66D3C6" w14:textId="77777777" w:rsidR="00DB1505" w:rsidRPr="006C2839" w:rsidRDefault="00DB1505" w:rsidP="00DB1505">
      <w:pPr>
        <w:pStyle w:val="StyleCode"/>
      </w:pPr>
      <w:r w:rsidRPr="006C2839">
        <w:t xml:space="preserve">cd+2         2.0      .00  .00          112.39940    .00  </w:t>
      </w:r>
      <w:r w:rsidRPr="00FD1C29">
        <w:rPr>
          <w:b/>
        </w:rPr>
        <w:t>0.719d-9</w:t>
      </w:r>
    </w:p>
    <w:p w14:paraId="4CD73FBA" w14:textId="77777777" w:rsidR="00DB1505" w:rsidRPr="00FD1C29" w:rsidRDefault="00DB1505" w:rsidP="00DB1505">
      <w:pPr>
        <w:pStyle w:val="StyleCode"/>
      </w:pPr>
      <w:r w:rsidRPr="006C2839">
        <w:t xml:space="preserve">cl-1        -1.0     3.00  .01           35.45300    .00  </w:t>
      </w:r>
      <w:r w:rsidRPr="00FD1C29">
        <w:rPr>
          <w:b/>
        </w:rPr>
        <w:t>2.032d-9</w:t>
      </w:r>
    </w:p>
    <w:p w14:paraId="78B49284" w14:textId="77777777" w:rsidR="00DB1505" w:rsidRPr="00FD1C29" w:rsidRDefault="00DB1505" w:rsidP="00DB1505">
      <w:pPr>
        <w:pStyle w:val="StyleCode"/>
      </w:pPr>
    </w:p>
    <w:p w14:paraId="4265CAE3" w14:textId="393084E3" w:rsidR="00DB1505" w:rsidRDefault="00DB1505" w:rsidP="00DB1505">
      <w:r>
        <w:t>This means the D</w:t>
      </w:r>
      <w:r w:rsidRPr="00296FDB">
        <w:rPr>
          <w:vertAlign w:val="subscript"/>
        </w:rPr>
        <w:t>0</w:t>
      </w:r>
      <w:r>
        <w:t xml:space="preserve"> of the primary species Ca</w:t>
      </w:r>
      <w:r w:rsidRPr="00291B64">
        <w:rPr>
          <w:vertAlign w:val="superscript"/>
        </w:rPr>
        <w:t>2+</w:t>
      </w:r>
      <w:r>
        <w:t xml:space="preserve"> is 0.792x10</w:t>
      </w:r>
      <w:r w:rsidRPr="00291B64">
        <w:rPr>
          <w:vertAlign w:val="superscript"/>
        </w:rPr>
        <w:t>-9</w:t>
      </w:r>
      <w:r>
        <w:t xml:space="preserve"> m</w:t>
      </w:r>
      <w:r w:rsidRPr="00296FDB">
        <w:rPr>
          <w:vertAlign w:val="superscript"/>
        </w:rPr>
        <w:t>2</w:t>
      </w:r>
      <w:r>
        <w:t xml:space="preserve"> s</w:t>
      </w:r>
      <w:r>
        <w:rPr>
          <w:vertAlign w:val="superscript"/>
        </w:rPr>
        <w:t>-1</w:t>
      </w:r>
      <w:r>
        <w:t>, D</w:t>
      </w:r>
      <w:r w:rsidRPr="00296FDB">
        <w:rPr>
          <w:vertAlign w:val="subscript"/>
        </w:rPr>
        <w:t>0</w:t>
      </w:r>
      <w:r>
        <w:t xml:space="preserve"> of Cd</w:t>
      </w:r>
      <w:r w:rsidRPr="00291B64">
        <w:rPr>
          <w:vertAlign w:val="superscript"/>
        </w:rPr>
        <w:t>2+</w:t>
      </w:r>
      <w:r>
        <w:t xml:space="preserve"> is 0.719x10</w:t>
      </w:r>
      <w:r w:rsidRPr="00291B64">
        <w:rPr>
          <w:vertAlign w:val="superscript"/>
        </w:rPr>
        <w:t>-9</w:t>
      </w:r>
      <w:r>
        <w:t xml:space="preserve"> m</w:t>
      </w:r>
      <w:r w:rsidRPr="00296FDB">
        <w:rPr>
          <w:vertAlign w:val="superscript"/>
        </w:rPr>
        <w:t>2</w:t>
      </w:r>
      <w:r>
        <w:t xml:space="preserve"> s</w:t>
      </w:r>
      <w:r>
        <w:rPr>
          <w:vertAlign w:val="superscript"/>
        </w:rPr>
        <w:t>-1</w:t>
      </w:r>
      <w:r>
        <w:t xml:space="preserve"> and D</w:t>
      </w:r>
      <w:r w:rsidRPr="00296FDB">
        <w:rPr>
          <w:vertAlign w:val="subscript"/>
        </w:rPr>
        <w:t>0</w:t>
      </w:r>
      <w:r>
        <w:t xml:space="preserve"> of Cl</w:t>
      </w:r>
      <w:r>
        <w:rPr>
          <w:vertAlign w:val="superscript"/>
        </w:rPr>
        <w:t>-</w:t>
      </w:r>
      <w:r>
        <w:t xml:space="preserve"> is 2.032x10</w:t>
      </w:r>
      <w:r w:rsidRPr="00291B64">
        <w:rPr>
          <w:vertAlign w:val="superscript"/>
        </w:rPr>
        <w:t>-9</w:t>
      </w:r>
      <w:r>
        <w:t xml:space="preserve"> m</w:t>
      </w:r>
      <w:r w:rsidRPr="00296FDB">
        <w:rPr>
          <w:vertAlign w:val="superscript"/>
        </w:rPr>
        <w:t>2</w:t>
      </w:r>
      <w:r>
        <w:t xml:space="preserve"> s</w:t>
      </w:r>
      <w:r>
        <w:rPr>
          <w:vertAlign w:val="superscript"/>
        </w:rPr>
        <w:t>-1</w:t>
      </w:r>
      <w:r>
        <w:t>.</w:t>
      </w:r>
    </w:p>
    <w:p w14:paraId="562546E6" w14:textId="256AE2D4" w:rsidR="00DB1505" w:rsidRDefault="00DB1505" w:rsidP="00DB1505">
      <w:r>
        <w:t>In addition, an example for entering the D</w:t>
      </w:r>
      <w:r w:rsidRPr="00291B64">
        <w:rPr>
          <w:vertAlign w:val="subscript"/>
        </w:rPr>
        <w:t>0</w:t>
      </w:r>
      <w:r>
        <w:t xml:space="preserve"> value (highlighted in bold) for secondary species in the database is shown below. The diffusion coefficients are included in </w:t>
      </w:r>
      <w:r w:rsidRPr="00FC2059">
        <w:rPr>
          <w:noProof/>
        </w:rPr>
        <w:t>complex</w:t>
      </w:r>
      <w:r>
        <w:t>.</w:t>
      </w:r>
      <w:r w:rsidRPr="00FC2059">
        <w:rPr>
          <w:noProof/>
        </w:rPr>
        <w:t>dbs</w:t>
      </w:r>
      <w:r>
        <w:t xml:space="preserve"> at the end of the first line of each </w:t>
      </w:r>
      <w:r w:rsidR="008C5BB6">
        <w:t>data block</w:t>
      </w:r>
      <w:r>
        <w:t>:</w:t>
      </w:r>
    </w:p>
    <w:p w14:paraId="6F1DB6A0" w14:textId="77777777" w:rsidR="00DB1505" w:rsidRDefault="00DB1505" w:rsidP="00DB1505">
      <w:pPr>
        <w:pStyle w:val="StyleCode"/>
      </w:pPr>
    </w:p>
    <w:p w14:paraId="61F4067E" w14:textId="77777777" w:rsidR="00DB1505" w:rsidRPr="006C2839" w:rsidRDefault="00DB1505" w:rsidP="00DB1505">
      <w:pPr>
        <w:pStyle w:val="StyleCode"/>
      </w:pPr>
      <w:r w:rsidRPr="006C2839">
        <w:t xml:space="preserve">oh-  13.3620  -13.9980   -1.00 3.50  .00  17.0074   1.00  </w:t>
      </w:r>
      <w:r w:rsidRPr="006C2839">
        <w:rPr>
          <w:b/>
        </w:rPr>
        <w:t>5.273d-9</w:t>
      </w:r>
    </w:p>
    <w:p w14:paraId="69A9FF0A" w14:textId="77777777" w:rsidR="00DB1505" w:rsidRPr="00DA72CF" w:rsidRDefault="00DB1505" w:rsidP="00DB1505">
      <w:pPr>
        <w:pStyle w:val="StyleCode"/>
      </w:pPr>
      <w:r w:rsidRPr="006C2839">
        <w:t xml:space="preserve">      2   h2o            1.000 h+1           -</w:t>
      </w:r>
      <w:r w:rsidRPr="00DA72CF">
        <w:t xml:space="preserve">1.000      </w:t>
      </w:r>
    </w:p>
    <w:p w14:paraId="39AA18B8" w14:textId="77777777" w:rsidR="00DB1505" w:rsidRDefault="00DB1505" w:rsidP="00DB1505">
      <w:pPr>
        <w:pStyle w:val="StyleCode"/>
      </w:pPr>
    </w:p>
    <w:p w14:paraId="4D832EDF" w14:textId="108CA05B" w:rsidR="00DB1505" w:rsidRDefault="00DB1505" w:rsidP="00DB1505">
      <w:r>
        <w:t>This means the D</w:t>
      </w:r>
      <w:r w:rsidRPr="00296FDB">
        <w:rPr>
          <w:vertAlign w:val="subscript"/>
        </w:rPr>
        <w:t>0</w:t>
      </w:r>
      <w:r>
        <w:t xml:space="preserve"> of the secondary species OH</w:t>
      </w:r>
      <w:r>
        <w:rPr>
          <w:vertAlign w:val="superscript"/>
        </w:rPr>
        <w:t>-</w:t>
      </w:r>
      <w:r>
        <w:t xml:space="preserve"> is 5.273x10</w:t>
      </w:r>
      <w:r w:rsidRPr="00291B64">
        <w:rPr>
          <w:vertAlign w:val="superscript"/>
        </w:rPr>
        <w:t>-9</w:t>
      </w:r>
      <w:r>
        <w:t xml:space="preserve"> m</w:t>
      </w:r>
      <w:r w:rsidRPr="00296FDB">
        <w:rPr>
          <w:vertAlign w:val="superscript"/>
        </w:rPr>
        <w:t>2</w:t>
      </w:r>
      <w:r>
        <w:t xml:space="preserve"> s</w:t>
      </w:r>
      <w:r>
        <w:rPr>
          <w:vertAlign w:val="superscript"/>
        </w:rPr>
        <w:t>-1</w:t>
      </w:r>
      <w:r>
        <w:t>.</w:t>
      </w:r>
    </w:p>
    <w:p w14:paraId="2DA2D407" w14:textId="035E7DBA" w:rsidR="00D5530F" w:rsidRPr="00ED3698" w:rsidRDefault="00D5530F" w:rsidP="00DB1505">
      <w:r>
        <w:t xml:space="preserve">If </w:t>
      </w:r>
      <w:r w:rsidR="008C5BB6">
        <w:t xml:space="preserve">Pitzer’s </w:t>
      </w:r>
      <w:r w:rsidR="008C5114">
        <w:t xml:space="preserve">model is required </w:t>
      </w:r>
      <w:r w:rsidR="008C5BB6">
        <w:t>because of</w:t>
      </w:r>
      <w:r w:rsidR="008C5114">
        <w:t xml:space="preserve"> the high salinity in the solution, the file Pitzer.xml is needed.</w:t>
      </w:r>
    </w:p>
    <w:p w14:paraId="3CAA0DA9" w14:textId="77777777" w:rsidR="00DB1505" w:rsidRPr="00ED3698" w:rsidRDefault="00DB1505" w:rsidP="00DB1505">
      <w:pPr>
        <w:pStyle w:val="Heading4"/>
      </w:pPr>
      <w:bookmarkStart w:id="124" w:name="_Toc13055902"/>
      <w:r w:rsidRPr="00ED3698">
        <w:t>‘compute alkalinity’</w:t>
      </w:r>
      <w:bookmarkEnd w:id="124"/>
    </w:p>
    <w:p w14:paraId="62DACE68" w14:textId="4A77A990" w:rsidR="00DB1505" w:rsidRPr="00ED3698" w:rsidRDefault="00DB1505" w:rsidP="00DB1505">
      <w:r w:rsidRPr="00ED3698">
        <w:t>If desired, the program calculates alkalinity, carbonate and non-carbonate alkalinity</w:t>
      </w:r>
      <w:r w:rsidR="005E0E5C">
        <w:t>,</w:t>
      </w:r>
      <w:r w:rsidRPr="00ED3698">
        <w:t xml:space="preserve"> and writes the results to the files prefix_x.gsm and prefix_x.gbm. Alkalinity calculations are activated with the command: </w:t>
      </w:r>
    </w:p>
    <w:p w14:paraId="7F2D4697" w14:textId="77777777" w:rsidR="00DB1505" w:rsidRPr="00824491" w:rsidRDefault="00DB1505" w:rsidP="00DB1505">
      <w:r w:rsidRPr="00824491">
        <w:t>‘compute alkalinity’</w:t>
      </w:r>
    </w:p>
    <w:p w14:paraId="06FA14C2" w14:textId="77777777" w:rsidR="00DB1505" w:rsidRPr="00ED3698" w:rsidRDefault="00DB1505" w:rsidP="00DB1505">
      <w:pPr>
        <w:pStyle w:val="Heading4"/>
      </w:pPr>
      <w:bookmarkStart w:id="125" w:name="_Toc13055903"/>
      <w:r w:rsidRPr="00ED3698">
        <w:t>‘define input units’</w:t>
      </w:r>
      <w:bookmarkEnd w:id="125"/>
    </w:p>
    <w:p w14:paraId="42FAFA5E" w14:textId="5B09FC92" w:rsidR="00DB1505" w:rsidRPr="00ED3698" w:rsidRDefault="00DB1505" w:rsidP="00DB1505">
      <w:r w:rsidRPr="00ED3698">
        <w:t xml:space="preserve">By default, the program assumes all </w:t>
      </w:r>
      <w:r w:rsidR="008C5114">
        <w:t>aqueous component</w:t>
      </w:r>
      <w:r w:rsidRPr="00ED3698">
        <w:t xml:space="preserve"> </w:t>
      </w:r>
      <w:r w:rsidR="008C5114">
        <w:t>concentrations</w:t>
      </w:r>
      <w:r w:rsidRPr="00ED3698">
        <w:t xml:space="preserve"> will be provided in mol L</w:t>
      </w:r>
      <w:r w:rsidRPr="00ED3698">
        <w:rPr>
          <w:vertAlign w:val="superscript"/>
        </w:rPr>
        <w:t>-1</w:t>
      </w:r>
      <w:r w:rsidRPr="00ED3698">
        <w:t xml:space="preserve"> H</w:t>
      </w:r>
      <w:r w:rsidRPr="00ED3698">
        <w:rPr>
          <w:vertAlign w:val="subscript"/>
        </w:rPr>
        <w:t>2</w:t>
      </w:r>
      <w:r w:rsidRPr="00ED3698">
        <w:t>O. Other possible input units are mg L</w:t>
      </w:r>
      <w:r w:rsidRPr="00ED3698">
        <w:rPr>
          <w:vertAlign w:val="superscript"/>
        </w:rPr>
        <w:t>-1</w:t>
      </w:r>
      <w:r w:rsidRPr="00ED3698">
        <w:t>, mmol L</w:t>
      </w:r>
      <w:r w:rsidRPr="00ED3698">
        <w:rPr>
          <w:vertAlign w:val="superscript"/>
        </w:rPr>
        <w:t>-1</w:t>
      </w:r>
      <w:r w:rsidR="005E0E5C" w:rsidRPr="0075340C">
        <w:t>,</w:t>
      </w:r>
      <w:r w:rsidRPr="00ED3698">
        <w:t xml:space="preserve"> and g L</w:t>
      </w:r>
      <w:r w:rsidRPr="00ED3698">
        <w:rPr>
          <w:vertAlign w:val="superscript"/>
        </w:rPr>
        <w:t>-1</w:t>
      </w:r>
      <w:r w:rsidRPr="00ED3698">
        <w:t>. For example:</w:t>
      </w:r>
    </w:p>
    <w:p w14:paraId="3163C237" w14:textId="77777777" w:rsidR="00DB1505" w:rsidRPr="00824491" w:rsidRDefault="00DB1505" w:rsidP="00DB1505">
      <w:pPr>
        <w:pStyle w:val="StyleCode"/>
      </w:pPr>
      <w:r w:rsidRPr="00824491">
        <w:t>‘define input units’</w:t>
      </w:r>
    </w:p>
    <w:p w14:paraId="5B1E7831" w14:textId="77777777" w:rsidR="00DB1505" w:rsidRPr="00824491" w:rsidRDefault="00DB1505" w:rsidP="00DB1505">
      <w:pPr>
        <w:pStyle w:val="StyleCode"/>
      </w:pPr>
      <w:r w:rsidRPr="00824491">
        <w:t>‘mg/l’</w:t>
      </w:r>
    </w:p>
    <w:p w14:paraId="3AF5E331" w14:textId="6495CE7D" w:rsidR="00DB1505" w:rsidRPr="00B11744" w:rsidRDefault="008C5114" w:rsidP="00DB1505">
      <w:pPr>
        <w:pStyle w:val="datafile"/>
        <w:rPr>
          <w:rFonts w:ascii="Times New Roman" w:hAnsi="Times New Roman"/>
        </w:rPr>
      </w:pPr>
      <w:r>
        <w:rPr>
          <w:rFonts w:ascii="Times New Roman" w:hAnsi="Times New Roman"/>
        </w:rPr>
        <w:t>This information</w:t>
      </w:r>
      <w:r w:rsidR="00DB1505" w:rsidRPr="00B11744">
        <w:rPr>
          <w:rFonts w:ascii="Times New Roman" w:hAnsi="Times New Roman"/>
        </w:rPr>
        <w:t xml:space="preserve"> specif</w:t>
      </w:r>
      <w:r>
        <w:rPr>
          <w:rFonts w:ascii="Times New Roman" w:hAnsi="Times New Roman"/>
        </w:rPr>
        <w:t>ies</w:t>
      </w:r>
      <w:r w:rsidR="00DB1505" w:rsidRPr="00B11744">
        <w:rPr>
          <w:rFonts w:ascii="Times New Roman" w:hAnsi="Times New Roman"/>
        </w:rPr>
        <w:t xml:space="preserve"> </w:t>
      </w:r>
      <w:r>
        <w:rPr>
          <w:rFonts w:ascii="Times New Roman" w:hAnsi="Times New Roman"/>
        </w:rPr>
        <w:t xml:space="preserve">the unit </w:t>
      </w:r>
      <w:r w:rsidR="00DB1505" w:rsidRPr="00B11744">
        <w:rPr>
          <w:rFonts w:ascii="Times New Roman" w:hAnsi="Times New Roman"/>
        </w:rPr>
        <w:t>of aqueous concentrations in mg L</w:t>
      </w:r>
      <w:r w:rsidR="00DB1505" w:rsidRPr="00B11744">
        <w:rPr>
          <w:rFonts w:ascii="Times New Roman" w:hAnsi="Times New Roman"/>
          <w:vertAlign w:val="superscript"/>
        </w:rPr>
        <w:t>-1</w:t>
      </w:r>
      <w:r w:rsidR="00DB1505" w:rsidRPr="00B11744">
        <w:rPr>
          <w:rFonts w:ascii="Times New Roman" w:hAnsi="Times New Roman"/>
        </w:rPr>
        <w:t>.</w:t>
      </w:r>
    </w:p>
    <w:p w14:paraId="06199E27" w14:textId="77777777" w:rsidR="00DB1505" w:rsidRPr="00ED3698" w:rsidRDefault="00DB1505" w:rsidP="00DB1505">
      <w:pPr>
        <w:pStyle w:val="Heading4"/>
      </w:pPr>
      <w:bookmarkStart w:id="126" w:name="_Toc13055904"/>
      <w:r w:rsidRPr="00ED3698">
        <w:t>‘define temperature’</w:t>
      </w:r>
      <w:bookmarkEnd w:id="126"/>
    </w:p>
    <w:p w14:paraId="1FD4FF5C" w14:textId="51A9D054" w:rsidR="00DB1505" w:rsidRPr="00ED3698" w:rsidRDefault="00DB1505" w:rsidP="00DB1505">
      <w:r w:rsidRPr="00ED3698">
        <w:t xml:space="preserve">By default, </w:t>
      </w:r>
      <w:r w:rsidR="008C5114" w:rsidRPr="00ED3698">
        <w:t xml:space="preserve">standard temperature </w:t>
      </w:r>
      <w:r w:rsidR="008A2253">
        <w:t xml:space="preserve">of </w:t>
      </w:r>
      <w:r w:rsidR="008C5114" w:rsidRPr="00ED3698">
        <w:t>25</w:t>
      </w:r>
      <w:r w:rsidR="008C5114" w:rsidRPr="00ED3698">
        <w:rPr>
          <w:vertAlign w:val="superscript"/>
        </w:rPr>
        <w:t>o</w:t>
      </w:r>
      <w:r w:rsidR="008C5114" w:rsidRPr="00ED3698">
        <w:t>C</w:t>
      </w:r>
      <w:r w:rsidR="008C5114">
        <w:t xml:space="preserve"> is assumed for </w:t>
      </w:r>
      <w:r w:rsidRPr="00ED3698">
        <w:t>all geochemical calculations.</w:t>
      </w:r>
      <w:r w:rsidR="008C5114">
        <w:t xml:space="preserve"> This </w:t>
      </w:r>
      <w:r w:rsidR="008A2253">
        <w:t>is implied</w:t>
      </w:r>
      <w:r w:rsidR="008C5114">
        <w:t xml:space="preserve"> if </w:t>
      </w:r>
      <w:r w:rsidR="008A2253">
        <w:t xml:space="preserve">the </w:t>
      </w:r>
      <w:r w:rsidR="008C5114">
        <w:t>temperature is not explicitly provided.</w:t>
      </w:r>
      <w:r w:rsidRPr="00ED3698">
        <w:t xml:space="preserve"> </w:t>
      </w:r>
      <w:r w:rsidR="008C5114">
        <w:t>If the environmental temperature is different,</w:t>
      </w:r>
      <w:r w:rsidRPr="00ED3698">
        <w:t xml:space="preserve"> </w:t>
      </w:r>
      <w:r w:rsidR="008C5114">
        <w:t xml:space="preserve">it </w:t>
      </w:r>
      <w:r w:rsidRPr="00ED3698">
        <w:t>can be specified using</w:t>
      </w:r>
      <w:r w:rsidR="008C5114">
        <w:t xml:space="preserve"> ‘define temperature’ followed by the temperature in </w:t>
      </w:r>
      <w:r w:rsidR="008C5114" w:rsidRPr="00ED3698">
        <w:rPr>
          <w:vertAlign w:val="superscript"/>
        </w:rPr>
        <w:t>o</w:t>
      </w:r>
      <w:r w:rsidR="008C5114" w:rsidRPr="00ED3698">
        <w:t>C</w:t>
      </w:r>
      <w:r w:rsidR="008C5114">
        <w:t>. F</w:t>
      </w:r>
      <w:r w:rsidRPr="00ED3698">
        <w:t>or example</w:t>
      </w:r>
      <w:r w:rsidR="008C5114">
        <w:t>, the following information specifies 10</w:t>
      </w:r>
      <w:r w:rsidR="008C5114" w:rsidRPr="00ED3698">
        <w:rPr>
          <w:vertAlign w:val="superscript"/>
        </w:rPr>
        <w:t>o</w:t>
      </w:r>
      <w:r w:rsidR="008C5114" w:rsidRPr="00ED3698">
        <w:t>C</w:t>
      </w:r>
      <w:r w:rsidR="008C5114">
        <w:t xml:space="preserve"> as the environmental temperature</w:t>
      </w:r>
      <w:r w:rsidRPr="00ED3698">
        <w:t>:</w:t>
      </w:r>
    </w:p>
    <w:p w14:paraId="495520F2" w14:textId="77777777" w:rsidR="00DB1505" w:rsidRPr="00824491" w:rsidRDefault="00DB1505" w:rsidP="00DB1505">
      <w:pPr>
        <w:pStyle w:val="StyleCode"/>
      </w:pPr>
      <w:r w:rsidRPr="00824491">
        <w:t>‘define temperature’</w:t>
      </w:r>
    </w:p>
    <w:p w14:paraId="61DDCA6A" w14:textId="77777777" w:rsidR="00DB1505" w:rsidRPr="00824491" w:rsidRDefault="00DB1505" w:rsidP="00DB1505">
      <w:pPr>
        <w:pStyle w:val="StyleCode"/>
      </w:pPr>
      <w:r w:rsidRPr="00824491">
        <w:t xml:space="preserve">10.0 </w:t>
      </w:r>
    </w:p>
    <w:p w14:paraId="14AB30EF" w14:textId="77777777" w:rsidR="00DB1505" w:rsidRPr="00ED3698" w:rsidRDefault="00DB1505" w:rsidP="00DB1505">
      <w:pPr>
        <w:pStyle w:val="Heading4"/>
      </w:pPr>
      <w:bookmarkStart w:id="127" w:name="_Toc13055905"/>
      <w:r w:rsidRPr="00ED3698">
        <w:t>‘define temperature field’</w:t>
      </w:r>
      <w:bookmarkEnd w:id="127"/>
    </w:p>
    <w:p w14:paraId="0680EDEF" w14:textId="7AAA1063" w:rsidR="00DB1505" w:rsidRPr="00ED3698" w:rsidRDefault="00DB1505" w:rsidP="00DB1505">
      <w:r w:rsidRPr="00ED3698">
        <w:t xml:space="preserve">It is also possible to define a depth and </w:t>
      </w:r>
      <w:r w:rsidR="008A2253" w:rsidRPr="00ED3698">
        <w:t>time</w:t>
      </w:r>
      <w:r w:rsidR="008A2253">
        <w:t>-</w:t>
      </w:r>
      <w:r w:rsidR="008A2253" w:rsidRPr="00ED3698">
        <w:t xml:space="preserve">dependent </w:t>
      </w:r>
      <w:r w:rsidRPr="00ED3698">
        <w:t>temperature field. This option is activated using the command:</w:t>
      </w:r>
    </w:p>
    <w:p w14:paraId="1B34AAA4" w14:textId="77777777" w:rsidR="00DB1505" w:rsidRPr="00824491" w:rsidRDefault="00DB1505" w:rsidP="00DB1505">
      <w:pPr>
        <w:pStyle w:val="StyleCode"/>
      </w:pPr>
      <w:r w:rsidRPr="00824491">
        <w:t>‘define temperature field’</w:t>
      </w:r>
    </w:p>
    <w:p w14:paraId="4E830DA0" w14:textId="77777777" w:rsidR="00DB1505" w:rsidRPr="00ED3698" w:rsidRDefault="00DB1505" w:rsidP="00DB1505">
      <w:r w:rsidRPr="00ED3698">
        <w:t>If activated, the program expects that a file with the name prefix.tem exists. This file must follow the format:</w:t>
      </w:r>
    </w:p>
    <w:p w14:paraId="14AE87DF" w14:textId="77777777" w:rsidR="00DB1505" w:rsidRPr="00ED3698" w:rsidRDefault="00DB1505" w:rsidP="00DB1505"/>
    <w:p w14:paraId="069F3A33" w14:textId="77777777" w:rsidR="00DB1505" w:rsidRPr="00824491" w:rsidRDefault="00DB1505" w:rsidP="00DB1505">
      <w:r w:rsidRPr="00824491">
        <w:t>N</w:t>
      </w:r>
      <w:r w:rsidRPr="00824491">
        <w:tab/>
        <w:t>z</w:t>
      </w:r>
      <w:r w:rsidRPr="00824491">
        <w:rPr>
          <w:vertAlign w:val="subscript"/>
        </w:rPr>
        <w:t>1</w:t>
      </w:r>
      <w:r w:rsidRPr="00824491">
        <w:rPr>
          <w:vertAlign w:val="subscript"/>
        </w:rPr>
        <w:tab/>
      </w:r>
      <w:r w:rsidRPr="00824491">
        <w:t>z</w:t>
      </w:r>
      <w:r w:rsidRPr="00824491">
        <w:rPr>
          <w:vertAlign w:val="subscript"/>
        </w:rPr>
        <w:t>2</w:t>
      </w:r>
      <w:r w:rsidRPr="00824491">
        <w:rPr>
          <w:vertAlign w:val="subscript"/>
        </w:rPr>
        <w:tab/>
      </w:r>
      <w:r w:rsidRPr="00824491">
        <w:t>…</w:t>
      </w:r>
      <w:r w:rsidRPr="00824491">
        <w:tab/>
      </w:r>
      <w:r w:rsidRPr="00FC2059">
        <w:rPr>
          <w:noProof/>
        </w:rPr>
        <w:t>z</w:t>
      </w:r>
      <w:r w:rsidRPr="00FC2059">
        <w:rPr>
          <w:noProof/>
          <w:vertAlign w:val="subscript"/>
        </w:rPr>
        <w:t>N</w:t>
      </w:r>
    </w:p>
    <w:p w14:paraId="2588753F" w14:textId="77777777" w:rsidR="00DB1505" w:rsidRPr="007C439D" w:rsidRDefault="00DB1505" w:rsidP="00DB1505">
      <w:pPr>
        <w:rPr>
          <w:lang w:val="fr-FR"/>
        </w:rPr>
      </w:pPr>
      <w:r w:rsidRPr="00824491">
        <w:lastRenderedPageBreak/>
        <w:tab/>
        <w:t>T</w:t>
      </w:r>
      <w:r w:rsidRPr="00824491">
        <w:rPr>
          <w:vertAlign w:val="subscript"/>
        </w:rPr>
        <w:t>1,1</w:t>
      </w:r>
      <w:r w:rsidRPr="00824491">
        <w:tab/>
        <w:t>T</w:t>
      </w:r>
      <w:r w:rsidRPr="00824491">
        <w:rPr>
          <w:vertAlign w:val="subscript"/>
        </w:rPr>
        <w:t>1,2</w:t>
      </w:r>
      <w:r w:rsidRPr="00824491">
        <w:t xml:space="preserve">   </w:t>
      </w:r>
      <w:r w:rsidRPr="00824491">
        <w:tab/>
        <w:t>…</w:t>
      </w:r>
      <w:r w:rsidRPr="00824491">
        <w:tab/>
      </w:r>
      <w:r w:rsidRPr="007C439D">
        <w:rPr>
          <w:lang w:val="fr-FR"/>
        </w:rPr>
        <w:t>T</w:t>
      </w:r>
      <w:r w:rsidRPr="007C439D">
        <w:rPr>
          <w:vertAlign w:val="subscript"/>
          <w:lang w:val="fr-FR"/>
        </w:rPr>
        <w:t>1,N</w:t>
      </w:r>
    </w:p>
    <w:p w14:paraId="7F06A6A2" w14:textId="77777777" w:rsidR="00DB1505" w:rsidRPr="007C439D" w:rsidRDefault="00DB1505" w:rsidP="00DB1505">
      <w:pPr>
        <w:rPr>
          <w:lang w:val="fr-FR"/>
        </w:rPr>
      </w:pPr>
      <w:r w:rsidRPr="007C439D">
        <w:rPr>
          <w:lang w:val="fr-FR"/>
        </w:rPr>
        <w:tab/>
        <w:t>T</w:t>
      </w:r>
      <w:r w:rsidRPr="007C439D">
        <w:rPr>
          <w:vertAlign w:val="subscript"/>
          <w:lang w:val="fr-FR"/>
        </w:rPr>
        <w:t>2,1</w:t>
      </w:r>
      <w:r w:rsidRPr="007C439D">
        <w:rPr>
          <w:lang w:val="fr-FR"/>
        </w:rPr>
        <w:t xml:space="preserve"> </w:t>
      </w:r>
      <w:r w:rsidRPr="007C439D">
        <w:rPr>
          <w:lang w:val="fr-FR"/>
        </w:rPr>
        <w:tab/>
        <w:t>T</w:t>
      </w:r>
      <w:r w:rsidRPr="007C439D">
        <w:rPr>
          <w:vertAlign w:val="subscript"/>
          <w:lang w:val="fr-FR"/>
        </w:rPr>
        <w:t>2,2</w:t>
      </w:r>
      <w:r w:rsidRPr="007C439D">
        <w:rPr>
          <w:lang w:val="fr-FR"/>
        </w:rPr>
        <w:tab/>
        <w:t>…</w:t>
      </w:r>
      <w:r w:rsidRPr="007C439D">
        <w:rPr>
          <w:lang w:val="fr-FR"/>
        </w:rPr>
        <w:tab/>
        <w:t>T</w:t>
      </w:r>
      <w:r w:rsidRPr="007C439D">
        <w:rPr>
          <w:vertAlign w:val="subscript"/>
          <w:lang w:val="fr-FR"/>
        </w:rPr>
        <w:t>2,N</w:t>
      </w:r>
    </w:p>
    <w:p w14:paraId="3D339042" w14:textId="77777777" w:rsidR="00DB1505" w:rsidRPr="007C439D" w:rsidRDefault="00DB1505" w:rsidP="00DB1505">
      <w:pPr>
        <w:rPr>
          <w:lang w:val="fr-FR"/>
        </w:rPr>
      </w:pPr>
      <w:r w:rsidRPr="007C439D">
        <w:rPr>
          <w:lang w:val="fr-FR"/>
        </w:rPr>
        <w:tab/>
        <w:t>…</w:t>
      </w:r>
      <w:r w:rsidRPr="007C439D">
        <w:rPr>
          <w:lang w:val="fr-FR"/>
        </w:rPr>
        <w:tab/>
        <w:t>…</w:t>
      </w:r>
      <w:r w:rsidRPr="007C439D">
        <w:rPr>
          <w:lang w:val="fr-FR"/>
        </w:rPr>
        <w:tab/>
        <w:t>…</w:t>
      </w:r>
      <w:r w:rsidRPr="007C439D">
        <w:rPr>
          <w:lang w:val="fr-FR"/>
        </w:rPr>
        <w:tab/>
        <w:t>…</w:t>
      </w:r>
    </w:p>
    <w:p w14:paraId="7E32141B" w14:textId="77777777" w:rsidR="00DB1505" w:rsidRPr="007C439D" w:rsidRDefault="00DB1505" w:rsidP="00DB1505">
      <w:pPr>
        <w:rPr>
          <w:lang w:val="en-US"/>
        </w:rPr>
      </w:pPr>
      <w:r w:rsidRPr="007C439D">
        <w:rPr>
          <w:lang w:val="fr-FR"/>
        </w:rPr>
        <w:tab/>
        <w:t>T</w:t>
      </w:r>
      <w:r w:rsidRPr="007C439D">
        <w:rPr>
          <w:vertAlign w:val="subscript"/>
          <w:lang w:val="fr-FR"/>
        </w:rPr>
        <w:t>M,1</w:t>
      </w:r>
      <w:r w:rsidRPr="007C439D">
        <w:rPr>
          <w:lang w:val="fr-FR"/>
        </w:rPr>
        <w:tab/>
        <w:t>T</w:t>
      </w:r>
      <w:r w:rsidRPr="007C439D">
        <w:rPr>
          <w:vertAlign w:val="subscript"/>
          <w:lang w:val="fr-FR"/>
        </w:rPr>
        <w:t>M,2</w:t>
      </w:r>
      <w:r w:rsidRPr="007C439D">
        <w:rPr>
          <w:lang w:val="fr-FR"/>
        </w:rPr>
        <w:t xml:space="preserve"> </w:t>
      </w:r>
      <w:r w:rsidRPr="007C439D">
        <w:rPr>
          <w:lang w:val="fr-FR"/>
        </w:rPr>
        <w:tab/>
        <w:t>…</w:t>
      </w:r>
      <w:r w:rsidRPr="007C439D">
        <w:rPr>
          <w:lang w:val="fr-FR"/>
        </w:rPr>
        <w:tab/>
      </w:r>
      <w:r w:rsidRPr="007C439D">
        <w:rPr>
          <w:lang w:val="en-US"/>
        </w:rPr>
        <w:t>T</w:t>
      </w:r>
      <w:r w:rsidRPr="007C439D">
        <w:rPr>
          <w:vertAlign w:val="subscript"/>
          <w:lang w:val="en-US"/>
        </w:rPr>
        <w:t>M,N</w:t>
      </w:r>
    </w:p>
    <w:p w14:paraId="623A51BC" w14:textId="77777777" w:rsidR="00DB1505" w:rsidRPr="007C439D" w:rsidRDefault="00DB1505" w:rsidP="00DB1505">
      <w:pPr>
        <w:pStyle w:val="datafile"/>
        <w:rPr>
          <w:lang w:val="en-US"/>
        </w:rPr>
      </w:pPr>
    </w:p>
    <w:p w14:paraId="725E71EF" w14:textId="5C9260C5" w:rsidR="00DB1505" w:rsidRPr="00ED3698" w:rsidRDefault="00DB1505" w:rsidP="00DB1505">
      <w:r w:rsidRPr="00ED3698">
        <w:t xml:space="preserve">where </w:t>
      </w:r>
      <w:r w:rsidRPr="00ED3698">
        <w:rPr>
          <w:sz w:val="20"/>
        </w:rPr>
        <w:t>N</w:t>
      </w:r>
      <w:r w:rsidRPr="00ED3698">
        <w:t xml:space="preserve"> is the </w:t>
      </w:r>
      <w:r>
        <w:t xml:space="preserve">time </w:t>
      </w:r>
      <w:r w:rsidR="008A2253">
        <w:t xml:space="preserve">increment </w:t>
      </w:r>
      <w:r>
        <w:t>for reading the next temperature</w:t>
      </w:r>
      <w:r w:rsidRPr="00ED3698">
        <w:t xml:space="preserve">, </w:t>
      </w:r>
      <w:r w:rsidRPr="00824491">
        <w:rPr>
          <w:rFonts w:ascii="Courier New" w:hAnsi="Courier New" w:cs="Courier New"/>
        </w:rPr>
        <w:t>z</w:t>
      </w:r>
      <w:r w:rsidRPr="00824491">
        <w:rPr>
          <w:rFonts w:ascii="Courier New" w:hAnsi="Courier New" w:cs="Courier New"/>
          <w:vertAlign w:val="subscript"/>
        </w:rPr>
        <w:t>1</w:t>
      </w:r>
      <w:r w:rsidRPr="00ED3698">
        <w:t xml:space="preserve"> to </w:t>
      </w:r>
      <w:r w:rsidRPr="00FC2059">
        <w:rPr>
          <w:rFonts w:ascii="Courier New" w:hAnsi="Courier New" w:cs="Courier New"/>
          <w:noProof/>
        </w:rPr>
        <w:t>z</w:t>
      </w:r>
      <w:r w:rsidRPr="00FC2059">
        <w:rPr>
          <w:rFonts w:ascii="Courier New" w:hAnsi="Courier New" w:cs="Courier New"/>
          <w:noProof/>
          <w:vertAlign w:val="subscript"/>
        </w:rPr>
        <w:t>N</w:t>
      </w:r>
      <w:r w:rsidRPr="00ED3698">
        <w:t xml:space="preserve"> </w:t>
      </w:r>
      <w:r w:rsidRPr="00FC2059">
        <w:rPr>
          <w:noProof/>
        </w:rPr>
        <w:t>are</w:t>
      </w:r>
      <w:r w:rsidRPr="00ED3698">
        <w:t xml:space="preserve"> the depth coordinates of the temperature points, and </w:t>
      </w:r>
      <w:r w:rsidRPr="00824491">
        <w:rPr>
          <w:rFonts w:ascii="Courier New" w:hAnsi="Courier New" w:cs="Courier New"/>
        </w:rPr>
        <w:t>T</w:t>
      </w:r>
      <w:r w:rsidRPr="00824491">
        <w:rPr>
          <w:rFonts w:ascii="Courier New" w:hAnsi="Courier New" w:cs="Courier New"/>
          <w:vertAlign w:val="subscript"/>
        </w:rPr>
        <w:t>1,1</w:t>
      </w:r>
      <w:r w:rsidRPr="00ED3698">
        <w:t xml:space="preserve"> to </w:t>
      </w:r>
      <w:r w:rsidRPr="00824491">
        <w:rPr>
          <w:rFonts w:ascii="Courier New" w:hAnsi="Courier New" w:cs="Courier New"/>
        </w:rPr>
        <w:t>T</w:t>
      </w:r>
      <w:r w:rsidRPr="00824491">
        <w:rPr>
          <w:rFonts w:ascii="Courier New" w:hAnsi="Courier New" w:cs="Courier New"/>
          <w:vertAlign w:val="subscript"/>
        </w:rPr>
        <w:t>M</w:t>
      </w:r>
      <w:r w:rsidRPr="00FC2059">
        <w:rPr>
          <w:rFonts w:ascii="Courier New" w:hAnsi="Courier New" w:cs="Courier New"/>
          <w:noProof/>
          <w:vertAlign w:val="subscript"/>
        </w:rPr>
        <w:t>,N</w:t>
      </w:r>
      <w:r w:rsidRPr="00ED3698">
        <w:t xml:space="preserve"> </w:t>
      </w:r>
      <w:r w:rsidRPr="00FC2059">
        <w:rPr>
          <w:noProof/>
        </w:rPr>
        <w:t>are</w:t>
      </w:r>
      <w:r w:rsidRPr="00ED3698">
        <w:t xml:space="preserve"> the observed temperatures. The program interpolates these temperature values over the spatial solution domain and updates the temperature while advancing in time. Once the last specified input time is reached, the program reverts to the first input time. This allows the simulation of temperature effects on geochemical reactions </w:t>
      </w:r>
      <w:r w:rsidR="008A2253" w:rsidRPr="00ED3698">
        <w:t>by reason of</w:t>
      </w:r>
      <w:r w:rsidRPr="00ED3698">
        <w:t xml:space="preserve"> seasonal changes by specifying only one yearly temperature cycle. </w:t>
      </w:r>
    </w:p>
    <w:p w14:paraId="2C45D975" w14:textId="5F98D76A" w:rsidR="00DB1505" w:rsidRPr="00ED3698" w:rsidRDefault="008A2253" w:rsidP="00C9564C">
      <w:pPr>
        <w:pStyle w:val="Heading4"/>
      </w:pPr>
      <w:bookmarkStart w:id="128" w:name="_Toc13055906"/>
      <w:r>
        <w:t>‘</w:t>
      </w:r>
      <w:r w:rsidR="00DB1505" w:rsidRPr="005956F7">
        <w:t>define sorption type</w:t>
      </w:r>
      <w:r>
        <w:t>’</w:t>
      </w:r>
      <w:r w:rsidR="00C9564C">
        <w:t xml:space="preserve"> and </w:t>
      </w:r>
      <w:r>
        <w:t>‘</w:t>
      </w:r>
      <w:r w:rsidR="00C9564C" w:rsidRPr="00C9564C">
        <w:t>specify output unit for SCM sorbed species concentration</w:t>
      </w:r>
      <w:r>
        <w:t>’</w:t>
      </w:r>
      <w:bookmarkEnd w:id="128"/>
    </w:p>
    <w:p w14:paraId="0EB42C42" w14:textId="5322CFB2" w:rsidR="00DB1505" w:rsidRDefault="00DB1505" w:rsidP="00DB1505">
      <w:r w:rsidRPr="00ED3698">
        <w:t xml:space="preserve">This sub-block </w:t>
      </w:r>
      <w:r>
        <w:rPr>
          <w:rFonts w:hint="eastAsia"/>
        </w:rPr>
        <w:t xml:space="preserve">defines the sorption type, which is followed by a sub-keyword. Currently, surface complexation or ion exchange can be considered. By default, </w:t>
      </w:r>
      <w:r w:rsidR="000939AE">
        <w:t xml:space="preserve">the </w:t>
      </w:r>
      <w:r>
        <w:rPr>
          <w:rFonts w:hint="eastAsia"/>
        </w:rPr>
        <w:t xml:space="preserve">ion exchange type </w:t>
      </w:r>
      <w:r w:rsidR="000939AE">
        <w:rPr>
          <w:rFonts w:ascii="Courier New" w:hAnsi="Courier New" w:cs="Courier New"/>
          <w:sz w:val="20"/>
        </w:rPr>
        <w:t>‘</w:t>
      </w:r>
      <w:r w:rsidRPr="00FC2059">
        <w:rPr>
          <w:rFonts w:ascii="Courier New" w:hAnsi="Courier New" w:cs="Courier New"/>
          <w:noProof/>
          <w:sz w:val="20"/>
        </w:rPr>
        <w:t>gaines</w:t>
      </w:r>
      <w:r w:rsidRPr="00824491">
        <w:rPr>
          <w:rFonts w:ascii="Courier New" w:hAnsi="Courier New" w:cs="Courier New"/>
          <w:sz w:val="20"/>
        </w:rPr>
        <w:t>-</w:t>
      </w:r>
      <w:r w:rsidRPr="00FC2059">
        <w:rPr>
          <w:rFonts w:ascii="Courier New" w:hAnsi="Courier New" w:cs="Courier New"/>
          <w:noProof/>
          <w:sz w:val="20"/>
        </w:rPr>
        <w:t>thomas</w:t>
      </w:r>
      <w:r w:rsidR="000939AE">
        <w:rPr>
          <w:rFonts w:ascii="Courier New" w:hAnsi="Courier New" w:cs="Courier New"/>
          <w:sz w:val="20"/>
        </w:rPr>
        <w:t>’</w:t>
      </w:r>
      <w:r>
        <w:rPr>
          <w:rFonts w:hint="eastAsia"/>
        </w:rPr>
        <w:t xml:space="preserve"> is specified.</w:t>
      </w:r>
      <w:r w:rsidR="008C5114">
        <w:t xml:space="preserve"> This indicates if the sorption type is not specified, sorption type will be treated as the type of ion exchange based on the </w:t>
      </w:r>
      <w:r w:rsidR="000939AE" w:rsidRPr="0075340C">
        <w:rPr>
          <w:rFonts w:ascii="Courier New" w:hAnsi="Courier New" w:cs="Courier New"/>
          <w:sz w:val="20"/>
        </w:rPr>
        <w:t>‘</w:t>
      </w:r>
      <w:r w:rsidR="008C5114" w:rsidRPr="00FC2059">
        <w:rPr>
          <w:rFonts w:ascii="Courier New" w:hAnsi="Courier New" w:cs="Courier New"/>
          <w:noProof/>
          <w:sz w:val="20"/>
        </w:rPr>
        <w:t>gaines</w:t>
      </w:r>
      <w:r w:rsidR="008C5114" w:rsidRPr="00824491">
        <w:rPr>
          <w:rFonts w:ascii="Courier New" w:hAnsi="Courier New" w:cs="Courier New"/>
          <w:sz w:val="20"/>
        </w:rPr>
        <w:t>-</w:t>
      </w:r>
      <w:r w:rsidR="008C5114" w:rsidRPr="00FC2059">
        <w:rPr>
          <w:rFonts w:ascii="Courier New" w:hAnsi="Courier New" w:cs="Courier New"/>
          <w:noProof/>
          <w:sz w:val="20"/>
        </w:rPr>
        <w:t>thomas</w:t>
      </w:r>
      <w:r w:rsidR="000939AE">
        <w:rPr>
          <w:rFonts w:ascii="Courier New" w:hAnsi="Courier New" w:cs="Courier New"/>
          <w:sz w:val="20"/>
        </w:rPr>
        <w:t>’</w:t>
      </w:r>
      <w:r>
        <w:rPr>
          <w:rFonts w:hint="eastAsia"/>
        </w:rPr>
        <w:t xml:space="preserve"> </w:t>
      </w:r>
      <w:r w:rsidR="008C5114">
        <w:t>model. If the sorption type is ‘surface-complexation</w:t>
      </w:r>
      <w:r w:rsidR="000939AE">
        <w:t>,</w:t>
      </w:r>
      <w:r w:rsidR="008C5114">
        <w:t xml:space="preserve">’ it </w:t>
      </w:r>
      <w:r>
        <w:rPr>
          <w:rFonts w:hint="eastAsia"/>
        </w:rPr>
        <w:t>can be specified using</w:t>
      </w:r>
      <w:r w:rsidR="008C5114">
        <w:t xml:space="preserve"> </w:t>
      </w:r>
      <w:r w:rsidR="000939AE">
        <w:t>‘</w:t>
      </w:r>
      <w:r w:rsidR="008C5114" w:rsidRPr="00F61C0D">
        <w:t>define sorption type</w:t>
      </w:r>
      <w:r w:rsidR="000939AE">
        <w:t>’</w:t>
      </w:r>
      <w:r w:rsidR="008C5114">
        <w:t xml:space="preserve"> followed by</w:t>
      </w:r>
      <w:r w:rsidRPr="00B11744">
        <w:t xml:space="preserve"> </w:t>
      </w:r>
      <w:r w:rsidR="000939AE">
        <w:rPr>
          <w:rFonts w:ascii="Courier New" w:hAnsi="Courier New" w:cs="Courier New"/>
          <w:sz w:val="20"/>
        </w:rPr>
        <w:t>‘</w:t>
      </w:r>
      <w:r w:rsidRPr="00824491">
        <w:rPr>
          <w:rFonts w:ascii="Courier New" w:hAnsi="Courier New" w:cs="Courier New"/>
          <w:sz w:val="20"/>
        </w:rPr>
        <w:t>surface-complex</w:t>
      </w:r>
      <w:r w:rsidR="000939AE">
        <w:rPr>
          <w:rFonts w:ascii="Courier New" w:hAnsi="Courier New" w:cs="Courier New"/>
          <w:sz w:val="20"/>
        </w:rPr>
        <w:t>’</w:t>
      </w:r>
      <w:r>
        <w:rPr>
          <w:rFonts w:hint="eastAsia"/>
        </w:rPr>
        <w:t xml:space="preserve">: </w:t>
      </w:r>
    </w:p>
    <w:p w14:paraId="31128FC8" w14:textId="77777777" w:rsidR="000D018B" w:rsidRDefault="000D018B" w:rsidP="00DB1505">
      <w:pPr>
        <w:pStyle w:val="StyleCode"/>
      </w:pPr>
    </w:p>
    <w:p w14:paraId="3022C127" w14:textId="77777777" w:rsidR="00DB1505" w:rsidRPr="00F61C0D" w:rsidRDefault="00DB1505" w:rsidP="00DB1505">
      <w:pPr>
        <w:pStyle w:val="StyleCode"/>
      </w:pPr>
      <w:r w:rsidRPr="00F61C0D">
        <w:t>'define sorption type'</w:t>
      </w:r>
    </w:p>
    <w:p w14:paraId="4058B24F" w14:textId="77777777" w:rsidR="00DB1505" w:rsidRDefault="00DB1505" w:rsidP="00DB1505">
      <w:pPr>
        <w:pStyle w:val="StyleCode"/>
      </w:pPr>
      <w:r w:rsidRPr="00F61C0D">
        <w:t>'surface-complex'</w:t>
      </w:r>
    </w:p>
    <w:p w14:paraId="25BD62EF" w14:textId="77777777" w:rsidR="000D018B" w:rsidRPr="00F61C0D" w:rsidRDefault="000D018B" w:rsidP="00DB1505">
      <w:pPr>
        <w:pStyle w:val="StyleCode"/>
      </w:pPr>
    </w:p>
    <w:p w14:paraId="6D892351" w14:textId="48E9E3B3" w:rsidR="00DB1505" w:rsidRDefault="00DB1505" w:rsidP="00DB1505">
      <w:r>
        <w:rPr>
          <w:rFonts w:hint="eastAsia"/>
        </w:rPr>
        <w:t xml:space="preserve">Related keywords are </w:t>
      </w:r>
      <w:r w:rsidR="000939AE">
        <w:rPr>
          <w:rFonts w:ascii="Courier New" w:hAnsi="Courier New" w:cs="Courier New"/>
          <w:sz w:val="20"/>
        </w:rPr>
        <w:t>‘</w:t>
      </w:r>
      <w:r w:rsidRPr="00F61C0D">
        <w:rPr>
          <w:rFonts w:ascii="Courier New" w:hAnsi="Courier New" w:cs="Courier New"/>
          <w:sz w:val="20"/>
        </w:rPr>
        <w:t>non-aqueous components</w:t>
      </w:r>
      <w:r w:rsidR="000939AE">
        <w:rPr>
          <w:rFonts w:ascii="Courier New" w:hAnsi="Courier New" w:cs="Courier New"/>
          <w:sz w:val="20"/>
        </w:rPr>
        <w:t>,’</w:t>
      </w:r>
      <w:r>
        <w:rPr>
          <w:rFonts w:hint="eastAsia"/>
        </w:rPr>
        <w:t xml:space="preserve"> for specifying the surface name</w:t>
      </w:r>
      <w:r w:rsidR="000939AE">
        <w:t>,</w:t>
      </w:r>
      <w:r>
        <w:rPr>
          <w:rFonts w:hint="eastAsia"/>
        </w:rPr>
        <w:t xml:space="preserve"> and the </w:t>
      </w:r>
      <w:r w:rsidR="000939AE">
        <w:t>‘</w:t>
      </w:r>
      <w:r>
        <w:t>sorbed species</w:t>
      </w:r>
      <w:r w:rsidR="000939AE">
        <w:t>’,</w:t>
      </w:r>
      <w:r>
        <w:rPr>
          <w:rFonts w:hint="eastAsia"/>
        </w:rPr>
        <w:t xml:space="preserve"> for </w:t>
      </w:r>
      <w:r w:rsidR="000939AE">
        <w:rPr>
          <w:rFonts w:hint="eastAsia"/>
        </w:rPr>
        <w:t>specif</w:t>
      </w:r>
      <w:r w:rsidR="000939AE">
        <w:t>ying</w:t>
      </w:r>
      <w:r>
        <w:rPr>
          <w:rFonts w:hint="eastAsia"/>
        </w:rPr>
        <w:t xml:space="preserve"> absorbed species.</w:t>
      </w:r>
    </w:p>
    <w:p w14:paraId="411CD8FB" w14:textId="77777777" w:rsidR="000D018B" w:rsidRDefault="000D018B" w:rsidP="00DB1505">
      <w:pPr>
        <w:pStyle w:val="StyleCode"/>
      </w:pPr>
    </w:p>
    <w:p w14:paraId="0ABCE715" w14:textId="62E683EE" w:rsidR="00DB1505" w:rsidRPr="00F61C0D" w:rsidRDefault="008C5114" w:rsidP="00DB1505">
      <w:pPr>
        <w:pStyle w:val="StyleCode"/>
      </w:pPr>
      <w:r>
        <w:t>!</w:t>
      </w:r>
      <w:r w:rsidR="00DB1505" w:rsidRPr="00F61C0D">
        <w:t xml:space="preserve">surface complexation </w:t>
      </w:r>
    </w:p>
    <w:p w14:paraId="0BF9D890" w14:textId="77777777" w:rsidR="00DB1505" w:rsidRPr="00F61C0D" w:rsidRDefault="00DB1505" w:rsidP="00DB1505">
      <w:pPr>
        <w:pStyle w:val="StyleCode"/>
      </w:pPr>
      <w:r w:rsidRPr="00F61C0D">
        <w:t>'non-aqueous components'</w:t>
      </w:r>
    </w:p>
    <w:p w14:paraId="0AF5CE2E" w14:textId="77777777" w:rsidR="00DB1505" w:rsidRPr="00F61C0D" w:rsidRDefault="00DB1505" w:rsidP="00DB1505">
      <w:pPr>
        <w:pStyle w:val="StyleCode"/>
      </w:pPr>
      <w:r w:rsidRPr="00F61C0D">
        <w:t>1                             ;number of non-aqueous components</w:t>
      </w:r>
    </w:p>
    <w:p w14:paraId="12F3613A" w14:textId="77777777" w:rsidR="00DB1505" w:rsidRPr="00F61C0D" w:rsidRDefault="00DB1505" w:rsidP="00DB1505">
      <w:pPr>
        <w:pStyle w:val="StyleCode"/>
      </w:pPr>
      <w:r w:rsidRPr="00F61C0D">
        <w:t>'=soh'   'surface'            ;names of non-aqueous components</w:t>
      </w:r>
    </w:p>
    <w:p w14:paraId="1DE5AF7C" w14:textId="77777777" w:rsidR="00DB1505" w:rsidRPr="00F61C0D" w:rsidRDefault="00DB1505" w:rsidP="00DB1505">
      <w:pPr>
        <w:pStyle w:val="StyleCode"/>
      </w:pPr>
    </w:p>
    <w:p w14:paraId="0F89F17B" w14:textId="77777777" w:rsidR="00DB1505" w:rsidRPr="00F61C0D" w:rsidRDefault="00DB1505" w:rsidP="00DB1505">
      <w:pPr>
        <w:pStyle w:val="StyleCode"/>
      </w:pPr>
      <w:r w:rsidRPr="00F61C0D">
        <w:t>'sorbed species'</w:t>
      </w:r>
    </w:p>
    <w:p w14:paraId="3A01AF76" w14:textId="77777777" w:rsidR="00DB1505" w:rsidRPr="00F61C0D" w:rsidRDefault="00DB1505" w:rsidP="00DB1505">
      <w:pPr>
        <w:pStyle w:val="StyleCode"/>
      </w:pPr>
      <w:r w:rsidRPr="00FC2059">
        <w:rPr>
          <w:noProof/>
        </w:rPr>
        <w:t>3                             ;number</w:t>
      </w:r>
      <w:r w:rsidRPr="00F61C0D">
        <w:t xml:space="preserve"> of sorbed species</w:t>
      </w:r>
    </w:p>
    <w:p w14:paraId="6DB5090C" w14:textId="77777777" w:rsidR="00DB1505" w:rsidRPr="00F61C0D" w:rsidRDefault="00DB1505" w:rsidP="00DB1505">
      <w:pPr>
        <w:pStyle w:val="StyleCode"/>
      </w:pPr>
      <w:r w:rsidRPr="00F61C0D">
        <w:t>'</w:t>
      </w:r>
      <w:r w:rsidRPr="00FC2059">
        <w:rPr>
          <w:noProof/>
        </w:rPr>
        <w:t>=soh2+'                      ;names</w:t>
      </w:r>
      <w:r w:rsidRPr="00F61C0D">
        <w:t xml:space="preserve"> of sorbed species</w:t>
      </w:r>
    </w:p>
    <w:p w14:paraId="552900A0" w14:textId="77777777" w:rsidR="00DB1505" w:rsidRPr="00F61C0D" w:rsidRDefault="00DB1505" w:rsidP="00DB1505">
      <w:pPr>
        <w:pStyle w:val="StyleCode"/>
      </w:pPr>
      <w:r w:rsidRPr="00F61C0D">
        <w:t>'=so-'</w:t>
      </w:r>
    </w:p>
    <w:p w14:paraId="2109F04A" w14:textId="77777777" w:rsidR="00DB1505" w:rsidRDefault="00DB1505" w:rsidP="00DB1505">
      <w:pPr>
        <w:pStyle w:val="StyleCode"/>
      </w:pPr>
      <w:r w:rsidRPr="00F61C0D">
        <w:t>'=sa'</w:t>
      </w:r>
    </w:p>
    <w:p w14:paraId="15540B85" w14:textId="77777777" w:rsidR="000D018B" w:rsidRPr="00F61C0D" w:rsidRDefault="000D018B" w:rsidP="00DB1505">
      <w:pPr>
        <w:pStyle w:val="StyleCode"/>
      </w:pPr>
    </w:p>
    <w:p w14:paraId="544AAF7A" w14:textId="16CF2E3D" w:rsidR="00DB1505" w:rsidRDefault="000939AE" w:rsidP="00DB1505">
      <w:r>
        <w:t>An example</w:t>
      </w:r>
      <w:r>
        <w:rPr>
          <w:rFonts w:hint="eastAsia"/>
        </w:rPr>
        <w:t xml:space="preserve"> </w:t>
      </w:r>
      <w:r>
        <w:t>of specifying</w:t>
      </w:r>
      <w:r w:rsidR="00DB1505">
        <w:rPr>
          <w:rFonts w:hint="eastAsia"/>
        </w:rPr>
        <w:t xml:space="preserve"> the geochemical system considering sorption by ion exchange is:</w:t>
      </w:r>
    </w:p>
    <w:p w14:paraId="503AC412" w14:textId="77777777" w:rsidR="000D018B" w:rsidRDefault="000D018B" w:rsidP="00DB1505">
      <w:pPr>
        <w:pStyle w:val="StyleCode"/>
      </w:pPr>
    </w:p>
    <w:p w14:paraId="7980BDD4" w14:textId="77777777" w:rsidR="00DB1505" w:rsidRPr="00F6770F" w:rsidRDefault="00DB1505" w:rsidP="00DB1505">
      <w:pPr>
        <w:pStyle w:val="StyleCode"/>
      </w:pPr>
      <w:r w:rsidRPr="00F6770F">
        <w:t>! Data Block 2: geochemical system</w:t>
      </w:r>
      <w:r>
        <w:rPr>
          <w:rFonts w:hint="eastAsia"/>
        </w:rPr>
        <w:t xml:space="preserve"> (example </w:t>
      </w:r>
      <w:r w:rsidRPr="00FC2059">
        <w:rPr>
          <w:rFonts w:hint="eastAsia"/>
          <w:noProof/>
        </w:rPr>
        <w:t>ionx</w:t>
      </w:r>
      <w:r>
        <w:rPr>
          <w:rFonts w:hint="eastAsia"/>
        </w:rPr>
        <w:t>)</w:t>
      </w:r>
    </w:p>
    <w:p w14:paraId="5AFF5F4E" w14:textId="77777777" w:rsidR="00DB1505" w:rsidRPr="00F6770F" w:rsidRDefault="00DB1505" w:rsidP="00DB1505">
      <w:pPr>
        <w:pStyle w:val="StyleCode"/>
      </w:pPr>
      <w:r w:rsidRPr="00F6770F">
        <w:t>! ---------------------------------------------------------------------------</w:t>
      </w:r>
    </w:p>
    <w:p w14:paraId="11F825C1" w14:textId="77777777" w:rsidR="00DB1505" w:rsidRPr="00F6770F" w:rsidRDefault="00DB1505" w:rsidP="00DB1505">
      <w:pPr>
        <w:pStyle w:val="StyleCode"/>
      </w:pPr>
      <w:r w:rsidRPr="00F6770F">
        <w:t>!</w:t>
      </w:r>
    </w:p>
    <w:p w14:paraId="77CD1E99" w14:textId="77777777" w:rsidR="00DB1505" w:rsidRPr="00F6770F" w:rsidRDefault="00DB1505" w:rsidP="00DB1505">
      <w:pPr>
        <w:pStyle w:val="StyleCode"/>
      </w:pPr>
      <w:r w:rsidRPr="00F6770F">
        <w:t>'geochemical system'</w:t>
      </w:r>
    </w:p>
    <w:p w14:paraId="131BCA59" w14:textId="77777777" w:rsidR="00DB1505" w:rsidRPr="00F6770F" w:rsidRDefault="00DB1505" w:rsidP="00DB1505">
      <w:pPr>
        <w:pStyle w:val="StyleCode"/>
      </w:pPr>
    </w:p>
    <w:p w14:paraId="2C2E6810" w14:textId="77777777" w:rsidR="00DB1505" w:rsidRPr="00F6770F" w:rsidRDefault="00DB1505" w:rsidP="00DB1505">
      <w:pPr>
        <w:pStyle w:val="StyleCode"/>
      </w:pPr>
      <w:r w:rsidRPr="00F6770F">
        <w:t>'use new database format'</w:t>
      </w:r>
    </w:p>
    <w:p w14:paraId="0B5AFC57" w14:textId="77777777" w:rsidR="00DB1505" w:rsidRPr="00F6770F" w:rsidRDefault="00DB1505" w:rsidP="00DB1505">
      <w:pPr>
        <w:pStyle w:val="StyleCode"/>
      </w:pPr>
    </w:p>
    <w:p w14:paraId="3C8F56DE" w14:textId="77777777" w:rsidR="00DB1505" w:rsidRPr="00F6770F" w:rsidRDefault="00DB1505" w:rsidP="00DB1505">
      <w:pPr>
        <w:pStyle w:val="StyleCode"/>
      </w:pPr>
      <w:r w:rsidRPr="00F6770F">
        <w:t>'database directory'</w:t>
      </w:r>
    </w:p>
    <w:p w14:paraId="62046481" w14:textId="77777777" w:rsidR="00DB1505" w:rsidRPr="00F6770F" w:rsidRDefault="00DB1505" w:rsidP="00DB1505">
      <w:pPr>
        <w:pStyle w:val="StyleCode"/>
      </w:pPr>
      <w:r w:rsidRPr="00F6770F">
        <w:t>'</w:t>
      </w:r>
      <w:r>
        <w:t>.\benchmarks\database</w:t>
      </w:r>
      <w:r w:rsidRPr="00F6770F">
        <w:t>\default'</w:t>
      </w:r>
    </w:p>
    <w:p w14:paraId="5D908B3E" w14:textId="77777777" w:rsidR="00DB1505" w:rsidRPr="00F6770F" w:rsidRDefault="00DB1505" w:rsidP="00DB1505">
      <w:pPr>
        <w:pStyle w:val="StyleCode"/>
      </w:pPr>
    </w:p>
    <w:p w14:paraId="0D3AB653" w14:textId="77777777" w:rsidR="00DB1505" w:rsidRPr="00F6770F" w:rsidRDefault="00DB1505" w:rsidP="00DB1505">
      <w:pPr>
        <w:pStyle w:val="StyleCode"/>
      </w:pPr>
      <w:r w:rsidRPr="00F6770F">
        <w:t>'define input units'</w:t>
      </w:r>
    </w:p>
    <w:p w14:paraId="207137BD" w14:textId="77777777" w:rsidR="00DB1505" w:rsidRPr="00F6770F" w:rsidRDefault="00DB1505" w:rsidP="00DB1505">
      <w:pPr>
        <w:pStyle w:val="StyleCode"/>
      </w:pPr>
      <w:r w:rsidRPr="00F6770F">
        <w:t>'mg/l'</w:t>
      </w:r>
    </w:p>
    <w:p w14:paraId="3274203B" w14:textId="77777777" w:rsidR="00DB1505" w:rsidRPr="00F6770F" w:rsidRDefault="00DB1505" w:rsidP="00DB1505">
      <w:pPr>
        <w:pStyle w:val="StyleCode"/>
      </w:pPr>
    </w:p>
    <w:p w14:paraId="2C0557B8" w14:textId="77777777" w:rsidR="00DB1505" w:rsidRPr="005F7904" w:rsidRDefault="00DB1505" w:rsidP="00DB1505">
      <w:pPr>
        <w:pStyle w:val="StyleCode"/>
      </w:pPr>
      <w:r w:rsidRPr="005F7904">
        <w:t>'components'</w:t>
      </w:r>
    </w:p>
    <w:p w14:paraId="6402F0FA" w14:textId="77777777" w:rsidR="00DB1505" w:rsidRPr="00F6770F" w:rsidRDefault="00DB1505" w:rsidP="00DB1505">
      <w:pPr>
        <w:pStyle w:val="StyleCode"/>
      </w:pPr>
      <w:r w:rsidRPr="00F6770F">
        <w:t>6                              ;number of components (nc-1)</w:t>
      </w:r>
    </w:p>
    <w:p w14:paraId="5FE39D6E" w14:textId="77777777" w:rsidR="00DB1505" w:rsidRPr="00F6770F" w:rsidRDefault="00DB1505" w:rsidP="00DB1505">
      <w:pPr>
        <w:pStyle w:val="StyleCode"/>
      </w:pPr>
      <w:r w:rsidRPr="00F6770F">
        <w:lastRenderedPageBreak/>
        <w:t>'na+1'                         ;component names</w:t>
      </w:r>
    </w:p>
    <w:p w14:paraId="3A1B7368" w14:textId="77777777" w:rsidR="00DB1505" w:rsidRPr="00F6770F" w:rsidRDefault="00DB1505" w:rsidP="00DB1505">
      <w:pPr>
        <w:pStyle w:val="StyleCode"/>
      </w:pPr>
      <w:r w:rsidRPr="00F6770F">
        <w:t>'k+1'</w:t>
      </w:r>
    </w:p>
    <w:p w14:paraId="4A272C94" w14:textId="77777777" w:rsidR="00DB1505" w:rsidRPr="00F6770F" w:rsidRDefault="00DB1505" w:rsidP="00DB1505">
      <w:pPr>
        <w:pStyle w:val="StyleCode"/>
      </w:pPr>
      <w:r w:rsidRPr="00F6770F">
        <w:t>'mg+2'</w:t>
      </w:r>
    </w:p>
    <w:p w14:paraId="5BE614C3" w14:textId="77777777" w:rsidR="00DB1505" w:rsidRPr="00F6770F" w:rsidRDefault="00DB1505" w:rsidP="00DB1505">
      <w:pPr>
        <w:pStyle w:val="StyleCode"/>
      </w:pPr>
      <w:r w:rsidRPr="00F6770F">
        <w:t>'ca+2'</w:t>
      </w:r>
    </w:p>
    <w:p w14:paraId="24B7655E" w14:textId="77777777" w:rsidR="00DB1505" w:rsidRPr="007C439D" w:rsidRDefault="00DB1505" w:rsidP="00DB1505">
      <w:pPr>
        <w:pStyle w:val="StyleCode"/>
        <w:rPr>
          <w:lang w:val="fr-FR"/>
        </w:rPr>
      </w:pPr>
      <w:r w:rsidRPr="007C439D">
        <w:rPr>
          <w:lang w:val="fr-FR"/>
        </w:rPr>
        <w:t>'cl-1'</w:t>
      </w:r>
    </w:p>
    <w:p w14:paraId="2AB88989" w14:textId="77777777" w:rsidR="00DB1505" w:rsidRPr="007C439D" w:rsidRDefault="00DB1505" w:rsidP="00DB1505">
      <w:pPr>
        <w:pStyle w:val="StyleCode"/>
        <w:rPr>
          <w:lang w:val="fr-FR"/>
        </w:rPr>
      </w:pPr>
      <w:r w:rsidRPr="007C439D">
        <w:rPr>
          <w:lang w:val="fr-FR"/>
        </w:rPr>
        <w:t>'h+1'</w:t>
      </w:r>
    </w:p>
    <w:p w14:paraId="04812411" w14:textId="77777777" w:rsidR="00DB1505" w:rsidRPr="007C439D" w:rsidRDefault="00DB1505" w:rsidP="00DB1505">
      <w:pPr>
        <w:pStyle w:val="StyleCode"/>
        <w:rPr>
          <w:lang w:val="fr-FR"/>
        </w:rPr>
      </w:pPr>
    </w:p>
    <w:p w14:paraId="695144BD" w14:textId="77777777" w:rsidR="00DB1505" w:rsidRPr="007C439D" w:rsidRDefault="00DB1505" w:rsidP="00DB1505">
      <w:pPr>
        <w:pStyle w:val="StyleCode"/>
        <w:rPr>
          <w:lang w:val="fr-FR"/>
        </w:rPr>
      </w:pPr>
      <w:r w:rsidRPr="007C439D">
        <w:rPr>
          <w:lang w:val="fr-FR"/>
        </w:rPr>
        <w:t>'redox couples'</w:t>
      </w:r>
    </w:p>
    <w:p w14:paraId="6DC6F913" w14:textId="77777777" w:rsidR="00DB1505" w:rsidRPr="00F6770F" w:rsidRDefault="00DB1505" w:rsidP="00DB1505">
      <w:pPr>
        <w:pStyle w:val="StyleCode"/>
      </w:pPr>
      <w:r w:rsidRPr="00F6770F">
        <w:t>0</w:t>
      </w:r>
    </w:p>
    <w:p w14:paraId="054E35C2" w14:textId="77777777" w:rsidR="00DB1505" w:rsidRPr="00F6770F" w:rsidRDefault="00DB1505" w:rsidP="00DB1505">
      <w:pPr>
        <w:pStyle w:val="StyleCode"/>
      </w:pPr>
    </w:p>
    <w:p w14:paraId="2470FDAA" w14:textId="77777777" w:rsidR="00DB1505" w:rsidRPr="005F7904" w:rsidRDefault="00DB1505" w:rsidP="00DB1505">
      <w:pPr>
        <w:pStyle w:val="StyleCode"/>
      </w:pPr>
      <w:r w:rsidRPr="005F7904">
        <w:t>'secondary aqueous species'</w:t>
      </w:r>
    </w:p>
    <w:p w14:paraId="1DC0205A" w14:textId="77777777" w:rsidR="00DB1505" w:rsidRPr="00F6770F" w:rsidRDefault="00DB1505" w:rsidP="00DB1505">
      <w:pPr>
        <w:pStyle w:val="StyleCode"/>
      </w:pPr>
      <w:r w:rsidRPr="00FC2059">
        <w:rPr>
          <w:noProof/>
        </w:rPr>
        <w:t>1                             ;number</w:t>
      </w:r>
      <w:r w:rsidRPr="00F6770F">
        <w:t xml:space="preserve"> of secondary aqueous species</w:t>
      </w:r>
    </w:p>
    <w:p w14:paraId="6EA5DC02" w14:textId="77777777" w:rsidR="00DB1505" w:rsidRPr="00F6770F" w:rsidRDefault="00DB1505" w:rsidP="00DB1505">
      <w:pPr>
        <w:pStyle w:val="StyleCode"/>
      </w:pPr>
      <w:r w:rsidRPr="00F6770F">
        <w:t>'</w:t>
      </w:r>
      <w:r w:rsidRPr="00FC2059">
        <w:rPr>
          <w:noProof/>
        </w:rPr>
        <w:t>oh-'                         ;names</w:t>
      </w:r>
      <w:r w:rsidRPr="00F61C0D">
        <w:t xml:space="preserve"> of secondary aqueous species</w:t>
      </w:r>
    </w:p>
    <w:p w14:paraId="6BF62538" w14:textId="77777777" w:rsidR="00DB1505" w:rsidRPr="00F6770F" w:rsidRDefault="00DB1505" w:rsidP="00DB1505">
      <w:pPr>
        <w:pStyle w:val="StyleCode"/>
      </w:pPr>
    </w:p>
    <w:p w14:paraId="5CFED625" w14:textId="77777777" w:rsidR="00DB1505" w:rsidRPr="005F7904" w:rsidRDefault="00DB1505" w:rsidP="00DB1505">
      <w:pPr>
        <w:pStyle w:val="StyleCode"/>
      </w:pPr>
      <w:r w:rsidRPr="005F7904">
        <w:t>'sorbed species'</w:t>
      </w:r>
    </w:p>
    <w:p w14:paraId="376A2C93" w14:textId="77777777" w:rsidR="00DB1505" w:rsidRPr="00F6770F" w:rsidRDefault="00DB1505" w:rsidP="00DB1505">
      <w:pPr>
        <w:pStyle w:val="StyleCode"/>
      </w:pPr>
      <w:r w:rsidRPr="00F6770F">
        <w:t>3</w:t>
      </w:r>
      <w:r>
        <w:tab/>
      </w:r>
      <w:r>
        <w:tab/>
      </w:r>
      <w:r>
        <w:tab/>
      </w:r>
      <w:r>
        <w:tab/>
        <w:t>;number of sorbed species</w:t>
      </w:r>
    </w:p>
    <w:p w14:paraId="7F3CC2CA" w14:textId="77777777" w:rsidR="00DB1505" w:rsidRPr="00F6770F" w:rsidRDefault="00DB1505" w:rsidP="00DB1505">
      <w:pPr>
        <w:pStyle w:val="StyleCode"/>
      </w:pPr>
      <w:r w:rsidRPr="00F6770F">
        <w:t>'na-x(na)'</w:t>
      </w:r>
      <w:r>
        <w:tab/>
      </w:r>
      <w:r>
        <w:tab/>
      </w:r>
      <w:r>
        <w:tab/>
        <w:t>;names of sorbed species</w:t>
      </w:r>
    </w:p>
    <w:p w14:paraId="5909B2D9" w14:textId="77777777" w:rsidR="00DB1505" w:rsidRPr="00F6770F" w:rsidRDefault="00DB1505" w:rsidP="00DB1505">
      <w:pPr>
        <w:pStyle w:val="StyleCode"/>
      </w:pPr>
      <w:r w:rsidRPr="00F6770F">
        <w:t>'ca-x(na)v'</w:t>
      </w:r>
    </w:p>
    <w:p w14:paraId="641F0539" w14:textId="77777777" w:rsidR="00DB1505" w:rsidRPr="00F6770F" w:rsidRDefault="00DB1505" w:rsidP="00DB1505">
      <w:pPr>
        <w:pStyle w:val="StyleCode"/>
      </w:pPr>
      <w:r w:rsidRPr="00F6770F">
        <w:t>'mg-x(na)v'</w:t>
      </w:r>
    </w:p>
    <w:p w14:paraId="1518461C" w14:textId="77777777" w:rsidR="00DB1505" w:rsidRPr="00F6770F" w:rsidRDefault="00DB1505" w:rsidP="00DB1505">
      <w:pPr>
        <w:pStyle w:val="StyleCode"/>
      </w:pPr>
    </w:p>
    <w:p w14:paraId="5F4650F3" w14:textId="77777777" w:rsidR="00DB1505" w:rsidRPr="005F7904" w:rsidRDefault="00DB1505" w:rsidP="00DB1505">
      <w:pPr>
        <w:pStyle w:val="StyleCode"/>
      </w:pPr>
      <w:r w:rsidRPr="005F7904">
        <w:t>'minerals'</w:t>
      </w:r>
    </w:p>
    <w:p w14:paraId="279C5DA2" w14:textId="77777777" w:rsidR="00DB1505" w:rsidRPr="00F6770F" w:rsidRDefault="00DB1505" w:rsidP="00DB1505">
      <w:pPr>
        <w:pStyle w:val="StyleCode"/>
      </w:pPr>
      <w:r w:rsidRPr="00F6770F">
        <w:t>0                             ;number of minerals (nm)</w:t>
      </w:r>
    </w:p>
    <w:p w14:paraId="34C0E426" w14:textId="77777777" w:rsidR="00DB1505" w:rsidRPr="00F6770F" w:rsidRDefault="00DB1505" w:rsidP="00DB1505">
      <w:pPr>
        <w:pStyle w:val="StyleCode"/>
      </w:pPr>
    </w:p>
    <w:p w14:paraId="66FD468A" w14:textId="77777777" w:rsidR="00DB1505" w:rsidRPr="005F7904" w:rsidRDefault="00DB1505" w:rsidP="00DB1505">
      <w:pPr>
        <w:pStyle w:val="StyleCode"/>
      </w:pPr>
      <w:r w:rsidRPr="005F7904">
        <w:t>'excluded minerals'</w:t>
      </w:r>
    </w:p>
    <w:p w14:paraId="1D8819F1" w14:textId="77777777" w:rsidR="00DB1505" w:rsidRPr="00F6770F" w:rsidRDefault="00DB1505" w:rsidP="00DB1505">
      <w:pPr>
        <w:pStyle w:val="StyleCode"/>
      </w:pPr>
      <w:r w:rsidRPr="00F6770F">
        <w:t>0</w:t>
      </w:r>
    </w:p>
    <w:p w14:paraId="0957E50E" w14:textId="77777777" w:rsidR="00DB1505" w:rsidRPr="00F6770F" w:rsidRDefault="00DB1505" w:rsidP="00DB1505">
      <w:pPr>
        <w:pStyle w:val="StyleCode"/>
      </w:pPr>
    </w:p>
    <w:p w14:paraId="0BFB0DE6" w14:textId="77777777" w:rsidR="00DB1505" w:rsidRDefault="00DB1505" w:rsidP="00DB1505">
      <w:pPr>
        <w:pStyle w:val="StyleCode"/>
      </w:pPr>
      <w:r w:rsidRPr="00F6770F">
        <w:t>'done'</w:t>
      </w:r>
    </w:p>
    <w:p w14:paraId="3950F2CB" w14:textId="77777777" w:rsidR="000D018B" w:rsidRPr="00F6770F" w:rsidRDefault="000D018B" w:rsidP="00DB1505">
      <w:pPr>
        <w:pStyle w:val="StyleCode"/>
      </w:pPr>
    </w:p>
    <w:p w14:paraId="717F1F19" w14:textId="191B600B" w:rsidR="00DB1505" w:rsidRDefault="000939AE" w:rsidP="00DB1505">
      <w:r>
        <w:t>An example</w:t>
      </w:r>
      <w:r>
        <w:rPr>
          <w:rFonts w:hint="eastAsia"/>
        </w:rPr>
        <w:t xml:space="preserve"> </w:t>
      </w:r>
      <w:r>
        <w:t>of</w:t>
      </w:r>
      <w:r>
        <w:rPr>
          <w:rFonts w:hint="eastAsia"/>
        </w:rPr>
        <w:t xml:space="preserve"> </w:t>
      </w:r>
      <w:r>
        <w:t>specifying</w:t>
      </w:r>
      <w:r w:rsidR="00DB1505">
        <w:rPr>
          <w:rFonts w:hint="eastAsia"/>
        </w:rPr>
        <w:t xml:space="preserve"> the geochemical system considering sorption by surface complexation is:</w:t>
      </w:r>
    </w:p>
    <w:p w14:paraId="34D8FB9E" w14:textId="77777777" w:rsidR="000D018B" w:rsidRDefault="000D018B" w:rsidP="00DB1505">
      <w:pPr>
        <w:pStyle w:val="StyleCode"/>
      </w:pPr>
    </w:p>
    <w:p w14:paraId="0339A7DB" w14:textId="77777777" w:rsidR="00DB1505" w:rsidRPr="00F6770F" w:rsidRDefault="00DB1505" w:rsidP="00DB1505">
      <w:pPr>
        <w:pStyle w:val="StyleCode"/>
      </w:pPr>
      <w:r w:rsidRPr="00F6770F">
        <w:t>! Data Block 2: geochemical system</w:t>
      </w:r>
    </w:p>
    <w:p w14:paraId="55E92CA9" w14:textId="77777777" w:rsidR="00DB1505" w:rsidRPr="00F6770F" w:rsidRDefault="00DB1505" w:rsidP="00DB1505">
      <w:pPr>
        <w:pStyle w:val="StyleCode"/>
      </w:pPr>
      <w:r w:rsidRPr="00F6770F">
        <w:t>! ---------------------------------------------------------------------------</w:t>
      </w:r>
    </w:p>
    <w:p w14:paraId="6D6340C3" w14:textId="77777777" w:rsidR="00DB1505" w:rsidRPr="00F6770F" w:rsidRDefault="00DB1505" w:rsidP="00DB1505">
      <w:pPr>
        <w:pStyle w:val="StyleCode"/>
      </w:pPr>
      <w:r w:rsidRPr="00F6770F">
        <w:t>!</w:t>
      </w:r>
    </w:p>
    <w:p w14:paraId="13B862DE" w14:textId="77777777" w:rsidR="00DB1505" w:rsidRPr="00F6770F" w:rsidRDefault="00DB1505" w:rsidP="00DB1505">
      <w:pPr>
        <w:pStyle w:val="StyleCode"/>
      </w:pPr>
      <w:r w:rsidRPr="00F6770F">
        <w:t>'geochemical system'</w:t>
      </w:r>
    </w:p>
    <w:p w14:paraId="23B59306" w14:textId="77777777" w:rsidR="00DB1505" w:rsidRPr="00F6770F" w:rsidRDefault="00DB1505" w:rsidP="00DB1505">
      <w:pPr>
        <w:pStyle w:val="StyleCode"/>
      </w:pPr>
    </w:p>
    <w:p w14:paraId="07D625C0" w14:textId="77777777" w:rsidR="00DB1505" w:rsidRPr="00F6770F" w:rsidRDefault="00DB1505" w:rsidP="00DB1505">
      <w:pPr>
        <w:pStyle w:val="StyleCode"/>
      </w:pPr>
      <w:r w:rsidRPr="00F6770F">
        <w:t>'use new database format'</w:t>
      </w:r>
    </w:p>
    <w:p w14:paraId="3D72DEB0" w14:textId="77777777" w:rsidR="00DB1505" w:rsidRPr="00F6770F" w:rsidRDefault="00DB1505" w:rsidP="00DB1505">
      <w:pPr>
        <w:pStyle w:val="StyleCode"/>
      </w:pPr>
    </w:p>
    <w:p w14:paraId="7AD5D8A8" w14:textId="77777777" w:rsidR="00DB1505" w:rsidRPr="00F6770F" w:rsidRDefault="00DB1505" w:rsidP="00DB1505">
      <w:pPr>
        <w:pStyle w:val="StyleCode"/>
      </w:pPr>
      <w:r w:rsidRPr="00F6770F">
        <w:t>'database directory'</w:t>
      </w:r>
    </w:p>
    <w:p w14:paraId="78E5933F" w14:textId="77777777" w:rsidR="00DB1505" w:rsidRPr="00F6770F" w:rsidRDefault="00DB1505" w:rsidP="00DB1505">
      <w:pPr>
        <w:pStyle w:val="StyleCode"/>
      </w:pPr>
      <w:r w:rsidRPr="00F6770F">
        <w:t>'</w:t>
      </w:r>
      <w:r>
        <w:t>.\benchmarks\database</w:t>
      </w:r>
      <w:r w:rsidRPr="00F6770F">
        <w:t>\surftest'</w:t>
      </w:r>
    </w:p>
    <w:p w14:paraId="1A4EDF96" w14:textId="77777777" w:rsidR="00DB1505" w:rsidRPr="00F6770F" w:rsidRDefault="00DB1505" w:rsidP="00DB1505">
      <w:pPr>
        <w:pStyle w:val="StyleCode"/>
      </w:pPr>
    </w:p>
    <w:p w14:paraId="5EE42F2B" w14:textId="77777777" w:rsidR="00DB1505" w:rsidRPr="00F6770F" w:rsidRDefault="00DB1505" w:rsidP="00DB1505">
      <w:pPr>
        <w:pStyle w:val="StyleCode"/>
      </w:pPr>
      <w:r w:rsidRPr="00F6770F">
        <w:t>'define sorption type'</w:t>
      </w:r>
    </w:p>
    <w:p w14:paraId="72F26EDE" w14:textId="77777777" w:rsidR="00DB1505" w:rsidRPr="00F6770F" w:rsidRDefault="00DB1505" w:rsidP="00DB1505">
      <w:pPr>
        <w:pStyle w:val="StyleCode"/>
      </w:pPr>
      <w:r w:rsidRPr="00F6770F">
        <w:t>'surface-complex'</w:t>
      </w:r>
    </w:p>
    <w:p w14:paraId="59942A37" w14:textId="77777777" w:rsidR="00DB1505" w:rsidRPr="00F6770F" w:rsidRDefault="00DB1505" w:rsidP="00DB1505">
      <w:pPr>
        <w:pStyle w:val="StyleCode"/>
      </w:pPr>
    </w:p>
    <w:p w14:paraId="24246BA8" w14:textId="77777777" w:rsidR="00DB1505" w:rsidRPr="00F6770F" w:rsidRDefault="00DB1505" w:rsidP="00DB1505">
      <w:pPr>
        <w:pStyle w:val="StyleCode"/>
      </w:pPr>
      <w:r w:rsidRPr="00F6770F">
        <w:t>'components'</w:t>
      </w:r>
    </w:p>
    <w:p w14:paraId="2442C02F" w14:textId="77777777" w:rsidR="00DB1505" w:rsidRPr="00F6770F" w:rsidRDefault="00DB1505" w:rsidP="00DB1505">
      <w:pPr>
        <w:pStyle w:val="StyleCode"/>
      </w:pPr>
      <w:r w:rsidRPr="00F6770F">
        <w:t>3                             ;number of components (nc-1)</w:t>
      </w:r>
    </w:p>
    <w:p w14:paraId="2FD38EBC" w14:textId="77777777" w:rsidR="00DB1505" w:rsidRPr="00F6770F" w:rsidRDefault="00DB1505" w:rsidP="00DB1505">
      <w:pPr>
        <w:pStyle w:val="StyleCode"/>
      </w:pPr>
      <w:r w:rsidRPr="00F6770F">
        <w:t>'h+1'                         ;component names</w:t>
      </w:r>
    </w:p>
    <w:p w14:paraId="62179CF5" w14:textId="77777777" w:rsidR="00DB1505" w:rsidRPr="00F6770F" w:rsidRDefault="00DB1505" w:rsidP="00DB1505">
      <w:pPr>
        <w:pStyle w:val="StyleCode"/>
      </w:pPr>
      <w:r w:rsidRPr="00F6770F">
        <w:t>'ha'</w:t>
      </w:r>
    </w:p>
    <w:p w14:paraId="3EED5AF7" w14:textId="77777777" w:rsidR="00DB1505" w:rsidRPr="00F6770F" w:rsidRDefault="00DB1505" w:rsidP="00DB1505">
      <w:pPr>
        <w:pStyle w:val="StyleCode"/>
      </w:pPr>
      <w:r w:rsidRPr="00F6770F">
        <w:t>'na+1'</w:t>
      </w:r>
    </w:p>
    <w:p w14:paraId="32C78827" w14:textId="77777777" w:rsidR="00DB1505" w:rsidRPr="00F6770F" w:rsidRDefault="00DB1505" w:rsidP="00DB1505">
      <w:pPr>
        <w:pStyle w:val="StyleCode"/>
      </w:pPr>
    </w:p>
    <w:p w14:paraId="2BBF1284" w14:textId="77777777" w:rsidR="00DB1505" w:rsidRPr="00F6770F" w:rsidRDefault="00DB1505" w:rsidP="00DB1505">
      <w:pPr>
        <w:pStyle w:val="StyleCode"/>
      </w:pPr>
      <w:r w:rsidRPr="00F6770F">
        <w:t>'non-aqueous components'</w:t>
      </w:r>
    </w:p>
    <w:p w14:paraId="5C361D54" w14:textId="77777777" w:rsidR="00DB1505" w:rsidRPr="00F6770F" w:rsidRDefault="00DB1505" w:rsidP="00DB1505">
      <w:pPr>
        <w:pStyle w:val="StyleCode"/>
      </w:pPr>
      <w:r w:rsidRPr="00F6770F">
        <w:t>1                             ;number of non-aqueous components</w:t>
      </w:r>
    </w:p>
    <w:p w14:paraId="23101561" w14:textId="77777777" w:rsidR="00DB1505" w:rsidRPr="00F6770F" w:rsidRDefault="00DB1505" w:rsidP="00DB1505">
      <w:pPr>
        <w:pStyle w:val="StyleCode"/>
      </w:pPr>
      <w:r w:rsidRPr="00F6770F">
        <w:t>'=soh'   'surface'            ;names of non-aqueous components</w:t>
      </w:r>
    </w:p>
    <w:p w14:paraId="3B10F95D" w14:textId="77777777" w:rsidR="00DB1505" w:rsidRPr="00F6770F" w:rsidRDefault="00DB1505" w:rsidP="00DB1505">
      <w:pPr>
        <w:pStyle w:val="StyleCode"/>
      </w:pPr>
    </w:p>
    <w:p w14:paraId="153B376F" w14:textId="77777777" w:rsidR="00DB1505" w:rsidRPr="00F6770F" w:rsidRDefault="00DB1505" w:rsidP="00DB1505">
      <w:pPr>
        <w:pStyle w:val="StyleCode"/>
      </w:pPr>
      <w:r w:rsidRPr="00F6770F">
        <w:t>'secondary aqueous species'</w:t>
      </w:r>
    </w:p>
    <w:p w14:paraId="1BCA5E37" w14:textId="77777777" w:rsidR="00DB1505" w:rsidRPr="00F6770F" w:rsidRDefault="00DB1505" w:rsidP="00DB1505">
      <w:pPr>
        <w:pStyle w:val="StyleCode"/>
      </w:pPr>
      <w:r w:rsidRPr="00F6770F">
        <w:t>2                             ;number of secondary aqueous species</w:t>
      </w:r>
    </w:p>
    <w:p w14:paraId="3D8D22FF" w14:textId="77777777" w:rsidR="00DB1505" w:rsidRPr="00F6770F" w:rsidRDefault="00DB1505" w:rsidP="00DB1505">
      <w:pPr>
        <w:pStyle w:val="StyleCode"/>
      </w:pPr>
      <w:r w:rsidRPr="00F6770F">
        <w:t>'oh-'                         ;names of secondary aqueous species</w:t>
      </w:r>
    </w:p>
    <w:p w14:paraId="6A846142" w14:textId="77777777" w:rsidR="00DB1505" w:rsidRPr="00F6770F" w:rsidRDefault="00DB1505" w:rsidP="00DB1505">
      <w:pPr>
        <w:pStyle w:val="StyleCode"/>
      </w:pPr>
      <w:r w:rsidRPr="00F6770F">
        <w:t xml:space="preserve">'a-'                          </w:t>
      </w:r>
    </w:p>
    <w:p w14:paraId="73940BE5" w14:textId="77777777" w:rsidR="00DB1505" w:rsidRPr="00F6770F" w:rsidRDefault="00DB1505" w:rsidP="00DB1505">
      <w:pPr>
        <w:pStyle w:val="StyleCode"/>
      </w:pPr>
    </w:p>
    <w:p w14:paraId="1199581D" w14:textId="77777777" w:rsidR="00DB1505" w:rsidRPr="00F6770F" w:rsidRDefault="00DB1505" w:rsidP="00DB1505">
      <w:pPr>
        <w:pStyle w:val="StyleCode"/>
      </w:pPr>
      <w:r w:rsidRPr="00F6770F">
        <w:t>'sorbed species'</w:t>
      </w:r>
    </w:p>
    <w:p w14:paraId="42D61731" w14:textId="77777777" w:rsidR="00DB1505" w:rsidRPr="00F6770F" w:rsidRDefault="00DB1505" w:rsidP="00DB1505">
      <w:pPr>
        <w:pStyle w:val="StyleCode"/>
      </w:pPr>
      <w:r w:rsidRPr="00FC2059">
        <w:rPr>
          <w:noProof/>
        </w:rPr>
        <w:t>3                             ;number</w:t>
      </w:r>
      <w:r w:rsidRPr="00F6770F">
        <w:t xml:space="preserve"> of sorbed species</w:t>
      </w:r>
    </w:p>
    <w:p w14:paraId="2A4497A8" w14:textId="77777777" w:rsidR="00DB1505" w:rsidRPr="00F6770F" w:rsidRDefault="00DB1505" w:rsidP="00DB1505">
      <w:pPr>
        <w:pStyle w:val="StyleCode"/>
      </w:pPr>
      <w:r w:rsidRPr="00F6770F">
        <w:t>'</w:t>
      </w:r>
      <w:r w:rsidRPr="00FC2059">
        <w:rPr>
          <w:noProof/>
        </w:rPr>
        <w:t>=soh2+'                      ;names</w:t>
      </w:r>
      <w:r w:rsidRPr="00F6770F">
        <w:t xml:space="preserve"> of sorbed species</w:t>
      </w:r>
    </w:p>
    <w:p w14:paraId="247ACE3E" w14:textId="77777777" w:rsidR="00DB1505" w:rsidRPr="00F6770F" w:rsidRDefault="00DB1505" w:rsidP="00DB1505">
      <w:pPr>
        <w:pStyle w:val="StyleCode"/>
      </w:pPr>
      <w:r w:rsidRPr="00F6770F">
        <w:t>'=so-'</w:t>
      </w:r>
    </w:p>
    <w:p w14:paraId="1646DB92" w14:textId="77777777" w:rsidR="00DB1505" w:rsidRPr="00F6770F" w:rsidRDefault="00DB1505" w:rsidP="00DB1505">
      <w:pPr>
        <w:pStyle w:val="StyleCode"/>
      </w:pPr>
      <w:r w:rsidRPr="00F6770F">
        <w:t>'=sa'</w:t>
      </w:r>
    </w:p>
    <w:p w14:paraId="3762289C" w14:textId="77777777" w:rsidR="00DB1505" w:rsidRPr="00F6770F" w:rsidRDefault="00DB1505" w:rsidP="00DB1505">
      <w:pPr>
        <w:pStyle w:val="StyleCode"/>
      </w:pPr>
    </w:p>
    <w:p w14:paraId="4BBCC7D5" w14:textId="77777777" w:rsidR="00DB1505" w:rsidRDefault="00DB1505" w:rsidP="000D018B">
      <w:pPr>
        <w:pStyle w:val="StyleCode"/>
      </w:pPr>
      <w:r w:rsidRPr="00F6770F">
        <w:t>'done'</w:t>
      </w:r>
    </w:p>
    <w:p w14:paraId="244B0415" w14:textId="77777777" w:rsidR="000D018B" w:rsidRDefault="000D018B" w:rsidP="000D018B">
      <w:pPr>
        <w:pStyle w:val="StyleCode"/>
      </w:pPr>
    </w:p>
    <w:p w14:paraId="75D54186" w14:textId="2116F886" w:rsidR="0055022B" w:rsidRDefault="0055022B" w:rsidP="0055022B">
      <w:r>
        <w:t xml:space="preserve">This example </w:t>
      </w:r>
      <w:r w:rsidR="001E4656">
        <w:t>defines a geochemical system including three components (i.e.</w:t>
      </w:r>
      <w:r w:rsidR="000E5CF3">
        <w:t>,</w:t>
      </w:r>
      <w:r w:rsidR="001E4656">
        <w:t xml:space="preserve"> ‘h+1’, ‘ha’, ‘na+1’)</w:t>
      </w:r>
      <w:r w:rsidR="000E5CF3">
        <w:t xml:space="preserve"> </w:t>
      </w:r>
      <w:r w:rsidR="000E5CF3">
        <w:lastRenderedPageBreak/>
        <w:t>and</w:t>
      </w:r>
      <w:r w:rsidR="001E4656">
        <w:t xml:space="preserve"> two secondary species (i.e.</w:t>
      </w:r>
      <w:r w:rsidR="000E5CF3">
        <w:t>,</w:t>
      </w:r>
      <w:r w:rsidR="001E4656">
        <w:t xml:space="preserve"> ‘oh-’ and ‘a-’), in which ‘a-’ stands for anions. In addition, it defines also surface complexation with the surface name ‘=soh’ under the keywords ‘non-aqueous components</w:t>
      </w:r>
      <w:r w:rsidR="000E5CF3">
        <w:t>.</w:t>
      </w:r>
      <w:r w:rsidR="001E4656">
        <w:t>’ Three potential surface species (i.e.</w:t>
      </w:r>
      <w:r w:rsidR="000E5CF3">
        <w:t>,</w:t>
      </w:r>
      <w:r w:rsidR="001E4656">
        <w:t xml:space="preserve"> ‘</w:t>
      </w:r>
      <w:r w:rsidR="001E4656" w:rsidRPr="00F6770F">
        <w:t>=soh2+</w:t>
      </w:r>
      <w:r w:rsidR="001E4656">
        <w:t>’, ‘=so-’, ‘=sa’) are also included.</w:t>
      </w:r>
    </w:p>
    <w:p w14:paraId="5E36209F" w14:textId="378AFE18" w:rsidR="00C9564C" w:rsidRDefault="00C9564C" w:rsidP="0055022B">
      <w:r w:rsidRPr="00C9564C">
        <w:t xml:space="preserve">Add keyword </w:t>
      </w:r>
      <w:r w:rsidR="000E5CF3">
        <w:t>‘</w:t>
      </w:r>
      <w:r w:rsidRPr="00C9564C">
        <w:t>specify output unit for SCM sorbed species concentration</w:t>
      </w:r>
      <w:r w:rsidR="000E5CF3">
        <w:t>’</w:t>
      </w:r>
      <w:r w:rsidRPr="00C9564C">
        <w:t xml:space="preserve"> in </w:t>
      </w:r>
      <w:r w:rsidR="000E5CF3">
        <w:t>D</w:t>
      </w:r>
      <w:r w:rsidR="000E5CF3" w:rsidRPr="00C9564C">
        <w:t xml:space="preserve">ata </w:t>
      </w:r>
      <w:r w:rsidR="000E5CF3">
        <w:t>B</w:t>
      </w:r>
      <w:r w:rsidR="000E5CF3" w:rsidRPr="00C9564C">
        <w:t xml:space="preserve">lock </w:t>
      </w:r>
      <w:r w:rsidRPr="00C9564C">
        <w:t>2: geochemical system after the keyword 'define sorption type' and parameter 'surface-complex'. The keyword has only effect on the output unit for the SCM sorbed species concentration.</w:t>
      </w:r>
      <w:r>
        <w:t xml:space="preserve"> </w:t>
      </w:r>
      <w:r w:rsidRPr="00C9564C">
        <w:t xml:space="preserve">The default unit for the sorbed species concentration is </w:t>
      </w:r>
      <w:r w:rsidR="000E5CF3">
        <w:t>‘</w:t>
      </w:r>
      <w:r w:rsidRPr="00C9564C">
        <w:t>mol/L H</w:t>
      </w:r>
      <w:r w:rsidRPr="00C9564C">
        <w:rPr>
          <w:vertAlign w:val="subscript"/>
        </w:rPr>
        <w:t>2</w:t>
      </w:r>
      <w:r w:rsidRPr="00C9564C">
        <w:t>O.</w:t>
      </w:r>
      <w:r w:rsidR="000E5CF3">
        <w:t>’</w:t>
      </w:r>
      <w:r w:rsidRPr="00C9564C">
        <w:t xml:space="preserve"> Optional unit is </w:t>
      </w:r>
      <w:r w:rsidR="000E5CF3">
        <w:t>‘</w:t>
      </w:r>
      <w:r w:rsidRPr="00C9564C">
        <w:t>mol/L bulk,</w:t>
      </w:r>
      <w:r w:rsidR="000E5CF3">
        <w:t>’</w:t>
      </w:r>
      <w:r w:rsidRPr="00C9564C">
        <w:t xml:space="preserve"> which is more suitable for unsaturated porous media.</w:t>
      </w:r>
      <w:r>
        <w:t xml:space="preserve"> Example:</w:t>
      </w:r>
    </w:p>
    <w:p w14:paraId="258B72BE" w14:textId="77777777" w:rsidR="00C9564C" w:rsidRDefault="00C9564C" w:rsidP="00C9564C">
      <w:pPr>
        <w:pStyle w:val="StyleCode"/>
      </w:pPr>
    </w:p>
    <w:p w14:paraId="586DD3D8" w14:textId="77777777" w:rsidR="00C9564C" w:rsidRDefault="00C9564C" w:rsidP="00C9564C">
      <w:pPr>
        <w:pStyle w:val="StyleCode"/>
      </w:pPr>
      <w:r>
        <w:t xml:space="preserve">           'define sorption type'</w:t>
      </w:r>
    </w:p>
    <w:p w14:paraId="0864F69D" w14:textId="77777777" w:rsidR="00C9564C" w:rsidRDefault="00C9564C" w:rsidP="00C9564C">
      <w:pPr>
        <w:pStyle w:val="StyleCode"/>
      </w:pPr>
      <w:r>
        <w:t xml:space="preserve">           'surface-complex'</w:t>
      </w:r>
    </w:p>
    <w:p w14:paraId="2455A327" w14:textId="77777777" w:rsidR="00C9564C" w:rsidRDefault="00C9564C" w:rsidP="00C9564C">
      <w:pPr>
        <w:pStyle w:val="StyleCode"/>
      </w:pPr>
    </w:p>
    <w:p w14:paraId="0460D8E7" w14:textId="77777777" w:rsidR="00C9564C" w:rsidRDefault="00C9564C" w:rsidP="00C9564C">
      <w:pPr>
        <w:pStyle w:val="StyleCode"/>
      </w:pPr>
      <w:r>
        <w:t xml:space="preserve">           'specify output unit for SCM sorbed species concentration'</w:t>
      </w:r>
    </w:p>
    <w:p w14:paraId="126DBF35" w14:textId="77777777" w:rsidR="00C9564C" w:rsidRDefault="00C9564C" w:rsidP="00C9564C">
      <w:pPr>
        <w:pStyle w:val="StyleCode"/>
      </w:pPr>
      <w:r>
        <w:t xml:space="preserve">           'mol/L bulk'        !optional unit</w:t>
      </w:r>
    </w:p>
    <w:p w14:paraId="01A9FD0C" w14:textId="77777777" w:rsidR="00C9564C" w:rsidRDefault="00C9564C" w:rsidP="00C9564C">
      <w:pPr>
        <w:pStyle w:val="StyleCode"/>
      </w:pPr>
    </w:p>
    <w:p w14:paraId="70F6C408" w14:textId="3BB014B9" w:rsidR="00C9564C" w:rsidRPr="00F6770F" w:rsidRDefault="00C9564C" w:rsidP="0055022B">
      <w:r>
        <w:t xml:space="preserve">In this example, the output unit for </w:t>
      </w:r>
      <w:r w:rsidR="00631446">
        <w:t xml:space="preserve">the concentration of </w:t>
      </w:r>
      <w:r w:rsidR="00631446" w:rsidRPr="00C9564C">
        <w:t xml:space="preserve">sorbed species </w:t>
      </w:r>
      <w:r w:rsidR="00631446">
        <w:t>using</w:t>
      </w:r>
      <w:r w:rsidR="000E5CF3">
        <w:t xml:space="preserve"> the</w:t>
      </w:r>
      <w:r w:rsidR="00631446">
        <w:t xml:space="preserve"> surface complexation model (</w:t>
      </w:r>
      <w:r>
        <w:t>SCM</w:t>
      </w:r>
      <w:r w:rsidR="00631446">
        <w:t>) is specified as mol/L bulk.</w:t>
      </w:r>
    </w:p>
    <w:p w14:paraId="6CE85AF7" w14:textId="77777777" w:rsidR="00DB1505" w:rsidRPr="00ED3698" w:rsidRDefault="00DB1505" w:rsidP="00DB1505">
      <w:pPr>
        <w:pStyle w:val="Heading4"/>
      </w:pPr>
      <w:bookmarkStart w:id="129" w:name="_Ref363057444"/>
      <w:bookmarkStart w:id="130" w:name="_Toc13055907"/>
      <w:r w:rsidRPr="00ED3698">
        <w:t>‘</w:t>
      </w:r>
      <w:r w:rsidRPr="008C4C6B">
        <w:t>combine mineralogical parameters</w:t>
      </w:r>
      <w:r w:rsidRPr="00ED3698">
        <w:t>’</w:t>
      </w:r>
      <w:bookmarkEnd w:id="129"/>
      <w:bookmarkEnd w:id="130"/>
    </w:p>
    <w:p w14:paraId="28F69E8F" w14:textId="53DAF65A" w:rsidR="00DB1505" w:rsidRDefault="00DB1505" w:rsidP="00DB1505">
      <w:r>
        <w:rPr>
          <w:rFonts w:hint="eastAsia"/>
        </w:rPr>
        <w:t>If a solid mineral can react with different reactants (e.g.</w:t>
      </w:r>
      <w:r w:rsidR="000E5CF3">
        <w:t>,</w:t>
      </w:r>
      <w:r>
        <w:rPr>
          <w:rFonts w:hint="eastAsia"/>
        </w:rPr>
        <w:t xml:space="preserve"> Fe</w:t>
      </w:r>
      <w:r w:rsidRPr="00CD7687">
        <w:rPr>
          <w:vertAlign w:val="superscript"/>
        </w:rPr>
        <w:t>0</w:t>
      </w:r>
      <w:r>
        <w:rPr>
          <w:rFonts w:hint="eastAsia"/>
        </w:rPr>
        <w:t>(s) by several oxidants) in the system, this function can combine all related reactions to calculate the</w:t>
      </w:r>
      <w:r w:rsidR="00F654D4">
        <w:t xml:space="preserve"> total</w:t>
      </w:r>
      <w:r>
        <w:rPr>
          <w:rFonts w:hint="eastAsia"/>
        </w:rPr>
        <w:t xml:space="preserve"> volume fractions of the mineral</w:t>
      </w:r>
      <w:r w:rsidR="00F654D4">
        <w:t xml:space="preserve"> after joining various reactions</w:t>
      </w:r>
      <w:r>
        <w:rPr>
          <w:rFonts w:hint="eastAsia"/>
        </w:rPr>
        <w:t xml:space="preserve">. To </w:t>
      </w:r>
      <w:r w:rsidRPr="00FC2059">
        <w:rPr>
          <w:rFonts w:hint="eastAsia"/>
          <w:noProof/>
        </w:rPr>
        <w:t>activa</w:t>
      </w:r>
      <w:r>
        <w:rPr>
          <w:rFonts w:hint="eastAsia"/>
        </w:rPr>
        <w:t xml:space="preserve">te this function, the </w:t>
      </w:r>
      <w:r w:rsidR="000E5CF3">
        <w:rPr>
          <w:rFonts w:hint="eastAsia"/>
        </w:rPr>
        <w:t>keywor</w:t>
      </w:r>
      <w:r w:rsidR="000E5CF3">
        <w:t>d</w:t>
      </w:r>
      <w:r w:rsidR="000E5CF3">
        <w:rPr>
          <w:rFonts w:hint="eastAsia"/>
        </w:rPr>
        <w:t xml:space="preserve"> </w:t>
      </w:r>
      <w:r w:rsidR="000E5CF3">
        <w:t>‘</w:t>
      </w:r>
      <w:r w:rsidRPr="008C4C6B">
        <w:t>combine mineralogical parameters</w:t>
      </w:r>
      <w:r w:rsidR="000E5CF3">
        <w:t>’</w:t>
      </w:r>
      <w:r>
        <w:rPr>
          <w:rFonts w:hint="eastAsia"/>
        </w:rPr>
        <w:t xml:space="preserve"> should</w:t>
      </w:r>
      <w:r w:rsidR="000E5CF3">
        <w:t xml:space="preserve"> be</w:t>
      </w:r>
      <w:r>
        <w:rPr>
          <w:rFonts w:hint="eastAsia"/>
        </w:rPr>
        <w:t xml:space="preserve"> put after the </w:t>
      </w:r>
      <w:r w:rsidRPr="00F61C0D">
        <w:rPr>
          <w:rFonts w:ascii="Courier New" w:hAnsi="Courier New" w:cs="Courier New"/>
          <w:sz w:val="20"/>
        </w:rPr>
        <w:t>‘minerals’</w:t>
      </w:r>
      <w:r>
        <w:rPr>
          <w:rFonts w:hint="eastAsia"/>
        </w:rPr>
        <w:t xml:space="preserve"> block and be followed by mineral names in the same num</w:t>
      </w:r>
      <w:r w:rsidR="00DC4CF0">
        <w:t>b</w:t>
      </w:r>
      <w:r>
        <w:rPr>
          <w:rFonts w:hint="eastAsia"/>
        </w:rPr>
        <w:t xml:space="preserve">er and order as those in block </w:t>
      </w:r>
      <w:r w:rsidRPr="00F61C0D">
        <w:rPr>
          <w:rFonts w:ascii="Courier New" w:hAnsi="Courier New" w:cs="Courier New"/>
          <w:sz w:val="20"/>
        </w:rPr>
        <w:t>‘mineral</w:t>
      </w:r>
      <w:r>
        <w:rPr>
          <w:rFonts w:ascii="Courier New" w:hAnsi="Courier New" w:cs="Courier New"/>
          <w:sz w:val="20"/>
        </w:rPr>
        <w:t>s</w:t>
      </w:r>
      <w:r w:rsidRPr="00F61C0D">
        <w:rPr>
          <w:rFonts w:ascii="Courier New" w:hAnsi="Courier New" w:cs="Courier New"/>
          <w:sz w:val="20"/>
        </w:rPr>
        <w:t>’</w:t>
      </w:r>
      <w:r>
        <w:rPr>
          <w:rFonts w:hint="eastAsia"/>
        </w:rPr>
        <w:t>. The names of the mineral</w:t>
      </w:r>
      <w:r w:rsidR="00F654D4">
        <w:t>s</w:t>
      </w:r>
      <w:r>
        <w:rPr>
          <w:rFonts w:hint="eastAsia"/>
        </w:rPr>
        <w:t xml:space="preserve"> to be combined should be different in the block </w:t>
      </w:r>
      <w:r w:rsidRPr="00F61C0D">
        <w:rPr>
          <w:rFonts w:ascii="Courier New" w:hAnsi="Courier New" w:cs="Courier New"/>
          <w:sz w:val="20"/>
        </w:rPr>
        <w:t>‘minerals’</w:t>
      </w:r>
      <w:r>
        <w:rPr>
          <w:rFonts w:hint="eastAsia"/>
        </w:rPr>
        <w:t xml:space="preserve"> for representing different </w:t>
      </w:r>
      <w:r w:rsidRPr="00FC2059">
        <w:rPr>
          <w:rFonts w:hint="eastAsia"/>
          <w:noProof/>
        </w:rPr>
        <w:t>reactions,</w:t>
      </w:r>
      <w:r>
        <w:rPr>
          <w:rFonts w:hint="eastAsia"/>
        </w:rPr>
        <w:t xml:space="preserve"> but should be </w:t>
      </w:r>
      <w:r w:rsidR="00F654D4">
        <w:t xml:space="preserve">replaced with </w:t>
      </w:r>
      <w:r>
        <w:rPr>
          <w:rFonts w:hint="eastAsia"/>
        </w:rPr>
        <w:t xml:space="preserve">the same name in the block </w:t>
      </w:r>
      <w:r>
        <w:t>‘</w:t>
      </w:r>
      <w:r w:rsidRPr="008C4C6B">
        <w:t>combine mineralogical parameters</w:t>
      </w:r>
      <w:r w:rsidRPr="00ED3698">
        <w:t>’</w:t>
      </w:r>
      <w:r>
        <w:rPr>
          <w:rFonts w:hint="eastAsia"/>
        </w:rPr>
        <w:t xml:space="preserve"> to stand for the </w:t>
      </w:r>
      <w:r w:rsidR="00F654D4">
        <w:t>common reacting</w:t>
      </w:r>
      <w:r>
        <w:rPr>
          <w:rFonts w:hint="eastAsia"/>
        </w:rPr>
        <w:t xml:space="preserve"> mineral</w:t>
      </w:r>
      <w:r w:rsidR="00F654D4">
        <w:t xml:space="preserve"> </w:t>
      </w:r>
      <w:r w:rsidR="00F654D4">
        <w:rPr>
          <w:rFonts w:hint="eastAsia"/>
        </w:rPr>
        <w:t>(e.g.</w:t>
      </w:r>
      <w:r w:rsidR="000E5CF3">
        <w:t>,</w:t>
      </w:r>
      <w:r w:rsidR="00F654D4">
        <w:rPr>
          <w:rFonts w:hint="eastAsia"/>
        </w:rPr>
        <w:t xml:space="preserve"> Fe</w:t>
      </w:r>
      <w:r w:rsidR="00F654D4" w:rsidRPr="00CD7687">
        <w:rPr>
          <w:vertAlign w:val="superscript"/>
        </w:rPr>
        <w:t>0</w:t>
      </w:r>
      <w:r w:rsidR="00F654D4">
        <w:rPr>
          <w:rFonts w:hint="eastAsia"/>
        </w:rPr>
        <w:t>(s)</w:t>
      </w:r>
      <w:r w:rsidR="00F654D4">
        <w:t>)</w:t>
      </w:r>
      <w:r>
        <w:rPr>
          <w:rFonts w:hint="eastAsia"/>
        </w:rPr>
        <w:t xml:space="preserve">. The volume fractions (VFs) of all minerals are provided in the initial condition section in the same order as provided in block </w:t>
      </w:r>
      <w:r w:rsidRPr="00F61C0D">
        <w:rPr>
          <w:rFonts w:ascii="Courier New" w:hAnsi="Courier New" w:cs="Courier New"/>
          <w:sz w:val="20"/>
        </w:rPr>
        <w:t>‘minerals</w:t>
      </w:r>
      <w:r w:rsidR="000E5CF3">
        <w:rPr>
          <w:rFonts w:ascii="Courier New" w:hAnsi="Courier New" w:cs="Courier New"/>
          <w:sz w:val="20"/>
        </w:rPr>
        <w:t>.</w:t>
      </w:r>
      <w:r w:rsidRPr="00F61C0D">
        <w:rPr>
          <w:rFonts w:ascii="Courier New" w:hAnsi="Courier New" w:cs="Courier New"/>
          <w:sz w:val="20"/>
        </w:rPr>
        <w:t>’</w:t>
      </w:r>
      <w:r>
        <w:rPr>
          <w:rFonts w:hint="eastAsia"/>
        </w:rPr>
        <w:t xml:space="preserve"> The VFs of </w:t>
      </w:r>
      <w:r w:rsidR="00F654D4">
        <w:t xml:space="preserve">those </w:t>
      </w:r>
      <w:r>
        <w:rPr>
          <w:rFonts w:hint="eastAsia"/>
        </w:rPr>
        <w:t xml:space="preserve">minerals to be combined should be </w:t>
      </w:r>
      <w:r>
        <w:t>assigned</w:t>
      </w:r>
      <w:r>
        <w:rPr>
          <w:rFonts w:hint="eastAsia"/>
        </w:rPr>
        <w:t xml:space="preserve"> with the total </w:t>
      </w:r>
      <w:r w:rsidR="00F654D4">
        <w:t>VF of the common reacting mineral</w:t>
      </w:r>
      <w:r>
        <w:rPr>
          <w:rFonts w:hint="eastAsia"/>
        </w:rPr>
        <w:t>, i.e.</w:t>
      </w:r>
      <w:r w:rsidR="000E5CF3">
        <w:t>,</w:t>
      </w:r>
      <w:r>
        <w:rPr>
          <w:rFonts w:hint="eastAsia"/>
        </w:rPr>
        <w:t xml:space="preserve"> the same amount</w:t>
      </w:r>
      <w:r w:rsidR="0007683C">
        <w:t xml:space="preserve"> (see </w:t>
      </w:r>
      <w:r w:rsidR="000E5CF3">
        <w:t xml:space="preserve">Section </w:t>
      </w:r>
      <w:r w:rsidR="0007683C">
        <w:fldChar w:fldCharType="begin"/>
      </w:r>
      <w:r w:rsidR="0007683C">
        <w:instrText xml:space="preserve"> REF _Ref471898637 \r \h </w:instrText>
      </w:r>
      <w:r w:rsidR="0007683C">
        <w:fldChar w:fldCharType="separate"/>
      </w:r>
      <w:r w:rsidR="00D41448">
        <w:t>3.21.4</w:t>
      </w:r>
      <w:r w:rsidR="0007683C">
        <w:fldChar w:fldCharType="end"/>
      </w:r>
      <w:r w:rsidR="0052174C">
        <w:t xml:space="preserve"> example 2)</w:t>
      </w:r>
      <w:r>
        <w:rPr>
          <w:rFonts w:hint="eastAsia"/>
        </w:rPr>
        <w:t xml:space="preserve">. The reaction </w:t>
      </w:r>
      <w:r>
        <w:t>stoichiometry</w:t>
      </w:r>
      <w:r>
        <w:rPr>
          <w:rFonts w:hint="eastAsia"/>
        </w:rPr>
        <w:t xml:space="preserve"> and reaction constants of all minerals </w:t>
      </w:r>
      <w:r w:rsidR="000E5CF3">
        <w:t>must</w:t>
      </w:r>
      <w:r>
        <w:rPr>
          <w:rFonts w:hint="eastAsia"/>
        </w:rPr>
        <w:t xml:space="preserve"> be provided in the database file mineral.dbs. </w:t>
      </w:r>
    </w:p>
    <w:p w14:paraId="182D8BEC" w14:textId="77777777" w:rsidR="00DB1505" w:rsidRDefault="00DB1505" w:rsidP="00DB1505">
      <w:r>
        <w:rPr>
          <w:rFonts w:hint="eastAsia"/>
        </w:rPr>
        <w:t xml:space="preserve">A sample for </w:t>
      </w:r>
      <w:r w:rsidR="00DC4CF0">
        <w:t>minerals</w:t>
      </w:r>
      <w:r>
        <w:t xml:space="preserve"> </w:t>
      </w:r>
      <w:r>
        <w:rPr>
          <w:rFonts w:hint="eastAsia"/>
        </w:rPr>
        <w:t xml:space="preserve">input </w:t>
      </w:r>
      <w:r>
        <w:t xml:space="preserve">involving </w:t>
      </w:r>
      <w:r w:rsidRPr="00F61C0D">
        <w:rPr>
          <w:rFonts w:ascii="Courier New" w:hAnsi="Courier New" w:cs="Courier New"/>
          <w:sz w:val="20"/>
        </w:rPr>
        <w:t>‘combine mineralogical parameters’</w:t>
      </w:r>
      <w:r>
        <w:rPr>
          <w:rFonts w:hint="eastAsia"/>
        </w:rPr>
        <w:t xml:space="preserve"> </w:t>
      </w:r>
      <w:r>
        <w:t>is provided below</w:t>
      </w:r>
      <w:r>
        <w:rPr>
          <w:rFonts w:hint="eastAsia"/>
        </w:rPr>
        <w:t>:</w:t>
      </w:r>
    </w:p>
    <w:p w14:paraId="265DAA83" w14:textId="77777777" w:rsidR="000D018B" w:rsidRDefault="000D018B" w:rsidP="00DB1505">
      <w:pPr>
        <w:pStyle w:val="StyleCode"/>
      </w:pPr>
    </w:p>
    <w:p w14:paraId="72632BE5" w14:textId="77777777" w:rsidR="00DB1505" w:rsidRPr="00FE0073" w:rsidRDefault="00DB1505" w:rsidP="00DB1505">
      <w:pPr>
        <w:pStyle w:val="StyleCode"/>
      </w:pPr>
      <w:r w:rsidRPr="00FE0073">
        <w:t>'minerals'</w:t>
      </w:r>
    </w:p>
    <w:p w14:paraId="6197D4E5" w14:textId="77777777" w:rsidR="00DB1505" w:rsidRPr="00CD7687" w:rsidRDefault="00DB1505" w:rsidP="00DB1505">
      <w:pPr>
        <w:pStyle w:val="StyleCode"/>
      </w:pPr>
      <w:r w:rsidRPr="00CD7687">
        <w:t xml:space="preserve">12                            </w:t>
      </w:r>
      <w:r>
        <w:tab/>
      </w:r>
      <w:r w:rsidRPr="00CD7687">
        <w:t>;number of minerals (nm)</w:t>
      </w:r>
    </w:p>
    <w:p w14:paraId="18CF33D4" w14:textId="77777777" w:rsidR="00DB1505" w:rsidRPr="00CD7687" w:rsidRDefault="00DB1505" w:rsidP="00DB1505">
      <w:pPr>
        <w:pStyle w:val="StyleCode"/>
      </w:pPr>
      <w:r w:rsidRPr="00CD7687">
        <w:t>'fe_0_h2o_3'</w:t>
      </w:r>
    </w:p>
    <w:p w14:paraId="60040F4D" w14:textId="77777777" w:rsidR="00DB1505" w:rsidRPr="00CD7687" w:rsidRDefault="00DB1505" w:rsidP="00DB1505">
      <w:pPr>
        <w:pStyle w:val="StyleCode"/>
      </w:pPr>
      <w:r w:rsidRPr="00CD7687">
        <w:t>'fe_0_cr'</w:t>
      </w:r>
    </w:p>
    <w:p w14:paraId="16CBDB29" w14:textId="77777777" w:rsidR="00DB1505" w:rsidRPr="00CD7687" w:rsidRDefault="00DB1505" w:rsidP="00DB1505">
      <w:pPr>
        <w:pStyle w:val="StyleCode"/>
      </w:pPr>
      <w:r w:rsidRPr="00CD7687">
        <w:t>'fe_0_tce'</w:t>
      </w:r>
    </w:p>
    <w:p w14:paraId="25A373BC" w14:textId="77777777" w:rsidR="00DB1505" w:rsidRPr="00CD7687" w:rsidRDefault="00DB1505" w:rsidP="00DB1505">
      <w:pPr>
        <w:pStyle w:val="StyleCode"/>
      </w:pPr>
      <w:r w:rsidRPr="00CD7687">
        <w:t>'fe_0_cdce'</w:t>
      </w:r>
    </w:p>
    <w:p w14:paraId="0A9BC3D9" w14:textId="77777777" w:rsidR="00DB1505" w:rsidRPr="00CD7687" w:rsidRDefault="00DB1505" w:rsidP="00DB1505">
      <w:pPr>
        <w:pStyle w:val="StyleCode"/>
      </w:pPr>
      <w:r w:rsidRPr="00CD7687">
        <w:t>'fe_0_vc'</w:t>
      </w:r>
    </w:p>
    <w:p w14:paraId="14B5196D" w14:textId="77777777" w:rsidR="00DB1505" w:rsidRPr="00CD7687" w:rsidRDefault="00DB1505" w:rsidP="00DB1505">
      <w:pPr>
        <w:pStyle w:val="StyleCode"/>
      </w:pPr>
      <w:r w:rsidRPr="00CD7687">
        <w:t>'fe_0_so4_2'</w:t>
      </w:r>
    </w:p>
    <w:p w14:paraId="029D29EB" w14:textId="77777777" w:rsidR="00DB1505" w:rsidRPr="00CD7687" w:rsidRDefault="00DB1505" w:rsidP="00DB1505">
      <w:pPr>
        <w:pStyle w:val="StyleCode"/>
      </w:pPr>
      <w:r w:rsidRPr="00CD7687">
        <w:t>'calcite'</w:t>
      </w:r>
    </w:p>
    <w:p w14:paraId="625DBC24" w14:textId="77777777" w:rsidR="00DB1505" w:rsidRPr="00CD7687" w:rsidRDefault="00DB1505" w:rsidP="00DB1505">
      <w:pPr>
        <w:pStyle w:val="StyleCode"/>
      </w:pPr>
      <w:r w:rsidRPr="00CD7687">
        <w:t>'siderite(d)'</w:t>
      </w:r>
    </w:p>
    <w:p w14:paraId="41078B85" w14:textId="77777777" w:rsidR="00DB1505" w:rsidRPr="00CD7687" w:rsidRDefault="00DB1505" w:rsidP="00DB1505">
      <w:pPr>
        <w:pStyle w:val="StyleCode"/>
      </w:pPr>
      <w:r w:rsidRPr="00CD7687">
        <w:t>'fe(oh)2(s)'</w:t>
      </w:r>
    </w:p>
    <w:p w14:paraId="59804103" w14:textId="77777777" w:rsidR="00DB1505" w:rsidRPr="00CD7687" w:rsidRDefault="00DB1505" w:rsidP="00DB1505">
      <w:pPr>
        <w:pStyle w:val="StyleCode"/>
      </w:pPr>
      <w:r w:rsidRPr="00CD7687">
        <w:t>'cr(oh)3(a)'</w:t>
      </w:r>
    </w:p>
    <w:p w14:paraId="284AE5CF" w14:textId="77777777" w:rsidR="00DB1505" w:rsidRPr="00CD7687" w:rsidRDefault="00DB1505" w:rsidP="00DB1505">
      <w:pPr>
        <w:pStyle w:val="StyleCode"/>
      </w:pPr>
      <w:r w:rsidRPr="00CD7687">
        <w:t>'mackinawite'</w:t>
      </w:r>
    </w:p>
    <w:p w14:paraId="5C5F083F" w14:textId="77777777" w:rsidR="00DB1505" w:rsidRPr="00CD7687" w:rsidRDefault="00DB1505" w:rsidP="00DB1505">
      <w:pPr>
        <w:pStyle w:val="StyleCode"/>
      </w:pPr>
      <w:r w:rsidRPr="00CD7687">
        <w:t>'ferrihydrite'</w:t>
      </w:r>
    </w:p>
    <w:p w14:paraId="44CC2EC1" w14:textId="77777777" w:rsidR="00DB1505" w:rsidRPr="00CD7687" w:rsidRDefault="00DB1505" w:rsidP="00DB1505">
      <w:pPr>
        <w:pStyle w:val="StyleCode"/>
      </w:pPr>
    </w:p>
    <w:p w14:paraId="682A8218" w14:textId="77777777" w:rsidR="00DB1505" w:rsidRPr="00CD7687" w:rsidRDefault="00DB1505" w:rsidP="00DB1505">
      <w:pPr>
        <w:pStyle w:val="StyleCode"/>
      </w:pPr>
      <w:r w:rsidRPr="00CD7687">
        <w:t>'combine mineralogical parameters'</w:t>
      </w:r>
    </w:p>
    <w:p w14:paraId="41CDC6B5" w14:textId="77777777" w:rsidR="00DB1505" w:rsidRPr="00CD7687" w:rsidRDefault="00DB1505" w:rsidP="00DB1505">
      <w:pPr>
        <w:pStyle w:val="StyleCode"/>
      </w:pPr>
      <w:r w:rsidRPr="00CD7687">
        <w:t>'fe_0_h2o_3'</w:t>
      </w:r>
    </w:p>
    <w:p w14:paraId="0E4CEE7D" w14:textId="77777777" w:rsidR="00DB1505" w:rsidRPr="00CD7687" w:rsidRDefault="00DB1505" w:rsidP="00DB1505">
      <w:pPr>
        <w:pStyle w:val="StyleCode"/>
      </w:pPr>
      <w:r w:rsidRPr="00CD7687">
        <w:t>'fe_0_h2o_3'</w:t>
      </w:r>
    </w:p>
    <w:p w14:paraId="3865F7FE" w14:textId="77777777" w:rsidR="00DB1505" w:rsidRPr="00CD7687" w:rsidRDefault="00DB1505" w:rsidP="00DB1505">
      <w:pPr>
        <w:pStyle w:val="StyleCode"/>
      </w:pPr>
      <w:r w:rsidRPr="00CD7687">
        <w:t>'fe_0_h2o_3'</w:t>
      </w:r>
    </w:p>
    <w:p w14:paraId="3AE7A929" w14:textId="77777777" w:rsidR="00DB1505" w:rsidRPr="00CD7687" w:rsidRDefault="00DB1505" w:rsidP="00DB1505">
      <w:pPr>
        <w:pStyle w:val="StyleCode"/>
      </w:pPr>
      <w:r w:rsidRPr="00CD7687">
        <w:t>'fe_0_h2o_3'</w:t>
      </w:r>
    </w:p>
    <w:p w14:paraId="64515439" w14:textId="77777777" w:rsidR="00DB1505" w:rsidRPr="00CD7687" w:rsidRDefault="00DB1505" w:rsidP="00DB1505">
      <w:pPr>
        <w:pStyle w:val="StyleCode"/>
      </w:pPr>
      <w:r w:rsidRPr="00CD7687">
        <w:t>'fe_0_h2o_3'</w:t>
      </w:r>
    </w:p>
    <w:p w14:paraId="1F18EFBE" w14:textId="77777777" w:rsidR="00DB1505" w:rsidRPr="00CD7687" w:rsidRDefault="00DB1505" w:rsidP="00DB1505">
      <w:pPr>
        <w:pStyle w:val="StyleCode"/>
      </w:pPr>
      <w:r w:rsidRPr="00CD7687">
        <w:t>'fe_0_h2o_3'</w:t>
      </w:r>
    </w:p>
    <w:p w14:paraId="1AB2081E" w14:textId="77777777" w:rsidR="00DB1505" w:rsidRPr="00CD7687" w:rsidRDefault="00DB1505" w:rsidP="00DB1505">
      <w:pPr>
        <w:pStyle w:val="StyleCode"/>
      </w:pPr>
      <w:r w:rsidRPr="00CD7687">
        <w:lastRenderedPageBreak/>
        <w:t>'calcite'</w:t>
      </w:r>
    </w:p>
    <w:p w14:paraId="3AEE344D" w14:textId="77777777" w:rsidR="00DB1505" w:rsidRPr="00CD7687" w:rsidRDefault="00DB1505" w:rsidP="00DB1505">
      <w:pPr>
        <w:pStyle w:val="StyleCode"/>
      </w:pPr>
      <w:r w:rsidRPr="00CD7687">
        <w:t>'siderite(d)'</w:t>
      </w:r>
    </w:p>
    <w:p w14:paraId="5F5939CC" w14:textId="77777777" w:rsidR="00DB1505" w:rsidRPr="00CD7687" w:rsidRDefault="00DB1505" w:rsidP="00DB1505">
      <w:pPr>
        <w:pStyle w:val="StyleCode"/>
      </w:pPr>
      <w:r w:rsidRPr="00CD7687">
        <w:t>'fe(oh)2(s)'</w:t>
      </w:r>
    </w:p>
    <w:p w14:paraId="7D0B406A" w14:textId="77777777" w:rsidR="00DB1505" w:rsidRPr="00CD7687" w:rsidRDefault="00DB1505" w:rsidP="00DB1505">
      <w:pPr>
        <w:pStyle w:val="StyleCode"/>
      </w:pPr>
      <w:r w:rsidRPr="00CD7687">
        <w:t>'cr(oh)3(a)'</w:t>
      </w:r>
    </w:p>
    <w:p w14:paraId="33B325A2" w14:textId="77777777" w:rsidR="00DB1505" w:rsidRPr="00CD7687" w:rsidRDefault="00DB1505" w:rsidP="00DB1505">
      <w:pPr>
        <w:pStyle w:val="StyleCode"/>
      </w:pPr>
      <w:r w:rsidRPr="00CD7687">
        <w:t>'mackinawite'</w:t>
      </w:r>
    </w:p>
    <w:p w14:paraId="7AB78CE4" w14:textId="77777777" w:rsidR="00DB1505" w:rsidRDefault="00DB1505" w:rsidP="00253A86">
      <w:pPr>
        <w:pStyle w:val="StyleCode"/>
      </w:pPr>
      <w:r w:rsidRPr="00CD7687">
        <w:t>'ferrihydrite'</w:t>
      </w:r>
    </w:p>
    <w:p w14:paraId="41B635ED" w14:textId="77777777" w:rsidR="00F654D4" w:rsidRDefault="00F654D4" w:rsidP="00253A86">
      <w:pPr>
        <w:pStyle w:val="StyleCode"/>
      </w:pPr>
    </w:p>
    <w:p w14:paraId="063F8ED5" w14:textId="428CFEB9" w:rsidR="00F654D4" w:rsidRDefault="00F654D4" w:rsidP="00F654D4">
      <w:commentRangeStart w:id="131"/>
      <w:commentRangeStart w:id="132"/>
      <w:r>
        <w:t xml:space="preserve">In this example, the first </w:t>
      </w:r>
      <w:r w:rsidR="000E5CF3">
        <w:t xml:space="preserve">six </w:t>
      </w:r>
      <w:r>
        <w:t xml:space="preserve">‘minerals’ defined in the first parts </w:t>
      </w:r>
      <w:r w:rsidR="000E5CF3">
        <w:t xml:space="preserve">represent </w:t>
      </w:r>
      <w:r>
        <w:t xml:space="preserve">six different chemical reactions </w:t>
      </w:r>
      <w:r w:rsidR="000E5CF3">
        <w:t xml:space="preserve">in which </w:t>
      </w:r>
      <w:r>
        <w:t>the zero valent iron (Fe</w:t>
      </w:r>
      <w:r>
        <w:rPr>
          <w:vertAlign w:val="superscript"/>
        </w:rPr>
        <w:t>0</w:t>
      </w:r>
      <w:r>
        <w:t xml:space="preserve">) participates. </w:t>
      </w:r>
      <w:commentRangeEnd w:id="131"/>
      <w:r w:rsidR="000E5CF3">
        <w:rPr>
          <w:rStyle w:val="CommentReference"/>
        </w:rPr>
        <w:commentReference w:id="131"/>
      </w:r>
      <w:commentRangeEnd w:id="132"/>
      <w:r w:rsidR="00F86157">
        <w:rPr>
          <w:rStyle w:val="CommentReference"/>
        </w:rPr>
        <w:commentReference w:id="132"/>
      </w:r>
      <w:r>
        <w:t>The first mineral (i.e.</w:t>
      </w:r>
      <w:r w:rsidR="000E5CF3">
        <w:t>,</w:t>
      </w:r>
      <w:r>
        <w:t xml:space="preserve"> ‘</w:t>
      </w:r>
      <w:r w:rsidRPr="00FC2059">
        <w:rPr>
          <w:noProof/>
        </w:rPr>
        <w:t>fe</w:t>
      </w:r>
      <w:r>
        <w:t>-0_h2o_3’) defines the reaction of Fe</w:t>
      </w:r>
      <w:r>
        <w:rPr>
          <w:vertAlign w:val="superscript"/>
        </w:rPr>
        <w:t>0</w:t>
      </w:r>
      <w:r>
        <w:t xml:space="preserve"> with water. The other five minerals </w:t>
      </w:r>
      <w:r w:rsidR="000E5CF3">
        <w:t xml:space="preserve">represent </w:t>
      </w:r>
      <w:r>
        <w:t xml:space="preserve">other reactions defined in mineral.dbs. </w:t>
      </w:r>
      <w:r w:rsidR="00A73023">
        <w:t>The first six minerals in the second part are replaced with the same mineral ‘</w:t>
      </w:r>
      <w:r w:rsidR="00A73023" w:rsidRPr="00FC2059">
        <w:rPr>
          <w:noProof/>
        </w:rPr>
        <w:t>fe</w:t>
      </w:r>
      <w:r w:rsidR="00A73023">
        <w:t>-0_h2o_3’. Consequently, the total VFs of Fe</w:t>
      </w:r>
      <w:r w:rsidR="00A73023">
        <w:rPr>
          <w:vertAlign w:val="superscript"/>
        </w:rPr>
        <w:t>0</w:t>
      </w:r>
      <w:r w:rsidR="00A73023">
        <w:t xml:space="preserve"> </w:t>
      </w:r>
      <w:r w:rsidR="000E5CF3">
        <w:t>is</w:t>
      </w:r>
      <w:r w:rsidR="00A73023">
        <w:t xml:space="preserve"> </w:t>
      </w:r>
      <w:r w:rsidR="001E40FF">
        <w:t xml:space="preserve">calculated based on the amount at the initial or previous time step plus the total change owing to </w:t>
      </w:r>
      <w:r w:rsidR="00A73023">
        <w:t>the first six reactions</w:t>
      </w:r>
      <w:r w:rsidR="001E40FF">
        <w:t xml:space="preserve"> during the current time step</w:t>
      </w:r>
      <w:r w:rsidR="00A73023">
        <w:t>.</w:t>
      </w:r>
    </w:p>
    <w:p w14:paraId="6EA50D3F" w14:textId="56481084" w:rsidR="00C06653" w:rsidRPr="00ED3698" w:rsidRDefault="009B4D85" w:rsidP="001E40FF">
      <w:pPr>
        <w:pStyle w:val="Heading4"/>
      </w:pPr>
      <w:bookmarkStart w:id="133" w:name="_Toc13055908"/>
      <w:r>
        <w:t>‘</w:t>
      </w:r>
      <w:r w:rsidR="00C06653" w:rsidRPr="00C06653">
        <w:t xml:space="preserve">use </w:t>
      </w:r>
      <w:r w:rsidR="00C06653" w:rsidRPr="00FC2059">
        <w:rPr>
          <w:noProof/>
        </w:rPr>
        <w:t>pitzer</w:t>
      </w:r>
      <w:r w:rsidR="00C06653" w:rsidRPr="00C06653">
        <w:t xml:space="preserve"> model</w:t>
      </w:r>
      <w:r>
        <w:t>’</w:t>
      </w:r>
      <w:bookmarkEnd w:id="133"/>
    </w:p>
    <w:p w14:paraId="7EBD2449" w14:textId="77777777" w:rsidR="001E40FF" w:rsidRDefault="00FB0F93" w:rsidP="001E40FF">
      <w:r>
        <w:t>This sub-keyword defines the activity correction of the aqueous species according to the HMW Pitzer model (</w:t>
      </w:r>
      <w:r w:rsidRPr="00FB0F93">
        <w:t>Harvie et al., 1984</w:t>
      </w:r>
      <w:r>
        <w:t>; Bea et al., 20</w:t>
      </w:r>
      <w:r w:rsidR="00724288">
        <w:t>10</w:t>
      </w:r>
      <w:r>
        <w:t xml:space="preserve">). In such </w:t>
      </w:r>
      <w:r w:rsidRPr="00FC2059">
        <w:rPr>
          <w:noProof/>
        </w:rPr>
        <w:t>case</w:t>
      </w:r>
      <w:r>
        <w:t>, the corresponding database pitzer.xml should be provided.</w:t>
      </w:r>
    </w:p>
    <w:p w14:paraId="336A0EE6" w14:textId="4FED5324" w:rsidR="00FB0F93" w:rsidRPr="00ED3698" w:rsidRDefault="009B4D85" w:rsidP="001E40FF">
      <w:pPr>
        <w:pStyle w:val="Heading4"/>
      </w:pPr>
      <w:bookmarkStart w:id="134" w:name="_Toc13055909"/>
      <w:r>
        <w:t>‘</w:t>
      </w:r>
      <w:r w:rsidR="00FB0F93" w:rsidRPr="00FB0F93">
        <w:t xml:space="preserve">use </w:t>
      </w:r>
      <w:r w:rsidR="00FB0F93" w:rsidRPr="00FC2059">
        <w:rPr>
          <w:noProof/>
        </w:rPr>
        <w:t>macinnes</w:t>
      </w:r>
      <w:r w:rsidR="00FB0F93" w:rsidRPr="00FB0F93">
        <w:t xml:space="preserve"> convention</w:t>
      </w:r>
      <w:r>
        <w:t>’</w:t>
      </w:r>
      <w:bookmarkEnd w:id="134"/>
    </w:p>
    <w:p w14:paraId="06CA533E" w14:textId="77777777" w:rsidR="00FB0F93" w:rsidRDefault="00FB0F93" w:rsidP="008C2D08">
      <w:r>
        <w:t xml:space="preserve">This sub-keyword </w:t>
      </w:r>
      <w:r w:rsidR="008C2D08">
        <w:t xml:space="preserve">should be only used if the Pitzer model is activated. Through this sub-keyword, all individual-ion activity coefficients are scaled according to the MacInnes (1919) convention. </w:t>
      </w:r>
    </w:p>
    <w:p w14:paraId="1AE82228" w14:textId="22F5CA71" w:rsidR="00724288" w:rsidRDefault="00724288" w:rsidP="00724288">
      <w:r>
        <w:rPr>
          <w:rFonts w:hint="eastAsia"/>
        </w:rPr>
        <w:t xml:space="preserve">A </w:t>
      </w:r>
      <w:commentRangeStart w:id="135"/>
      <w:commentRangeStart w:id="136"/>
      <w:r>
        <w:rPr>
          <w:rFonts w:hint="eastAsia"/>
        </w:rPr>
        <w:t xml:space="preserve">sample </w:t>
      </w:r>
      <w:r w:rsidR="009B4D85">
        <w:t>of</w:t>
      </w:r>
      <w:r w:rsidR="009B4D85">
        <w:rPr>
          <w:rFonts w:hint="eastAsia"/>
        </w:rPr>
        <w:t xml:space="preserve"> </w:t>
      </w:r>
      <w:r w:rsidR="005112CE">
        <w:t>geochemical system</w:t>
      </w:r>
      <w:r w:rsidR="009B4D85">
        <w:t xml:space="preserve"> </w:t>
      </w:r>
      <w:commentRangeEnd w:id="135"/>
      <w:r w:rsidR="0042654F">
        <w:rPr>
          <w:rStyle w:val="CommentReference"/>
        </w:rPr>
        <w:commentReference w:id="135"/>
      </w:r>
      <w:commentRangeEnd w:id="136"/>
      <w:r w:rsidR="005112CE">
        <w:rPr>
          <w:rStyle w:val="CommentReference"/>
        </w:rPr>
        <w:commentReference w:id="136"/>
      </w:r>
      <w:r>
        <w:rPr>
          <w:rFonts w:hint="eastAsia"/>
        </w:rPr>
        <w:t xml:space="preserve">input </w:t>
      </w:r>
      <w:r>
        <w:t xml:space="preserve">involving </w:t>
      </w:r>
      <w:r w:rsidR="009B4D85">
        <w:t>‘</w:t>
      </w:r>
      <w:r w:rsidRPr="00724288">
        <w:rPr>
          <w:rFonts w:ascii="Courier New" w:hAnsi="Courier New" w:cs="Courier New"/>
          <w:sz w:val="20"/>
        </w:rPr>
        <w:t xml:space="preserve">use </w:t>
      </w:r>
      <w:r w:rsidRPr="00FC2059">
        <w:rPr>
          <w:rFonts w:ascii="Courier New" w:hAnsi="Courier New" w:cs="Courier New"/>
          <w:noProof/>
          <w:sz w:val="20"/>
        </w:rPr>
        <w:t>pitzer</w:t>
      </w:r>
      <w:r w:rsidRPr="00724288">
        <w:rPr>
          <w:rFonts w:ascii="Courier New" w:hAnsi="Courier New" w:cs="Courier New"/>
          <w:sz w:val="20"/>
        </w:rPr>
        <w:t xml:space="preserve"> model</w:t>
      </w:r>
      <w:r w:rsidR="009B4D85">
        <w:rPr>
          <w:rFonts w:ascii="Courier New" w:hAnsi="Courier New" w:cs="Courier New"/>
          <w:sz w:val="20"/>
        </w:rPr>
        <w:t>’</w:t>
      </w:r>
      <w:r>
        <w:rPr>
          <w:rFonts w:hint="eastAsia"/>
        </w:rPr>
        <w:t xml:space="preserve"> </w:t>
      </w:r>
      <w:r>
        <w:t xml:space="preserve">and </w:t>
      </w:r>
      <w:r w:rsidR="009B4D85">
        <w:t>‘</w:t>
      </w:r>
      <w:r w:rsidRPr="0074798F">
        <w:rPr>
          <w:rFonts w:ascii="Courier New" w:hAnsi="Courier New" w:cs="Courier New"/>
          <w:sz w:val="20"/>
        </w:rPr>
        <w:t xml:space="preserve">use </w:t>
      </w:r>
      <w:r w:rsidRPr="00FC2059">
        <w:rPr>
          <w:rFonts w:ascii="Courier New" w:hAnsi="Courier New" w:cs="Courier New"/>
          <w:noProof/>
          <w:sz w:val="20"/>
        </w:rPr>
        <w:t>macinnes</w:t>
      </w:r>
      <w:r w:rsidRPr="0074798F">
        <w:rPr>
          <w:rFonts w:ascii="Courier New" w:hAnsi="Courier New" w:cs="Courier New"/>
          <w:sz w:val="20"/>
        </w:rPr>
        <w:t xml:space="preserve"> convention</w:t>
      </w:r>
      <w:r w:rsidR="009B4D85">
        <w:rPr>
          <w:rFonts w:ascii="Courier New" w:hAnsi="Courier New" w:cs="Courier New"/>
          <w:sz w:val="20"/>
        </w:rPr>
        <w:t>’</w:t>
      </w:r>
      <w:r>
        <w:t xml:space="preserve"> is provided below</w:t>
      </w:r>
      <w:r>
        <w:rPr>
          <w:rFonts w:hint="eastAsia"/>
        </w:rPr>
        <w:t>:</w:t>
      </w:r>
    </w:p>
    <w:p w14:paraId="56730796" w14:textId="77777777" w:rsidR="00724288" w:rsidRPr="00724288" w:rsidRDefault="00724288" w:rsidP="0074798F">
      <w:pPr>
        <w:pStyle w:val="StyleCode"/>
      </w:pPr>
      <w:r w:rsidRPr="00724288">
        <w:t>! Data Block 2: geochemical system</w:t>
      </w:r>
    </w:p>
    <w:p w14:paraId="15F6E208" w14:textId="77777777" w:rsidR="00724288" w:rsidRPr="00724288" w:rsidRDefault="00724288" w:rsidP="0074798F">
      <w:pPr>
        <w:pStyle w:val="StyleCode"/>
      </w:pPr>
      <w:r w:rsidRPr="00724288">
        <w:t>! --------------------------------------------------------------------------</w:t>
      </w:r>
    </w:p>
    <w:p w14:paraId="3B4A0CE5" w14:textId="77777777" w:rsidR="00724288" w:rsidRPr="00724288" w:rsidRDefault="00724288" w:rsidP="0074798F">
      <w:pPr>
        <w:pStyle w:val="StyleCode"/>
      </w:pPr>
      <w:r w:rsidRPr="00724288">
        <w:t>!</w:t>
      </w:r>
    </w:p>
    <w:p w14:paraId="22DD8BAE" w14:textId="77777777" w:rsidR="00724288" w:rsidRPr="00724288" w:rsidRDefault="00724288" w:rsidP="0074798F">
      <w:pPr>
        <w:pStyle w:val="StyleCode"/>
      </w:pPr>
      <w:r w:rsidRPr="00724288">
        <w:t>'geochemical system'</w:t>
      </w:r>
    </w:p>
    <w:p w14:paraId="28444790" w14:textId="77777777" w:rsidR="00724288" w:rsidRPr="00724288" w:rsidRDefault="00724288" w:rsidP="0074798F">
      <w:pPr>
        <w:pStyle w:val="StyleCode"/>
      </w:pPr>
    </w:p>
    <w:p w14:paraId="5E7A1F60" w14:textId="77777777" w:rsidR="00724288" w:rsidRPr="00724288" w:rsidRDefault="00724288" w:rsidP="0074798F">
      <w:pPr>
        <w:pStyle w:val="StyleCode"/>
      </w:pPr>
      <w:r w:rsidRPr="00724288">
        <w:t xml:space="preserve">'use </w:t>
      </w:r>
      <w:r w:rsidRPr="00FC2059">
        <w:rPr>
          <w:noProof/>
        </w:rPr>
        <w:t>pitzer</w:t>
      </w:r>
      <w:r w:rsidRPr="00724288">
        <w:t xml:space="preserve"> model'</w:t>
      </w:r>
    </w:p>
    <w:p w14:paraId="0E128B55" w14:textId="77777777" w:rsidR="00724288" w:rsidRPr="00724288" w:rsidRDefault="00724288" w:rsidP="0074798F">
      <w:pPr>
        <w:pStyle w:val="StyleCode"/>
      </w:pPr>
    </w:p>
    <w:p w14:paraId="7877ED1B" w14:textId="77777777" w:rsidR="00724288" w:rsidRPr="00724288" w:rsidRDefault="00724288" w:rsidP="0074798F">
      <w:pPr>
        <w:pStyle w:val="StyleCode"/>
      </w:pPr>
      <w:r w:rsidRPr="00724288">
        <w:t xml:space="preserve">'use </w:t>
      </w:r>
      <w:r w:rsidRPr="00FC2059">
        <w:rPr>
          <w:noProof/>
        </w:rPr>
        <w:t>macinnes</w:t>
      </w:r>
      <w:r w:rsidRPr="00724288">
        <w:t xml:space="preserve"> convention' </w:t>
      </w:r>
    </w:p>
    <w:p w14:paraId="2BD00B9D" w14:textId="77777777" w:rsidR="00724288" w:rsidRPr="00724288" w:rsidRDefault="00724288" w:rsidP="0074798F">
      <w:pPr>
        <w:pStyle w:val="StyleCode"/>
      </w:pPr>
    </w:p>
    <w:p w14:paraId="675A419A" w14:textId="77777777" w:rsidR="00724288" w:rsidRPr="00724288" w:rsidRDefault="00724288" w:rsidP="0074798F">
      <w:pPr>
        <w:pStyle w:val="StyleCode"/>
      </w:pPr>
      <w:r w:rsidRPr="00724288">
        <w:t>'use new database format'</w:t>
      </w:r>
    </w:p>
    <w:p w14:paraId="0C939A4C" w14:textId="77777777" w:rsidR="00724288" w:rsidRPr="00724288" w:rsidRDefault="00724288" w:rsidP="0074798F">
      <w:pPr>
        <w:pStyle w:val="StyleCode"/>
      </w:pPr>
    </w:p>
    <w:p w14:paraId="159317ED" w14:textId="77777777" w:rsidR="00724288" w:rsidRPr="00724288" w:rsidRDefault="00724288" w:rsidP="0074798F">
      <w:pPr>
        <w:pStyle w:val="StyleCode"/>
      </w:pPr>
      <w:r w:rsidRPr="00724288">
        <w:t>'database directory'</w:t>
      </w:r>
    </w:p>
    <w:p w14:paraId="4709890F" w14:textId="77777777" w:rsidR="00724288" w:rsidRDefault="00724288" w:rsidP="0074798F">
      <w:pPr>
        <w:pStyle w:val="StyleCode"/>
      </w:pPr>
      <w:r w:rsidRPr="00724288">
        <w:t>'database\default'</w:t>
      </w:r>
    </w:p>
    <w:p w14:paraId="53DBD37F" w14:textId="77777777" w:rsidR="00724288" w:rsidRDefault="00724288" w:rsidP="0074798F">
      <w:pPr>
        <w:pStyle w:val="StyleCode"/>
      </w:pPr>
      <w:r>
        <w:t>… …</w:t>
      </w:r>
    </w:p>
    <w:p w14:paraId="330B8274" w14:textId="7E640ECB" w:rsidR="00C45E8F" w:rsidRPr="00ED3698" w:rsidRDefault="0042654F" w:rsidP="00C45E8F">
      <w:pPr>
        <w:pStyle w:val="Heading4"/>
      </w:pPr>
      <w:bookmarkStart w:id="137" w:name="_Toc13055910"/>
      <w:r>
        <w:t>‘</w:t>
      </w:r>
      <w:r w:rsidR="00C45E8F" w:rsidRPr="00C06653">
        <w:t xml:space="preserve">use </w:t>
      </w:r>
      <w:r w:rsidR="00C45E8F">
        <w:t>sit</w:t>
      </w:r>
      <w:r w:rsidR="00C45E8F" w:rsidRPr="00C06653">
        <w:t xml:space="preserve"> model</w:t>
      </w:r>
      <w:r>
        <w:t>’</w:t>
      </w:r>
      <w:bookmarkEnd w:id="137"/>
    </w:p>
    <w:p w14:paraId="334DA12E" w14:textId="7865B250" w:rsidR="00724288" w:rsidRPr="0074798F" w:rsidRDefault="00C45E8F" w:rsidP="00C45E8F">
      <w:r>
        <w:t xml:space="preserve">This sub-keyword defines the activity correction of the aqueous species according to the </w:t>
      </w:r>
      <w:r w:rsidR="0042654F">
        <w:t>specific ion interaction theory</w:t>
      </w:r>
      <w:r w:rsidR="0042654F" w:rsidRPr="0042654F">
        <w:t xml:space="preserve"> </w:t>
      </w:r>
      <w:r>
        <w:t>(</w:t>
      </w:r>
      <w:r w:rsidR="0042654F">
        <w:t>SIT</w:t>
      </w:r>
      <w:r>
        <w:t>) model, which was first suggested by Brønsted (1922), and further developed by Guggenheim (1955), Scatchard (1936)</w:t>
      </w:r>
      <w:r w:rsidR="0042654F">
        <w:t>,</w:t>
      </w:r>
      <w:r>
        <w:t xml:space="preserve"> and Ciavatta (1980)</w:t>
      </w:r>
      <w:r w:rsidR="0042654F">
        <w:t>.</w:t>
      </w:r>
      <w:r>
        <w:t xml:space="preserve"> In such </w:t>
      </w:r>
      <w:r w:rsidRPr="00FC2059">
        <w:rPr>
          <w:noProof/>
        </w:rPr>
        <w:t>case</w:t>
      </w:r>
      <w:r>
        <w:t>, the corresponding database sit.dbs should be provided.</w:t>
      </w:r>
    </w:p>
    <w:p w14:paraId="442D26B8" w14:textId="7076926F" w:rsidR="00DB1505" w:rsidRPr="00ED3698" w:rsidRDefault="00DB1505" w:rsidP="00DB1505">
      <w:pPr>
        <w:pStyle w:val="Heading3"/>
      </w:pPr>
      <w:bookmarkStart w:id="138" w:name="_Toc13055911"/>
      <w:r w:rsidRPr="00ED3698">
        <w:t xml:space="preserve">Example </w:t>
      </w:r>
      <w:r w:rsidR="005C0C03">
        <w:t>Data input file</w:t>
      </w:r>
      <w:bookmarkEnd w:id="138"/>
    </w:p>
    <w:p w14:paraId="133345DA" w14:textId="79B51757" w:rsidR="00DB1505" w:rsidRDefault="00DB1505" w:rsidP="00DB1505">
      <w:r w:rsidRPr="00ED3698">
        <w:t xml:space="preserve">The specification of the geochemical system is provided in </w:t>
      </w:r>
      <w:r w:rsidR="0042654F">
        <w:t>D</w:t>
      </w:r>
      <w:r w:rsidR="0042654F" w:rsidRPr="00ED3698">
        <w:t xml:space="preserve">ata </w:t>
      </w:r>
      <w:r w:rsidR="0042654F">
        <w:t>B</w:t>
      </w:r>
      <w:r w:rsidR="0042654F" w:rsidRPr="00ED3698">
        <w:t xml:space="preserve">lock </w:t>
      </w:r>
      <w:r w:rsidRPr="00ED3698">
        <w:t xml:space="preserve">2. </w:t>
      </w:r>
      <w:r w:rsidRPr="00FC2059">
        <w:rPr>
          <w:noProof/>
        </w:rPr>
        <w:t>Typical</w:t>
      </w:r>
      <w:r w:rsidRPr="00ED3698">
        <w:t xml:space="preserve"> input format is shown in the following example</w:t>
      </w:r>
      <w:r>
        <w:t>s</w:t>
      </w:r>
      <w:r w:rsidRPr="00ED3698">
        <w:t>:</w:t>
      </w:r>
    </w:p>
    <w:p w14:paraId="310B69FA" w14:textId="334D5154" w:rsidR="00DB1505" w:rsidRPr="00ED3698" w:rsidRDefault="00DB1505" w:rsidP="00DB1505">
      <w:r>
        <w:t xml:space="preserve">Example 1: </w:t>
      </w:r>
      <w:r w:rsidRPr="00FC2059">
        <w:rPr>
          <w:noProof/>
        </w:rPr>
        <w:t>Geochemical</w:t>
      </w:r>
      <w:r>
        <w:t xml:space="preserve"> system including </w:t>
      </w:r>
      <w:r w:rsidR="0042654F">
        <w:t xml:space="preserve">nine </w:t>
      </w:r>
      <w:r>
        <w:t>aqueous components, redox reactions</w:t>
      </w:r>
      <w:r w:rsidR="0042654F">
        <w:t>,</w:t>
      </w:r>
      <w:r>
        <w:t xml:space="preserve"> and intra-aqueous kinetic reaction and mineral dissolution and precipitations:</w:t>
      </w:r>
    </w:p>
    <w:p w14:paraId="1DED74FD" w14:textId="77777777" w:rsidR="000D018B" w:rsidRDefault="000D018B" w:rsidP="00DB1505">
      <w:pPr>
        <w:pStyle w:val="StyleCode"/>
      </w:pPr>
    </w:p>
    <w:p w14:paraId="39ADC73B" w14:textId="77777777" w:rsidR="00DB1505" w:rsidRPr="00590260" w:rsidRDefault="00DB1505" w:rsidP="00DB1505">
      <w:pPr>
        <w:pStyle w:val="StyleCode"/>
      </w:pPr>
      <w:r w:rsidRPr="00590260">
        <w:t>! ---------------------------------------------------------------------------</w:t>
      </w:r>
    </w:p>
    <w:p w14:paraId="5AC0FA8C" w14:textId="77777777" w:rsidR="00DB1505" w:rsidRPr="00590260" w:rsidRDefault="00DB1505" w:rsidP="00DB1505">
      <w:pPr>
        <w:pStyle w:val="StyleCode"/>
      </w:pPr>
      <w:r w:rsidRPr="00590260">
        <w:lastRenderedPageBreak/>
        <w:t>'geochemical system'</w:t>
      </w:r>
    </w:p>
    <w:p w14:paraId="3858BE14" w14:textId="77777777" w:rsidR="00DB1505" w:rsidRPr="00590260" w:rsidRDefault="00DB1505" w:rsidP="00DB1505">
      <w:pPr>
        <w:pStyle w:val="StyleCode"/>
      </w:pPr>
    </w:p>
    <w:p w14:paraId="3F80CA5A" w14:textId="77777777" w:rsidR="00DB1505" w:rsidRPr="00590260" w:rsidRDefault="00DB1505" w:rsidP="00DB1505">
      <w:pPr>
        <w:pStyle w:val="StyleCode"/>
      </w:pPr>
      <w:r w:rsidRPr="00590260">
        <w:t>'components'</w:t>
      </w:r>
    </w:p>
    <w:p w14:paraId="4ADFA44E" w14:textId="77777777" w:rsidR="00DB1505" w:rsidRPr="00590260" w:rsidRDefault="00DB1505" w:rsidP="00DB1505">
      <w:pPr>
        <w:pStyle w:val="StyleCode"/>
      </w:pPr>
      <w:r w:rsidRPr="00590260">
        <w:t>9</w:t>
      </w:r>
      <w:r w:rsidRPr="00590260">
        <w:tab/>
      </w:r>
      <w:r w:rsidRPr="00590260">
        <w:tab/>
      </w:r>
      <w:r w:rsidRPr="00590260">
        <w:tab/>
      </w:r>
      <w:r w:rsidRPr="00590260">
        <w:tab/>
      </w:r>
      <w:r w:rsidRPr="00590260">
        <w:tab/>
        <w:t>;number of components (nc-1)</w:t>
      </w:r>
    </w:p>
    <w:p w14:paraId="00AF145D" w14:textId="77777777" w:rsidR="00DB1505" w:rsidRPr="00590260" w:rsidRDefault="00DB1505" w:rsidP="00DB1505">
      <w:pPr>
        <w:pStyle w:val="StyleCode"/>
      </w:pPr>
      <w:r w:rsidRPr="00590260">
        <w:t>‘ca+2’</w:t>
      </w:r>
      <w:r w:rsidRPr="00590260">
        <w:tab/>
      </w:r>
      <w:r w:rsidRPr="00590260">
        <w:tab/>
      </w:r>
      <w:r w:rsidRPr="00590260">
        <w:tab/>
      </w:r>
      <w:r w:rsidRPr="00590260">
        <w:tab/>
      </w:r>
      <w:r>
        <w:tab/>
      </w:r>
      <w:r w:rsidRPr="00590260">
        <w:t>;component names</w:t>
      </w:r>
    </w:p>
    <w:p w14:paraId="57ACE6F6" w14:textId="77777777" w:rsidR="00DB1505" w:rsidRPr="00590260" w:rsidRDefault="00DB1505" w:rsidP="00DB1505">
      <w:pPr>
        <w:pStyle w:val="StyleCode"/>
      </w:pPr>
      <w:r w:rsidRPr="00590260">
        <w:t>‘co3-2’</w:t>
      </w:r>
    </w:p>
    <w:p w14:paraId="1F254788" w14:textId="77777777" w:rsidR="00DB1505" w:rsidRPr="00590260" w:rsidRDefault="00DB1505" w:rsidP="00DB1505">
      <w:pPr>
        <w:pStyle w:val="StyleCode"/>
        <w:rPr>
          <w:lang w:val="de-DE"/>
        </w:rPr>
      </w:pPr>
      <w:r w:rsidRPr="00590260">
        <w:rPr>
          <w:lang w:val="de-DE"/>
        </w:rPr>
        <w:t>‘h+1’</w:t>
      </w:r>
    </w:p>
    <w:p w14:paraId="7435FB61" w14:textId="77777777" w:rsidR="00DB1505" w:rsidRPr="00590260" w:rsidRDefault="00DB1505" w:rsidP="00DB1505">
      <w:pPr>
        <w:pStyle w:val="StyleCode"/>
        <w:rPr>
          <w:lang w:val="de-DE"/>
        </w:rPr>
      </w:pPr>
      <w:r w:rsidRPr="00590260">
        <w:rPr>
          <w:lang w:val="de-DE"/>
        </w:rPr>
        <w:t>‘fe+2’</w:t>
      </w:r>
    </w:p>
    <w:p w14:paraId="55F9A34F" w14:textId="77777777" w:rsidR="00DB1505" w:rsidRPr="00590260" w:rsidRDefault="00DB1505" w:rsidP="00DB1505">
      <w:pPr>
        <w:pStyle w:val="StyleCode"/>
        <w:rPr>
          <w:lang w:val="de-DE"/>
        </w:rPr>
      </w:pPr>
      <w:r w:rsidRPr="00590260">
        <w:rPr>
          <w:lang w:val="de-DE"/>
        </w:rPr>
        <w:t>‘fe+3’</w:t>
      </w:r>
    </w:p>
    <w:p w14:paraId="64FAFD44" w14:textId="77777777" w:rsidR="00DB1505" w:rsidRPr="00590260" w:rsidRDefault="00DB1505" w:rsidP="00DB1505">
      <w:pPr>
        <w:pStyle w:val="StyleCode"/>
        <w:rPr>
          <w:lang w:val="de-DE"/>
        </w:rPr>
      </w:pPr>
      <w:r w:rsidRPr="00590260">
        <w:rPr>
          <w:lang w:val="de-DE"/>
        </w:rPr>
        <w:t>‘so4-2’</w:t>
      </w:r>
    </w:p>
    <w:p w14:paraId="0BD3054E" w14:textId="77777777" w:rsidR="00DB1505" w:rsidRPr="00590260" w:rsidRDefault="00DB1505" w:rsidP="00DB1505">
      <w:pPr>
        <w:pStyle w:val="StyleCode"/>
        <w:rPr>
          <w:lang w:val="de-DE"/>
        </w:rPr>
      </w:pPr>
      <w:r w:rsidRPr="00590260">
        <w:rPr>
          <w:lang w:val="de-DE"/>
        </w:rPr>
        <w:t>‘hs-1’</w:t>
      </w:r>
    </w:p>
    <w:p w14:paraId="397F2E85" w14:textId="77777777" w:rsidR="00DB1505" w:rsidRPr="00590260" w:rsidRDefault="00DB1505" w:rsidP="00DB1505">
      <w:pPr>
        <w:pStyle w:val="StyleCode"/>
      </w:pPr>
      <w:r w:rsidRPr="00590260">
        <w:t>‘o2(aq)’</w:t>
      </w:r>
    </w:p>
    <w:p w14:paraId="5F286C19" w14:textId="77777777" w:rsidR="00DB1505" w:rsidRPr="00590260" w:rsidRDefault="00DB1505" w:rsidP="00DB1505">
      <w:pPr>
        <w:pStyle w:val="StyleCode"/>
      </w:pPr>
      <w:r w:rsidRPr="00590260">
        <w:t>‘ch2o’</w:t>
      </w:r>
    </w:p>
    <w:p w14:paraId="2CC7D55F" w14:textId="77777777" w:rsidR="00DB1505" w:rsidRPr="00590260" w:rsidRDefault="00DB1505" w:rsidP="00DB1505">
      <w:pPr>
        <w:pStyle w:val="StyleCode"/>
      </w:pPr>
    </w:p>
    <w:p w14:paraId="095172A2" w14:textId="77777777" w:rsidR="00DB1505" w:rsidRPr="00590260" w:rsidRDefault="00DB1505" w:rsidP="00DB1505">
      <w:pPr>
        <w:pStyle w:val="StyleCode"/>
      </w:pPr>
      <w:r w:rsidRPr="00590260">
        <w:t>'redox couples'</w:t>
      </w:r>
    </w:p>
    <w:p w14:paraId="14A77185" w14:textId="77777777" w:rsidR="00DB1505" w:rsidRPr="00590260" w:rsidRDefault="00DB1505" w:rsidP="00DB1505">
      <w:pPr>
        <w:pStyle w:val="StyleCode"/>
      </w:pPr>
      <w:r w:rsidRPr="00590260">
        <w:t xml:space="preserve">1                          </w:t>
      </w:r>
      <w:r w:rsidRPr="00590260">
        <w:tab/>
      </w:r>
      <w:r>
        <w:tab/>
      </w:r>
      <w:r w:rsidRPr="00590260">
        <w:t>;number of redox couples</w:t>
      </w:r>
    </w:p>
    <w:p w14:paraId="76BAA56C" w14:textId="77777777" w:rsidR="00DB1505" w:rsidRPr="00590260" w:rsidRDefault="00DB1505" w:rsidP="00DB1505">
      <w:pPr>
        <w:pStyle w:val="StyleCode"/>
      </w:pPr>
      <w:r w:rsidRPr="00590260">
        <w:t xml:space="preserve">'fe+2'  'fe+3'             </w:t>
      </w:r>
      <w:r>
        <w:tab/>
      </w:r>
      <w:r>
        <w:tab/>
      </w:r>
      <w:r w:rsidRPr="00590260">
        <w:t>;names of redox couples</w:t>
      </w:r>
    </w:p>
    <w:p w14:paraId="71692395" w14:textId="77777777" w:rsidR="00DB1505" w:rsidRPr="00590260" w:rsidRDefault="00DB1505" w:rsidP="00DB1505">
      <w:pPr>
        <w:pStyle w:val="StyleCode"/>
      </w:pPr>
    </w:p>
    <w:p w14:paraId="6986F500" w14:textId="77777777" w:rsidR="00DB1505" w:rsidRPr="00590260" w:rsidRDefault="00DB1505" w:rsidP="00DB1505">
      <w:pPr>
        <w:pStyle w:val="StyleCode"/>
      </w:pPr>
      <w:r w:rsidRPr="00590260">
        <w:t>'secondary aqueous species'</w:t>
      </w:r>
    </w:p>
    <w:p w14:paraId="7971F429" w14:textId="77777777" w:rsidR="00DB1505" w:rsidRPr="00590260" w:rsidRDefault="00DB1505" w:rsidP="00DB1505">
      <w:pPr>
        <w:pStyle w:val="StyleCode"/>
      </w:pPr>
      <w:r w:rsidRPr="00590260">
        <w:t>26</w:t>
      </w:r>
      <w:r w:rsidRPr="00590260">
        <w:tab/>
      </w:r>
      <w:r w:rsidRPr="00590260">
        <w:tab/>
      </w:r>
      <w:r w:rsidRPr="00590260">
        <w:tab/>
      </w:r>
      <w:r w:rsidRPr="00590260">
        <w:tab/>
      </w:r>
      <w:r w:rsidRPr="00590260">
        <w:tab/>
        <w:t>;number of secondary aqueous species</w:t>
      </w:r>
    </w:p>
    <w:p w14:paraId="23B0D011" w14:textId="77777777" w:rsidR="00DB1505" w:rsidRPr="00590260" w:rsidRDefault="00DB1505" w:rsidP="00DB1505">
      <w:pPr>
        <w:pStyle w:val="StyleCode"/>
      </w:pPr>
      <w:r w:rsidRPr="00590260">
        <w:t>'oh-'</w:t>
      </w:r>
      <w:r w:rsidRPr="00590260">
        <w:tab/>
      </w:r>
      <w:r w:rsidRPr="00590260">
        <w:tab/>
      </w:r>
      <w:r w:rsidRPr="00590260">
        <w:tab/>
      </w:r>
      <w:r w:rsidRPr="00590260">
        <w:tab/>
      </w:r>
      <w:r>
        <w:tab/>
      </w:r>
      <w:r w:rsidRPr="00590260">
        <w:t>;names of secondary aqueous species</w:t>
      </w:r>
    </w:p>
    <w:p w14:paraId="512AE9BA" w14:textId="77777777" w:rsidR="00DB1505" w:rsidRPr="00590260" w:rsidRDefault="00DB1505" w:rsidP="00DB1505">
      <w:pPr>
        <w:pStyle w:val="StyleCode"/>
      </w:pPr>
      <w:r w:rsidRPr="00590260">
        <w:t>'caoh+'</w:t>
      </w:r>
    </w:p>
    <w:p w14:paraId="76555E55" w14:textId="77777777" w:rsidR="00DB1505" w:rsidRPr="00590260" w:rsidRDefault="00DB1505" w:rsidP="00DB1505">
      <w:pPr>
        <w:pStyle w:val="StyleCode"/>
      </w:pPr>
      <w:r w:rsidRPr="00590260">
        <w:t>'cahco3+'</w:t>
      </w:r>
    </w:p>
    <w:p w14:paraId="4410D3F2" w14:textId="77777777" w:rsidR="00DB1505" w:rsidRPr="00590260" w:rsidRDefault="00DB1505" w:rsidP="00DB1505">
      <w:pPr>
        <w:pStyle w:val="StyleCode"/>
      </w:pPr>
      <w:r w:rsidRPr="00590260">
        <w:t>'caco3aq'</w:t>
      </w:r>
    </w:p>
    <w:p w14:paraId="549FC880" w14:textId="77777777" w:rsidR="00DB1505" w:rsidRPr="00590260" w:rsidRDefault="00DB1505" w:rsidP="00DB1505">
      <w:pPr>
        <w:pStyle w:val="StyleCode"/>
      </w:pPr>
      <w:r w:rsidRPr="00590260">
        <w:t>'caso4aq'</w:t>
      </w:r>
    </w:p>
    <w:p w14:paraId="10DBAB52" w14:textId="77777777" w:rsidR="00DB1505" w:rsidRPr="00590260" w:rsidRDefault="00DB1505" w:rsidP="00DB1505">
      <w:pPr>
        <w:pStyle w:val="StyleCode"/>
      </w:pPr>
      <w:r w:rsidRPr="00590260">
        <w:t>'cahso4+'</w:t>
      </w:r>
    </w:p>
    <w:p w14:paraId="564833F1" w14:textId="77777777" w:rsidR="00DB1505" w:rsidRPr="00590260" w:rsidRDefault="00DB1505" w:rsidP="00DB1505">
      <w:pPr>
        <w:pStyle w:val="StyleCode"/>
      </w:pPr>
      <w:r w:rsidRPr="00590260">
        <w:t>'feoh+'</w:t>
      </w:r>
    </w:p>
    <w:p w14:paraId="2AFD8582" w14:textId="77777777" w:rsidR="00DB1505" w:rsidRPr="00590260" w:rsidRDefault="00DB1505" w:rsidP="00DB1505">
      <w:pPr>
        <w:pStyle w:val="StyleCode"/>
      </w:pPr>
      <w:r w:rsidRPr="00590260">
        <w:t>'feoh3-1'</w:t>
      </w:r>
    </w:p>
    <w:p w14:paraId="5AF7A7B6" w14:textId="77777777" w:rsidR="00DB1505" w:rsidRPr="00590260" w:rsidRDefault="00DB1505" w:rsidP="00DB1505">
      <w:pPr>
        <w:pStyle w:val="StyleCode"/>
      </w:pPr>
      <w:r w:rsidRPr="00590260">
        <w:t>'feso4aq'</w:t>
      </w:r>
    </w:p>
    <w:p w14:paraId="69E9E900" w14:textId="77777777" w:rsidR="00DB1505" w:rsidRPr="00590260" w:rsidRDefault="00DB1505" w:rsidP="00DB1505">
      <w:pPr>
        <w:pStyle w:val="StyleCode"/>
      </w:pPr>
      <w:r w:rsidRPr="00590260">
        <w:t>'fehso4+'</w:t>
      </w:r>
    </w:p>
    <w:p w14:paraId="4D9C96D1" w14:textId="77777777" w:rsidR="00DB1505" w:rsidRPr="00590260" w:rsidRDefault="00DB1505" w:rsidP="00DB1505">
      <w:pPr>
        <w:pStyle w:val="StyleCode"/>
      </w:pPr>
      <w:r w:rsidRPr="00590260">
        <w:t>'fehco3+'</w:t>
      </w:r>
    </w:p>
    <w:p w14:paraId="0B52A666" w14:textId="77777777" w:rsidR="00DB1505" w:rsidRPr="00590260" w:rsidRDefault="00DB1505" w:rsidP="00DB1505">
      <w:pPr>
        <w:pStyle w:val="StyleCode"/>
      </w:pPr>
      <w:r w:rsidRPr="00590260">
        <w:t>'feco3aq'</w:t>
      </w:r>
    </w:p>
    <w:p w14:paraId="7CC63BB1" w14:textId="77777777" w:rsidR="00DB1505" w:rsidRPr="00590260" w:rsidRDefault="00DB1505" w:rsidP="00DB1505">
      <w:pPr>
        <w:pStyle w:val="StyleCode"/>
      </w:pPr>
      <w:r w:rsidRPr="00590260">
        <w:t>'feoh2aq'</w:t>
      </w:r>
    </w:p>
    <w:p w14:paraId="5BECEEAF" w14:textId="77777777" w:rsidR="00DB1505" w:rsidRPr="00590260" w:rsidRDefault="00DB1505" w:rsidP="00DB1505">
      <w:pPr>
        <w:pStyle w:val="StyleCode"/>
      </w:pPr>
      <w:r w:rsidRPr="00590260">
        <w:t>'fe(hs)2aq'</w:t>
      </w:r>
    </w:p>
    <w:p w14:paraId="2B8D934E" w14:textId="77777777" w:rsidR="00DB1505" w:rsidRPr="00590260" w:rsidRDefault="00DB1505" w:rsidP="00DB1505">
      <w:pPr>
        <w:pStyle w:val="StyleCode"/>
      </w:pPr>
      <w:r w:rsidRPr="00590260">
        <w:t>'fe(hs)3-'</w:t>
      </w:r>
    </w:p>
    <w:p w14:paraId="7158E81B" w14:textId="77777777" w:rsidR="00DB1505" w:rsidRPr="00590260" w:rsidRDefault="00DB1505" w:rsidP="00DB1505">
      <w:pPr>
        <w:pStyle w:val="StyleCode"/>
        <w:rPr>
          <w:lang w:val="de-DE"/>
        </w:rPr>
      </w:pPr>
      <w:r w:rsidRPr="00590260">
        <w:rPr>
          <w:lang w:val="de-DE"/>
        </w:rPr>
        <w:t>'feoh+2'</w:t>
      </w:r>
    </w:p>
    <w:p w14:paraId="7ACD4CAA" w14:textId="77777777" w:rsidR="00DB1505" w:rsidRPr="00590260" w:rsidRDefault="00DB1505" w:rsidP="00DB1505">
      <w:pPr>
        <w:pStyle w:val="StyleCode"/>
        <w:rPr>
          <w:lang w:val="de-DE"/>
        </w:rPr>
      </w:pPr>
      <w:r w:rsidRPr="00590260">
        <w:rPr>
          <w:lang w:val="de-DE"/>
        </w:rPr>
        <w:t>'feso4+'</w:t>
      </w:r>
    </w:p>
    <w:p w14:paraId="31031583" w14:textId="77777777" w:rsidR="00DB1505" w:rsidRPr="00590260" w:rsidRDefault="00DB1505" w:rsidP="00DB1505">
      <w:pPr>
        <w:pStyle w:val="StyleCode"/>
        <w:rPr>
          <w:lang w:val="de-DE"/>
        </w:rPr>
      </w:pPr>
      <w:r w:rsidRPr="00590260">
        <w:rPr>
          <w:lang w:val="de-DE"/>
        </w:rPr>
        <w:t>'fehso42+'</w:t>
      </w:r>
    </w:p>
    <w:p w14:paraId="5E5D10E3" w14:textId="77777777" w:rsidR="00DB1505" w:rsidRPr="00590260" w:rsidRDefault="00DB1505" w:rsidP="00DB1505">
      <w:pPr>
        <w:pStyle w:val="StyleCode"/>
      </w:pPr>
      <w:r w:rsidRPr="00590260">
        <w:t>'feoh2+'</w:t>
      </w:r>
    </w:p>
    <w:p w14:paraId="335DCD8D" w14:textId="77777777" w:rsidR="00DB1505" w:rsidRPr="00590260" w:rsidRDefault="00DB1505" w:rsidP="00DB1505">
      <w:pPr>
        <w:pStyle w:val="StyleCode"/>
      </w:pPr>
      <w:r w:rsidRPr="00590260">
        <w:t>'feoh3aq'</w:t>
      </w:r>
    </w:p>
    <w:p w14:paraId="30A36215" w14:textId="77777777" w:rsidR="00DB1505" w:rsidRPr="00590260" w:rsidRDefault="00DB1505" w:rsidP="00DB1505">
      <w:pPr>
        <w:pStyle w:val="StyleCode"/>
      </w:pPr>
      <w:r w:rsidRPr="00590260">
        <w:t>'feoh4-'</w:t>
      </w:r>
    </w:p>
    <w:p w14:paraId="06F67A87" w14:textId="77777777" w:rsidR="00DB1505" w:rsidRPr="00590260" w:rsidRDefault="00DB1505" w:rsidP="00DB1505">
      <w:pPr>
        <w:pStyle w:val="StyleCode"/>
      </w:pPr>
      <w:r w:rsidRPr="00590260">
        <w:t>'fe(so4)2-'</w:t>
      </w:r>
    </w:p>
    <w:p w14:paraId="38C737AE" w14:textId="77777777" w:rsidR="00DB1505" w:rsidRPr="00590260" w:rsidRDefault="00DB1505" w:rsidP="00DB1505">
      <w:pPr>
        <w:pStyle w:val="StyleCode"/>
      </w:pPr>
      <w:r w:rsidRPr="00590260">
        <w:t>'hco3-'</w:t>
      </w:r>
    </w:p>
    <w:p w14:paraId="4DAFCF40" w14:textId="77777777" w:rsidR="00DB1505" w:rsidRPr="00590260" w:rsidRDefault="00DB1505" w:rsidP="00DB1505">
      <w:pPr>
        <w:pStyle w:val="StyleCode"/>
      </w:pPr>
      <w:r w:rsidRPr="00590260">
        <w:t>'h2co3aq'</w:t>
      </w:r>
    </w:p>
    <w:p w14:paraId="6CAE9733" w14:textId="77777777" w:rsidR="00DB1505" w:rsidRPr="00590260" w:rsidRDefault="00DB1505" w:rsidP="00DB1505">
      <w:pPr>
        <w:pStyle w:val="StyleCode"/>
      </w:pPr>
      <w:r w:rsidRPr="00590260">
        <w:t>'hso4-'</w:t>
      </w:r>
    </w:p>
    <w:p w14:paraId="00EB6E47" w14:textId="77777777" w:rsidR="00DB1505" w:rsidRPr="00590260" w:rsidRDefault="00DB1505" w:rsidP="00DB1505">
      <w:pPr>
        <w:pStyle w:val="StyleCode"/>
      </w:pPr>
      <w:r w:rsidRPr="00590260">
        <w:t>'h2saq'</w:t>
      </w:r>
    </w:p>
    <w:p w14:paraId="62F238E3" w14:textId="77777777" w:rsidR="00DB1505" w:rsidRPr="00590260" w:rsidRDefault="00DB1505" w:rsidP="00DB1505">
      <w:pPr>
        <w:pStyle w:val="StyleCode"/>
      </w:pPr>
    </w:p>
    <w:p w14:paraId="017D44EC" w14:textId="77777777" w:rsidR="00DB1505" w:rsidRPr="00590260" w:rsidRDefault="00DB1505" w:rsidP="00DB1505">
      <w:pPr>
        <w:pStyle w:val="StyleCode"/>
      </w:pPr>
      <w:r w:rsidRPr="00590260">
        <w:t>'gases'</w:t>
      </w:r>
    </w:p>
    <w:p w14:paraId="3DC9B241" w14:textId="77777777" w:rsidR="00DB1505" w:rsidRPr="00590260" w:rsidRDefault="00DB1505" w:rsidP="00DB1505">
      <w:pPr>
        <w:pStyle w:val="StyleCode"/>
      </w:pPr>
      <w:r w:rsidRPr="00590260">
        <w:t>2</w:t>
      </w:r>
      <w:r w:rsidRPr="00590260">
        <w:tab/>
      </w:r>
      <w:r w:rsidRPr="00590260">
        <w:tab/>
      </w:r>
      <w:r w:rsidRPr="00590260">
        <w:tab/>
      </w:r>
      <w:r w:rsidRPr="00590260">
        <w:tab/>
      </w:r>
      <w:r w:rsidRPr="00590260">
        <w:tab/>
        <w:t>;number of gases</w:t>
      </w:r>
    </w:p>
    <w:p w14:paraId="7DC83B02" w14:textId="77777777" w:rsidR="00DB1505" w:rsidRPr="00590260" w:rsidRDefault="00DB1505" w:rsidP="00DB1505">
      <w:pPr>
        <w:pStyle w:val="StyleCode"/>
      </w:pPr>
      <w:r w:rsidRPr="00590260">
        <w:t>'o2(g)'</w:t>
      </w:r>
      <w:r w:rsidRPr="00590260">
        <w:tab/>
      </w:r>
      <w:r w:rsidRPr="00590260">
        <w:tab/>
      </w:r>
      <w:r w:rsidRPr="00590260">
        <w:tab/>
      </w:r>
      <w:r>
        <w:tab/>
      </w:r>
      <w:r>
        <w:tab/>
      </w:r>
      <w:r w:rsidRPr="00590260">
        <w:t>;names of gases</w:t>
      </w:r>
    </w:p>
    <w:p w14:paraId="058CA767" w14:textId="77777777" w:rsidR="00DB1505" w:rsidRPr="00590260" w:rsidRDefault="00DB1505" w:rsidP="00DB1505">
      <w:pPr>
        <w:pStyle w:val="StyleCode"/>
      </w:pPr>
      <w:r w:rsidRPr="00590260">
        <w:t>'co2(g)'</w:t>
      </w:r>
    </w:p>
    <w:p w14:paraId="7FFECEA4" w14:textId="77777777" w:rsidR="00DB1505" w:rsidRPr="00590260" w:rsidRDefault="00DB1505" w:rsidP="00DB1505">
      <w:pPr>
        <w:pStyle w:val="StyleCode"/>
      </w:pPr>
    </w:p>
    <w:p w14:paraId="6D4A5A91" w14:textId="77777777" w:rsidR="00DB1505" w:rsidRPr="00590260" w:rsidRDefault="00DB1505" w:rsidP="00DB1505">
      <w:pPr>
        <w:pStyle w:val="StyleCode"/>
      </w:pPr>
      <w:r w:rsidRPr="00590260">
        <w:t>'minerals'</w:t>
      </w:r>
    </w:p>
    <w:p w14:paraId="58816994" w14:textId="77777777" w:rsidR="00DB1505" w:rsidRPr="00590260" w:rsidRDefault="00DB1505" w:rsidP="00DB1505">
      <w:pPr>
        <w:pStyle w:val="StyleCode"/>
      </w:pPr>
      <w:r w:rsidRPr="00590260">
        <w:t>5</w:t>
      </w:r>
      <w:r w:rsidRPr="00590260">
        <w:tab/>
      </w:r>
      <w:r w:rsidRPr="00590260">
        <w:tab/>
      </w:r>
      <w:r w:rsidRPr="00590260">
        <w:tab/>
      </w:r>
      <w:r w:rsidRPr="00590260">
        <w:tab/>
      </w:r>
      <w:r w:rsidRPr="00590260">
        <w:tab/>
        <w:t>;number of minerals</w:t>
      </w:r>
    </w:p>
    <w:p w14:paraId="77BC4B2C" w14:textId="77777777" w:rsidR="00DB1505" w:rsidRPr="00590260" w:rsidRDefault="00DB1505" w:rsidP="00DB1505">
      <w:pPr>
        <w:pStyle w:val="StyleCode"/>
      </w:pPr>
      <w:r w:rsidRPr="00590260">
        <w:t>'pyrite'</w:t>
      </w:r>
      <w:r w:rsidRPr="00590260">
        <w:tab/>
      </w:r>
      <w:r w:rsidRPr="00590260">
        <w:tab/>
      </w:r>
      <w:r w:rsidRPr="00590260">
        <w:tab/>
      </w:r>
      <w:r>
        <w:tab/>
      </w:r>
      <w:r w:rsidRPr="00590260">
        <w:t>;mineral names</w:t>
      </w:r>
    </w:p>
    <w:p w14:paraId="0D9CD338" w14:textId="77777777" w:rsidR="00DB1505" w:rsidRPr="00590260" w:rsidRDefault="00DB1505" w:rsidP="00DB1505">
      <w:pPr>
        <w:pStyle w:val="StyleCode"/>
      </w:pPr>
      <w:r w:rsidRPr="00590260">
        <w:t>'calcite'</w:t>
      </w:r>
    </w:p>
    <w:p w14:paraId="545FC51D" w14:textId="77777777" w:rsidR="00DB1505" w:rsidRPr="00590260" w:rsidRDefault="00DB1505" w:rsidP="00DB1505">
      <w:pPr>
        <w:pStyle w:val="StyleCode"/>
      </w:pPr>
      <w:r w:rsidRPr="00590260">
        <w:t>'ferrihydrite'</w:t>
      </w:r>
    </w:p>
    <w:p w14:paraId="7919C518" w14:textId="77777777" w:rsidR="00DB1505" w:rsidRPr="00590260" w:rsidRDefault="00DB1505" w:rsidP="00DB1505">
      <w:pPr>
        <w:pStyle w:val="StyleCode"/>
      </w:pPr>
      <w:r w:rsidRPr="00590260">
        <w:t>'siderite'</w:t>
      </w:r>
    </w:p>
    <w:p w14:paraId="6CAB2892" w14:textId="77777777" w:rsidR="00DB1505" w:rsidRPr="00590260" w:rsidRDefault="00DB1505" w:rsidP="00DB1505">
      <w:pPr>
        <w:pStyle w:val="StyleCode"/>
      </w:pPr>
      <w:r w:rsidRPr="00590260">
        <w:t>'gypsum'</w:t>
      </w:r>
    </w:p>
    <w:p w14:paraId="7D4056CE" w14:textId="77777777" w:rsidR="00DB1505" w:rsidRPr="00590260" w:rsidRDefault="00DB1505" w:rsidP="00DB1505">
      <w:pPr>
        <w:pStyle w:val="StyleCode"/>
      </w:pPr>
    </w:p>
    <w:p w14:paraId="284F2116" w14:textId="77777777" w:rsidR="00DB1505" w:rsidRPr="00590260" w:rsidRDefault="00DB1505" w:rsidP="00DB1505">
      <w:pPr>
        <w:pStyle w:val="StyleCode"/>
      </w:pPr>
      <w:r w:rsidRPr="00590260">
        <w:t>'excluded minerals'</w:t>
      </w:r>
    </w:p>
    <w:p w14:paraId="7EB51364" w14:textId="77777777" w:rsidR="00DB1505" w:rsidRPr="00590260" w:rsidRDefault="00DB1505" w:rsidP="00DB1505">
      <w:pPr>
        <w:pStyle w:val="StyleCode"/>
      </w:pPr>
      <w:r w:rsidRPr="00590260">
        <w:t>2</w:t>
      </w:r>
    </w:p>
    <w:p w14:paraId="03B5F1B2" w14:textId="77777777" w:rsidR="00DB1505" w:rsidRPr="00590260" w:rsidRDefault="00DB1505" w:rsidP="00DB1505">
      <w:pPr>
        <w:pStyle w:val="StyleCode"/>
      </w:pPr>
      <w:r w:rsidRPr="00590260">
        <w:t>'goethite'</w:t>
      </w:r>
    </w:p>
    <w:p w14:paraId="7605F1A2" w14:textId="77777777" w:rsidR="00DB1505" w:rsidRPr="00590260" w:rsidRDefault="00DB1505" w:rsidP="00DB1505">
      <w:pPr>
        <w:pStyle w:val="StyleCode"/>
      </w:pPr>
      <w:r w:rsidRPr="00590260">
        <w:t>'aragonite'</w:t>
      </w:r>
    </w:p>
    <w:p w14:paraId="5D13C7FD" w14:textId="77777777" w:rsidR="00DB1505" w:rsidRPr="00590260" w:rsidRDefault="00DB1505" w:rsidP="00DB1505">
      <w:pPr>
        <w:pStyle w:val="StyleCode"/>
      </w:pPr>
    </w:p>
    <w:p w14:paraId="5AEC23BA" w14:textId="77777777" w:rsidR="00DB1505" w:rsidRPr="00590260" w:rsidRDefault="00DB1505" w:rsidP="00DB1505">
      <w:pPr>
        <w:pStyle w:val="StyleCode"/>
      </w:pPr>
      <w:r w:rsidRPr="00590260">
        <w:t>‘intra-aqueous kinetic reactions’</w:t>
      </w:r>
    </w:p>
    <w:p w14:paraId="30238936" w14:textId="77777777" w:rsidR="00DB1505" w:rsidRPr="00590260" w:rsidRDefault="00DB1505" w:rsidP="00DB1505">
      <w:pPr>
        <w:pStyle w:val="StyleCode"/>
      </w:pPr>
      <w:r w:rsidRPr="00590260">
        <w:t>1</w:t>
      </w:r>
      <w:r w:rsidRPr="00590260">
        <w:tab/>
      </w:r>
      <w:r w:rsidRPr="00590260">
        <w:tab/>
      </w:r>
      <w:r w:rsidRPr="00590260">
        <w:tab/>
      </w:r>
      <w:r w:rsidRPr="00590260">
        <w:tab/>
      </w:r>
      <w:r w:rsidRPr="00590260">
        <w:tab/>
        <w:t>;number of intra-aqueous reactions</w:t>
      </w:r>
    </w:p>
    <w:p w14:paraId="5E53B302" w14:textId="77777777" w:rsidR="00DB1505" w:rsidRPr="00590260" w:rsidRDefault="00DB1505" w:rsidP="00DB1505">
      <w:pPr>
        <w:pStyle w:val="StyleCode"/>
      </w:pPr>
      <w:r w:rsidRPr="00590260">
        <w:t>‘so4-reduction‘</w:t>
      </w:r>
      <w:r w:rsidRPr="00590260">
        <w:tab/>
      </w:r>
      <w:r w:rsidRPr="00590260">
        <w:tab/>
      </w:r>
      <w:r>
        <w:tab/>
      </w:r>
      <w:r w:rsidRPr="00590260">
        <w:t>;names of intra-aqueous reactions</w:t>
      </w:r>
    </w:p>
    <w:p w14:paraId="4C073E20" w14:textId="77777777" w:rsidR="00DB1505" w:rsidRPr="00590260" w:rsidRDefault="00DB1505" w:rsidP="00DB1505">
      <w:pPr>
        <w:pStyle w:val="StyleCode"/>
      </w:pPr>
    </w:p>
    <w:p w14:paraId="4CE728C4" w14:textId="77777777" w:rsidR="00DB1505" w:rsidRPr="00590260" w:rsidRDefault="00DB1505" w:rsidP="00DB1505">
      <w:pPr>
        <w:pStyle w:val="StyleCode"/>
      </w:pPr>
      <w:r w:rsidRPr="00590260">
        <w:t>‘database directory’</w:t>
      </w:r>
    </w:p>
    <w:p w14:paraId="5B13CA8F" w14:textId="77777777" w:rsidR="00DB1505" w:rsidRPr="00590260" w:rsidRDefault="00DB1505" w:rsidP="00DB1505">
      <w:pPr>
        <w:pStyle w:val="StyleCode"/>
      </w:pPr>
      <w:r w:rsidRPr="00590260">
        <w:t>‘d:\min3p\database\wall2’</w:t>
      </w:r>
    </w:p>
    <w:p w14:paraId="214EA43F" w14:textId="77777777" w:rsidR="00DB1505" w:rsidRPr="00590260" w:rsidRDefault="00DB1505" w:rsidP="00DB1505">
      <w:pPr>
        <w:pStyle w:val="StyleCode"/>
      </w:pPr>
    </w:p>
    <w:p w14:paraId="60FFC5A0" w14:textId="77777777" w:rsidR="00DB1505" w:rsidRPr="00590260" w:rsidRDefault="00DB1505" w:rsidP="00DB1505">
      <w:pPr>
        <w:pStyle w:val="StyleCode"/>
      </w:pPr>
      <w:r w:rsidRPr="00590260">
        <w:t>‘define temperature’</w:t>
      </w:r>
    </w:p>
    <w:p w14:paraId="4F4D6291" w14:textId="77777777" w:rsidR="00DB1505" w:rsidRPr="00590260" w:rsidRDefault="00DB1505" w:rsidP="00DB1505">
      <w:pPr>
        <w:pStyle w:val="StyleCode"/>
      </w:pPr>
      <w:r w:rsidRPr="00590260">
        <w:t xml:space="preserve">10.0 </w:t>
      </w:r>
    </w:p>
    <w:p w14:paraId="66CB2D8A" w14:textId="77777777" w:rsidR="00DB1505" w:rsidRPr="00590260" w:rsidRDefault="00DB1505" w:rsidP="00DB1505">
      <w:pPr>
        <w:pStyle w:val="StyleCode"/>
      </w:pPr>
    </w:p>
    <w:p w14:paraId="1B9EF14F" w14:textId="77777777" w:rsidR="00DB1505" w:rsidRDefault="00DB1505" w:rsidP="007D32E5">
      <w:pPr>
        <w:pStyle w:val="StyleCode"/>
      </w:pPr>
      <w:r w:rsidRPr="00590260">
        <w:t>'done'</w:t>
      </w:r>
    </w:p>
    <w:p w14:paraId="3B9C25F0" w14:textId="77777777" w:rsidR="007D32E5" w:rsidRPr="00ED3698" w:rsidRDefault="007D32E5" w:rsidP="007D32E5">
      <w:pPr>
        <w:pStyle w:val="StyleCode"/>
      </w:pPr>
    </w:p>
    <w:p w14:paraId="7068318A" w14:textId="576478F6" w:rsidR="00DB1505" w:rsidRPr="00ED3698" w:rsidRDefault="00DB1505" w:rsidP="00DB1505">
      <w:r>
        <w:t>Example 2: To include reactions with microbial growth and decay</w:t>
      </w:r>
      <w:r w:rsidRPr="00ED3698">
        <w:t xml:space="preserve">, </w:t>
      </w:r>
      <w:r w:rsidR="0042654F">
        <w:rPr>
          <w:rFonts w:ascii="Courier New" w:hAnsi="Courier New" w:cs="Courier New"/>
          <w:sz w:val="20"/>
        </w:rPr>
        <w:t>‘</w:t>
      </w:r>
      <w:r w:rsidRPr="00F61C0D">
        <w:rPr>
          <w:rFonts w:ascii="Courier New" w:hAnsi="Courier New" w:cs="Courier New"/>
          <w:sz w:val="20"/>
        </w:rPr>
        <w:t>biomass components</w:t>
      </w:r>
      <w:r w:rsidR="0042654F">
        <w:rPr>
          <w:rFonts w:ascii="Courier New" w:hAnsi="Courier New" w:cs="Courier New"/>
          <w:sz w:val="20"/>
        </w:rPr>
        <w:t>’</w:t>
      </w:r>
      <w:r w:rsidRPr="00ED3698">
        <w:t xml:space="preserve"> </w:t>
      </w:r>
      <w:r>
        <w:t xml:space="preserve">must be added </w:t>
      </w:r>
      <w:r w:rsidRPr="00ED3698">
        <w:t xml:space="preserve">to </w:t>
      </w:r>
      <w:r w:rsidR="0042654F">
        <w:t>D</w:t>
      </w:r>
      <w:r w:rsidR="0042654F" w:rsidRPr="00ED3698">
        <w:t xml:space="preserve">ata </w:t>
      </w:r>
      <w:r w:rsidR="0042654F">
        <w:t>B</w:t>
      </w:r>
      <w:r w:rsidR="0042654F" w:rsidRPr="00ED3698">
        <w:t xml:space="preserve">lock </w:t>
      </w:r>
      <w:r w:rsidRPr="00ED3698">
        <w:t>2.</w:t>
      </w:r>
    </w:p>
    <w:p w14:paraId="684174AA" w14:textId="77777777" w:rsidR="00DB1505" w:rsidRPr="00B11744" w:rsidRDefault="00DB1505" w:rsidP="00DB1505">
      <w:pPr>
        <w:pStyle w:val="StyleCode"/>
      </w:pPr>
    </w:p>
    <w:p w14:paraId="32258F93" w14:textId="77777777" w:rsidR="00DB1505" w:rsidRPr="00FE0073" w:rsidRDefault="00DB1505" w:rsidP="00DB1505">
      <w:pPr>
        <w:pStyle w:val="StyleCode"/>
      </w:pPr>
      <w:r w:rsidRPr="00FE0073">
        <w:t>'components'</w:t>
      </w:r>
    </w:p>
    <w:p w14:paraId="6601D0DE" w14:textId="77777777" w:rsidR="00DB1505" w:rsidRPr="00FE0073" w:rsidRDefault="00DB1505" w:rsidP="00DB1505">
      <w:pPr>
        <w:pStyle w:val="StyleCode"/>
      </w:pPr>
      <w:r w:rsidRPr="00FE0073">
        <w:t xml:space="preserve">12                            </w:t>
      </w:r>
      <w:r>
        <w:tab/>
      </w:r>
      <w:r w:rsidRPr="00FE0073">
        <w:t>;number of components</w:t>
      </w:r>
    </w:p>
    <w:p w14:paraId="6EB6C603" w14:textId="77777777" w:rsidR="00DB1505" w:rsidRPr="00FE0073" w:rsidRDefault="00DB1505" w:rsidP="00DB1505">
      <w:pPr>
        <w:pStyle w:val="StyleCode"/>
      </w:pPr>
      <w:r w:rsidRPr="00FE0073">
        <w:t xml:space="preserve">'h+1'                         </w:t>
      </w:r>
      <w:r>
        <w:tab/>
      </w:r>
      <w:r w:rsidRPr="00FE0073">
        <w:t>;component names</w:t>
      </w:r>
    </w:p>
    <w:p w14:paraId="74D75A79" w14:textId="77777777" w:rsidR="00DB1505" w:rsidRPr="00FE0073" w:rsidRDefault="00DB1505" w:rsidP="00DB1505">
      <w:pPr>
        <w:pStyle w:val="StyleCode"/>
      </w:pPr>
      <w:r w:rsidRPr="00FE0073">
        <w:t>'na+1'</w:t>
      </w:r>
    </w:p>
    <w:p w14:paraId="04B6B7B1" w14:textId="77777777" w:rsidR="00DB1505" w:rsidRPr="00FE0073" w:rsidRDefault="00DB1505" w:rsidP="00DB1505">
      <w:pPr>
        <w:pStyle w:val="StyleCode"/>
      </w:pPr>
      <w:r w:rsidRPr="00FE0073">
        <w:t>'ca+2'</w:t>
      </w:r>
    </w:p>
    <w:p w14:paraId="70B1ABC8" w14:textId="77777777" w:rsidR="00DB1505" w:rsidRPr="00FE0073" w:rsidRDefault="00DB1505" w:rsidP="00DB1505">
      <w:pPr>
        <w:pStyle w:val="StyleCode"/>
      </w:pPr>
      <w:r w:rsidRPr="00FE0073">
        <w:t>'cl-1'</w:t>
      </w:r>
    </w:p>
    <w:p w14:paraId="6B18177B" w14:textId="77777777" w:rsidR="00DB1505" w:rsidRPr="00FE0073" w:rsidRDefault="00DB1505" w:rsidP="00DB1505">
      <w:pPr>
        <w:pStyle w:val="StyleCode"/>
      </w:pPr>
      <w:r w:rsidRPr="00FE0073">
        <w:t>'co3-2'</w:t>
      </w:r>
    </w:p>
    <w:p w14:paraId="1649C565" w14:textId="77777777" w:rsidR="00DB1505" w:rsidRPr="00FE0073" w:rsidRDefault="00DB1505" w:rsidP="00DB1505">
      <w:pPr>
        <w:pStyle w:val="StyleCode"/>
      </w:pPr>
      <w:r w:rsidRPr="00FE0073">
        <w:t>'ch3coo-'</w:t>
      </w:r>
    </w:p>
    <w:p w14:paraId="272662F9" w14:textId="77777777" w:rsidR="00DB1505" w:rsidRPr="00FE0073" w:rsidRDefault="00DB1505" w:rsidP="00DB1505">
      <w:pPr>
        <w:pStyle w:val="StyleCode"/>
      </w:pPr>
      <w:r w:rsidRPr="00FE0073">
        <w:t>'no3-1'</w:t>
      </w:r>
    </w:p>
    <w:p w14:paraId="06AFB58A" w14:textId="77777777" w:rsidR="00DB1505" w:rsidRPr="00FE0073" w:rsidRDefault="00DB1505" w:rsidP="00DB1505">
      <w:pPr>
        <w:pStyle w:val="StyleCode"/>
      </w:pPr>
      <w:r w:rsidRPr="00FE0073">
        <w:t>'no2-1'</w:t>
      </w:r>
    </w:p>
    <w:p w14:paraId="1DD422C3" w14:textId="77777777" w:rsidR="00DB1505" w:rsidRPr="00FE0073" w:rsidRDefault="00DB1505" w:rsidP="00DB1505">
      <w:pPr>
        <w:pStyle w:val="StyleCode"/>
      </w:pPr>
      <w:r w:rsidRPr="00FE0073">
        <w:t>'n2(aq)'</w:t>
      </w:r>
    </w:p>
    <w:p w14:paraId="6E464C15" w14:textId="77777777" w:rsidR="00DB1505" w:rsidRPr="00FE0073" w:rsidRDefault="00DB1505" w:rsidP="00DB1505">
      <w:pPr>
        <w:pStyle w:val="StyleCode"/>
      </w:pPr>
      <w:r w:rsidRPr="00FE0073">
        <w:t>'nh4+1'</w:t>
      </w:r>
    </w:p>
    <w:p w14:paraId="19E1B924" w14:textId="77777777" w:rsidR="00DB1505" w:rsidRPr="00FE0073" w:rsidRDefault="00DB1505" w:rsidP="00DB1505">
      <w:pPr>
        <w:pStyle w:val="StyleCode"/>
      </w:pPr>
      <w:r w:rsidRPr="00FE0073">
        <w:t>'cro4-2'</w:t>
      </w:r>
    </w:p>
    <w:p w14:paraId="03886922" w14:textId="77777777" w:rsidR="00DB1505" w:rsidRPr="00FE0073" w:rsidRDefault="00DB1505" w:rsidP="00DB1505">
      <w:pPr>
        <w:pStyle w:val="StyleCode"/>
      </w:pPr>
      <w:r w:rsidRPr="00FE0073">
        <w:t>'cr(oh)2+'</w:t>
      </w:r>
    </w:p>
    <w:p w14:paraId="2335E2AB" w14:textId="77777777" w:rsidR="00DB1505" w:rsidRPr="00FE0073" w:rsidRDefault="00DB1505" w:rsidP="00DB1505">
      <w:pPr>
        <w:pStyle w:val="StyleCode"/>
      </w:pPr>
    </w:p>
    <w:p w14:paraId="65457F21" w14:textId="77777777" w:rsidR="00DB1505" w:rsidRPr="00FE0073" w:rsidRDefault="00DB1505" w:rsidP="00DB1505">
      <w:pPr>
        <w:pStyle w:val="StyleCode"/>
      </w:pPr>
      <w:r w:rsidRPr="00FE0073">
        <w:t>'biomass components'</w:t>
      </w:r>
    </w:p>
    <w:p w14:paraId="362AF9FE" w14:textId="77777777" w:rsidR="00DB1505" w:rsidRPr="00FE0073" w:rsidRDefault="00DB1505" w:rsidP="00DB1505">
      <w:pPr>
        <w:pStyle w:val="StyleCode"/>
      </w:pPr>
      <w:r w:rsidRPr="00FE0073">
        <w:t xml:space="preserve">2                             </w:t>
      </w:r>
      <w:r>
        <w:tab/>
      </w:r>
      <w:r w:rsidRPr="00FE0073">
        <w:t>;number of biomass components</w:t>
      </w:r>
    </w:p>
    <w:p w14:paraId="29C5596B" w14:textId="77777777" w:rsidR="00DB1505" w:rsidRPr="00FE0073" w:rsidRDefault="00DB1505" w:rsidP="00DB1505">
      <w:pPr>
        <w:pStyle w:val="StyleCode"/>
      </w:pPr>
      <w:r w:rsidRPr="00FE0073">
        <w:t xml:space="preserve">'c5h7o2n'                     </w:t>
      </w:r>
      <w:r>
        <w:tab/>
      </w:r>
      <w:r w:rsidRPr="00FE0073">
        <w:t>;biomass component names</w:t>
      </w:r>
    </w:p>
    <w:p w14:paraId="1304370A" w14:textId="77777777" w:rsidR="00DB1505" w:rsidRPr="00FE0073" w:rsidRDefault="00DB1505" w:rsidP="00DB1505">
      <w:pPr>
        <w:pStyle w:val="StyleCode"/>
      </w:pPr>
      <w:r w:rsidRPr="00FE0073">
        <w:t>'c5h7o2n(d)'</w:t>
      </w:r>
    </w:p>
    <w:p w14:paraId="23C033F4" w14:textId="77777777" w:rsidR="00DB1505" w:rsidRPr="00CD7687" w:rsidRDefault="00DB1505" w:rsidP="00DB1505">
      <w:pPr>
        <w:pStyle w:val="StyleCode"/>
      </w:pPr>
    </w:p>
    <w:p w14:paraId="1F95EFC2" w14:textId="5D851159" w:rsidR="00DB1505" w:rsidRPr="00ED3698" w:rsidRDefault="00DB1505" w:rsidP="00DB1505">
      <w:pPr>
        <w:pStyle w:val="Heading3"/>
      </w:pPr>
      <w:bookmarkStart w:id="139" w:name="_Toc13055912"/>
      <w:r w:rsidRPr="00ED3698">
        <w:t xml:space="preserve">Description of </w:t>
      </w:r>
      <w:r w:rsidR="008D3306">
        <w:t xml:space="preserve">the </w:t>
      </w:r>
      <w:r w:rsidRPr="00ED3698">
        <w:t>Example Input</w:t>
      </w:r>
      <w:bookmarkEnd w:id="139"/>
    </w:p>
    <w:p w14:paraId="561BB054" w14:textId="66AC334E" w:rsidR="00DB1505" w:rsidRDefault="00DB1505" w:rsidP="00DB1505">
      <w:r w:rsidRPr="00ED3698">
        <w:t>The</w:t>
      </w:r>
      <w:r>
        <w:t xml:space="preserve"> first</w:t>
      </w:r>
      <w:r w:rsidRPr="00ED3698">
        <w:t xml:space="preserve"> example input includes </w:t>
      </w:r>
      <w:r w:rsidR="00E51CEF">
        <w:t>nine</w:t>
      </w:r>
      <w:r w:rsidR="00E51CEF" w:rsidRPr="00ED3698">
        <w:t xml:space="preserve"> </w:t>
      </w:r>
      <w:r w:rsidRPr="00ED3698">
        <w:t xml:space="preserve">components. The Fe(II)/Fe(III) redox couple is assumed to be at equilibrium. The problem also includes 26 secondary aqueous species, </w:t>
      </w:r>
      <w:r w:rsidR="00E51CEF">
        <w:t>two</w:t>
      </w:r>
      <w:r w:rsidRPr="00ED3698">
        <w:t xml:space="preserve"> gases, and </w:t>
      </w:r>
      <w:r w:rsidR="00E51CEF">
        <w:t>five</w:t>
      </w:r>
      <w:r w:rsidRPr="00ED3698">
        <w:t xml:space="preserve"> minerals. The saturation indices of </w:t>
      </w:r>
      <w:r w:rsidR="00E51CEF">
        <w:t>two</w:t>
      </w:r>
      <w:r w:rsidRPr="00ED3698">
        <w:t xml:space="preserve"> additional minerals </w:t>
      </w:r>
      <w:r w:rsidR="00E51CEF">
        <w:t>are</w:t>
      </w:r>
      <w:r w:rsidRPr="00ED3698">
        <w:t xml:space="preserve"> calculated. </w:t>
      </w:r>
      <w:r w:rsidR="00E51CEF" w:rsidRPr="00ED3698">
        <w:t>Sul</w:t>
      </w:r>
      <w:r w:rsidR="00E51CEF">
        <w:t>ph</w:t>
      </w:r>
      <w:r w:rsidR="00E51CEF" w:rsidRPr="00ED3698">
        <w:t xml:space="preserve">ate </w:t>
      </w:r>
      <w:r w:rsidRPr="00ED3698">
        <w:t xml:space="preserve">reduction is specified to be a kinetically controlled reaction. The location of the database to be used, wall2, </w:t>
      </w:r>
      <w:r w:rsidR="00E51CEF">
        <w:t>is</w:t>
      </w:r>
      <w:r w:rsidRPr="00ED3698">
        <w:t xml:space="preserve"> specified. The temperature </w:t>
      </w:r>
      <w:r w:rsidR="00E51CEF">
        <w:t>is</w:t>
      </w:r>
      <w:r w:rsidRPr="00ED3698">
        <w:t xml:space="preserve"> specified as 10 degrees </w:t>
      </w:r>
      <w:r w:rsidR="008B4C70" w:rsidRPr="00ED3698">
        <w:t>Celsius</w:t>
      </w:r>
      <w:r w:rsidRPr="00ED3698">
        <w:t xml:space="preserve">. </w:t>
      </w:r>
    </w:p>
    <w:p w14:paraId="7F4871F6" w14:textId="3AE763B1" w:rsidR="00DB1505" w:rsidRPr="00ED3698" w:rsidRDefault="00DB1505" w:rsidP="00DB1505">
      <w:r>
        <w:t xml:space="preserve">The second example input includes 12 components. In addition, two biomass components are defined: the active biomass </w:t>
      </w:r>
      <w:r w:rsidR="00E51CEF">
        <w:t>‘</w:t>
      </w:r>
      <w:r w:rsidRPr="00FE0073">
        <w:t>c5h7o2n</w:t>
      </w:r>
      <w:r w:rsidR="00E51CEF">
        <w:t>’</w:t>
      </w:r>
      <w:r>
        <w:t xml:space="preserve"> and the inactive (dead) biomass </w:t>
      </w:r>
      <w:r w:rsidR="00E51CEF">
        <w:t>‘</w:t>
      </w:r>
      <w:r w:rsidRPr="00FE0073">
        <w:t>c5h7o2n(d)</w:t>
      </w:r>
      <w:r>
        <w:t>.</w:t>
      </w:r>
      <w:r w:rsidR="00E51CEF">
        <w:t>’</w:t>
      </w:r>
    </w:p>
    <w:p w14:paraId="1948D657" w14:textId="77777777" w:rsidR="00DB1505" w:rsidRPr="00ED3698" w:rsidRDefault="00DB1505" w:rsidP="00DB1505">
      <w:pPr>
        <w:pStyle w:val="Heading3"/>
      </w:pPr>
      <w:bookmarkStart w:id="140" w:name="_Toc13055913"/>
      <w:r w:rsidRPr="00ED3698">
        <w:t>Additional Comments</w:t>
      </w:r>
      <w:bookmarkEnd w:id="140"/>
      <w:r w:rsidRPr="00ED3698">
        <w:t xml:space="preserve"> </w:t>
      </w:r>
    </w:p>
    <w:p w14:paraId="1A5397B5" w14:textId="77777777" w:rsidR="00DB1505" w:rsidRPr="00ED3698" w:rsidRDefault="00DB1505" w:rsidP="00DB1505">
      <w:pPr>
        <w:pStyle w:val="Heading4"/>
      </w:pPr>
      <w:bookmarkStart w:id="141" w:name="_Toc13055914"/>
      <w:r w:rsidRPr="00ED3698">
        <w:t>Choosing aqueous species</w:t>
      </w:r>
      <w:bookmarkEnd w:id="141"/>
    </w:p>
    <w:p w14:paraId="13EFB4E7" w14:textId="77777777" w:rsidR="00DB1505" w:rsidRPr="00ED3698" w:rsidRDefault="00DB1505" w:rsidP="00DB1505">
      <w:r w:rsidRPr="00ED3698">
        <w:t>It is possible to determine all the possible species for a given set of components by conducting a preliminary simulation with only the components specified. The program will generate a file (prefix_o.psp, where ‘</w:t>
      </w:r>
      <w:r w:rsidRPr="00FC2059">
        <w:rPr>
          <w:noProof/>
        </w:rPr>
        <w:t>psp</w:t>
      </w:r>
      <w:r w:rsidRPr="00ED3698">
        <w:t>’ stands for ‘possible species’) containing the names of species and reactions, which can be specified. The desired species and reactions can be copied from this file into the problem-specific input file.</w:t>
      </w:r>
    </w:p>
    <w:p w14:paraId="6DFBB398" w14:textId="77777777" w:rsidR="00DB1505" w:rsidRPr="00ED3698" w:rsidRDefault="00DB1505" w:rsidP="00DB1505">
      <w:pPr>
        <w:pStyle w:val="Heading4"/>
      </w:pPr>
      <w:bookmarkStart w:id="142" w:name="_Toc13055915"/>
      <w:r w:rsidRPr="00ED3698">
        <w:t>Redox notes</w:t>
      </w:r>
      <w:bookmarkEnd w:id="142"/>
    </w:p>
    <w:p w14:paraId="6C25B877" w14:textId="59E858A3" w:rsidR="00DB1505" w:rsidRPr="00ED3698" w:rsidRDefault="00DB1505" w:rsidP="00DB1505">
      <w:r w:rsidRPr="00ED3698">
        <w:t xml:space="preserve">If redox couples are specified, it is necessary to include ‘o2(aq)’ as a component, </w:t>
      </w:r>
      <w:r w:rsidR="008869D5">
        <w:t>as</w:t>
      </w:r>
      <w:r w:rsidR="008869D5" w:rsidRPr="00ED3698">
        <w:t xml:space="preserve"> </w:t>
      </w:r>
      <w:r w:rsidRPr="00ED3698">
        <w:t>this species is used as the redox master variable.</w:t>
      </w:r>
    </w:p>
    <w:p w14:paraId="7E229CF2" w14:textId="77777777" w:rsidR="00DB1505" w:rsidRPr="00ED3698" w:rsidRDefault="00DB1505" w:rsidP="00DB1505">
      <w:pPr>
        <w:pStyle w:val="Heading4"/>
      </w:pPr>
      <w:bookmarkStart w:id="143" w:name="_Toc13055916"/>
      <w:r w:rsidRPr="00ED3698">
        <w:t>Adding additional species</w:t>
      </w:r>
      <w:bookmarkEnd w:id="143"/>
    </w:p>
    <w:p w14:paraId="10EBE987" w14:textId="54EC2B97" w:rsidR="00DB1505" w:rsidRPr="00ED3698" w:rsidRDefault="00DB1505" w:rsidP="00DB1505">
      <w:r w:rsidRPr="00ED3698">
        <w:t xml:space="preserve">If necessary, additional geochemical reactions can be specified in the database files (see Section </w:t>
      </w:r>
      <w:r>
        <w:fldChar w:fldCharType="begin"/>
      </w:r>
      <w:r>
        <w:instrText xml:space="preserve"> REF _Ref486436175 \r \h  \* MERGEFORMAT </w:instrText>
      </w:r>
      <w:r>
        <w:fldChar w:fldCharType="separate"/>
      </w:r>
      <w:r w:rsidR="00D41448">
        <w:t>4</w:t>
      </w:r>
      <w:r>
        <w:fldChar w:fldCharType="end"/>
      </w:r>
      <w:r w:rsidRPr="00ED3698">
        <w:t xml:space="preserve">). </w:t>
      </w:r>
      <w:r w:rsidRPr="00ED3698">
        <w:lastRenderedPageBreak/>
        <w:t xml:space="preserve">This is particularly useful for kinetically-controlled reactions. </w:t>
      </w:r>
      <w:r w:rsidRPr="00BD78A7">
        <w:t>HOWEVER, THE DEFAULT DATABASE SHOULD NEVER BE MODIFIED.</w:t>
      </w:r>
      <w:r w:rsidRPr="004C6E24">
        <w:rPr>
          <w:b/>
        </w:rPr>
        <w:t xml:space="preserve"> </w:t>
      </w:r>
      <w:r w:rsidRPr="00ED3698">
        <w:t xml:space="preserve">Additions or changes should be done in a copy of the default database. See Section </w:t>
      </w:r>
      <w:r>
        <w:fldChar w:fldCharType="begin"/>
      </w:r>
      <w:r>
        <w:instrText xml:space="preserve"> REF _Ref486655195 \r \h  \* MERGEFORMAT </w:instrText>
      </w:r>
      <w:r>
        <w:fldChar w:fldCharType="separate"/>
      </w:r>
      <w:r w:rsidR="00D41448">
        <w:t>4</w:t>
      </w:r>
      <w:r>
        <w:fldChar w:fldCharType="end"/>
      </w:r>
      <w:r w:rsidRPr="00ED3698">
        <w:t xml:space="preserve"> (Modifying Database, Specifying Kinetically Controlled Reactions)</w:t>
      </w:r>
      <w:r w:rsidR="008869D5">
        <w:t>.</w:t>
      </w:r>
    </w:p>
    <w:p w14:paraId="456A8C07" w14:textId="77777777" w:rsidR="00DB1505" w:rsidRPr="00ED3698" w:rsidRDefault="00DB1505" w:rsidP="00DB1505">
      <w:pPr>
        <w:pStyle w:val="Heading2"/>
      </w:pPr>
      <w:bookmarkStart w:id="144" w:name="_Ref471219215"/>
      <w:bookmarkStart w:id="145" w:name="_Toc13055917"/>
      <w:r w:rsidRPr="00ED3698">
        <w:t>Spatial discretization (D</w:t>
      </w:r>
      <w:r>
        <w:t>ata</w:t>
      </w:r>
      <w:r w:rsidRPr="00ED3698">
        <w:t xml:space="preserve"> Block 3)</w:t>
      </w:r>
      <w:bookmarkEnd w:id="144"/>
      <w:bookmarkEnd w:id="145"/>
    </w:p>
    <w:p w14:paraId="238AB3EC" w14:textId="495738F1" w:rsidR="00DB1505" w:rsidRPr="00ED3698" w:rsidRDefault="00DB1505" w:rsidP="00DB1505">
      <w:pPr>
        <w:pStyle w:val="Heading3"/>
      </w:pPr>
      <w:bookmarkStart w:id="146" w:name="_Toc13055918"/>
      <w:r w:rsidRPr="00ED3698">
        <w:t>Description of</w:t>
      </w:r>
      <w:r w:rsidR="005333EC">
        <w:t xml:space="preserve"> </w:t>
      </w:r>
      <w:r w:rsidR="009A27B2">
        <w:t>the</w:t>
      </w:r>
      <w:r w:rsidRPr="00ED3698">
        <w:t xml:space="preserve"> Data Block</w:t>
      </w:r>
      <w:bookmarkEnd w:id="146"/>
      <w:r w:rsidRPr="00ED3698">
        <w:t xml:space="preserve"> </w:t>
      </w:r>
    </w:p>
    <w:p w14:paraId="1B25343C" w14:textId="1C8700E2" w:rsidR="00DB1505" w:rsidRPr="00ED3698" w:rsidRDefault="00DB1505" w:rsidP="00DB1505">
      <w:r w:rsidRPr="00ED3698">
        <w:t>In this data block</w:t>
      </w:r>
      <w:r w:rsidR="008869D5">
        <w:t>,</w:t>
      </w:r>
      <w:r w:rsidRPr="00ED3698">
        <w:t xml:space="preserve"> the </w:t>
      </w:r>
      <w:r w:rsidR="008869D5" w:rsidRPr="00ED3698">
        <w:t>simulation</w:t>
      </w:r>
      <w:r w:rsidR="008869D5">
        <w:t>’s</w:t>
      </w:r>
      <w:r w:rsidR="008869D5" w:rsidRPr="00ED3698">
        <w:t xml:space="preserve"> </w:t>
      </w:r>
      <w:r w:rsidRPr="00ED3698">
        <w:t xml:space="preserve">dimensions are specified (1D, 2D or 3D) and the </w:t>
      </w:r>
      <w:r w:rsidR="008869D5" w:rsidRPr="00ED3698">
        <w:t>domain</w:t>
      </w:r>
      <w:r w:rsidR="008869D5">
        <w:t>’s</w:t>
      </w:r>
      <w:r w:rsidR="008869D5" w:rsidRPr="00ED3698">
        <w:t xml:space="preserve"> </w:t>
      </w:r>
      <w:r w:rsidRPr="00ED3698">
        <w:t xml:space="preserve">geometry </w:t>
      </w:r>
      <w:r>
        <w:t>in</w:t>
      </w:r>
      <w:r w:rsidRPr="002070BE">
        <w:t xml:space="preserve"> </w:t>
      </w:r>
      <w:r>
        <w:t xml:space="preserve">Cartesian </w:t>
      </w:r>
      <w:r w:rsidR="00F86157">
        <w:t xml:space="preserve">or </w:t>
      </w:r>
      <w:r w:rsidRPr="002070BE">
        <w:t>cylindrical coordinates</w:t>
      </w:r>
      <w:r w:rsidRPr="00ED3698">
        <w:t xml:space="preserve"> is defined. The </w:t>
      </w:r>
      <w:r w:rsidR="008869D5" w:rsidRPr="00ED3698">
        <w:t>model</w:t>
      </w:r>
      <w:r w:rsidR="008869D5">
        <w:t>’s</w:t>
      </w:r>
      <w:r w:rsidR="008869D5" w:rsidRPr="00ED3698">
        <w:t xml:space="preserve"> </w:t>
      </w:r>
      <w:r w:rsidRPr="00ED3698">
        <w:t xml:space="preserve">spatial discretization is based on a control volume (block </w:t>
      </w:r>
      <w:r w:rsidR="00FC2059" w:rsidRPr="00C1350C">
        <w:rPr>
          <w:noProof/>
        </w:rPr>
        <w:t>centred</w:t>
      </w:r>
      <w:r w:rsidR="00FC2059" w:rsidRPr="00ED3698">
        <w:t xml:space="preserve"> </w:t>
      </w:r>
      <w:r w:rsidRPr="00ED3698">
        <w:t>finite difference) method and the domain must be regular (</w:t>
      </w:r>
      <w:r>
        <w:t>column</w:t>
      </w:r>
      <w:r w:rsidRPr="00ED3698">
        <w:t>, rectangle, or 3D block). However, the grid spacing can be varied in all three directions. The model uses half-cells on the boundar</w:t>
      </w:r>
      <w:r w:rsidR="00E7179A">
        <w:t>ies</w:t>
      </w:r>
      <w:r w:rsidRPr="00ED3698">
        <w:t>, which means the grid coordinates will correspond to the actu</w:t>
      </w:r>
      <w:r w:rsidR="00E7179A">
        <w:t>al size of the solution domain.</w:t>
      </w:r>
    </w:p>
    <w:p w14:paraId="7D51B0EB" w14:textId="0239A669" w:rsidR="00DB1505" w:rsidRPr="00ED3698" w:rsidRDefault="00156AD3" w:rsidP="00DB1505">
      <w:pPr>
        <w:pStyle w:val="Heading3"/>
      </w:pPr>
      <w:bookmarkStart w:id="147" w:name="_Toc13055919"/>
      <w:r w:rsidRPr="00ED3698">
        <w:t>Descriptio</w:t>
      </w:r>
      <w:r>
        <w:t>ns</w:t>
      </w:r>
      <w:r w:rsidRPr="00ED3698">
        <w:t xml:space="preserve"> </w:t>
      </w:r>
      <w:r w:rsidR="00DB1505" w:rsidRPr="00ED3698">
        <w:t>of</w:t>
      </w:r>
      <w:r w:rsidR="005333EC">
        <w:t xml:space="preserve"> </w:t>
      </w:r>
      <w:r w:rsidR="009A27B2">
        <w:t>the</w:t>
      </w:r>
      <w:r w:rsidR="00DB1505" w:rsidRPr="00ED3698">
        <w:t xml:space="preserve"> Input Parameters</w:t>
      </w:r>
      <w:bookmarkEnd w:id="147"/>
    </w:p>
    <w:p w14:paraId="41FD2061" w14:textId="370BFA94" w:rsidR="00DB1505" w:rsidRPr="00ED3698" w:rsidRDefault="008869D5" w:rsidP="00DB1505">
      <w:pPr>
        <w:pStyle w:val="Heading4"/>
      </w:pPr>
      <w:bookmarkStart w:id="148" w:name="_Toc13055920"/>
      <w:r>
        <w:t>‘</w:t>
      </w:r>
      <w:r w:rsidR="00DB1505" w:rsidRPr="00ED3698">
        <w:t>spatial discretization</w:t>
      </w:r>
      <w:r>
        <w:t>’</w:t>
      </w:r>
      <w:bookmarkEnd w:id="148"/>
    </w:p>
    <w:p w14:paraId="26D01091" w14:textId="461CA1AC" w:rsidR="00DB1505" w:rsidRPr="00ED3698" w:rsidRDefault="00DB1505" w:rsidP="00DB1505">
      <w:r w:rsidRPr="00ED3698">
        <w:t xml:space="preserve">The data block for spatial discretization can be divided into sub-blocks; the first section specifies the parameters for the x-direction while the second and third sub-blocks specify the parameters for </w:t>
      </w:r>
      <w:r w:rsidRPr="00FC2059">
        <w:rPr>
          <w:noProof/>
        </w:rPr>
        <w:t xml:space="preserve">the </w:t>
      </w:r>
      <w:r w:rsidR="006F0B25" w:rsidRPr="00FC2059">
        <w:rPr>
          <w:noProof/>
        </w:rPr>
        <w:t>y</w:t>
      </w:r>
      <w:r w:rsidR="001B4DFA">
        <w:t>-</w:t>
      </w:r>
      <w:r w:rsidRPr="00ED3698">
        <w:t xml:space="preserve"> and </w:t>
      </w:r>
      <w:r w:rsidR="006F0B25" w:rsidRPr="00FC2059">
        <w:rPr>
          <w:noProof/>
        </w:rPr>
        <w:t>z</w:t>
      </w:r>
      <w:r w:rsidR="001B4DFA" w:rsidRPr="00FC2059">
        <w:rPr>
          <w:noProof/>
        </w:rPr>
        <w:t>-</w:t>
      </w:r>
      <w:r w:rsidRPr="00FC2059">
        <w:rPr>
          <w:noProof/>
        </w:rPr>
        <w:t>directions</w:t>
      </w:r>
      <w:r w:rsidRPr="00ED3698">
        <w:t>, respectively. Within each sub-block, the first line is used to specify the number of discretization intervals or zones in that direction. If the spacing is uniform</w:t>
      </w:r>
      <w:r w:rsidR="008869D5">
        <w:t>,</w:t>
      </w:r>
      <w:r w:rsidRPr="00ED3698">
        <w:t xml:space="preserve"> this value </w:t>
      </w:r>
      <w:r w:rsidR="008869D5">
        <w:t>is</w:t>
      </w:r>
      <w:r w:rsidRPr="00ED3698">
        <w:t xml:space="preserve"> </w:t>
      </w:r>
      <w:r w:rsidR="002543FA">
        <w:t>“</w:t>
      </w:r>
      <w:r w:rsidRPr="00ED3698">
        <w:t>1</w:t>
      </w:r>
      <w:r w:rsidR="002543FA">
        <w:t>.”</w:t>
      </w:r>
      <w:r w:rsidRPr="00ED3698">
        <w:t xml:space="preserve"> For example, setting this value to “3” will yield three discretization zones. Within each of these zones, the grid spacing will be uniform; however</w:t>
      </w:r>
      <w:r w:rsidR="008869D5">
        <w:t>,</w:t>
      </w:r>
      <w:r w:rsidRPr="00ED3698">
        <w:t xml:space="preserve"> the spacing may differ between zones. The discretization within each zone is specified by a series of data file entries indicating the number of cells (control volumes) within the interval followed by the spatial coordinates indicating the start and end locations for that interval (in meters). </w:t>
      </w:r>
    </w:p>
    <w:p w14:paraId="171850A9" w14:textId="2AEA969F" w:rsidR="00DB1505" w:rsidRPr="00ED3698" w:rsidRDefault="00DB1505" w:rsidP="00DB1505">
      <w:r w:rsidRPr="00ED3698">
        <w:t xml:space="preserve">It is necessary to specify values for all three dimensions, even for 1D- and 2D-simulations. The default values to specify are </w:t>
      </w:r>
      <w:r w:rsidR="002543FA">
        <w:t>“</w:t>
      </w:r>
      <w:r w:rsidRPr="00ED3698">
        <w:t>1</w:t>
      </w:r>
      <w:r w:rsidR="002543FA">
        <w:t>”</w:t>
      </w:r>
      <w:r w:rsidRPr="00ED3698">
        <w:t xml:space="preserve"> for</w:t>
      </w:r>
      <w:r w:rsidR="008869D5">
        <w:t xml:space="preserve"> the</w:t>
      </w:r>
      <w:r w:rsidRPr="00ED3698">
        <w:t xml:space="preserve"> number of zones and number of cells (control volumes) and 0.0 and 1.0 for min and max values, respectively. </w:t>
      </w:r>
      <w:r w:rsidR="008869D5">
        <w:t>The o</w:t>
      </w:r>
      <w:r w:rsidR="008869D5" w:rsidRPr="00ED3698">
        <w:t xml:space="preserve">rientation </w:t>
      </w:r>
      <w:r w:rsidRPr="00ED3698">
        <w:t xml:space="preserve">of your particular problem within the </w:t>
      </w:r>
      <w:r w:rsidR="002738A8" w:rsidRPr="00FC2059">
        <w:rPr>
          <w:noProof/>
        </w:rPr>
        <w:t>xyz</w:t>
      </w:r>
      <w:r w:rsidR="002738A8">
        <w:t>-</w:t>
      </w:r>
      <w:r w:rsidRPr="00ED3698">
        <w:t xml:space="preserve">coordinate system is flexible. </w:t>
      </w:r>
      <w:r w:rsidRPr="00ED3698">
        <w:rPr>
          <w:u w:val="single"/>
        </w:rPr>
        <w:t xml:space="preserve">However, when </w:t>
      </w:r>
      <w:r w:rsidR="00FC2059" w:rsidRPr="00C1350C">
        <w:rPr>
          <w:noProof/>
          <w:u w:val="single"/>
        </w:rPr>
        <w:t>mode</w:t>
      </w:r>
      <w:r w:rsidR="00FC2059">
        <w:rPr>
          <w:noProof/>
          <w:u w:val="single"/>
        </w:rPr>
        <w:t>l</w:t>
      </w:r>
      <w:r w:rsidR="00FC2059" w:rsidRPr="00C1350C">
        <w:rPr>
          <w:noProof/>
          <w:u w:val="single"/>
        </w:rPr>
        <w:t>ling</w:t>
      </w:r>
      <w:r w:rsidR="00FC2059" w:rsidRPr="00ED3698">
        <w:rPr>
          <w:u w:val="single"/>
        </w:rPr>
        <w:t xml:space="preserve"> </w:t>
      </w:r>
      <w:r w:rsidRPr="00ED3698">
        <w:rPr>
          <w:u w:val="single"/>
        </w:rPr>
        <w:t xml:space="preserve">variably-saturated flow, the vertical direction must be oriented in the </w:t>
      </w:r>
      <w:r w:rsidR="00FC2059" w:rsidRPr="00C1350C">
        <w:rPr>
          <w:noProof/>
          <w:u w:val="single"/>
        </w:rPr>
        <w:t>z-direction</w:t>
      </w:r>
      <w:r w:rsidRPr="00ED3698">
        <w:rPr>
          <w:u w:val="single"/>
        </w:rPr>
        <w:t>.</w:t>
      </w:r>
    </w:p>
    <w:p w14:paraId="1ADB2FE6" w14:textId="31CB6CE5" w:rsidR="00DB1505" w:rsidRPr="002C05E6" w:rsidRDefault="008869D5" w:rsidP="00DB1505">
      <w:pPr>
        <w:pStyle w:val="Heading4"/>
      </w:pPr>
      <w:bookmarkStart w:id="149" w:name="_Toc13055921"/>
      <w:r>
        <w:t>‘</w:t>
      </w:r>
      <w:r w:rsidR="00DB1505" w:rsidRPr="002C05E6">
        <w:t>radial coordinates</w:t>
      </w:r>
      <w:r>
        <w:t>’</w:t>
      </w:r>
      <w:bookmarkEnd w:id="149"/>
    </w:p>
    <w:p w14:paraId="65C94F7D" w14:textId="20A377A2" w:rsidR="00DB1505" w:rsidRPr="00ED3698" w:rsidRDefault="00DB1505" w:rsidP="00DB1505">
      <w:r>
        <w:t>MIN3P-THCm is valid for Cartesian (default)</w:t>
      </w:r>
      <w:r w:rsidR="008869D5">
        <w:t>,</w:t>
      </w:r>
      <w:r>
        <w:t xml:space="preserve"> as well as radial/</w:t>
      </w:r>
      <w:r w:rsidR="008B4C70">
        <w:t>cylindrical</w:t>
      </w:r>
      <w:r w:rsidR="008869D5">
        <w:t>,</w:t>
      </w:r>
      <w:r>
        <w:t xml:space="preserve"> </w:t>
      </w:r>
      <w:r w:rsidR="008869D5">
        <w:t>coordinates</w:t>
      </w:r>
      <w:r>
        <w:t xml:space="preserve">. It is easy to specify spatial discretization in radial coordinates </w:t>
      </w:r>
      <w:r w:rsidR="008869D5">
        <w:t xml:space="preserve">by </w:t>
      </w:r>
      <w:r>
        <w:t xml:space="preserve">simply adding the keyword </w:t>
      </w:r>
      <w:r w:rsidR="008869D5">
        <w:t>‘</w:t>
      </w:r>
      <w:r>
        <w:t>radial coordinates</w:t>
      </w:r>
      <w:r w:rsidR="008869D5">
        <w:t>’</w:t>
      </w:r>
      <w:r>
        <w:t xml:space="preserve"> (highlighted in bold in the second example below) in Data Block 3: spatial discretization, which is described in the previous subsection. Using this keyword, the first coordinate (i.e.</w:t>
      </w:r>
      <w:r w:rsidR="008869D5">
        <w:t>,</w:t>
      </w:r>
      <w:r>
        <w:t xml:space="preserve"> the x-coordinate of the Cartesian system) is considered to be the radial coordinate r. The second coordinate is not </w:t>
      </w:r>
      <w:r w:rsidR="00E7179A">
        <w:t>discretized</w:t>
      </w:r>
      <w:r>
        <w:t xml:space="preserve"> if the radial coordinate option is activated. If the z-coordinate is </w:t>
      </w:r>
      <w:r w:rsidR="00E7179A">
        <w:t>discretized</w:t>
      </w:r>
      <w:r>
        <w:t>, a cylindrical coordinate system is specified.</w:t>
      </w:r>
    </w:p>
    <w:p w14:paraId="76FB4C71" w14:textId="3A3139E6" w:rsidR="00DB1505" w:rsidRPr="00ED3698" w:rsidRDefault="00DB1505" w:rsidP="00DB1505">
      <w:pPr>
        <w:pStyle w:val="Heading3"/>
      </w:pPr>
      <w:bookmarkStart w:id="150" w:name="_Toc13055922"/>
      <w:r w:rsidRPr="00ED3698">
        <w:t xml:space="preserve">Example </w:t>
      </w:r>
      <w:r w:rsidR="005C0C03">
        <w:t>Data input file</w:t>
      </w:r>
      <w:bookmarkEnd w:id="150"/>
    </w:p>
    <w:p w14:paraId="21B089AF" w14:textId="58CAF7B1" w:rsidR="00DB45B4" w:rsidRDefault="00DB1505" w:rsidP="00DB45B4">
      <w:r>
        <w:t xml:space="preserve">An example </w:t>
      </w:r>
      <w:r w:rsidR="008B29B9">
        <w:t xml:space="preserve">of </w:t>
      </w:r>
      <w:r>
        <w:t xml:space="preserve">a two-dimensional </w:t>
      </w:r>
      <w:r w:rsidR="00DB45B4">
        <w:t>Cartesian</w:t>
      </w:r>
      <w:r>
        <w:t xml:space="preserve"> coordinate discretization (</w:t>
      </w:r>
      <w:r w:rsidR="002738A8" w:rsidRPr="00FC2059">
        <w:rPr>
          <w:noProof/>
        </w:rPr>
        <w:t>xz</w:t>
      </w:r>
      <w:r w:rsidR="002738A8">
        <w:t>-</w:t>
      </w:r>
      <w:r>
        <w:t>plane) is:</w:t>
      </w:r>
    </w:p>
    <w:p w14:paraId="0C9EB127" w14:textId="77777777" w:rsidR="000D018B" w:rsidRDefault="000D018B" w:rsidP="00DB1505">
      <w:pPr>
        <w:pStyle w:val="StyleCode"/>
      </w:pPr>
    </w:p>
    <w:p w14:paraId="3EFEEFF2" w14:textId="77777777" w:rsidR="00DB1505" w:rsidRPr="00ED3698" w:rsidRDefault="00DB1505" w:rsidP="00DB1505">
      <w:pPr>
        <w:pStyle w:val="StyleCode"/>
      </w:pPr>
      <w:r w:rsidRPr="00ED3698">
        <w:t>! ---------------------------------------------------------------------------</w:t>
      </w:r>
    </w:p>
    <w:p w14:paraId="5547FB64" w14:textId="77777777" w:rsidR="00DB1505" w:rsidRPr="00ED3698" w:rsidRDefault="00DB1505" w:rsidP="00DB1505">
      <w:pPr>
        <w:pStyle w:val="StyleCode"/>
      </w:pPr>
      <w:r w:rsidRPr="00ED3698">
        <w:t>'spatial discretization'</w:t>
      </w:r>
    </w:p>
    <w:p w14:paraId="45841B6C" w14:textId="77777777" w:rsidR="00DB1505" w:rsidRPr="00ED3698" w:rsidRDefault="00DB1505" w:rsidP="00DB1505">
      <w:pPr>
        <w:pStyle w:val="StyleCode"/>
      </w:pPr>
      <w:r w:rsidRPr="00FC2059">
        <w:rPr>
          <w:noProof/>
        </w:rPr>
        <w:t>3                             ;number</w:t>
      </w:r>
      <w:r w:rsidRPr="00ED3698">
        <w:t xml:space="preserve"> of discretization intervals in x</w:t>
      </w:r>
    </w:p>
    <w:p w14:paraId="781CCDE1" w14:textId="77777777" w:rsidR="00DB1505" w:rsidRPr="00ED3698" w:rsidRDefault="00DB1505" w:rsidP="00DB1505">
      <w:pPr>
        <w:pStyle w:val="StyleCode"/>
      </w:pPr>
    </w:p>
    <w:p w14:paraId="0413342B" w14:textId="77777777" w:rsidR="00DB1505" w:rsidRPr="00ED3698" w:rsidRDefault="00DB1505" w:rsidP="00DB1505">
      <w:pPr>
        <w:pStyle w:val="StyleCode"/>
      </w:pPr>
      <w:r w:rsidRPr="00ED3698">
        <w:t xml:space="preserve">20                      </w:t>
      </w:r>
      <w:r>
        <w:tab/>
      </w:r>
      <w:r w:rsidRPr="00ED3698">
        <w:t>;number of control volumes in x</w:t>
      </w:r>
    </w:p>
    <w:p w14:paraId="6FC4F9CF" w14:textId="77777777" w:rsidR="00DB1505" w:rsidRPr="00ED3698" w:rsidRDefault="00DB1505" w:rsidP="00DB1505">
      <w:pPr>
        <w:pStyle w:val="StyleCode"/>
      </w:pPr>
      <w:r w:rsidRPr="00ED3698">
        <w:t xml:space="preserve">0. 4.0                  </w:t>
      </w:r>
      <w:r>
        <w:tab/>
      </w:r>
      <w:r w:rsidRPr="00ED3698">
        <w:t>;xmin,xmax</w:t>
      </w:r>
    </w:p>
    <w:p w14:paraId="72B07022" w14:textId="77777777" w:rsidR="00DB1505" w:rsidRPr="00ED3698" w:rsidRDefault="00DB1505" w:rsidP="00DB1505">
      <w:pPr>
        <w:pStyle w:val="StyleCode"/>
      </w:pPr>
    </w:p>
    <w:p w14:paraId="75CAC4F4" w14:textId="77777777" w:rsidR="00DB1505" w:rsidRPr="00ED3698" w:rsidRDefault="00DB1505" w:rsidP="00DB1505">
      <w:pPr>
        <w:pStyle w:val="StyleCode"/>
      </w:pPr>
      <w:r w:rsidRPr="00ED3698">
        <w:t xml:space="preserve">40                      </w:t>
      </w:r>
      <w:r>
        <w:tab/>
      </w:r>
      <w:r w:rsidRPr="00ED3698">
        <w:t>;number of control volumes in x</w:t>
      </w:r>
    </w:p>
    <w:p w14:paraId="7EF2C789" w14:textId="77777777" w:rsidR="00DB1505" w:rsidRPr="00ED3698" w:rsidRDefault="00DB1505" w:rsidP="00DB1505">
      <w:pPr>
        <w:pStyle w:val="StyleCode"/>
      </w:pPr>
      <w:r w:rsidRPr="00ED3698">
        <w:t xml:space="preserve">4.0 10.0                </w:t>
      </w:r>
      <w:r>
        <w:tab/>
      </w:r>
      <w:r w:rsidRPr="00ED3698">
        <w:t>;xmin,xmax</w:t>
      </w:r>
    </w:p>
    <w:p w14:paraId="42DDDF8F" w14:textId="77777777" w:rsidR="00DB1505" w:rsidRPr="00ED3698" w:rsidRDefault="00DB1505" w:rsidP="00DB1505">
      <w:pPr>
        <w:pStyle w:val="StyleCode"/>
      </w:pPr>
    </w:p>
    <w:p w14:paraId="54D6567A" w14:textId="77777777" w:rsidR="00DB1505" w:rsidRPr="00ED3698" w:rsidRDefault="00DB1505" w:rsidP="00DB1505">
      <w:pPr>
        <w:pStyle w:val="StyleCode"/>
      </w:pPr>
      <w:r w:rsidRPr="00ED3698">
        <w:t xml:space="preserve">40                      </w:t>
      </w:r>
      <w:r>
        <w:tab/>
      </w:r>
      <w:r w:rsidRPr="00ED3698">
        <w:t>;number of control volumes in x</w:t>
      </w:r>
    </w:p>
    <w:p w14:paraId="3DC064E1" w14:textId="77777777" w:rsidR="00DB1505" w:rsidRPr="00ED3698" w:rsidRDefault="00DB1505" w:rsidP="00DB1505">
      <w:pPr>
        <w:pStyle w:val="StyleCode"/>
      </w:pPr>
      <w:r w:rsidRPr="00ED3698">
        <w:t xml:space="preserve">10.0 20.0               </w:t>
      </w:r>
      <w:r>
        <w:tab/>
      </w:r>
      <w:r w:rsidRPr="00ED3698">
        <w:t>;xmin,xmax</w:t>
      </w:r>
    </w:p>
    <w:p w14:paraId="18EAEE6C" w14:textId="77777777" w:rsidR="00DB1505" w:rsidRPr="00ED3698" w:rsidRDefault="00DB1505" w:rsidP="00DB1505">
      <w:pPr>
        <w:pStyle w:val="StyleCode"/>
      </w:pPr>
    </w:p>
    <w:p w14:paraId="07C9612E" w14:textId="77777777" w:rsidR="00DB1505" w:rsidRPr="00ED3698" w:rsidRDefault="00DB1505" w:rsidP="00DB1505">
      <w:pPr>
        <w:pStyle w:val="StyleCode"/>
      </w:pPr>
      <w:r w:rsidRPr="00ED3698">
        <w:t>! ---------------------------------------------------------------------------</w:t>
      </w:r>
    </w:p>
    <w:p w14:paraId="53A1E12D" w14:textId="77777777" w:rsidR="00DB1505" w:rsidRPr="00ED3698" w:rsidRDefault="00DB1505" w:rsidP="00DB1505">
      <w:pPr>
        <w:pStyle w:val="StyleCode"/>
      </w:pPr>
      <w:r w:rsidRPr="00FC2059">
        <w:rPr>
          <w:noProof/>
        </w:rPr>
        <w:t>1                              ;number</w:t>
      </w:r>
      <w:r w:rsidRPr="00ED3698">
        <w:t xml:space="preserve"> of discretization intervals in y</w:t>
      </w:r>
    </w:p>
    <w:p w14:paraId="04484F6C" w14:textId="77777777" w:rsidR="00DB1505" w:rsidRPr="00ED3698" w:rsidRDefault="00DB1505" w:rsidP="00DB1505">
      <w:pPr>
        <w:pStyle w:val="StyleCode"/>
      </w:pPr>
    </w:p>
    <w:p w14:paraId="651B8E11" w14:textId="77777777" w:rsidR="00DB1505" w:rsidRPr="00ED3698" w:rsidRDefault="00DB1505" w:rsidP="00DB1505">
      <w:pPr>
        <w:pStyle w:val="StyleCode"/>
      </w:pPr>
      <w:r w:rsidRPr="00ED3698">
        <w:t xml:space="preserve">1                       </w:t>
      </w:r>
      <w:r>
        <w:tab/>
      </w:r>
      <w:r w:rsidRPr="00ED3698">
        <w:t>;number of control volumes in y</w:t>
      </w:r>
    </w:p>
    <w:p w14:paraId="6D2605FA" w14:textId="77777777" w:rsidR="00DB1505" w:rsidRPr="00ED3698" w:rsidRDefault="00DB1505" w:rsidP="00DB1505">
      <w:pPr>
        <w:pStyle w:val="StyleCode"/>
      </w:pPr>
      <w:r w:rsidRPr="00ED3698">
        <w:t xml:space="preserve">0. 1.0                  </w:t>
      </w:r>
      <w:r>
        <w:tab/>
      </w:r>
      <w:r w:rsidRPr="00ED3698">
        <w:t>;ymin,ymax</w:t>
      </w:r>
    </w:p>
    <w:p w14:paraId="66C045EC" w14:textId="77777777" w:rsidR="00DB1505" w:rsidRPr="00ED3698" w:rsidRDefault="00DB1505" w:rsidP="00DB1505">
      <w:pPr>
        <w:pStyle w:val="StyleCode"/>
      </w:pPr>
    </w:p>
    <w:p w14:paraId="7947638B" w14:textId="77777777" w:rsidR="00DB1505" w:rsidRPr="00ED3698" w:rsidRDefault="00DB1505" w:rsidP="00DB1505">
      <w:pPr>
        <w:pStyle w:val="StyleCode"/>
      </w:pPr>
      <w:r w:rsidRPr="00ED3698">
        <w:t>! ---------------------------------------------------------------------------</w:t>
      </w:r>
    </w:p>
    <w:p w14:paraId="42C2D284" w14:textId="77777777" w:rsidR="00DB1505" w:rsidRPr="00ED3698" w:rsidRDefault="00DB1505" w:rsidP="00DB1505">
      <w:pPr>
        <w:pStyle w:val="StyleCode"/>
      </w:pPr>
      <w:r w:rsidRPr="00ED3698">
        <w:t>1                              ;number of discretization intervals in z</w:t>
      </w:r>
    </w:p>
    <w:p w14:paraId="4712F815" w14:textId="77777777" w:rsidR="00DB1505" w:rsidRPr="00ED3698" w:rsidRDefault="00DB1505" w:rsidP="00DB1505">
      <w:pPr>
        <w:pStyle w:val="StyleCode"/>
      </w:pPr>
    </w:p>
    <w:p w14:paraId="3DC40735" w14:textId="77777777" w:rsidR="00DB1505" w:rsidRPr="00ED3698" w:rsidRDefault="00DB1505" w:rsidP="00DB1505">
      <w:pPr>
        <w:pStyle w:val="StyleCode"/>
      </w:pPr>
      <w:r w:rsidRPr="00ED3698">
        <w:t xml:space="preserve">20                      </w:t>
      </w:r>
      <w:r>
        <w:tab/>
      </w:r>
      <w:r w:rsidRPr="00ED3698">
        <w:t>;number of control volumes in z</w:t>
      </w:r>
    </w:p>
    <w:p w14:paraId="24556455" w14:textId="77777777" w:rsidR="00DB1505" w:rsidRPr="00ED3698" w:rsidRDefault="00DB1505" w:rsidP="00DB1505">
      <w:pPr>
        <w:pStyle w:val="StyleCode"/>
      </w:pPr>
      <w:r w:rsidRPr="00ED3698">
        <w:t>0. 4.</w:t>
      </w:r>
      <w:r w:rsidRPr="00ED3698">
        <w:tab/>
      </w:r>
      <w:r w:rsidRPr="00ED3698">
        <w:tab/>
      </w:r>
      <w:r w:rsidRPr="00ED3698">
        <w:tab/>
        <w:t xml:space="preserve">    </w:t>
      </w:r>
      <w:r>
        <w:tab/>
      </w:r>
      <w:r w:rsidRPr="00ED3698">
        <w:t>;zmin,zmax</w:t>
      </w:r>
    </w:p>
    <w:p w14:paraId="7AF6CFD1" w14:textId="77777777" w:rsidR="00DB1505" w:rsidRPr="00ED3698" w:rsidRDefault="00DB1505" w:rsidP="00DB1505">
      <w:pPr>
        <w:pStyle w:val="StyleCode"/>
      </w:pPr>
    </w:p>
    <w:p w14:paraId="698F74F1" w14:textId="77777777" w:rsidR="00DB1505" w:rsidRDefault="00DB1505" w:rsidP="00DB1505">
      <w:pPr>
        <w:pStyle w:val="StyleCode"/>
      </w:pPr>
      <w:r w:rsidRPr="00ED3698">
        <w:t>'done'</w:t>
      </w:r>
    </w:p>
    <w:p w14:paraId="3F8630AB" w14:textId="77777777" w:rsidR="000D018B" w:rsidRPr="00ED3698" w:rsidRDefault="000D018B" w:rsidP="00DB1505">
      <w:pPr>
        <w:pStyle w:val="StyleCode"/>
      </w:pPr>
    </w:p>
    <w:p w14:paraId="1A05F846" w14:textId="7D8D1BA9" w:rsidR="00DB1505" w:rsidRDefault="00DB1505" w:rsidP="00DB1505">
      <w:r>
        <w:t xml:space="preserve">An example </w:t>
      </w:r>
      <w:r w:rsidR="008B29B9">
        <w:t xml:space="preserve">of </w:t>
      </w:r>
      <w:r>
        <w:t>a one-dimensional radial coordinate discretization is:</w:t>
      </w:r>
    </w:p>
    <w:p w14:paraId="72125B56" w14:textId="77777777" w:rsidR="00DB1505"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p>
    <w:p w14:paraId="4546DE24"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r w:rsidRPr="00B11744">
        <w:rPr>
          <w:rFonts w:ascii="Courier New" w:eastAsia="Times New Roman" w:hAnsi="Courier New" w:cs="Courier New"/>
          <w:kern w:val="28"/>
          <w:sz w:val="16"/>
          <w:szCs w:val="16"/>
        </w:rPr>
        <w:t>! Data Block 3: spatial discretization</w:t>
      </w:r>
    </w:p>
    <w:p w14:paraId="4AC4D422"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r w:rsidRPr="00B11744">
        <w:rPr>
          <w:rFonts w:ascii="Courier New" w:eastAsia="Times New Roman" w:hAnsi="Courier New" w:cs="Courier New"/>
          <w:kern w:val="28"/>
          <w:sz w:val="16"/>
          <w:szCs w:val="16"/>
        </w:rPr>
        <w:t>! ---------------------------------------------------------------------------</w:t>
      </w:r>
    </w:p>
    <w:p w14:paraId="7C0AFA02"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r w:rsidRPr="00B11744">
        <w:rPr>
          <w:rFonts w:ascii="Courier New" w:eastAsia="Times New Roman" w:hAnsi="Courier New" w:cs="Courier New"/>
          <w:kern w:val="28"/>
          <w:sz w:val="16"/>
          <w:szCs w:val="16"/>
        </w:rPr>
        <w:t>!</w:t>
      </w:r>
    </w:p>
    <w:p w14:paraId="4C2620E0"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r w:rsidRPr="00B11744">
        <w:rPr>
          <w:rFonts w:ascii="Courier New" w:eastAsia="Times New Roman" w:hAnsi="Courier New" w:cs="Courier New"/>
          <w:kern w:val="28"/>
          <w:sz w:val="16"/>
          <w:szCs w:val="16"/>
        </w:rPr>
        <w:t>'spatial discretization'</w:t>
      </w:r>
    </w:p>
    <w:p w14:paraId="6DC81ED8"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r w:rsidRPr="00B11744">
        <w:rPr>
          <w:rFonts w:ascii="Courier New" w:eastAsia="Times New Roman" w:hAnsi="Courier New" w:cs="Courier New"/>
          <w:kern w:val="28"/>
          <w:sz w:val="16"/>
          <w:szCs w:val="16"/>
        </w:rPr>
        <w:t xml:space="preserve">1                        </w:t>
      </w:r>
      <w:r w:rsidRPr="00B11744">
        <w:rPr>
          <w:rFonts w:ascii="Courier New" w:eastAsia="Times New Roman" w:hAnsi="Courier New" w:cs="Courier New"/>
          <w:kern w:val="28"/>
          <w:sz w:val="16"/>
          <w:szCs w:val="16"/>
        </w:rPr>
        <w:tab/>
        <w:t>;number of discretization intervals in r</w:t>
      </w:r>
    </w:p>
    <w:p w14:paraId="31542CC5"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r w:rsidRPr="00B11744">
        <w:rPr>
          <w:rFonts w:ascii="Courier New" w:eastAsia="Times New Roman" w:hAnsi="Courier New" w:cs="Courier New"/>
          <w:kern w:val="28"/>
          <w:sz w:val="16"/>
          <w:szCs w:val="16"/>
        </w:rPr>
        <w:t xml:space="preserve">1000 </w:t>
      </w:r>
      <w:r w:rsidRPr="00B11744">
        <w:rPr>
          <w:rFonts w:ascii="Courier New" w:eastAsia="Times New Roman" w:hAnsi="Courier New" w:cs="Courier New"/>
          <w:kern w:val="28"/>
          <w:sz w:val="16"/>
          <w:szCs w:val="16"/>
        </w:rPr>
        <w:tab/>
      </w:r>
      <w:r w:rsidRPr="00B11744">
        <w:rPr>
          <w:rFonts w:ascii="Courier New" w:eastAsia="Times New Roman" w:hAnsi="Courier New" w:cs="Courier New"/>
          <w:kern w:val="28"/>
          <w:sz w:val="16"/>
          <w:szCs w:val="16"/>
        </w:rPr>
        <w:tab/>
      </w:r>
      <w:r w:rsidRPr="00B11744">
        <w:rPr>
          <w:rFonts w:ascii="Courier New" w:eastAsia="Times New Roman" w:hAnsi="Courier New" w:cs="Courier New"/>
          <w:kern w:val="28"/>
          <w:sz w:val="16"/>
          <w:szCs w:val="16"/>
        </w:rPr>
        <w:tab/>
      </w:r>
      <w:r w:rsidRPr="00B11744">
        <w:rPr>
          <w:rFonts w:ascii="Courier New" w:eastAsia="Times New Roman" w:hAnsi="Courier New" w:cs="Courier New"/>
          <w:kern w:val="28"/>
          <w:sz w:val="16"/>
          <w:szCs w:val="16"/>
        </w:rPr>
        <w:tab/>
        <w:t>;number of control volumes in interval r</w:t>
      </w:r>
    </w:p>
    <w:p w14:paraId="0546556A"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r w:rsidRPr="00B11744">
        <w:rPr>
          <w:rFonts w:ascii="Courier New" w:eastAsia="Times New Roman" w:hAnsi="Courier New" w:cs="Courier New"/>
          <w:kern w:val="28"/>
          <w:sz w:val="16"/>
          <w:szCs w:val="16"/>
        </w:rPr>
        <w:t xml:space="preserve">0.0000E+00  0.1000E+04 </w:t>
      </w:r>
      <w:r w:rsidRPr="00B11744">
        <w:rPr>
          <w:rFonts w:ascii="Courier New" w:eastAsia="Times New Roman" w:hAnsi="Courier New" w:cs="Courier New"/>
          <w:kern w:val="28"/>
          <w:sz w:val="16"/>
          <w:szCs w:val="16"/>
        </w:rPr>
        <w:tab/>
        <w:t>;rmin, rmax</w:t>
      </w:r>
    </w:p>
    <w:p w14:paraId="764780CC"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r w:rsidRPr="00B11744">
        <w:rPr>
          <w:rFonts w:ascii="Courier New" w:eastAsia="Times New Roman" w:hAnsi="Courier New" w:cs="Courier New"/>
          <w:kern w:val="28"/>
          <w:sz w:val="16"/>
          <w:szCs w:val="16"/>
        </w:rPr>
        <w:t xml:space="preserve">1                     </w:t>
      </w:r>
      <w:r w:rsidRPr="00B11744">
        <w:rPr>
          <w:rFonts w:ascii="Courier New" w:eastAsia="Times New Roman" w:hAnsi="Courier New" w:cs="Courier New"/>
          <w:kern w:val="28"/>
          <w:sz w:val="16"/>
          <w:szCs w:val="16"/>
        </w:rPr>
        <w:tab/>
      </w:r>
      <w:r>
        <w:rPr>
          <w:rFonts w:ascii="Courier New" w:eastAsia="Times New Roman" w:hAnsi="Courier New" w:cs="Courier New"/>
          <w:kern w:val="28"/>
          <w:sz w:val="16"/>
          <w:szCs w:val="16"/>
        </w:rPr>
        <w:tab/>
      </w:r>
      <w:r w:rsidRPr="00B11744">
        <w:rPr>
          <w:rFonts w:ascii="Courier New" w:eastAsia="Times New Roman" w:hAnsi="Courier New" w:cs="Courier New"/>
          <w:kern w:val="28"/>
          <w:sz w:val="16"/>
          <w:szCs w:val="16"/>
        </w:rPr>
        <w:t>;number of discretization intervals in y</w:t>
      </w:r>
    </w:p>
    <w:p w14:paraId="30250247"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r w:rsidRPr="00B11744">
        <w:rPr>
          <w:rFonts w:ascii="Courier New" w:eastAsia="Times New Roman" w:hAnsi="Courier New" w:cs="Courier New"/>
          <w:kern w:val="28"/>
          <w:sz w:val="16"/>
          <w:szCs w:val="16"/>
        </w:rPr>
        <w:t xml:space="preserve">1                         </w:t>
      </w:r>
      <w:r w:rsidRPr="00B11744">
        <w:rPr>
          <w:rFonts w:ascii="Courier New" w:eastAsia="Times New Roman" w:hAnsi="Courier New" w:cs="Courier New"/>
          <w:kern w:val="28"/>
          <w:sz w:val="16"/>
          <w:szCs w:val="16"/>
        </w:rPr>
        <w:tab/>
        <w:t>;number of control volumes in interval</w:t>
      </w:r>
    </w:p>
    <w:p w14:paraId="16D5347D"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r w:rsidRPr="00B11744">
        <w:rPr>
          <w:rFonts w:ascii="Courier New" w:eastAsia="Times New Roman" w:hAnsi="Courier New" w:cs="Courier New"/>
          <w:kern w:val="28"/>
          <w:sz w:val="16"/>
          <w:szCs w:val="16"/>
        </w:rPr>
        <w:t xml:space="preserve">0. 1.0                    </w:t>
      </w:r>
      <w:r w:rsidRPr="00B11744">
        <w:rPr>
          <w:rFonts w:ascii="Courier New" w:eastAsia="Times New Roman" w:hAnsi="Courier New" w:cs="Courier New"/>
          <w:kern w:val="28"/>
          <w:sz w:val="16"/>
          <w:szCs w:val="16"/>
        </w:rPr>
        <w:tab/>
        <w:t>;ymin,ymax</w:t>
      </w:r>
    </w:p>
    <w:p w14:paraId="0C4B58F5"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r w:rsidRPr="00B11744">
        <w:rPr>
          <w:rFonts w:ascii="Courier New" w:eastAsia="Times New Roman" w:hAnsi="Courier New" w:cs="Courier New"/>
          <w:kern w:val="28"/>
          <w:sz w:val="16"/>
          <w:szCs w:val="16"/>
        </w:rPr>
        <w:t xml:space="preserve">1                         </w:t>
      </w:r>
      <w:r w:rsidRPr="00B11744">
        <w:rPr>
          <w:rFonts w:ascii="Courier New" w:eastAsia="Times New Roman" w:hAnsi="Courier New" w:cs="Courier New"/>
          <w:kern w:val="28"/>
          <w:sz w:val="16"/>
          <w:szCs w:val="16"/>
        </w:rPr>
        <w:tab/>
        <w:t>;number of discretization intervals in z</w:t>
      </w:r>
    </w:p>
    <w:p w14:paraId="41A075A9"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r w:rsidRPr="00B11744">
        <w:rPr>
          <w:rFonts w:ascii="Courier New" w:eastAsia="Times New Roman" w:hAnsi="Courier New" w:cs="Courier New"/>
          <w:kern w:val="28"/>
          <w:sz w:val="16"/>
          <w:szCs w:val="16"/>
        </w:rPr>
        <w:t xml:space="preserve">1                         </w:t>
      </w:r>
      <w:r w:rsidRPr="00B11744">
        <w:rPr>
          <w:rFonts w:ascii="Courier New" w:eastAsia="Times New Roman" w:hAnsi="Courier New" w:cs="Courier New"/>
          <w:kern w:val="28"/>
          <w:sz w:val="16"/>
          <w:szCs w:val="16"/>
        </w:rPr>
        <w:tab/>
        <w:t>;number of control volumes in interval</w:t>
      </w:r>
    </w:p>
    <w:p w14:paraId="43CEB940"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r w:rsidRPr="00B11744">
        <w:rPr>
          <w:rFonts w:ascii="Courier New" w:eastAsia="Times New Roman" w:hAnsi="Courier New" w:cs="Courier New"/>
          <w:kern w:val="28"/>
          <w:sz w:val="16"/>
          <w:szCs w:val="16"/>
        </w:rPr>
        <w:t xml:space="preserve">0. 1.0                    </w:t>
      </w:r>
      <w:r w:rsidRPr="00B11744">
        <w:rPr>
          <w:rFonts w:ascii="Courier New" w:eastAsia="Times New Roman" w:hAnsi="Courier New" w:cs="Courier New"/>
          <w:kern w:val="28"/>
          <w:sz w:val="16"/>
          <w:szCs w:val="16"/>
        </w:rPr>
        <w:tab/>
        <w:t>;zmin,zmax</w:t>
      </w:r>
    </w:p>
    <w:p w14:paraId="6CA59275"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p>
    <w:p w14:paraId="26F073EA"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b/>
          <w:kern w:val="28"/>
          <w:sz w:val="16"/>
          <w:szCs w:val="16"/>
        </w:rPr>
      </w:pPr>
      <w:r w:rsidRPr="00B11744">
        <w:rPr>
          <w:rFonts w:ascii="Courier New" w:eastAsia="Times New Roman" w:hAnsi="Courier New" w:cs="Courier New"/>
          <w:b/>
          <w:kern w:val="28"/>
          <w:sz w:val="16"/>
          <w:szCs w:val="16"/>
        </w:rPr>
        <w:t>'radial coordinates'</w:t>
      </w:r>
    </w:p>
    <w:p w14:paraId="719B9093" w14:textId="77777777" w:rsidR="00DB1505" w:rsidRPr="00B11744"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p>
    <w:p w14:paraId="78065CEC" w14:textId="77777777" w:rsidR="00DB1505" w:rsidRDefault="00DB1505" w:rsidP="00DB1505">
      <w:pPr>
        <w:widowControl/>
        <w:autoSpaceDE w:val="0"/>
        <w:autoSpaceDN w:val="0"/>
        <w:adjustRightInd w:val="0"/>
        <w:spacing w:before="0" w:after="0"/>
        <w:jc w:val="left"/>
        <w:rPr>
          <w:rFonts w:ascii="Courier New" w:eastAsia="Times New Roman" w:hAnsi="Courier New" w:cs="Courier New"/>
          <w:kern w:val="28"/>
          <w:sz w:val="16"/>
          <w:szCs w:val="16"/>
        </w:rPr>
      </w:pPr>
      <w:r w:rsidRPr="00B11744">
        <w:rPr>
          <w:rFonts w:ascii="Courier New" w:eastAsia="Times New Roman" w:hAnsi="Courier New" w:cs="Courier New"/>
          <w:kern w:val="28"/>
          <w:sz w:val="16"/>
          <w:szCs w:val="16"/>
        </w:rPr>
        <w:t>'done'</w:t>
      </w:r>
    </w:p>
    <w:p w14:paraId="2727BDF3" w14:textId="77777777" w:rsidR="000D018B" w:rsidRDefault="000D018B" w:rsidP="00DB1505">
      <w:pPr>
        <w:widowControl/>
        <w:autoSpaceDE w:val="0"/>
        <w:autoSpaceDN w:val="0"/>
        <w:adjustRightInd w:val="0"/>
        <w:spacing w:before="0" w:after="0"/>
        <w:jc w:val="left"/>
        <w:rPr>
          <w:rFonts w:ascii="Courier New" w:eastAsia="Times New Roman" w:hAnsi="Courier New" w:cs="Courier New"/>
          <w:kern w:val="28"/>
          <w:sz w:val="16"/>
          <w:szCs w:val="16"/>
        </w:rPr>
      </w:pPr>
    </w:p>
    <w:p w14:paraId="3AAEE2A1" w14:textId="33FFCD27" w:rsidR="00DB1505" w:rsidRPr="00ED3698" w:rsidRDefault="00DB1505" w:rsidP="00DB1505">
      <w:pPr>
        <w:pStyle w:val="Heading3"/>
      </w:pPr>
      <w:bookmarkStart w:id="151" w:name="_Toc13055923"/>
      <w:r w:rsidRPr="00ED3698">
        <w:t xml:space="preserve">Description of </w:t>
      </w:r>
      <w:r w:rsidR="008D3306">
        <w:t xml:space="preserve">the </w:t>
      </w:r>
      <w:r w:rsidRPr="00ED3698">
        <w:t>Example Input</w:t>
      </w:r>
      <w:bookmarkEnd w:id="151"/>
    </w:p>
    <w:p w14:paraId="6238FBAD" w14:textId="4B458358" w:rsidR="00DB1505" w:rsidRDefault="00DB1505" w:rsidP="00DB1505">
      <w:r w:rsidRPr="00ED3698">
        <w:t xml:space="preserve">The </w:t>
      </w:r>
      <w:r>
        <w:t xml:space="preserve">first </w:t>
      </w:r>
      <w:r w:rsidRPr="00ED3698">
        <w:t xml:space="preserve">example input file is for a </w:t>
      </w:r>
      <w:r w:rsidR="00925BA3" w:rsidRPr="00ED3698">
        <w:t>2D</w:t>
      </w:r>
      <w:r w:rsidR="00925BA3">
        <w:t xml:space="preserve"> </w:t>
      </w:r>
      <w:r w:rsidR="00925BA3" w:rsidRPr="00ED3698">
        <w:t xml:space="preserve">simulation </w:t>
      </w:r>
      <w:r w:rsidRPr="00ED3698">
        <w:t xml:space="preserve">in the </w:t>
      </w:r>
      <w:r w:rsidR="002738A8" w:rsidRPr="00FC2059">
        <w:rPr>
          <w:noProof/>
        </w:rPr>
        <w:t>xz</w:t>
      </w:r>
      <w:r w:rsidR="002738A8">
        <w:t>-</w:t>
      </w:r>
      <w:r w:rsidRPr="00ED3698">
        <w:t>plane</w:t>
      </w:r>
      <w:r w:rsidR="005112CE">
        <w:t xml:space="preserve"> because the numbers of </w:t>
      </w:r>
      <w:r w:rsidR="006F5365">
        <w:t>control volumes</w:t>
      </w:r>
      <w:r w:rsidR="005112CE">
        <w:t xml:space="preserve"> in x and z axis are greater than 1. However, the number of </w:t>
      </w:r>
      <w:r w:rsidR="006F5365">
        <w:t>control volume</w:t>
      </w:r>
      <w:r w:rsidR="005112CE">
        <w:t xml:space="preserve"> in y-axis is 1, which is the default value indicating no discretization in y-axis.</w:t>
      </w:r>
      <w:r>
        <w:t xml:space="preserve"> </w:t>
      </w:r>
      <w:r w:rsidRPr="00ED3698">
        <w:t>. The total distance in the x-direction is 20 m and the total distance in the</w:t>
      </w:r>
      <w:r w:rsidR="00FC2059" w:rsidRPr="00ED3698">
        <w:t xml:space="preserve"> </w:t>
      </w:r>
      <w:r w:rsidR="00FC2059" w:rsidRPr="00C1350C">
        <w:rPr>
          <w:noProof/>
        </w:rPr>
        <w:t>z</w:t>
      </w:r>
      <w:r w:rsidR="00FC2059">
        <w:rPr>
          <w:noProof/>
        </w:rPr>
        <w:t>-</w:t>
      </w:r>
      <w:r w:rsidR="00FC2059" w:rsidRPr="00C1350C">
        <w:rPr>
          <w:noProof/>
        </w:rPr>
        <w:t>direction</w:t>
      </w:r>
      <w:r w:rsidR="00FC2059" w:rsidRPr="00ED3698">
        <w:t xml:space="preserve"> </w:t>
      </w:r>
      <w:r w:rsidRPr="00ED3698">
        <w:t xml:space="preserve">is 4 m. The domain in </w:t>
      </w:r>
      <w:r w:rsidR="00925BA3">
        <w:t xml:space="preserve">the </w:t>
      </w:r>
      <w:r w:rsidR="00FC2059" w:rsidRPr="00C1350C">
        <w:rPr>
          <w:noProof/>
        </w:rPr>
        <w:t>x-direction</w:t>
      </w:r>
      <w:r w:rsidR="00FC2059" w:rsidRPr="00ED3698">
        <w:t xml:space="preserve"> </w:t>
      </w:r>
      <w:r w:rsidRPr="00ED3698">
        <w:t xml:space="preserve">is divided into three intervals. The first interval extends from 0 to 4 m and contains 20 cells (each 0.2 m in length). The second interval extends from 4 to 10 m and contains 40 cells (each 0.15 m in length) and the third interval extends from 10 to 20 m and contains 40 cells (each 0.25 m in length). The discretization in </w:t>
      </w:r>
      <w:r w:rsidR="00925BA3">
        <w:t xml:space="preserve">the </w:t>
      </w:r>
      <w:r w:rsidRPr="00ED3698">
        <w:t>z-direction is uniform from 0 to 4 m and contains 20 cells (each 0.2 m in length).</w:t>
      </w:r>
    </w:p>
    <w:p w14:paraId="3F1BF6BC" w14:textId="452432C2" w:rsidR="00DB1505" w:rsidRPr="00ED3698" w:rsidRDefault="00DB1505" w:rsidP="00DB1505">
      <w:r>
        <w:t xml:space="preserve">The second example input file is for a 1D-simulation in </w:t>
      </w:r>
      <w:r w:rsidRPr="00FC2059">
        <w:rPr>
          <w:noProof/>
        </w:rPr>
        <w:t>radial</w:t>
      </w:r>
      <w:r>
        <w:t xml:space="preserve"> direction. </w:t>
      </w:r>
      <w:r w:rsidR="00925BA3">
        <w:t>Compared</w:t>
      </w:r>
      <w:r>
        <w:t xml:space="preserve"> to the first example, the specification of the spatial data is the same except </w:t>
      </w:r>
      <w:r w:rsidR="00925BA3">
        <w:t xml:space="preserve">for </w:t>
      </w:r>
      <w:r>
        <w:t xml:space="preserve">the additional inclusion of the </w:t>
      </w:r>
      <w:r>
        <w:lastRenderedPageBreak/>
        <w:t>keyword</w:t>
      </w:r>
      <w:r w:rsidR="00DB45B4">
        <w:t xml:space="preserve"> </w:t>
      </w:r>
      <w:r w:rsidR="00925BA3">
        <w:t>‘</w:t>
      </w:r>
      <w:r>
        <w:t>radial coordinates</w:t>
      </w:r>
      <w:r w:rsidR="00925BA3">
        <w:t>’</w:t>
      </w:r>
      <w:r>
        <w:t xml:space="preserve">, which </w:t>
      </w:r>
      <w:r w:rsidR="00925BA3">
        <w:t xml:space="preserve">enables </w:t>
      </w:r>
      <w:r>
        <w:t xml:space="preserve">the code to treat the first coordinate as </w:t>
      </w:r>
      <w:r w:rsidR="00925BA3">
        <w:t xml:space="preserve">the </w:t>
      </w:r>
      <w:r>
        <w:t>radial coordinate.</w:t>
      </w:r>
    </w:p>
    <w:p w14:paraId="2ED570CD" w14:textId="77777777" w:rsidR="00DB1505" w:rsidRPr="00ED3698" w:rsidRDefault="00DB1505" w:rsidP="00DB1505">
      <w:pPr>
        <w:pStyle w:val="Heading3"/>
      </w:pPr>
      <w:bookmarkStart w:id="152" w:name="_Toc13055924"/>
      <w:r w:rsidRPr="00ED3698">
        <w:t>Additional Notes</w:t>
      </w:r>
      <w:bookmarkEnd w:id="152"/>
    </w:p>
    <w:p w14:paraId="4D552E88" w14:textId="00554E43" w:rsidR="00DB1505" w:rsidRPr="00ED3698" w:rsidRDefault="00DB1505" w:rsidP="00DB1505">
      <w:r w:rsidRPr="00ED3698">
        <w:t xml:space="preserve">The decision of how many zones and </w:t>
      </w:r>
      <w:r w:rsidR="005333EC">
        <w:t>the</w:t>
      </w:r>
      <w:r w:rsidR="005333EC" w:rsidRPr="00ED3698">
        <w:t xml:space="preserve"> </w:t>
      </w:r>
      <w:r w:rsidRPr="00ED3698">
        <w:t>degree of discretization required will be governed by the following factors:</w:t>
      </w:r>
    </w:p>
    <w:p w14:paraId="57E6EAE0" w14:textId="63A8026E" w:rsidR="00DB1505" w:rsidRPr="00ED3698" w:rsidRDefault="00DB1505" w:rsidP="00DB1505">
      <w:r w:rsidRPr="00ED3698">
        <w:rPr>
          <w:u w:val="single"/>
        </w:rPr>
        <w:t xml:space="preserve">Required </w:t>
      </w:r>
      <w:r w:rsidR="005333EC">
        <w:rPr>
          <w:u w:val="single"/>
        </w:rPr>
        <w:t>r</w:t>
      </w:r>
      <w:r w:rsidR="005333EC" w:rsidRPr="00ED3698">
        <w:rPr>
          <w:u w:val="single"/>
        </w:rPr>
        <w:t>esolution</w:t>
      </w:r>
      <w:r w:rsidRPr="00ED3698">
        <w:rPr>
          <w:u w:val="single"/>
        </w:rPr>
        <w:t>:</w:t>
      </w:r>
      <w:r w:rsidRPr="00ED3698">
        <w:t xml:space="preserve"> The spatial resolution should be capable of resolving the spatial scale of the governing physical and chemical processes.</w:t>
      </w:r>
    </w:p>
    <w:p w14:paraId="50CD7A8D" w14:textId="4A31D0BA" w:rsidR="00DB1505" w:rsidRPr="00ED3698" w:rsidRDefault="005333EC" w:rsidP="00DB1505">
      <w:r w:rsidRPr="00ED3698">
        <w:rPr>
          <w:u w:val="single"/>
        </w:rPr>
        <w:t>Site</w:t>
      </w:r>
      <w:r>
        <w:rPr>
          <w:u w:val="single"/>
        </w:rPr>
        <w:t>-</w:t>
      </w:r>
      <w:r w:rsidRPr="00ED3698">
        <w:rPr>
          <w:u w:val="single"/>
        </w:rPr>
        <w:t xml:space="preserve">specific </w:t>
      </w:r>
      <w:r w:rsidR="00DB1505">
        <w:rPr>
          <w:u w:val="single"/>
        </w:rPr>
        <w:t>c</w:t>
      </w:r>
      <w:r w:rsidR="00DB1505" w:rsidRPr="00ED3698">
        <w:rPr>
          <w:u w:val="single"/>
        </w:rPr>
        <w:t>onsiderations:</w:t>
      </w:r>
      <w:r w:rsidR="00DB1505" w:rsidRPr="00ED3698">
        <w:t xml:space="preserve"> The coordinates specified in this section are consistent with the location of the boundaries defining the zones. If, for example, a rock with a different composition is to be specified, it </w:t>
      </w:r>
      <w:r>
        <w:t>is</w:t>
      </w:r>
      <w:r w:rsidR="00DB1505" w:rsidRPr="00ED3698">
        <w:t xml:space="preserve"> </w:t>
      </w:r>
      <w:r w:rsidRPr="00ED3698">
        <w:t>advantag</w:t>
      </w:r>
      <w:r>
        <w:t>eous</w:t>
      </w:r>
      <w:r w:rsidRPr="00ED3698">
        <w:t xml:space="preserve"> </w:t>
      </w:r>
      <w:r w:rsidR="00DB1505" w:rsidRPr="00ED3698">
        <w:t>to specify this zone when defining the spatial discretization. This allows</w:t>
      </w:r>
      <w:r>
        <w:t xml:space="preserve"> for</w:t>
      </w:r>
      <w:r w:rsidR="00DB1505" w:rsidRPr="00ED3698">
        <w:t xml:space="preserve"> defin</w:t>
      </w:r>
      <w:r w:rsidR="00DB1505">
        <w:t>ing</w:t>
      </w:r>
      <w:r w:rsidR="00DB1505" w:rsidRPr="00ED3698">
        <w:t xml:space="preserve"> exactly the areal extent of the various mineral assemblages.</w:t>
      </w:r>
    </w:p>
    <w:p w14:paraId="75E351A1" w14:textId="74214E21" w:rsidR="00DB1505" w:rsidRDefault="00DB1505" w:rsidP="00DB1505">
      <w:r w:rsidRPr="00ED3698">
        <w:rPr>
          <w:u w:val="single"/>
        </w:rPr>
        <w:t xml:space="preserve">Computation </w:t>
      </w:r>
      <w:r w:rsidR="005333EC">
        <w:rPr>
          <w:u w:val="single"/>
        </w:rPr>
        <w:t>l</w:t>
      </w:r>
      <w:r w:rsidR="005333EC" w:rsidRPr="00ED3698">
        <w:rPr>
          <w:u w:val="single"/>
        </w:rPr>
        <w:t>imitations</w:t>
      </w:r>
      <w:r w:rsidRPr="00ED3698">
        <w:rPr>
          <w:u w:val="single"/>
        </w:rPr>
        <w:t>:</w:t>
      </w:r>
      <w:r w:rsidRPr="00ED3698">
        <w:t xml:space="preserve"> The degree of discretization will be limited by the amount of memory the computer has available.</w:t>
      </w:r>
    </w:p>
    <w:p w14:paraId="2CBF8899" w14:textId="2F01A49A" w:rsidR="0062605B" w:rsidRPr="00ED3698" w:rsidRDefault="0062605B" w:rsidP="00DB1505">
      <w:r w:rsidRPr="00EE12AE">
        <w:rPr>
          <w:u w:val="single"/>
        </w:rPr>
        <w:t>Half cells at the boundaries</w:t>
      </w:r>
      <w:r>
        <w:t xml:space="preserve">: By default, the control volumes (cells) at the boundaries are in half size </w:t>
      </w:r>
      <w:r w:rsidR="005333EC">
        <w:t>compared</w:t>
      </w:r>
      <w:r>
        <w:t xml:space="preserve"> to the internal cells. In such case, the centroid points of the cells at the boundaries </w:t>
      </w:r>
      <w:r w:rsidR="00F86157">
        <w:t xml:space="preserve">are </w:t>
      </w:r>
      <w:commentRangeStart w:id="153"/>
      <w:commentRangeStart w:id="154"/>
      <w:r>
        <w:t>locate</w:t>
      </w:r>
      <w:r w:rsidR="00F86157">
        <w:t>d</w:t>
      </w:r>
      <w:r>
        <w:t xml:space="preserve"> </w:t>
      </w:r>
      <w:r w:rsidRPr="00FC2059">
        <w:rPr>
          <w:noProof/>
        </w:rPr>
        <w:t>exact</w:t>
      </w:r>
      <w:r w:rsidR="00F86157">
        <w:rPr>
          <w:noProof/>
        </w:rPr>
        <w:t>ly</w:t>
      </w:r>
      <w:r>
        <w:t xml:space="preserve"> </w:t>
      </w:r>
      <w:commentRangeEnd w:id="153"/>
      <w:r w:rsidR="005333EC">
        <w:rPr>
          <w:rStyle w:val="CommentReference"/>
        </w:rPr>
        <w:commentReference w:id="153"/>
      </w:r>
      <w:commentRangeEnd w:id="154"/>
      <w:r w:rsidR="00F86157">
        <w:rPr>
          <w:rStyle w:val="CommentReference"/>
        </w:rPr>
        <w:commentReference w:id="154"/>
      </w:r>
      <w:r>
        <w:t>on the boundaries, which make it easy for the boundary condition assignment and plotting of the simulated results</w:t>
      </w:r>
      <w:r w:rsidR="005333EC">
        <w:t>,</w:t>
      </w:r>
      <w:r>
        <w:t xml:space="preserve"> especially on the boundaries. Alternatively, use the keyword </w:t>
      </w:r>
      <w:r w:rsidR="005333EC">
        <w:t>‘</w:t>
      </w:r>
      <w:r w:rsidRPr="00FC2059">
        <w:rPr>
          <w:noProof/>
        </w:rPr>
        <w:t>full</w:t>
      </w:r>
      <w:r w:rsidRPr="005B38F8">
        <w:t xml:space="preserve"> cells</w:t>
      </w:r>
      <w:r w:rsidR="005333EC">
        <w:t>’</w:t>
      </w:r>
      <w:r>
        <w:t xml:space="preserve"> in this </w:t>
      </w:r>
      <w:r w:rsidR="005333EC">
        <w:t xml:space="preserve">data block; </w:t>
      </w:r>
      <w:r>
        <w:t>no half cells will be used.</w:t>
      </w:r>
    </w:p>
    <w:p w14:paraId="4AE819D7" w14:textId="77777777" w:rsidR="00DB1505" w:rsidRPr="00ED3698" w:rsidRDefault="00DB1505" w:rsidP="00DB1505">
      <w:pPr>
        <w:pStyle w:val="Heading2"/>
      </w:pPr>
      <w:bookmarkStart w:id="155" w:name="_Ref527120974"/>
      <w:bookmarkStart w:id="156" w:name="_Ref527121004"/>
      <w:bookmarkStart w:id="157" w:name="_Toc13055925"/>
      <w:r w:rsidRPr="00FC2059">
        <w:rPr>
          <w:rFonts w:hint="eastAsia"/>
          <w:noProof/>
        </w:rPr>
        <w:t>T</w:t>
      </w:r>
      <w:r w:rsidRPr="00FC2059">
        <w:rPr>
          <w:noProof/>
        </w:rPr>
        <w:t>ime Step</w:t>
      </w:r>
      <w:r w:rsidRPr="00ED3698">
        <w:t xml:space="preserve"> control (D</w:t>
      </w:r>
      <w:r>
        <w:t>ata</w:t>
      </w:r>
      <w:r w:rsidRPr="00ED3698">
        <w:t xml:space="preserve"> Block 4)</w:t>
      </w:r>
      <w:bookmarkEnd w:id="155"/>
      <w:bookmarkEnd w:id="156"/>
      <w:bookmarkEnd w:id="157"/>
    </w:p>
    <w:p w14:paraId="45343927" w14:textId="068DBFBD" w:rsidR="00DB1505" w:rsidRPr="00ED3698" w:rsidRDefault="00DB1505" w:rsidP="00DB1505">
      <w:pPr>
        <w:pStyle w:val="Heading3"/>
      </w:pPr>
      <w:bookmarkStart w:id="158" w:name="_Toc13055926"/>
      <w:r w:rsidRPr="00ED3698">
        <w:t xml:space="preserve">Description of </w:t>
      </w:r>
      <w:r w:rsidR="009A27B2">
        <w:t>the</w:t>
      </w:r>
      <w:r w:rsidR="005333EC">
        <w:t xml:space="preserve"> </w:t>
      </w:r>
      <w:r w:rsidRPr="00ED3698">
        <w:t>Data Block</w:t>
      </w:r>
      <w:bookmarkEnd w:id="158"/>
    </w:p>
    <w:p w14:paraId="7F816428" w14:textId="4E9C6F8E" w:rsidR="00DB1505" w:rsidRPr="00ED3698" w:rsidRDefault="00DB1505" w:rsidP="00DB1505">
      <w:r w:rsidRPr="00ED3698">
        <w:t xml:space="preserve">This data block controls the time steps and the final solution time. </w:t>
      </w:r>
      <w:r w:rsidR="0098146A">
        <w:t>It</w:t>
      </w:r>
      <w:r w:rsidRPr="00ED3698">
        <w:t xml:space="preserve"> is required for transient flow simulations and all reactive transport simulations. The units for the output can be specified in years, days, hours, </w:t>
      </w:r>
      <w:r w:rsidR="00AF018D">
        <w:t xml:space="preserve">minutes, </w:t>
      </w:r>
      <w:r w:rsidRPr="00ED3698">
        <w:t xml:space="preserve">or seconds. </w:t>
      </w:r>
    </w:p>
    <w:p w14:paraId="21EC4E51" w14:textId="68C2421B" w:rsidR="00DB1505" w:rsidRPr="00ED3698" w:rsidRDefault="00DB1505" w:rsidP="00DB1505">
      <w:r w:rsidRPr="00ED3698">
        <w:t xml:space="preserve">The code includes an adaptive time stepping scheme, which only requires </w:t>
      </w:r>
      <w:r w:rsidR="0098146A">
        <w:t>specifying</w:t>
      </w:r>
      <w:r w:rsidRPr="00ED3698">
        <w:t xml:space="preserve"> a minimum and maximum time step. The minimum time step is used initially and the time step will increase to maximize efficiency. If difficulties are encountered during a simulation, the time step may decrease and, therefore, a small minimum time step should be chosen to avoid </w:t>
      </w:r>
      <w:r w:rsidRPr="00FC2059">
        <w:rPr>
          <w:noProof/>
        </w:rPr>
        <w:t>failure</w:t>
      </w:r>
      <w:r w:rsidRPr="00ED3698">
        <w:t xml:space="preserve"> of program execution. The maximum time step may affect the accuracy of the </w:t>
      </w:r>
      <w:r w:rsidR="0098146A" w:rsidRPr="00ED3698">
        <w:t>mode</w:t>
      </w:r>
      <w:r w:rsidR="0098146A">
        <w:t>l’s</w:t>
      </w:r>
      <w:r w:rsidR="0098146A" w:rsidRPr="00ED3698">
        <w:t xml:space="preserve"> </w:t>
      </w:r>
      <w:r w:rsidRPr="00ED3698">
        <w:t xml:space="preserve">results. Very large time steps may lead to extensive numerical dispersion. However, many reactive transport problems, where mineral </w:t>
      </w:r>
      <w:r w:rsidR="00FC2059" w:rsidRPr="00C1350C">
        <w:rPr>
          <w:noProof/>
        </w:rPr>
        <w:t>dissolution</w:t>
      </w:r>
      <w:r w:rsidR="00FC2059">
        <w:rPr>
          <w:noProof/>
        </w:rPr>
        <w:t>-</w:t>
      </w:r>
      <w:r w:rsidR="00FC2059" w:rsidRPr="00C1350C">
        <w:rPr>
          <w:noProof/>
        </w:rPr>
        <w:t>precipitation</w:t>
      </w:r>
      <w:r w:rsidR="00FC2059" w:rsidRPr="00ED3698">
        <w:t xml:space="preserve"> </w:t>
      </w:r>
      <w:r w:rsidRPr="00ED3698">
        <w:t>reactions control the geochemical evolution of the system</w:t>
      </w:r>
      <w:r w:rsidR="0098146A">
        <w:t>,</w:t>
      </w:r>
      <w:r w:rsidRPr="00ED3698">
        <w:t xml:space="preserve"> allow</w:t>
      </w:r>
      <w:r w:rsidR="0098146A">
        <w:t xml:space="preserve"> for</w:t>
      </w:r>
      <w:r w:rsidRPr="00ED3698">
        <w:t xml:space="preserve"> very large time steps. </w:t>
      </w:r>
      <w:r w:rsidR="0098146A">
        <w:t>As</w:t>
      </w:r>
      <w:r w:rsidR="0098146A" w:rsidRPr="00ED3698">
        <w:t xml:space="preserve"> </w:t>
      </w:r>
      <w:r w:rsidRPr="00ED3698">
        <w:t>the model is based on a fully-implicit method, there is practically no limit for the maximum time step size.</w:t>
      </w:r>
    </w:p>
    <w:p w14:paraId="01852F9A" w14:textId="7F6F0149" w:rsidR="00DB1505" w:rsidRPr="00ED3698" w:rsidRDefault="00156AD3" w:rsidP="00DB1505">
      <w:pPr>
        <w:pStyle w:val="Heading3"/>
      </w:pPr>
      <w:bookmarkStart w:id="159" w:name="_Toc13055927"/>
      <w:r w:rsidRPr="00ED3698">
        <w:t>Descriptio</w:t>
      </w:r>
      <w:r>
        <w:t>ns</w:t>
      </w:r>
      <w:r w:rsidRPr="00ED3698">
        <w:t xml:space="preserve"> </w:t>
      </w:r>
      <w:r w:rsidR="00DB1505" w:rsidRPr="00ED3698">
        <w:t xml:space="preserve">of </w:t>
      </w:r>
      <w:r w:rsidR="009A27B2">
        <w:t>the</w:t>
      </w:r>
      <w:r w:rsidR="0098146A">
        <w:t xml:space="preserve"> </w:t>
      </w:r>
      <w:r w:rsidR="00DB1505" w:rsidRPr="00ED3698">
        <w:t>Input Parameters</w:t>
      </w:r>
      <w:bookmarkEnd w:id="159"/>
    </w:p>
    <w:p w14:paraId="6D7FE6EE" w14:textId="30334734" w:rsidR="00DB1505" w:rsidRPr="00ED3698" w:rsidRDefault="0098146A" w:rsidP="00DB1505">
      <w:pPr>
        <w:pStyle w:val="Heading4"/>
      </w:pPr>
      <w:bookmarkStart w:id="160" w:name="_Toc13055928"/>
      <w:r>
        <w:t>‘</w:t>
      </w:r>
      <w:r w:rsidR="00DB1505" w:rsidRPr="00ED3698">
        <w:t>time step control - global system</w:t>
      </w:r>
      <w:r>
        <w:t>’</w:t>
      </w:r>
      <w:bookmarkEnd w:id="160"/>
    </w:p>
    <w:p w14:paraId="5ECB3D4F" w14:textId="77777777" w:rsidR="00DB1505" w:rsidRDefault="00DB1505" w:rsidP="00DB1505">
      <w:r w:rsidRPr="00ED3698">
        <w:t>Five parameters must be specified in this data b</w:t>
      </w:r>
      <w:r w:rsidR="000D018B">
        <w:t>lock. They are tabulated below.</w:t>
      </w:r>
    </w:p>
    <w:p w14:paraId="35FBE707" w14:textId="77777777" w:rsidR="000D018B" w:rsidRPr="00ED3698" w:rsidRDefault="000D018B" w:rsidP="00DB1505"/>
    <w:p w14:paraId="1BDABD87" w14:textId="2CA18FBF" w:rsidR="00DB1505" w:rsidRPr="00ED3698" w:rsidRDefault="00DB1505" w:rsidP="00DB1505">
      <w:pPr>
        <w:pStyle w:val="Caption"/>
      </w:pPr>
      <w:bookmarkStart w:id="161" w:name="_Toc13056207"/>
      <w:r w:rsidRPr="00ED3698">
        <w:lastRenderedPageBreak/>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6</w:t>
      </w:r>
      <w:r w:rsidR="00606172">
        <w:rPr>
          <w:noProof/>
        </w:rPr>
        <w:fldChar w:fldCharType="end"/>
      </w:r>
      <w:r w:rsidRPr="00ED3698">
        <w:t>: Summary of</w:t>
      </w:r>
      <w:r w:rsidR="0098146A">
        <w:t xml:space="preserve"> the</w:t>
      </w:r>
      <w:r w:rsidRPr="00ED3698">
        <w:t xml:space="preserve"> input parameters for </w:t>
      </w:r>
      <w:r w:rsidR="0098146A">
        <w:t xml:space="preserve">the </w:t>
      </w:r>
      <w:r w:rsidRPr="00ED3698">
        <w:t xml:space="preserve">data block </w:t>
      </w:r>
      <w:r w:rsidR="0098146A">
        <w:t>‘</w:t>
      </w:r>
      <w:r w:rsidRPr="00ED3698">
        <w:t>time step control – global system’</w:t>
      </w:r>
      <w:bookmarkEnd w:id="16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2"/>
        <w:gridCol w:w="5238"/>
      </w:tblGrid>
      <w:tr w:rsidR="00DB1505" w:rsidRPr="005F7904" w14:paraId="16CEDCC9" w14:textId="77777777" w:rsidTr="007239FB">
        <w:tc>
          <w:tcPr>
            <w:tcW w:w="3402" w:type="dxa"/>
          </w:tcPr>
          <w:p w14:paraId="31A5B08C" w14:textId="77777777" w:rsidR="00DB1505" w:rsidRPr="005F7904" w:rsidRDefault="00DB1505" w:rsidP="000D018B">
            <w:pPr>
              <w:pStyle w:val="Tableheader"/>
            </w:pPr>
            <w:r w:rsidRPr="005F7904">
              <w:t>Parameter</w:t>
            </w:r>
          </w:p>
        </w:tc>
        <w:tc>
          <w:tcPr>
            <w:tcW w:w="5238" w:type="dxa"/>
          </w:tcPr>
          <w:p w14:paraId="3C72AFCB" w14:textId="77777777" w:rsidR="00DB1505" w:rsidRPr="005F7904" w:rsidRDefault="00DB1505" w:rsidP="000D018B">
            <w:pPr>
              <w:pStyle w:val="Tableheader"/>
            </w:pPr>
            <w:r w:rsidRPr="005F7904">
              <w:t>Description</w:t>
            </w:r>
          </w:p>
        </w:tc>
      </w:tr>
      <w:tr w:rsidR="00DB1505" w:rsidRPr="00ED3698" w14:paraId="25C031E3" w14:textId="77777777" w:rsidTr="007239FB">
        <w:tc>
          <w:tcPr>
            <w:tcW w:w="3402" w:type="dxa"/>
          </w:tcPr>
          <w:p w14:paraId="18F8BCED" w14:textId="77777777" w:rsidR="00DB1505" w:rsidRPr="00ED3698" w:rsidRDefault="00DB1505" w:rsidP="000D018B">
            <w:pPr>
              <w:pStyle w:val="Tablebodynospace"/>
            </w:pPr>
            <w:r w:rsidRPr="00ED3698">
              <w:t>time unit</w:t>
            </w:r>
          </w:p>
        </w:tc>
        <w:tc>
          <w:tcPr>
            <w:tcW w:w="5238" w:type="dxa"/>
          </w:tcPr>
          <w:p w14:paraId="19748287" w14:textId="6338C354" w:rsidR="00DB1505" w:rsidRPr="00ED3698" w:rsidRDefault="00DB1505" w:rsidP="0098146A">
            <w:pPr>
              <w:pStyle w:val="Tablebodynospace"/>
            </w:pPr>
            <w:r w:rsidRPr="00ED3698">
              <w:t>Possible units:</w:t>
            </w:r>
            <w:r w:rsidR="00DB45B4" w:rsidRPr="00ED3698">
              <w:t xml:space="preserve"> </w:t>
            </w:r>
            <w:r w:rsidR="0098146A">
              <w:t>‘</w:t>
            </w:r>
            <w:r w:rsidRPr="00ED3698">
              <w:t>years</w:t>
            </w:r>
            <w:r w:rsidR="0098146A">
              <w:t>’</w:t>
            </w:r>
            <w:r w:rsidRPr="00ED3698">
              <w:t xml:space="preserve">, </w:t>
            </w:r>
            <w:r w:rsidR="0098146A">
              <w:t>‘</w:t>
            </w:r>
            <w:r w:rsidRPr="00ED3698">
              <w:t>days</w:t>
            </w:r>
            <w:r w:rsidR="0098146A">
              <w:t>’</w:t>
            </w:r>
            <w:r w:rsidRPr="00ED3698">
              <w:t xml:space="preserve">, </w:t>
            </w:r>
            <w:r w:rsidR="0098146A">
              <w:t>‘</w:t>
            </w:r>
            <w:r w:rsidRPr="00ED3698">
              <w:t>hours</w:t>
            </w:r>
            <w:r w:rsidR="0098146A">
              <w:t>’</w:t>
            </w:r>
            <w:r w:rsidRPr="00ED3698">
              <w:t xml:space="preserve">, or </w:t>
            </w:r>
            <w:r w:rsidR="0098146A">
              <w:t>‘</w:t>
            </w:r>
            <w:r>
              <w:t>seconds</w:t>
            </w:r>
            <w:r w:rsidR="0098146A">
              <w:t>’</w:t>
            </w:r>
          </w:p>
        </w:tc>
      </w:tr>
      <w:tr w:rsidR="00DB1505" w:rsidRPr="00ED3698" w14:paraId="7078178A" w14:textId="77777777" w:rsidTr="007239FB">
        <w:tc>
          <w:tcPr>
            <w:tcW w:w="3402" w:type="dxa"/>
          </w:tcPr>
          <w:p w14:paraId="594697D2" w14:textId="77777777" w:rsidR="00DB1505" w:rsidRPr="00ED3698" w:rsidRDefault="00DB1505" w:rsidP="000D018B">
            <w:pPr>
              <w:pStyle w:val="Tablebodynospace"/>
            </w:pPr>
            <w:r w:rsidRPr="00ED3698">
              <w:t>start time</w:t>
            </w:r>
          </w:p>
        </w:tc>
        <w:tc>
          <w:tcPr>
            <w:tcW w:w="5238" w:type="dxa"/>
          </w:tcPr>
          <w:p w14:paraId="043B42A3" w14:textId="0A741236" w:rsidR="00DB1505" w:rsidRPr="00ED3698" w:rsidRDefault="00DB1505" w:rsidP="0098146A">
            <w:pPr>
              <w:pStyle w:val="Tablebodynospace"/>
            </w:pPr>
            <w:r w:rsidRPr="00ED3698">
              <w:t xml:space="preserve">generally set to </w:t>
            </w:r>
            <w:r w:rsidR="0098146A">
              <w:t>‘</w:t>
            </w:r>
            <w:r w:rsidRPr="00ED3698">
              <w:t>0.0</w:t>
            </w:r>
            <w:r w:rsidR="0098146A">
              <w:t>’</w:t>
            </w:r>
          </w:p>
        </w:tc>
      </w:tr>
      <w:tr w:rsidR="00DB1505" w:rsidRPr="00ED3698" w14:paraId="1EBDE08B" w14:textId="77777777" w:rsidTr="007239FB">
        <w:tc>
          <w:tcPr>
            <w:tcW w:w="3402" w:type="dxa"/>
          </w:tcPr>
          <w:p w14:paraId="4A2C0F67" w14:textId="77777777" w:rsidR="00DB1505" w:rsidRPr="00ED3698" w:rsidRDefault="00DB1505" w:rsidP="000D018B">
            <w:pPr>
              <w:pStyle w:val="Tablebodynospace"/>
            </w:pPr>
            <w:r w:rsidRPr="00ED3698">
              <w:t>final solution time</w:t>
            </w:r>
          </w:p>
        </w:tc>
        <w:tc>
          <w:tcPr>
            <w:tcW w:w="5238" w:type="dxa"/>
          </w:tcPr>
          <w:p w14:paraId="1757CF71" w14:textId="77777777" w:rsidR="00DB1505" w:rsidRPr="00ED3698" w:rsidRDefault="00DB1505" w:rsidP="000D018B">
            <w:pPr>
              <w:pStyle w:val="Tablebodynospace"/>
            </w:pPr>
            <w:r w:rsidRPr="00ED3698">
              <w:t>generally the length of time of the simulation</w:t>
            </w:r>
          </w:p>
        </w:tc>
      </w:tr>
      <w:tr w:rsidR="00DB1505" w:rsidRPr="00ED3698" w14:paraId="75CAED0A" w14:textId="77777777" w:rsidTr="007239FB">
        <w:tc>
          <w:tcPr>
            <w:tcW w:w="3402" w:type="dxa"/>
          </w:tcPr>
          <w:p w14:paraId="755BFAB3" w14:textId="77777777" w:rsidR="00DB1505" w:rsidRPr="00ED3698" w:rsidRDefault="00DB1505" w:rsidP="000D018B">
            <w:pPr>
              <w:pStyle w:val="Tablebodynospace"/>
            </w:pPr>
            <w:r w:rsidRPr="00ED3698">
              <w:t>maximum time step</w:t>
            </w:r>
          </w:p>
        </w:tc>
        <w:tc>
          <w:tcPr>
            <w:tcW w:w="5238" w:type="dxa"/>
          </w:tcPr>
          <w:p w14:paraId="64ADACCC" w14:textId="77777777" w:rsidR="00DB1505" w:rsidRPr="00ED3698" w:rsidRDefault="00DB1505" w:rsidP="000D018B">
            <w:pPr>
              <w:pStyle w:val="Tablebodynospace"/>
            </w:pPr>
            <w:r w:rsidRPr="00ED3698">
              <w:t>Specifies the maximum # of time steps</w:t>
            </w:r>
          </w:p>
        </w:tc>
      </w:tr>
      <w:tr w:rsidR="00DB1505" w:rsidRPr="00ED3698" w14:paraId="19EDA8E1" w14:textId="77777777" w:rsidTr="007239FB">
        <w:tc>
          <w:tcPr>
            <w:tcW w:w="3402" w:type="dxa"/>
          </w:tcPr>
          <w:p w14:paraId="04F49E29" w14:textId="77777777" w:rsidR="00DB1505" w:rsidRPr="00ED3698" w:rsidRDefault="00DB1505" w:rsidP="000D018B">
            <w:pPr>
              <w:pStyle w:val="Tablebodynospace"/>
            </w:pPr>
            <w:r w:rsidRPr="00ED3698">
              <w:t>minimum time step</w:t>
            </w:r>
          </w:p>
        </w:tc>
        <w:tc>
          <w:tcPr>
            <w:tcW w:w="5238" w:type="dxa"/>
          </w:tcPr>
          <w:p w14:paraId="37643262" w14:textId="77777777" w:rsidR="00DB1505" w:rsidRPr="00ED3698" w:rsidRDefault="00DB1505" w:rsidP="000D018B">
            <w:pPr>
              <w:pStyle w:val="Tablebodynospace"/>
            </w:pPr>
            <w:r w:rsidRPr="00ED3698">
              <w:t>Specifies the minimum # of time steps</w:t>
            </w:r>
          </w:p>
        </w:tc>
      </w:tr>
    </w:tbl>
    <w:p w14:paraId="4D7479F5" w14:textId="77777777" w:rsidR="00DB1505" w:rsidRPr="00ED3698" w:rsidRDefault="00DB1505" w:rsidP="00DB1505">
      <w:pPr>
        <w:pStyle w:val="datafile"/>
      </w:pPr>
    </w:p>
    <w:p w14:paraId="08778B04" w14:textId="5D2EFFC0" w:rsidR="00DB1505" w:rsidRDefault="00DB1505" w:rsidP="00DB1505">
      <w:r w:rsidRPr="00ED3698">
        <w:t xml:space="preserve">The maximum and minimum time step parameters constrain the range of time steps that will be used by the code to solve the transient flow or reactive transport solution. The values selected for the minimum time step must be sufficiently small to </w:t>
      </w:r>
      <w:r w:rsidR="0098146A">
        <w:t>ensure</w:t>
      </w:r>
      <w:r w:rsidRPr="00ED3698">
        <w:t xml:space="preserve"> sufficient convergence occurs. This is particularly important at the beginning of the simulation. The value selected for the maximum time step may control the length of time required for a solution to be reached; increasing this value may result in a shorter </w:t>
      </w:r>
      <w:r w:rsidR="0098146A" w:rsidRPr="00ED3698">
        <w:t>runtime</w:t>
      </w:r>
      <w:r w:rsidRPr="00ED3698">
        <w:t>.</w:t>
      </w:r>
    </w:p>
    <w:p w14:paraId="754CFFB7" w14:textId="4A015C3F" w:rsidR="003C20EA" w:rsidRDefault="003C20EA" w:rsidP="007C439D">
      <w:pPr>
        <w:pStyle w:val="Heading4"/>
      </w:pPr>
      <w:bookmarkStart w:id="162" w:name="_Toc13055929"/>
      <w:r>
        <w:t>‘threshold of failed timestep ratio’</w:t>
      </w:r>
      <w:bookmarkEnd w:id="162"/>
    </w:p>
    <w:p w14:paraId="7BB7732A" w14:textId="7685E340" w:rsidR="003C20EA" w:rsidRDefault="003C20EA">
      <w:r>
        <w:t>This is an optional keyword to terminate the simulation when the ratio of the failed timestep over total timestep exceeds the specified ratio. This is generally used in running batch jobs. Some of the jobs may be difficult to converge with a lot of timestep reducing, causing the delay for all the other jobs. In this case, the jobs can be terminated and returned to the user to check. To use this feature, user needs to add the following keyword and parameter in DataBlock: ‘</w:t>
      </w:r>
      <w:r w:rsidRPr="00ED3698">
        <w:t>time step control - global system</w:t>
      </w:r>
      <w:r>
        <w:t>’.</w:t>
      </w:r>
    </w:p>
    <w:p w14:paraId="28C8D809" w14:textId="7E5A1555" w:rsidR="003C20EA" w:rsidRPr="007C439D" w:rsidRDefault="003C20EA" w:rsidP="003C20EA">
      <w:pPr>
        <w:rPr>
          <w:rFonts w:ascii="Courier New" w:hAnsi="Courier New" w:cs="Courier New"/>
          <w:sz w:val="16"/>
          <w:szCs w:val="16"/>
        </w:rPr>
      </w:pPr>
      <w:r w:rsidRPr="007C439D">
        <w:rPr>
          <w:rFonts w:ascii="Courier New" w:hAnsi="Courier New" w:cs="Courier New"/>
          <w:sz w:val="16"/>
          <w:szCs w:val="16"/>
        </w:rPr>
        <w:t>'threshold of failed timestep ratio'</w:t>
      </w:r>
    </w:p>
    <w:p w14:paraId="3C14A065" w14:textId="2F5967E8" w:rsidR="003C20EA" w:rsidRPr="007C439D" w:rsidRDefault="003C20EA" w:rsidP="003C20EA">
      <w:pPr>
        <w:rPr>
          <w:rFonts w:ascii="Courier New" w:hAnsi="Courier New" w:cs="Courier New"/>
          <w:sz w:val="16"/>
          <w:szCs w:val="16"/>
        </w:rPr>
      </w:pPr>
      <w:r w:rsidRPr="007C439D">
        <w:rPr>
          <w:rFonts w:ascii="Courier New" w:hAnsi="Courier New" w:cs="Courier New"/>
          <w:sz w:val="16"/>
          <w:szCs w:val="16"/>
        </w:rPr>
        <w:t>0.5</w:t>
      </w:r>
      <w:r>
        <w:rPr>
          <w:rFonts w:ascii="Courier New" w:hAnsi="Courier New" w:cs="Courier New"/>
          <w:sz w:val="16"/>
          <w:szCs w:val="16"/>
        </w:rPr>
        <w:t xml:space="preserve">                          ;failed timestep ratio</w:t>
      </w:r>
    </w:p>
    <w:p w14:paraId="059DE651" w14:textId="4545789D" w:rsidR="00E32F2D" w:rsidRDefault="00E32F2D" w:rsidP="00E32F2D">
      <w:pPr>
        <w:pStyle w:val="Heading4"/>
      </w:pPr>
      <w:bookmarkStart w:id="163" w:name="_Toc13055930"/>
      <w:r>
        <w:t>‘periodic maximum time step’</w:t>
      </w:r>
      <w:bookmarkEnd w:id="163"/>
    </w:p>
    <w:p w14:paraId="68098685" w14:textId="7373DF74" w:rsidR="00E32F2D" w:rsidRPr="003C20EA" w:rsidRDefault="00E32F2D" w:rsidP="00777FC2">
      <w:r>
        <w:t>This is an optional keyword to</w:t>
      </w:r>
      <w:r w:rsidRPr="00E32F2D">
        <w:t xml:space="preserve"> use different maximum time steps in</w:t>
      </w:r>
      <w:r>
        <w:t xml:space="preserve"> the specified</w:t>
      </w:r>
      <w:r w:rsidRPr="00E32F2D">
        <w:t xml:space="preserve"> time ranges.</w:t>
      </w:r>
      <w:r>
        <w:t xml:space="preserve"> For a long-term simulation, the simulation conditions may change significantly. In this case, the system needs to reduce time steps a lot if given a big maximum time step. With this option, user can set a smaller maximum time step during that time range. </w:t>
      </w:r>
      <w:r w:rsidR="006C1DBC">
        <w:t>It is also useful to control transient output when ‘</w:t>
      </w:r>
      <w:r w:rsidR="006C1DBC" w:rsidRPr="00E32F2D">
        <w:t>time steps between output</w:t>
      </w:r>
      <w:r w:rsidR="006C1DBC">
        <w:t>’ is used.</w:t>
      </w:r>
    </w:p>
    <w:p w14:paraId="6D1CD837" w14:textId="6F164EE0" w:rsidR="00DB1505" w:rsidRPr="00ED3698" w:rsidRDefault="00DB1505" w:rsidP="00DB1505">
      <w:pPr>
        <w:pStyle w:val="Heading3"/>
      </w:pPr>
      <w:bookmarkStart w:id="164" w:name="_Toc13055931"/>
      <w:r w:rsidRPr="00ED3698">
        <w:t xml:space="preserve">Example </w:t>
      </w:r>
      <w:r w:rsidR="005C0C03">
        <w:t>Data input file</w:t>
      </w:r>
      <w:bookmarkEnd w:id="164"/>
    </w:p>
    <w:p w14:paraId="069FA5ED" w14:textId="77777777" w:rsidR="00DB1505" w:rsidRPr="00ED3698" w:rsidRDefault="00DB1505" w:rsidP="00DB1505">
      <w:r>
        <w:t>Example: time step specification</w:t>
      </w:r>
    </w:p>
    <w:p w14:paraId="35AD36F6" w14:textId="77777777" w:rsidR="000D018B" w:rsidRDefault="000D018B" w:rsidP="00DB1505">
      <w:pPr>
        <w:pStyle w:val="StyleCode"/>
      </w:pPr>
    </w:p>
    <w:p w14:paraId="5122483E" w14:textId="77777777" w:rsidR="00DB1505" w:rsidRPr="00ED3698" w:rsidRDefault="00DB1505" w:rsidP="00DB1505">
      <w:pPr>
        <w:pStyle w:val="StyleCode"/>
      </w:pPr>
      <w:r w:rsidRPr="00ED3698">
        <w:t>! ---------------------------------------------------------------------------</w:t>
      </w:r>
    </w:p>
    <w:p w14:paraId="2B3A5A4D" w14:textId="77777777" w:rsidR="00DB1505" w:rsidRPr="00ED3698" w:rsidRDefault="00DB1505" w:rsidP="00DB1505">
      <w:pPr>
        <w:pStyle w:val="StyleCode"/>
      </w:pPr>
      <w:r w:rsidRPr="00ED3698">
        <w:t>'time step control - global system'</w:t>
      </w:r>
    </w:p>
    <w:p w14:paraId="78A70566" w14:textId="77777777" w:rsidR="00DB1505" w:rsidRPr="00ED3698" w:rsidRDefault="00DB1505" w:rsidP="00DB1505">
      <w:pPr>
        <w:pStyle w:val="StyleCode"/>
      </w:pPr>
    </w:p>
    <w:p w14:paraId="3A871A8F" w14:textId="77777777" w:rsidR="00DB1505" w:rsidRPr="00ED3698" w:rsidRDefault="00DB1505" w:rsidP="00DB1505">
      <w:pPr>
        <w:pStyle w:val="StyleCode"/>
      </w:pPr>
      <w:r w:rsidRPr="00ED3698">
        <w:t>'days'</w:t>
      </w:r>
      <w:r w:rsidRPr="00ED3698">
        <w:tab/>
      </w:r>
      <w:r w:rsidRPr="00ED3698">
        <w:tab/>
      </w:r>
      <w:r w:rsidRPr="00ED3698">
        <w:tab/>
      </w:r>
      <w:r w:rsidRPr="00ED3698">
        <w:tab/>
        <w:t>;time unit</w:t>
      </w:r>
    </w:p>
    <w:p w14:paraId="6C12A734" w14:textId="77777777" w:rsidR="00DB1505" w:rsidRPr="00ED3698" w:rsidRDefault="00DB1505" w:rsidP="00DB1505">
      <w:pPr>
        <w:pStyle w:val="StyleCode"/>
      </w:pPr>
      <w:r w:rsidRPr="00ED3698">
        <w:t>0.0</w:t>
      </w:r>
      <w:r w:rsidRPr="00ED3698">
        <w:tab/>
      </w:r>
      <w:r w:rsidRPr="00ED3698">
        <w:tab/>
      </w:r>
      <w:r w:rsidRPr="00ED3698">
        <w:tab/>
      </w:r>
      <w:r w:rsidRPr="00ED3698">
        <w:tab/>
        <w:t>;time at start of solution</w:t>
      </w:r>
    </w:p>
    <w:p w14:paraId="22A56C21" w14:textId="77777777" w:rsidR="00DB1505" w:rsidRPr="00ED3698" w:rsidRDefault="00DB1505" w:rsidP="00DB1505">
      <w:pPr>
        <w:pStyle w:val="StyleCode"/>
      </w:pPr>
      <w:r w:rsidRPr="00ED3698">
        <w:t>1095.0</w:t>
      </w:r>
      <w:r w:rsidRPr="00ED3698">
        <w:tab/>
      </w:r>
      <w:r w:rsidRPr="00ED3698">
        <w:tab/>
      </w:r>
      <w:r w:rsidRPr="00ED3698">
        <w:tab/>
      </w:r>
      <w:r w:rsidRPr="00ED3698">
        <w:tab/>
        <w:t>;final solution time</w:t>
      </w:r>
    </w:p>
    <w:p w14:paraId="3F31F9BE" w14:textId="77777777" w:rsidR="00DB1505" w:rsidRPr="00ED3698" w:rsidRDefault="00DB1505" w:rsidP="00DB1505">
      <w:pPr>
        <w:pStyle w:val="StyleCode"/>
      </w:pPr>
      <w:r w:rsidRPr="00ED3698">
        <w:t>10.0</w:t>
      </w:r>
      <w:r w:rsidRPr="00ED3698">
        <w:tab/>
      </w:r>
      <w:r w:rsidRPr="00ED3698">
        <w:tab/>
      </w:r>
      <w:r w:rsidRPr="00ED3698">
        <w:tab/>
      </w:r>
      <w:r w:rsidRPr="00ED3698">
        <w:tab/>
        <w:t>;maximum time step</w:t>
      </w:r>
    </w:p>
    <w:p w14:paraId="7B46B9FF" w14:textId="77777777" w:rsidR="00DB1505" w:rsidRDefault="00DB1505" w:rsidP="00DB1505">
      <w:pPr>
        <w:pStyle w:val="StyleCode"/>
      </w:pPr>
      <w:r w:rsidRPr="00ED3698">
        <w:t>1.0d-8</w:t>
      </w:r>
      <w:r w:rsidRPr="00ED3698">
        <w:tab/>
      </w:r>
      <w:r w:rsidRPr="00ED3698">
        <w:tab/>
      </w:r>
      <w:r w:rsidRPr="00ED3698">
        <w:tab/>
      </w:r>
      <w:r w:rsidRPr="00ED3698">
        <w:tab/>
        <w:t>;minimum time step</w:t>
      </w:r>
    </w:p>
    <w:p w14:paraId="28B5A64E" w14:textId="77777777" w:rsidR="003C20EA" w:rsidRDefault="003C20EA" w:rsidP="00DB1505">
      <w:pPr>
        <w:pStyle w:val="StyleCode"/>
      </w:pPr>
    </w:p>
    <w:p w14:paraId="5BB9B688" w14:textId="506BC84C" w:rsidR="003C20EA" w:rsidRDefault="003C20EA" w:rsidP="00DB1505">
      <w:pPr>
        <w:pStyle w:val="StyleCode"/>
        <w:rPr>
          <w:rFonts w:cs="Courier New"/>
          <w:szCs w:val="16"/>
        </w:rPr>
      </w:pPr>
      <w:r w:rsidRPr="000A20DF">
        <w:rPr>
          <w:rFonts w:cs="Courier New"/>
          <w:szCs w:val="16"/>
        </w:rPr>
        <w:t>'threshold of failed timestep ratio'</w:t>
      </w:r>
    </w:p>
    <w:p w14:paraId="51EFF170" w14:textId="1223320D" w:rsidR="003C20EA" w:rsidRDefault="003C20EA" w:rsidP="00DB1505">
      <w:pPr>
        <w:pStyle w:val="StyleCode"/>
        <w:rPr>
          <w:rFonts w:cs="Courier New"/>
          <w:szCs w:val="16"/>
        </w:rPr>
      </w:pPr>
      <w:r>
        <w:rPr>
          <w:rFonts w:cs="Courier New"/>
          <w:szCs w:val="16"/>
        </w:rPr>
        <w:t>0.5</w:t>
      </w:r>
    </w:p>
    <w:p w14:paraId="3F5048CC" w14:textId="77777777" w:rsidR="006C1DBC" w:rsidRDefault="006C1DBC" w:rsidP="00DB1505">
      <w:pPr>
        <w:pStyle w:val="StyleCode"/>
        <w:rPr>
          <w:rFonts w:cs="Courier New"/>
          <w:szCs w:val="16"/>
        </w:rPr>
      </w:pPr>
    </w:p>
    <w:p w14:paraId="1BEE8B1D" w14:textId="7F019735" w:rsidR="006C1DBC" w:rsidRDefault="006C1DBC" w:rsidP="006C1DBC">
      <w:pPr>
        <w:pStyle w:val="StyleCode"/>
      </w:pPr>
      <w:r>
        <w:t>'periodic maximum time step'</w:t>
      </w:r>
    </w:p>
    <w:p w14:paraId="295B858B" w14:textId="7B12C6C2" w:rsidR="006C1DBC" w:rsidRDefault="006C1DBC" w:rsidP="006C1DBC">
      <w:pPr>
        <w:pStyle w:val="StyleCode"/>
      </w:pPr>
      <w:r>
        <w:t>3                             ;number of time step list</w:t>
      </w:r>
    </w:p>
    <w:p w14:paraId="371EED34" w14:textId="10397EFC" w:rsidR="006C1DBC" w:rsidRDefault="006C1DBC" w:rsidP="006C1DBC">
      <w:pPr>
        <w:pStyle w:val="StyleCode"/>
      </w:pPr>
      <w:r>
        <w:t>10.0    20.0     0.001        ;time start, time end, maximum time step</w:t>
      </w:r>
    </w:p>
    <w:p w14:paraId="387EB736" w14:textId="4014498E" w:rsidR="006C1DBC" w:rsidRDefault="006C1DBC" w:rsidP="006C1DBC">
      <w:pPr>
        <w:pStyle w:val="StyleCode"/>
      </w:pPr>
      <w:r>
        <w:t>100.0   200.0    0.0001       ;time start, time end, maximum time step</w:t>
      </w:r>
    </w:p>
    <w:p w14:paraId="06058411" w14:textId="6B20A596" w:rsidR="006C1DBC" w:rsidRPr="00ED3698" w:rsidRDefault="006C1DBC" w:rsidP="006C1DBC">
      <w:pPr>
        <w:pStyle w:val="StyleCode"/>
      </w:pPr>
      <w:r>
        <w:lastRenderedPageBreak/>
        <w:t>1000.0  1020.0   0.01         ;time start, time end, maximum time step</w:t>
      </w:r>
    </w:p>
    <w:p w14:paraId="635A72E1" w14:textId="77777777" w:rsidR="00DB1505" w:rsidRPr="00ED3698" w:rsidRDefault="00DB1505" w:rsidP="00DB1505">
      <w:pPr>
        <w:pStyle w:val="StyleCode"/>
      </w:pPr>
    </w:p>
    <w:p w14:paraId="1FF61CB3" w14:textId="77777777" w:rsidR="00DB1505" w:rsidRDefault="00DB1505" w:rsidP="00ED75DA">
      <w:pPr>
        <w:pStyle w:val="StyleCode"/>
      </w:pPr>
      <w:r w:rsidRPr="00ED3698">
        <w:t>'done'</w:t>
      </w:r>
    </w:p>
    <w:p w14:paraId="3FB7B547" w14:textId="77777777" w:rsidR="00ED75DA" w:rsidRPr="00ED3698" w:rsidRDefault="00ED75DA" w:rsidP="00ED75DA">
      <w:pPr>
        <w:pStyle w:val="StyleCode"/>
      </w:pPr>
    </w:p>
    <w:p w14:paraId="05B22BC1" w14:textId="776E24B6" w:rsidR="00DB1505" w:rsidRPr="00ED3698" w:rsidRDefault="00DB1505" w:rsidP="00DB1505">
      <w:pPr>
        <w:pStyle w:val="Heading4"/>
      </w:pPr>
      <w:bookmarkStart w:id="165" w:name="_Toc13055932"/>
      <w:r w:rsidRPr="00ED3698">
        <w:t xml:space="preserve">Description of </w:t>
      </w:r>
      <w:r w:rsidR="008D3306">
        <w:t xml:space="preserve">the </w:t>
      </w:r>
      <w:r w:rsidRPr="00ED3698">
        <w:t>Example Input</w:t>
      </w:r>
      <w:bookmarkEnd w:id="165"/>
    </w:p>
    <w:p w14:paraId="1F453F1E" w14:textId="77777777" w:rsidR="00DB1505" w:rsidRDefault="00DB1505" w:rsidP="00DB1505">
      <w:r w:rsidRPr="00ED3698">
        <w:t>The example input defines a simulation time of 1095 days with a maximum time increment of 10 days and a starting time step of 10</w:t>
      </w:r>
      <w:r w:rsidRPr="00ED3698">
        <w:rPr>
          <w:vertAlign w:val="superscript"/>
        </w:rPr>
        <w:t>-8</w:t>
      </w:r>
      <w:r w:rsidRPr="00ED3698">
        <w:t xml:space="preserve"> days.</w:t>
      </w:r>
    </w:p>
    <w:p w14:paraId="3E93179F" w14:textId="77777777" w:rsidR="00DB1505" w:rsidRPr="00ED3698" w:rsidRDefault="00DB1505" w:rsidP="00DB1505">
      <w:pPr>
        <w:pStyle w:val="Heading4"/>
      </w:pPr>
      <w:bookmarkStart w:id="166" w:name="_Toc13055933"/>
      <w:r w:rsidRPr="00ED3698">
        <w:t>Additional Comments</w:t>
      </w:r>
      <w:bookmarkEnd w:id="166"/>
    </w:p>
    <w:p w14:paraId="2BFE11AB" w14:textId="7E38EAE1" w:rsidR="00DB1505" w:rsidRPr="00ED3698" w:rsidRDefault="00DB1505" w:rsidP="00DB1505">
      <w:pPr>
        <w:pStyle w:val="BodyText"/>
      </w:pPr>
      <w:r w:rsidRPr="00ED3698">
        <w:t>Note that all physical and chemical input parameters</w:t>
      </w:r>
      <w:r w:rsidR="0098146A">
        <w:t>,</w:t>
      </w:r>
      <w:r w:rsidRPr="00ED3698">
        <w:t xml:space="preserve"> such as hydraulic conductivities, diffusion coefficients, boundary fluxes, etc. are to be specified in time units of seconds independent of the time unit specified for the time step control. The chosen time unit will only affect the output times to be specified in </w:t>
      </w:r>
      <w:r w:rsidR="0098146A">
        <w:t>S</w:t>
      </w:r>
      <w:r w:rsidR="0098146A" w:rsidRPr="00ED3698">
        <w:t xml:space="preserve">ection </w:t>
      </w:r>
      <w:r w:rsidRPr="00ED3698">
        <w:t xml:space="preserve">4.8. This was done to allow the user to specify the simulation time and the output times on a meaningful </w:t>
      </w:r>
      <w:r w:rsidR="00FC2059" w:rsidRPr="00C1350C">
        <w:rPr>
          <w:noProof/>
        </w:rPr>
        <w:t>timescale</w:t>
      </w:r>
      <w:r w:rsidRPr="00ED3698">
        <w:t>.</w:t>
      </w:r>
    </w:p>
    <w:p w14:paraId="4CF89DF8" w14:textId="77777777" w:rsidR="00DB1505" w:rsidRPr="00ED3698" w:rsidRDefault="00DB1505" w:rsidP="00DB1505">
      <w:pPr>
        <w:pStyle w:val="Heading2"/>
      </w:pPr>
      <w:bookmarkStart w:id="167" w:name="_Toc13055934"/>
      <w:r w:rsidRPr="00ED3698">
        <w:t>C</w:t>
      </w:r>
      <w:r>
        <w:rPr>
          <w:rFonts w:hint="eastAsia"/>
        </w:rPr>
        <w:t>ontrol</w:t>
      </w:r>
      <w:r w:rsidRPr="00ED3698">
        <w:t xml:space="preserve"> parameters–</w:t>
      </w:r>
      <w:r>
        <w:rPr>
          <w:rFonts w:hint="eastAsia"/>
        </w:rPr>
        <w:t>Local chemistry</w:t>
      </w:r>
      <w:r w:rsidRPr="00ED3698">
        <w:t xml:space="preserve"> (</w:t>
      </w:r>
      <w:r>
        <w:rPr>
          <w:rFonts w:hint="eastAsia"/>
        </w:rPr>
        <w:t xml:space="preserve">Data </w:t>
      </w:r>
      <w:r>
        <w:t>B</w:t>
      </w:r>
      <w:r>
        <w:rPr>
          <w:rFonts w:hint="eastAsia"/>
        </w:rPr>
        <w:t>lock</w:t>
      </w:r>
      <w:r w:rsidRPr="00ED3698">
        <w:t xml:space="preserve"> 5)</w:t>
      </w:r>
      <w:bookmarkEnd w:id="167"/>
    </w:p>
    <w:p w14:paraId="78D10C8E" w14:textId="2C553DD8" w:rsidR="00DB1505" w:rsidRPr="00ED3698" w:rsidRDefault="00DB1505" w:rsidP="00DB1505">
      <w:pPr>
        <w:pStyle w:val="Heading3"/>
      </w:pPr>
      <w:bookmarkStart w:id="168" w:name="_Toc13055935"/>
      <w:r w:rsidRPr="00ED3698">
        <w:t xml:space="preserve">Description of </w:t>
      </w:r>
      <w:r w:rsidR="009A27B2">
        <w:t>the</w:t>
      </w:r>
      <w:r w:rsidR="0044170C">
        <w:t xml:space="preserve"> </w:t>
      </w:r>
      <w:r>
        <w:t>Data Block</w:t>
      </w:r>
      <w:bookmarkEnd w:id="168"/>
    </w:p>
    <w:p w14:paraId="06DB9F26" w14:textId="28048BC6" w:rsidR="00DB1505" w:rsidRPr="00ED3698" w:rsidRDefault="00DB1505" w:rsidP="00DB1505">
      <w:r w:rsidRPr="00ED3698">
        <w:t xml:space="preserve">In this section, numerical and chemical parameters affecting the batch chemistry calculations are defined. </w:t>
      </w:r>
      <w:r w:rsidRPr="00ED3698">
        <w:rPr>
          <w:u w:val="single"/>
        </w:rPr>
        <w:t>The entire section is optional</w:t>
      </w:r>
      <w:r w:rsidR="0044170C">
        <w:rPr>
          <w:u w:val="single"/>
        </w:rPr>
        <w:t>;</w:t>
      </w:r>
      <w:r w:rsidRPr="00ED3698">
        <w:rPr>
          <w:u w:val="single"/>
        </w:rPr>
        <w:t xml:space="preserve"> default values are specified for all parameters in the code.</w:t>
      </w:r>
      <w:r w:rsidRPr="00ED3698">
        <w:t xml:space="preserve"> Modify this section only if you are interested in enhancing the </w:t>
      </w:r>
      <w:r w:rsidR="0044170C" w:rsidRPr="00ED3698">
        <w:t>mode</w:t>
      </w:r>
      <w:r w:rsidR="0044170C">
        <w:t>l’s</w:t>
      </w:r>
      <w:r w:rsidR="0044170C" w:rsidRPr="00ED3698">
        <w:t xml:space="preserve"> </w:t>
      </w:r>
      <w:r w:rsidRPr="00ED3698">
        <w:t>performance or if convergence problems occur.</w:t>
      </w:r>
    </w:p>
    <w:p w14:paraId="32751626" w14:textId="5172EBE4" w:rsidR="00DB1505" w:rsidRPr="00ED3698" w:rsidRDefault="00156AD3" w:rsidP="00DB1505">
      <w:pPr>
        <w:pStyle w:val="Heading3"/>
      </w:pPr>
      <w:bookmarkStart w:id="169" w:name="_Toc13055936"/>
      <w:r w:rsidRPr="00ED3698">
        <w:t>Descriptio</w:t>
      </w:r>
      <w:r>
        <w:t>ns</w:t>
      </w:r>
      <w:r w:rsidRPr="00ED3698">
        <w:t xml:space="preserve"> </w:t>
      </w:r>
      <w:r w:rsidR="00DB1505" w:rsidRPr="00ED3698">
        <w:t>of</w:t>
      </w:r>
      <w:r w:rsidR="0044170C">
        <w:t xml:space="preserve"> </w:t>
      </w:r>
      <w:r w:rsidR="009A27B2">
        <w:t>the</w:t>
      </w:r>
      <w:r w:rsidR="00DB1505" w:rsidRPr="00ED3698">
        <w:t xml:space="preserve"> Input Parameters</w:t>
      </w:r>
      <w:bookmarkEnd w:id="169"/>
    </w:p>
    <w:p w14:paraId="50DF8320" w14:textId="1E69F771" w:rsidR="00DB1505" w:rsidRPr="00ED3698" w:rsidRDefault="0044170C" w:rsidP="00DB1505">
      <w:pPr>
        <w:pStyle w:val="Heading4"/>
      </w:pPr>
      <w:bookmarkStart w:id="170" w:name="_Toc13055937"/>
      <w:r>
        <w:t>‘</w:t>
      </w:r>
      <w:r w:rsidR="00DB1505" w:rsidRPr="00ED3698">
        <w:t>control parameters - local geochemistry</w:t>
      </w:r>
      <w:r>
        <w:t>’</w:t>
      </w:r>
      <w:bookmarkEnd w:id="170"/>
    </w:p>
    <w:p w14:paraId="29B63BDE" w14:textId="065CB0A7" w:rsidR="00DB1505" w:rsidRPr="00ED3698" w:rsidRDefault="00DB1505" w:rsidP="00DB1505">
      <w:r w:rsidRPr="00ED3698">
        <w:t xml:space="preserve">This data block is composed of </w:t>
      </w:r>
      <w:r w:rsidR="0044170C">
        <w:t>four</w:t>
      </w:r>
      <w:r w:rsidR="0044170C" w:rsidRPr="00ED3698">
        <w:t xml:space="preserve"> </w:t>
      </w:r>
      <w:r w:rsidRPr="00ED3698">
        <w:t>sub-blocks</w:t>
      </w:r>
      <w:r w:rsidR="0044170C">
        <w:t>. as</w:t>
      </w:r>
      <w:r w:rsidRPr="00ED3698">
        <w:t xml:space="preserve"> described below.</w:t>
      </w:r>
    </w:p>
    <w:p w14:paraId="4F2373F0" w14:textId="77777777" w:rsidR="00DB1505" w:rsidRPr="00ED3698" w:rsidRDefault="00DB1505" w:rsidP="00DB1505">
      <w:pPr>
        <w:pStyle w:val="Heading4"/>
      </w:pPr>
      <w:bookmarkStart w:id="171" w:name="_Toc13055938"/>
      <w:r w:rsidRPr="00ED3698">
        <w:t>‘</w:t>
      </w:r>
      <w:r w:rsidRPr="00FC2059">
        <w:rPr>
          <w:noProof/>
        </w:rPr>
        <w:t>newton</w:t>
      </w:r>
      <w:r w:rsidRPr="00ED3698">
        <w:t xml:space="preserve"> iteration settings’</w:t>
      </w:r>
      <w:bookmarkEnd w:id="171"/>
    </w:p>
    <w:p w14:paraId="1E23922F" w14:textId="2CF1AF9D" w:rsidR="00DB1505" w:rsidRPr="00ED3698" w:rsidRDefault="00DB1505" w:rsidP="00DB1505">
      <w:r w:rsidRPr="00ED3698">
        <w:t>In this sub-block</w:t>
      </w:r>
      <w:r w:rsidR="0044170C">
        <w:t>,</w:t>
      </w:r>
      <w:r w:rsidRPr="00ED3698">
        <w:t xml:space="preserve"> an increment for numerical differentiation and convergence tolerance can be specified. The increment for numerical differentiation is used to calculate numerical derivatives according to the formula</w:t>
      </w:r>
    </w:p>
    <w:tbl>
      <w:tblPr>
        <w:tblW w:w="0" w:type="auto"/>
        <w:tblLook w:val="04A0" w:firstRow="1" w:lastRow="0" w:firstColumn="1" w:lastColumn="0" w:noHBand="0" w:noVBand="1"/>
      </w:tblPr>
      <w:tblGrid>
        <w:gridCol w:w="6136"/>
        <w:gridCol w:w="2504"/>
      </w:tblGrid>
      <w:tr w:rsidR="00DB1505" w:rsidRPr="00D910F5" w14:paraId="5C293BEB" w14:textId="77777777" w:rsidTr="007239FB">
        <w:trPr>
          <w:trHeight w:val="819"/>
        </w:trPr>
        <w:tc>
          <w:tcPr>
            <w:tcW w:w="6291" w:type="dxa"/>
            <w:vAlign w:val="center"/>
          </w:tcPr>
          <w:p w14:paraId="55ABE04D" w14:textId="77777777" w:rsidR="00DB1505" w:rsidRPr="0020134D" w:rsidRDefault="00000000" w:rsidP="007239FB">
            <m:oMathPara>
              <m:oMathParaPr>
                <m:jc m:val="left"/>
              </m:oMathParaPr>
              <m:oMath>
                <m:f>
                  <m:fPr>
                    <m:ctrlPr>
                      <w:rPr>
                        <w:rFonts w:ascii="Cambria Math" w:hAnsi="Cambria Math" w:cs="Arial"/>
                        <w:i/>
                      </w:rPr>
                    </m:ctrlPr>
                  </m:fPr>
                  <m:num>
                    <m:r>
                      <w:rPr>
                        <w:rFonts w:ascii="Cambria Math" w:hAnsi="Cambria Math" w:cs="Arial"/>
                      </w:rPr>
                      <m:t>∂F(</m:t>
                    </m:r>
                    <m:sSubSup>
                      <m:sSubSupPr>
                        <m:ctrlPr>
                          <w:rPr>
                            <w:rFonts w:ascii="Cambria Math" w:hAnsi="Cambria Math" w:cs="Arial"/>
                            <w:i/>
                          </w:rPr>
                        </m:ctrlPr>
                      </m:sSubSupPr>
                      <m:e>
                        <m:r>
                          <w:rPr>
                            <w:rFonts w:ascii="Cambria Math" w:hAnsi="Cambria Math" w:cs="Arial"/>
                          </w:rPr>
                          <m:t>C</m:t>
                        </m:r>
                      </m:e>
                      <m:sub>
                        <m:r>
                          <w:rPr>
                            <w:rFonts w:ascii="Cambria Math" w:hAnsi="Cambria Math" w:cs="Arial"/>
                          </w:rPr>
                          <m:t>j</m:t>
                        </m:r>
                      </m:sub>
                      <m:sup>
                        <m:r>
                          <w:rPr>
                            <w:rFonts w:ascii="Cambria Math" w:hAnsi="Cambria Math" w:cs="Arial"/>
                          </w:rPr>
                          <m:t>c</m:t>
                        </m:r>
                      </m:sup>
                    </m:sSubSup>
                    <m:r>
                      <w:rPr>
                        <w:rFonts w:ascii="Cambria Math" w:hAnsi="Cambria Math" w:cs="Arial"/>
                      </w:rPr>
                      <m:t>)</m:t>
                    </m:r>
                  </m:num>
                  <m:den>
                    <m:r>
                      <w:rPr>
                        <w:rFonts w:ascii="Cambria Math" w:hAnsi="Cambria Math" w:cs="Arial"/>
                      </w:rPr>
                      <m:t>∂</m:t>
                    </m:r>
                    <m:sSubSup>
                      <m:sSubSupPr>
                        <m:ctrlPr>
                          <w:rPr>
                            <w:rFonts w:ascii="Cambria Math" w:hAnsi="Cambria Math" w:cs="Arial"/>
                            <w:i/>
                          </w:rPr>
                        </m:ctrlPr>
                      </m:sSubSupPr>
                      <m:e>
                        <m:r>
                          <w:rPr>
                            <w:rFonts w:ascii="Cambria Math" w:hAnsi="Cambria Math" w:cs="Arial"/>
                          </w:rPr>
                          <m:t>C</m:t>
                        </m:r>
                      </m:e>
                      <m:sub>
                        <m:r>
                          <w:rPr>
                            <w:rFonts w:ascii="Cambria Math" w:hAnsi="Cambria Math" w:cs="Arial"/>
                          </w:rPr>
                          <m:t>j</m:t>
                        </m:r>
                      </m:sub>
                      <m:sup>
                        <m:r>
                          <w:rPr>
                            <w:rFonts w:ascii="Cambria Math" w:hAnsi="Cambria Math" w:cs="Arial"/>
                          </w:rPr>
                          <m:t>c</m:t>
                        </m:r>
                      </m:sup>
                    </m:sSubSup>
                  </m:den>
                </m:f>
                <m:r>
                  <w:rPr>
                    <w:rFonts w:ascii="Cambria Math" w:hAnsi="Cambria Math"/>
                  </w:rPr>
                  <m:t xml:space="preserve">= </m:t>
                </m:r>
                <m:f>
                  <m:fPr>
                    <m:ctrlPr>
                      <w:rPr>
                        <w:rFonts w:ascii="Cambria Math" w:hAnsi="Cambria Math" w:cs="Arial"/>
                        <w:i/>
                      </w:rPr>
                    </m:ctrlPr>
                  </m:fPr>
                  <m:num>
                    <m:r>
                      <w:rPr>
                        <w:rFonts w:ascii="Cambria Math" w:hAnsi="Cambria Math" w:cs="Arial"/>
                      </w:rPr>
                      <m:t>F</m:t>
                    </m:r>
                    <m:d>
                      <m:dPr>
                        <m:ctrlPr>
                          <w:rPr>
                            <w:rFonts w:ascii="Cambria Math" w:hAnsi="Cambria Math" w:cs="Arial"/>
                            <w:i/>
                          </w:rPr>
                        </m:ctrlPr>
                      </m:dPr>
                      <m:e>
                        <m:sSubSup>
                          <m:sSubSupPr>
                            <m:ctrlPr>
                              <w:rPr>
                                <w:rFonts w:ascii="Cambria Math" w:hAnsi="Cambria Math" w:cs="Arial"/>
                                <w:i/>
                              </w:rPr>
                            </m:ctrlPr>
                          </m:sSubSupPr>
                          <m:e>
                            <m:r>
                              <w:rPr>
                                <w:rFonts w:ascii="Cambria Math" w:hAnsi="Cambria Math" w:cs="Arial"/>
                              </w:rPr>
                              <m:t>C</m:t>
                            </m:r>
                          </m:e>
                          <m:sub>
                            <m:r>
                              <w:rPr>
                                <w:rFonts w:ascii="Cambria Math" w:hAnsi="Cambria Math" w:cs="Arial"/>
                              </w:rPr>
                              <m:t>j</m:t>
                            </m:r>
                          </m:sub>
                          <m:sup>
                            <m:r>
                              <w:rPr>
                                <w:rFonts w:ascii="Cambria Math" w:hAnsi="Cambria Math" w:cs="Arial"/>
                              </w:rPr>
                              <m:t>c</m:t>
                            </m:r>
                          </m:sup>
                        </m:sSubSup>
                        <m:r>
                          <w:rPr>
                            <w:rFonts w:ascii="Cambria Math" w:hAnsi="Cambria Math" w:cs="Arial"/>
                          </w:rPr>
                          <m:t>+</m:t>
                        </m:r>
                        <m:sSub>
                          <m:sSubPr>
                            <m:ctrlPr>
                              <w:rPr>
                                <w:rFonts w:ascii="Cambria Math" w:hAnsi="Cambria Math" w:cs="Arial"/>
                                <w:i/>
                              </w:rPr>
                            </m:ctrlPr>
                          </m:sSubPr>
                          <m:e>
                            <m:r>
                              <w:rPr>
                                <w:rFonts w:ascii="Cambria Math" w:hAnsi="Cambria Math" w:cs="Arial"/>
                              </w:rPr>
                              <m:t>ζ</m:t>
                            </m:r>
                          </m:e>
                          <m:sub>
                            <m:r>
                              <w:rPr>
                                <w:rFonts w:ascii="Cambria Math" w:hAnsi="Cambria Math" w:cs="Arial"/>
                              </w:rPr>
                              <m:t>j</m:t>
                            </m:r>
                          </m:sub>
                        </m:sSub>
                      </m:e>
                    </m:d>
                    <m:r>
                      <w:rPr>
                        <w:rFonts w:ascii="Cambria Math" w:hAnsi="Cambria Math" w:cs="Arial"/>
                      </w:rPr>
                      <m:t>-F(</m:t>
                    </m:r>
                    <m:sSubSup>
                      <m:sSubSupPr>
                        <m:ctrlPr>
                          <w:rPr>
                            <w:rFonts w:ascii="Cambria Math" w:hAnsi="Cambria Math" w:cs="Arial"/>
                            <w:i/>
                          </w:rPr>
                        </m:ctrlPr>
                      </m:sSubSupPr>
                      <m:e>
                        <m:r>
                          <w:rPr>
                            <w:rFonts w:ascii="Cambria Math" w:hAnsi="Cambria Math" w:cs="Arial"/>
                          </w:rPr>
                          <m:t>C</m:t>
                        </m:r>
                      </m:e>
                      <m:sub>
                        <m:r>
                          <w:rPr>
                            <w:rFonts w:ascii="Cambria Math" w:hAnsi="Cambria Math" w:cs="Arial"/>
                          </w:rPr>
                          <m:t>j</m:t>
                        </m:r>
                      </m:sub>
                      <m:sup>
                        <m:r>
                          <w:rPr>
                            <w:rFonts w:ascii="Cambria Math" w:hAnsi="Cambria Math" w:cs="Arial"/>
                          </w:rPr>
                          <m:t>c</m:t>
                        </m:r>
                      </m:sup>
                    </m:sSubSup>
                    <m:r>
                      <w:rPr>
                        <w:rFonts w:ascii="Cambria Math" w:hAnsi="Cambria Math" w:cs="Arial"/>
                      </w:rPr>
                      <m:t>)</m:t>
                    </m:r>
                  </m:num>
                  <m:den>
                    <m:sSub>
                      <m:sSubPr>
                        <m:ctrlPr>
                          <w:rPr>
                            <w:rFonts w:ascii="Cambria Math" w:hAnsi="Cambria Math" w:cs="Arial"/>
                            <w:i/>
                          </w:rPr>
                        </m:ctrlPr>
                      </m:sSubPr>
                      <m:e>
                        <m:r>
                          <w:rPr>
                            <w:rFonts w:ascii="Cambria Math" w:hAnsi="Cambria Math" w:cs="Arial"/>
                          </w:rPr>
                          <m:t>ζ</m:t>
                        </m:r>
                      </m:e>
                      <m:sub>
                        <m:r>
                          <w:rPr>
                            <w:rFonts w:ascii="Cambria Math" w:hAnsi="Cambria Math" w:cs="Arial"/>
                          </w:rPr>
                          <m:t>j</m:t>
                        </m:r>
                      </m:sub>
                    </m:sSub>
                  </m:den>
                </m:f>
              </m:oMath>
            </m:oMathPara>
          </w:p>
        </w:tc>
        <w:tc>
          <w:tcPr>
            <w:tcW w:w="2565" w:type="dxa"/>
            <w:vAlign w:val="center"/>
          </w:tcPr>
          <w:p w14:paraId="3DC8D1E6" w14:textId="77777777" w:rsidR="00DB1505" w:rsidRPr="00D910F5" w:rsidRDefault="00DB1505" w:rsidP="007239FB">
            <w:pPr>
              <w:jc w:val="right"/>
            </w:pPr>
            <w:bookmarkStart w:id="172" w:name="_Ref417315344"/>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3</w:t>
            </w:r>
            <w:r w:rsidR="00606172">
              <w:rPr>
                <w:noProof/>
              </w:rPr>
              <w:fldChar w:fldCharType="end"/>
            </w:r>
            <w:bookmarkEnd w:id="172"/>
          </w:p>
        </w:tc>
      </w:tr>
    </w:tbl>
    <w:p w14:paraId="34EC9EA2" w14:textId="77777777" w:rsidR="00DB1505" w:rsidRPr="00ED3698" w:rsidRDefault="00DB1505" w:rsidP="00DB1505">
      <w:pPr>
        <w:pStyle w:val="BodyText"/>
      </w:pPr>
      <w:r w:rsidRPr="00ED3698">
        <w:t xml:space="preserve">where </w:t>
      </w:r>
      <m:oMath>
        <m:sSub>
          <m:sSubPr>
            <m:ctrlPr>
              <w:rPr>
                <w:rFonts w:ascii="Cambria Math" w:hAnsi="Cambria Math" w:cs="Arial"/>
                <w:i/>
              </w:rPr>
            </m:ctrlPr>
          </m:sSubPr>
          <m:e>
            <m:r>
              <w:rPr>
                <w:rFonts w:ascii="Cambria Math" w:hAnsi="Cambria Math" w:cs="Arial"/>
              </w:rPr>
              <m:t>ζ</m:t>
            </m:r>
          </m:e>
          <m:sub>
            <m:r>
              <w:rPr>
                <w:rFonts w:ascii="Cambria Math" w:hAnsi="Cambria Math" w:cs="Arial"/>
              </w:rPr>
              <m:t>j</m:t>
            </m:r>
          </m:sub>
        </m:sSub>
      </m:oMath>
      <w:r w:rsidRPr="00ED3698">
        <w:t xml:space="preserve"> is the increment for numerical differentiation for component </w:t>
      </w:r>
      <w:r w:rsidRPr="00ED3698">
        <w:rPr>
          <w:i/>
        </w:rPr>
        <w:t>A</w:t>
      </w:r>
      <w:r w:rsidRPr="00ED3698">
        <w:rPr>
          <w:i/>
          <w:vertAlign w:val="subscript"/>
        </w:rPr>
        <w:t>j</w:t>
      </w:r>
      <w:r w:rsidRPr="00ED3698">
        <w:rPr>
          <w:i/>
          <w:vertAlign w:val="superscript"/>
        </w:rPr>
        <w:t>c</w:t>
      </w:r>
      <w:r w:rsidRPr="00ED3698">
        <w:t>, which is defined relative to the species concentration:</w:t>
      </w:r>
    </w:p>
    <w:tbl>
      <w:tblPr>
        <w:tblW w:w="0" w:type="auto"/>
        <w:tblLook w:val="04A0" w:firstRow="1" w:lastRow="0" w:firstColumn="1" w:lastColumn="0" w:noHBand="0" w:noVBand="1"/>
      </w:tblPr>
      <w:tblGrid>
        <w:gridCol w:w="6123"/>
        <w:gridCol w:w="2517"/>
      </w:tblGrid>
      <w:tr w:rsidR="00DB1505" w:rsidRPr="00D910F5" w14:paraId="127F1F0E" w14:textId="77777777" w:rsidTr="007239FB">
        <w:trPr>
          <w:trHeight w:val="819"/>
        </w:trPr>
        <w:tc>
          <w:tcPr>
            <w:tcW w:w="6291" w:type="dxa"/>
            <w:vAlign w:val="center"/>
          </w:tcPr>
          <w:p w14:paraId="748E74C8" w14:textId="77777777" w:rsidR="00DB1505" w:rsidRPr="0020134D" w:rsidRDefault="00000000" w:rsidP="007239FB">
            <m:oMathPara>
              <m:oMathParaPr>
                <m:jc m:val="left"/>
              </m:oMathParaPr>
              <m:oMath>
                <m:sSub>
                  <m:sSubPr>
                    <m:ctrlPr>
                      <w:rPr>
                        <w:rFonts w:ascii="Cambria Math" w:hAnsi="Cambria Math" w:cs="Arial"/>
                        <w:i/>
                      </w:rPr>
                    </m:ctrlPr>
                  </m:sSubPr>
                  <m:e>
                    <m:r>
                      <w:rPr>
                        <w:rFonts w:ascii="Cambria Math" w:hAnsi="Cambria Math" w:cs="Arial"/>
                      </w:rPr>
                      <m:t>ζ</m:t>
                    </m:r>
                  </m:e>
                  <m:sub>
                    <m:r>
                      <w:rPr>
                        <w:rFonts w:ascii="Cambria Math" w:hAnsi="Cambria Math" w:cs="Arial"/>
                      </w:rPr>
                      <m:t>j</m:t>
                    </m:r>
                  </m:sub>
                </m:sSub>
                <m:r>
                  <w:rPr>
                    <w:rFonts w:ascii="Cambria Math" w:hAnsi="Cambria Math"/>
                  </w:rPr>
                  <m:t>=</m:t>
                </m:r>
                <m:sSubSup>
                  <m:sSubSupPr>
                    <m:ctrlPr>
                      <w:rPr>
                        <w:rFonts w:ascii="Cambria Math" w:hAnsi="Cambria Math" w:cs="Arial"/>
                        <w:i/>
                      </w:rPr>
                    </m:ctrlPr>
                  </m:sSubSupPr>
                  <m:e>
                    <m:r>
                      <w:rPr>
                        <w:rFonts w:ascii="Cambria Math" w:hAnsi="Cambria Math" w:cs="Arial"/>
                      </w:rPr>
                      <m:t>ξC</m:t>
                    </m:r>
                  </m:e>
                  <m:sub>
                    <m:r>
                      <w:rPr>
                        <w:rFonts w:ascii="Cambria Math" w:hAnsi="Cambria Math" w:cs="Arial"/>
                      </w:rPr>
                      <m:t>j</m:t>
                    </m:r>
                  </m:sub>
                  <m:sup>
                    <m:r>
                      <w:rPr>
                        <w:rFonts w:ascii="Cambria Math" w:hAnsi="Cambria Math" w:cs="Arial"/>
                      </w:rPr>
                      <m:t>c</m:t>
                    </m:r>
                  </m:sup>
                </m:sSubSup>
              </m:oMath>
            </m:oMathPara>
          </w:p>
        </w:tc>
        <w:tc>
          <w:tcPr>
            <w:tcW w:w="2565" w:type="dxa"/>
            <w:vAlign w:val="center"/>
          </w:tcPr>
          <w:p w14:paraId="182304E2"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4</w:t>
            </w:r>
            <w:r w:rsidR="00606172">
              <w:rPr>
                <w:noProof/>
              </w:rPr>
              <w:fldChar w:fldCharType="end"/>
            </w:r>
          </w:p>
        </w:tc>
      </w:tr>
    </w:tbl>
    <w:p w14:paraId="31D72478" w14:textId="6FAB8C1A" w:rsidR="00DB1505" w:rsidRPr="00ED3698" w:rsidRDefault="00DB1505" w:rsidP="00ED75DA">
      <w:pPr>
        <w:pStyle w:val="BodyText"/>
      </w:pPr>
      <w:r w:rsidRPr="00ED3698">
        <w:t>The value specified in the input file corresponds to</w:t>
      </w:r>
      <w:r>
        <w:t xml:space="preserve"> </w:t>
      </w:r>
      <m:oMath>
        <m:r>
          <w:rPr>
            <w:rFonts w:ascii="Cambria Math" w:hAnsi="Cambria Math" w:cs="Arial"/>
          </w:rPr>
          <m:t>ξ</m:t>
        </m:r>
      </m:oMath>
      <w:r w:rsidRPr="00ED3698">
        <w:t xml:space="preserve">. The convergence tolerance defines the </w:t>
      </w:r>
      <w:r w:rsidRPr="00ED3698">
        <w:lastRenderedPageBreak/>
        <w:t>accuracy of the concentrations calculated during local geochemical calculations (batch, boundary</w:t>
      </w:r>
      <w:r w:rsidR="0044170C">
        <w:t>,</w:t>
      </w:r>
      <w:r w:rsidRPr="00ED3698">
        <w:t xml:space="preserve"> or initial conditions). A solution is considered converged if the logarithm of all concentration updates in the solution domain is smaller than the convergence tolerance</w:t>
      </w:r>
      <w:r>
        <w:rPr>
          <w:rFonts w:hint="eastAsia"/>
        </w:rPr>
        <w:t xml:space="preserve"> </w:t>
      </w:r>
      <w:r w:rsidRPr="00ED3698">
        <w:sym w:font="Symbol" w:char="F065"/>
      </w:r>
      <w:r w:rsidRPr="00ED3698">
        <w:t>:</w:t>
      </w:r>
    </w:p>
    <w:tbl>
      <w:tblPr>
        <w:tblW w:w="0" w:type="auto"/>
        <w:tblLook w:val="04A0" w:firstRow="1" w:lastRow="0" w:firstColumn="1" w:lastColumn="0" w:noHBand="0" w:noVBand="1"/>
      </w:tblPr>
      <w:tblGrid>
        <w:gridCol w:w="6124"/>
        <w:gridCol w:w="2516"/>
      </w:tblGrid>
      <w:tr w:rsidR="00DB1505" w:rsidRPr="00D910F5" w14:paraId="7F6471FB" w14:textId="77777777" w:rsidTr="007239FB">
        <w:trPr>
          <w:trHeight w:val="819"/>
        </w:trPr>
        <w:tc>
          <w:tcPr>
            <w:tcW w:w="6291" w:type="dxa"/>
            <w:vAlign w:val="center"/>
          </w:tcPr>
          <w:p w14:paraId="259ED4E8" w14:textId="77777777" w:rsidR="00DB1505" w:rsidRPr="0020134D" w:rsidRDefault="00DB1505" w:rsidP="007239FB">
            <m:oMathPara>
              <m:oMathParaPr>
                <m:jc m:val="left"/>
              </m:oMathParaPr>
              <m:oMath>
                <m:r>
                  <w:rPr>
                    <w:rFonts w:ascii="Cambria Math" w:hAnsi="Cambria Math" w:cs="Arial"/>
                  </w:rPr>
                  <m:t>∆ln</m:t>
                </m:r>
                <m:sSubSup>
                  <m:sSubSupPr>
                    <m:ctrlPr>
                      <w:rPr>
                        <w:rFonts w:ascii="Cambria Math" w:hAnsi="Cambria Math" w:cs="Arial"/>
                        <w:i/>
                      </w:rPr>
                    </m:ctrlPr>
                  </m:sSubSupPr>
                  <m:e>
                    <m:r>
                      <w:rPr>
                        <w:rFonts w:ascii="Cambria Math" w:hAnsi="Cambria Math" w:cs="Arial"/>
                      </w:rPr>
                      <m:t>C</m:t>
                    </m:r>
                  </m:e>
                  <m:sub>
                    <m:r>
                      <w:rPr>
                        <w:rFonts w:ascii="Cambria Math" w:hAnsi="Cambria Math" w:cs="Arial"/>
                      </w:rPr>
                      <m:t>j,act</m:t>
                    </m:r>
                  </m:sub>
                  <m:sup>
                    <m:r>
                      <w:rPr>
                        <w:rFonts w:ascii="Cambria Math" w:hAnsi="Cambria Math" w:cs="Arial"/>
                      </w:rPr>
                      <m:t>c</m:t>
                    </m:r>
                  </m:sup>
                </m:sSubSup>
                <m:r>
                  <w:rPr>
                    <w:rFonts w:ascii="Cambria Math" w:hAnsi="Cambria Math"/>
                  </w:rPr>
                  <m:t>=</m:t>
                </m:r>
                <m:r>
                  <w:rPr>
                    <w:rFonts w:ascii="Cambria Math" w:hAnsi="Cambria Math" w:cs="Arial"/>
                  </w:rPr>
                  <m:t>ε</m:t>
                </m:r>
              </m:oMath>
            </m:oMathPara>
          </w:p>
        </w:tc>
        <w:tc>
          <w:tcPr>
            <w:tcW w:w="2565" w:type="dxa"/>
            <w:vAlign w:val="center"/>
          </w:tcPr>
          <w:p w14:paraId="595A7C6E" w14:textId="77777777" w:rsidR="00DB1505" w:rsidRPr="00D910F5" w:rsidRDefault="00DB1505" w:rsidP="007239FB">
            <w:pPr>
              <w:jc w:val="right"/>
            </w:pPr>
            <w:bookmarkStart w:id="173" w:name="_Ref417315476"/>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5</w:t>
            </w:r>
            <w:r w:rsidR="00606172">
              <w:rPr>
                <w:noProof/>
              </w:rPr>
              <w:fldChar w:fldCharType="end"/>
            </w:r>
            <w:bookmarkEnd w:id="173"/>
          </w:p>
        </w:tc>
      </w:tr>
    </w:tbl>
    <w:p w14:paraId="4B75AB36" w14:textId="77777777" w:rsidR="00DB1505" w:rsidRPr="00ED3698" w:rsidRDefault="00DB1505" w:rsidP="00DB1505">
      <w:pPr>
        <w:pStyle w:val="Heading4"/>
      </w:pPr>
      <w:bookmarkStart w:id="174" w:name="_Toc13055939"/>
      <w:r w:rsidRPr="00ED3698">
        <w:t>‘output time unit’</w:t>
      </w:r>
      <w:bookmarkEnd w:id="174"/>
    </w:p>
    <w:p w14:paraId="7C36085C" w14:textId="77777777" w:rsidR="00DB1505" w:rsidRPr="00ED3698" w:rsidRDefault="00DB1505" w:rsidP="00DB1505">
      <w:r w:rsidRPr="00ED3698">
        <w:t>This sub-block can be used to specify the time unit for the output of transient evolution of the system if local geochemical calculations involve kinetic reactions.</w:t>
      </w:r>
    </w:p>
    <w:p w14:paraId="3FEBB825" w14:textId="77777777" w:rsidR="00DB1505" w:rsidRPr="00ED3698" w:rsidRDefault="00DB1505" w:rsidP="00DB1505">
      <w:pPr>
        <w:pStyle w:val="Heading4"/>
      </w:pPr>
      <w:bookmarkStart w:id="175" w:name="_Toc13055940"/>
      <w:r w:rsidRPr="00ED3698">
        <w:t>‘maximum ionic strength’</w:t>
      </w:r>
      <w:bookmarkEnd w:id="175"/>
    </w:p>
    <w:p w14:paraId="51042DB2" w14:textId="26DFA6F2" w:rsidR="00DB1505" w:rsidRPr="00ED3698" w:rsidRDefault="00DB1505" w:rsidP="00DB1505">
      <w:r w:rsidRPr="00ED3698">
        <w:t xml:space="preserve">This sub-block specifies the </w:t>
      </w:r>
      <w:r w:rsidR="00DC4CF0" w:rsidRPr="00ED3698">
        <w:t>maximum</w:t>
      </w:r>
      <w:r w:rsidRPr="00ED3698">
        <w:t xml:space="preserve"> ionic strength of the solution. During convergence, unrealistic values for ionic strength </w:t>
      </w:r>
      <w:r w:rsidR="009A0F64">
        <w:t>may</w:t>
      </w:r>
      <w:r w:rsidR="009A0F64" w:rsidRPr="00ED3698">
        <w:t xml:space="preserve"> </w:t>
      </w:r>
      <w:r w:rsidRPr="00ED3698">
        <w:t>be calculated. To avoid potential convergence problems</w:t>
      </w:r>
      <w:r w:rsidR="009A0F64">
        <w:t>,</w:t>
      </w:r>
      <w:r w:rsidRPr="00ED3698">
        <w:t xml:space="preserve"> an upper limit for the maximum ionic strength can be defined. </w:t>
      </w:r>
    </w:p>
    <w:p w14:paraId="2859DFBB" w14:textId="77777777" w:rsidR="00DB1505" w:rsidRPr="00ED3698" w:rsidRDefault="00DB1505" w:rsidP="00DB1505">
      <w:pPr>
        <w:pStyle w:val="Heading4"/>
      </w:pPr>
      <w:bookmarkStart w:id="176" w:name="_Toc13055941"/>
      <w:r w:rsidRPr="00ED3698">
        <w:t>‘minimum activity for h2o’</w:t>
      </w:r>
      <w:bookmarkEnd w:id="176"/>
    </w:p>
    <w:p w14:paraId="1AE8C926" w14:textId="77777777" w:rsidR="00DB1505" w:rsidRPr="00ED3698" w:rsidRDefault="00DB1505" w:rsidP="00DB1505">
      <w:r w:rsidRPr="00ED3698">
        <w:t>This sub-block is used to specify a minimum activity for water. This approach has been adopted from the geochemical equilibrium model MINTEQA2 (Allison et al., 1991).</w:t>
      </w:r>
    </w:p>
    <w:p w14:paraId="6F7983D4" w14:textId="77777777" w:rsidR="00DB1505" w:rsidRPr="00ED3698" w:rsidRDefault="00DB1505" w:rsidP="00DB1505">
      <w:pPr>
        <w:pStyle w:val="Heading4"/>
      </w:pPr>
      <w:bookmarkStart w:id="177" w:name="_Toc13055942"/>
      <w:r w:rsidRPr="00ED3698">
        <w:t>‘</w:t>
      </w:r>
      <w:r>
        <w:t>redox reactions</w:t>
      </w:r>
      <w:r w:rsidRPr="00ED3698">
        <w:t>’</w:t>
      </w:r>
      <w:bookmarkEnd w:id="177"/>
    </w:p>
    <w:p w14:paraId="23C351BB" w14:textId="3D65329F" w:rsidR="00DB1505" w:rsidRDefault="00DB1505" w:rsidP="00DB1505">
      <w:r w:rsidRPr="00ED3698">
        <w:t xml:space="preserve">This sub-block is used to specify </w:t>
      </w:r>
      <w:r w:rsidR="009A0F64">
        <w:t xml:space="preserve">the </w:t>
      </w:r>
      <w:r>
        <w:t>redox reaction type</w:t>
      </w:r>
      <w:r w:rsidRPr="00ED3698">
        <w:t xml:space="preserve">. </w:t>
      </w:r>
      <w:r>
        <w:t>It is currently specified for equilibrium redox reactions only.</w:t>
      </w:r>
    </w:p>
    <w:p w14:paraId="17233433" w14:textId="401283D8" w:rsidR="00DB1505" w:rsidRPr="00ED3698" w:rsidRDefault="00DB1505" w:rsidP="00DB1505">
      <w:pPr>
        <w:pStyle w:val="Heading4"/>
      </w:pPr>
      <w:r w:rsidRPr="00ED3698">
        <w:t xml:space="preserve"> </w:t>
      </w:r>
      <w:bookmarkStart w:id="178" w:name="_Toc13055943"/>
      <w:r w:rsidR="009A0F64">
        <w:t>‘</w:t>
      </w:r>
      <w:r w:rsidRPr="00C90E1F">
        <w:t>finite minerals</w:t>
      </w:r>
      <w:r w:rsidR="009A0F64">
        <w:t>’</w:t>
      </w:r>
      <w:bookmarkEnd w:id="178"/>
    </w:p>
    <w:p w14:paraId="3C964405" w14:textId="77777777" w:rsidR="00DB1505" w:rsidRDefault="00DB1505" w:rsidP="00DB1505">
      <w:r w:rsidRPr="00ED3698">
        <w:t xml:space="preserve">This sub-block is used to specify </w:t>
      </w:r>
      <w:r>
        <w:t>finite mineral</w:t>
      </w:r>
      <w:r w:rsidRPr="00ED3698">
        <w:t xml:space="preserve">. </w:t>
      </w:r>
      <w:r>
        <w:t xml:space="preserve">If it is true, the amount of minerals is limited. Otherwise, the amount of minerals is </w:t>
      </w:r>
      <w:r w:rsidR="00DC4CF0">
        <w:t>unlimited</w:t>
      </w:r>
      <w:r>
        <w:t>.</w:t>
      </w:r>
    </w:p>
    <w:p w14:paraId="6BBC5632" w14:textId="2ED71215" w:rsidR="00DB1505" w:rsidRPr="00ED3698" w:rsidRDefault="009A0F64" w:rsidP="00DB1505">
      <w:pPr>
        <w:pStyle w:val="Heading4"/>
      </w:pPr>
      <w:bookmarkStart w:id="179" w:name="_Toc13055944"/>
      <w:r>
        <w:t>‘</w:t>
      </w:r>
      <w:r w:rsidR="00DB1505" w:rsidRPr="00620CC5">
        <w:t>activity update settings</w:t>
      </w:r>
      <w:r>
        <w:t>’</w:t>
      </w:r>
      <w:bookmarkEnd w:id="179"/>
    </w:p>
    <w:p w14:paraId="3343A8F6" w14:textId="1668BA79" w:rsidR="00DB1505" w:rsidRPr="00ED3698" w:rsidRDefault="00DB1505" w:rsidP="00DB1505">
      <w:r w:rsidRPr="00ED3698">
        <w:t xml:space="preserve">This sub-block is used to </w:t>
      </w:r>
      <w:r>
        <w:t xml:space="preserve">define </w:t>
      </w:r>
      <w:r w:rsidR="009A0F64">
        <w:t xml:space="preserve">the </w:t>
      </w:r>
      <w:r>
        <w:t xml:space="preserve">update technique for activity coefficients for local chemistry. </w:t>
      </w:r>
      <w:r w:rsidR="009A0F64">
        <w:t>Two</w:t>
      </w:r>
      <w:r>
        <w:t xml:space="preserve"> options are</w:t>
      </w:r>
      <w:r w:rsidR="009A0F64">
        <w:t xml:space="preserve"> currently</w:t>
      </w:r>
      <w:r>
        <w:t xml:space="preserve"> available: </w:t>
      </w:r>
      <w:r w:rsidR="009A0F64">
        <w:t>‘</w:t>
      </w:r>
      <w:r>
        <w:t>no_update</w:t>
      </w:r>
      <w:r w:rsidR="009A0F64">
        <w:t>’</w:t>
      </w:r>
      <w:r>
        <w:t xml:space="preserve"> – unity activity coefficient; </w:t>
      </w:r>
      <w:r w:rsidR="009A0F64">
        <w:t>‘</w:t>
      </w:r>
      <w:r>
        <w:t>double_update</w:t>
      </w:r>
      <w:r w:rsidR="009A0F64">
        <w:t>’</w:t>
      </w:r>
      <w:r>
        <w:t xml:space="preserve"> – update activity coefficients during Newton iterations for the local chemical reaction calculations.</w:t>
      </w:r>
    </w:p>
    <w:p w14:paraId="45B5B551" w14:textId="23E0E922" w:rsidR="00DB1505" w:rsidRPr="00ED3698" w:rsidRDefault="009A0F64" w:rsidP="00DB1505">
      <w:pPr>
        <w:pStyle w:val="Heading4"/>
      </w:pPr>
      <w:bookmarkStart w:id="180" w:name="_Toc13055945"/>
      <w:r>
        <w:t>‘</w:t>
      </w:r>
      <w:r w:rsidR="00DB1505" w:rsidRPr="00644144">
        <w:t>define minimum reaction rate</w:t>
      </w:r>
      <w:r>
        <w:t>’</w:t>
      </w:r>
      <w:bookmarkEnd w:id="180"/>
    </w:p>
    <w:p w14:paraId="66F9B6FF" w14:textId="065C8104" w:rsidR="00DB1505" w:rsidRDefault="00DB1505" w:rsidP="00DB1505">
      <w:r w:rsidRPr="00ED3698">
        <w:t xml:space="preserve">This sub-block is used to </w:t>
      </w:r>
      <w:r>
        <w:t>define</w:t>
      </w:r>
      <w:r w:rsidR="009A0F64">
        <w:t xml:space="preserve"> the</w:t>
      </w:r>
      <w:r>
        <w:t xml:space="preserve"> minimum reaction rate of minerals for local chemical reaction calculations. The parameter cannot be zero. </w:t>
      </w:r>
      <w:r w:rsidR="009A0F64">
        <w:t xml:space="preserve">The default </w:t>
      </w:r>
      <w:r>
        <w:t>value in the code is 1</w:t>
      </w:r>
      <w:r w:rsidR="006F5365">
        <w:t>.0</w:t>
      </w:r>
      <w:r>
        <w:t>e-300.</w:t>
      </w:r>
    </w:p>
    <w:p w14:paraId="14EE34EC" w14:textId="7F676F7A" w:rsidR="00DB1505" w:rsidRPr="00ED3698" w:rsidRDefault="009A0F64" w:rsidP="00DB1505">
      <w:pPr>
        <w:pStyle w:val="Heading4"/>
      </w:pPr>
      <w:bookmarkStart w:id="181" w:name="_Toc13055946"/>
      <w:r>
        <w:t>‘</w:t>
      </w:r>
      <w:r w:rsidR="00DB1505" w:rsidRPr="001C0BC0">
        <w:t>sparse block matrices</w:t>
      </w:r>
      <w:r>
        <w:t>’</w:t>
      </w:r>
      <w:r w:rsidR="00DB1505">
        <w:t xml:space="preserve"> and </w:t>
      </w:r>
      <w:r>
        <w:t>‘</w:t>
      </w:r>
      <w:r w:rsidR="00DB1505">
        <w:t>dense block matrices</w:t>
      </w:r>
      <w:r>
        <w:t>’</w:t>
      </w:r>
      <w:bookmarkEnd w:id="181"/>
    </w:p>
    <w:p w14:paraId="117104E0" w14:textId="578478F2" w:rsidR="00DB1505" w:rsidRPr="00ED3698" w:rsidRDefault="009A0F64" w:rsidP="00DB1505">
      <w:r>
        <w:t>These</w:t>
      </w:r>
      <w:r w:rsidRPr="00ED3698">
        <w:t xml:space="preserve"> </w:t>
      </w:r>
      <w:r w:rsidR="00DB1505">
        <w:t>keywords are</w:t>
      </w:r>
      <w:r w:rsidR="00DB1505" w:rsidRPr="00ED3698">
        <w:t xml:space="preserve"> used to </w:t>
      </w:r>
      <w:r w:rsidR="00DB1505">
        <w:t xml:space="preserve">define the type of matrices as sparse block matrices, which is also the default value for most geochemical processes except for multicomponent diffusion. Otherwise, the keyword </w:t>
      </w:r>
      <w:r>
        <w:t xml:space="preserve">‘dense </w:t>
      </w:r>
      <w:r w:rsidR="00DB1505">
        <w:t>block matrices</w:t>
      </w:r>
      <w:r>
        <w:t>’</w:t>
      </w:r>
      <w:r w:rsidR="00DB1505">
        <w:t xml:space="preserve"> should be specified.</w:t>
      </w:r>
    </w:p>
    <w:p w14:paraId="37D4AF43" w14:textId="5D80BB7A" w:rsidR="00DB1505" w:rsidRDefault="00DB1505" w:rsidP="00DB1505">
      <w:pPr>
        <w:pStyle w:val="BodyText"/>
      </w:pPr>
      <w:r w:rsidRPr="00ED3698">
        <w:t xml:space="preserve">Default values, possible settings and recommended ranges for these parameters are defined in </w:t>
      </w:r>
      <w:r>
        <w:fldChar w:fldCharType="begin"/>
      </w:r>
      <w:r>
        <w:instrText xml:space="preserve"> REF _Ref486437116 \h  \* MERGEFORMAT </w:instrText>
      </w:r>
      <w:r>
        <w:fldChar w:fldCharType="separate"/>
      </w:r>
      <w:r w:rsidR="00D41448" w:rsidRPr="00ED3698">
        <w:t xml:space="preserve">Table </w:t>
      </w:r>
      <w:r w:rsidR="00D41448">
        <w:rPr>
          <w:noProof/>
        </w:rPr>
        <w:t>3.7</w:t>
      </w:r>
      <w:r>
        <w:fldChar w:fldCharType="end"/>
      </w:r>
      <w:r w:rsidRPr="00ED3698">
        <w:t>:</w:t>
      </w:r>
    </w:p>
    <w:p w14:paraId="7554656B" w14:textId="77777777" w:rsidR="00ED75DA" w:rsidRPr="00ED3698" w:rsidRDefault="00ED75DA" w:rsidP="00DB1505">
      <w:pPr>
        <w:pStyle w:val="BodyText"/>
      </w:pPr>
    </w:p>
    <w:p w14:paraId="41C3B009" w14:textId="77777777" w:rsidR="00DB1505" w:rsidRPr="00ED3698" w:rsidRDefault="00DB1505" w:rsidP="00DB1505">
      <w:pPr>
        <w:pStyle w:val="Caption"/>
      </w:pPr>
      <w:bookmarkStart w:id="182" w:name="_Ref486437116"/>
      <w:bookmarkStart w:id="183" w:name="_Ref486437110"/>
      <w:bookmarkStart w:id="184" w:name="_Toc13056208"/>
      <w:r w:rsidRPr="00ED3698">
        <w:lastRenderedPageBreak/>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7</w:t>
      </w:r>
      <w:r w:rsidR="00606172">
        <w:rPr>
          <w:noProof/>
        </w:rPr>
        <w:fldChar w:fldCharType="end"/>
      </w:r>
      <w:bookmarkEnd w:id="182"/>
      <w:r w:rsidRPr="00ED3698">
        <w:t xml:space="preserve">: Summary of input parameters for </w:t>
      </w:r>
      <w:r w:rsidRPr="00FC2059">
        <w:rPr>
          <w:noProof/>
        </w:rPr>
        <w:t>data</w:t>
      </w:r>
      <w:r w:rsidRPr="00ED3698">
        <w:t xml:space="preserve"> block</w:t>
      </w:r>
      <w:r w:rsidRPr="00ED3698">
        <w:rPr>
          <w:sz w:val="20"/>
        </w:rPr>
        <w:t xml:space="preserve"> </w:t>
      </w:r>
      <w:r w:rsidRPr="00ED3698">
        <w:t>‘control parameters – local chemistry’</w:t>
      </w:r>
      <w:bookmarkEnd w:id="183"/>
      <w:bookmarkEnd w:id="184"/>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710"/>
        <w:gridCol w:w="1980"/>
        <w:gridCol w:w="1211"/>
        <w:gridCol w:w="2045"/>
        <w:gridCol w:w="1693"/>
      </w:tblGrid>
      <w:tr w:rsidR="00DB1505" w:rsidRPr="00ED3698" w14:paraId="38D19C13" w14:textId="77777777" w:rsidTr="007239FB">
        <w:tc>
          <w:tcPr>
            <w:tcW w:w="1710" w:type="dxa"/>
          </w:tcPr>
          <w:p w14:paraId="0B450DFB" w14:textId="77777777" w:rsidR="00DB1505" w:rsidRPr="00ED3698" w:rsidRDefault="00DB1505" w:rsidP="000D018B">
            <w:pPr>
              <w:pStyle w:val="Tableheader"/>
            </w:pPr>
            <w:r w:rsidRPr="00ED3698">
              <w:t>Sub-block</w:t>
            </w:r>
          </w:p>
        </w:tc>
        <w:tc>
          <w:tcPr>
            <w:tcW w:w="1980" w:type="dxa"/>
          </w:tcPr>
          <w:p w14:paraId="73361F50" w14:textId="77777777" w:rsidR="00DB1505" w:rsidRPr="00ED3698" w:rsidRDefault="00DB1505" w:rsidP="000D018B">
            <w:pPr>
              <w:pStyle w:val="Tableheader"/>
            </w:pPr>
            <w:r w:rsidRPr="00ED3698">
              <w:t>Parameter</w:t>
            </w:r>
          </w:p>
        </w:tc>
        <w:tc>
          <w:tcPr>
            <w:tcW w:w="1211" w:type="dxa"/>
          </w:tcPr>
          <w:p w14:paraId="7E5C24B0" w14:textId="77777777" w:rsidR="00DB1505" w:rsidRPr="00ED3698" w:rsidRDefault="00DB1505" w:rsidP="000D018B">
            <w:pPr>
              <w:pStyle w:val="Tableheader"/>
            </w:pPr>
            <w:r w:rsidRPr="00ED3698">
              <w:t>Default value</w:t>
            </w:r>
          </w:p>
        </w:tc>
        <w:tc>
          <w:tcPr>
            <w:tcW w:w="2045" w:type="dxa"/>
          </w:tcPr>
          <w:p w14:paraId="2FF8720B" w14:textId="77777777" w:rsidR="00DB1505" w:rsidRPr="00ED3698" w:rsidRDefault="00DB1505" w:rsidP="000D018B">
            <w:pPr>
              <w:pStyle w:val="Tableheader"/>
            </w:pPr>
            <w:r w:rsidRPr="00ED3698">
              <w:t>Possible parameter settings</w:t>
            </w:r>
          </w:p>
        </w:tc>
        <w:tc>
          <w:tcPr>
            <w:tcW w:w="1693" w:type="dxa"/>
          </w:tcPr>
          <w:p w14:paraId="693BDE72" w14:textId="77777777" w:rsidR="00DB1505" w:rsidRPr="00ED3698" w:rsidRDefault="00DB1505" w:rsidP="000D018B">
            <w:pPr>
              <w:pStyle w:val="Tableheader"/>
            </w:pPr>
            <w:r w:rsidRPr="00ED3698">
              <w:t>Recommended range</w:t>
            </w:r>
          </w:p>
        </w:tc>
      </w:tr>
      <w:tr w:rsidR="00DB1505" w:rsidRPr="00ED3698" w14:paraId="1A6F65BC" w14:textId="77777777" w:rsidTr="007239FB">
        <w:trPr>
          <w:cantSplit/>
        </w:trPr>
        <w:tc>
          <w:tcPr>
            <w:tcW w:w="1710" w:type="dxa"/>
            <w:vMerge w:val="restart"/>
            <w:vAlign w:val="center"/>
          </w:tcPr>
          <w:p w14:paraId="5C5D4484" w14:textId="77777777" w:rsidR="00DB1505" w:rsidRPr="004C6E24" w:rsidRDefault="00DB1505" w:rsidP="000D018B">
            <w:pPr>
              <w:pStyle w:val="Tablebodynospace"/>
            </w:pPr>
            <w:r w:rsidRPr="004C6E24">
              <w:t>‘newton iteration settings’</w:t>
            </w:r>
          </w:p>
        </w:tc>
        <w:tc>
          <w:tcPr>
            <w:tcW w:w="1980" w:type="dxa"/>
            <w:vAlign w:val="center"/>
          </w:tcPr>
          <w:p w14:paraId="011A5DF7" w14:textId="69BB0556" w:rsidR="00DB1505" w:rsidRPr="00ED3698" w:rsidRDefault="009A0F64" w:rsidP="000D018B">
            <w:pPr>
              <w:pStyle w:val="Tablebodynospace"/>
            </w:pPr>
            <w:r>
              <w:t>I</w:t>
            </w:r>
            <w:r w:rsidRPr="00ED3698">
              <w:t xml:space="preserve">ncrement </w:t>
            </w:r>
            <w:r w:rsidR="00DB1505" w:rsidRPr="00ED3698">
              <w:t>for numerical differentiation</w:t>
            </w:r>
          </w:p>
        </w:tc>
        <w:tc>
          <w:tcPr>
            <w:tcW w:w="1211" w:type="dxa"/>
            <w:vAlign w:val="center"/>
          </w:tcPr>
          <w:p w14:paraId="6B937052" w14:textId="77777777" w:rsidR="00DB1505" w:rsidRPr="00ED3698" w:rsidRDefault="00DB1505" w:rsidP="000D018B">
            <w:pPr>
              <w:pStyle w:val="Tablebodynospace"/>
            </w:pPr>
            <w:r w:rsidRPr="00ED3698">
              <w:t>10</w:t>
            </w:r>
            <w:r w:rsidRPr="00ED3698">
              <w:rPr>
                <w:vertAlign w:val="superscript"/>
              </w:rPr>
              <w:t>-4</w:t>
            </w:r>
          </w:p>
        </w:tc>
        <w:tc>
          <w:tcPr>
            <w:tcW w:w="2045" w:type="dxa"/>
            <w:vAlign w:val="center"/>
          </w:tcPr>
          <w:p w14:paraId="1248DE59" w14:textId="77777777" w:rsidR="00DB1505" w:rsidRPr="00ED3698" w:rsidRDefault="00DB1505" w:rsidP="000D018B">
            <w:pPr>
              <w:pStyle w:val="Tablebodynospace"/>
            </w:pPr>
            <w:r w:rsidRPr="00ED3698">
              <w:t>-</w:t>
            </w:r>
          </w:p>
        </w:tc>
        <w:tc>
          <w:tcPr>
            <w:tcW w:w="1693" w:type="dxa"/>
            <w:vAlign w:val="center"/>
          </w:tcPr>
          <w:p w14:paraId="1086B235" w14:textId="77777777" w:rsidR="00DB1505" w:rsidRPr="00ED3698" w:rsidRDefault="00DB1505" w:rsidP="000D018B">
            <w:pPr>
              <w:pStyle w:val="Tablebodynospace"/>
            </w:pPr>
            <w:r w:rsidRPr="00ED3698">
              <w:t>10</w:t>
            </w:r>
            <w:r w:rsidRPr="00ED3698">
              <w:rPr>
                <w:vertAlign w:val="superscript"/>
              </w:rPr>
              <w:t>-8</w:t>
            </w:r>
            <w:r w:rsidRPr="00ED3698">
              <w:t>-10</w:t>
            </w:r>
            <w:r w:rsidRPr="00ED3698">
              <w:rPr>
                <w:vertAlign w:val="superscript"/>
              </w:rPr>
              <w:t>-4</w:t>
            </w:r>
          </w:p>
        </w:tc>
      </w:tr>
      <w:tr w:rsidR="00DB1505" w:rsidRPr="00ED3698" w14:paraId="35B8D7AB" w14:textId="77777777" w:rsidTr="007239FB">
        <w:trPr>
          <w:cantSplit/>
        </w:trPr>
        <w:tc>
          <w:tcPr>
            <w:tcW w:w="1710" w:type="dxa"/>
            <w:vMerge/>
            <w:vAlign w:val="center"/>
          </w:tcPr>
          <w:p w14:paraId="3E9EA5E7" w14:textId="77777777" w:rsidR="00DB1505" w:rsidRPr="004C6E24" w:rsidRDefault="00DB1505" w:rsidP="000D018B">
            <w:pPr>
              <w:pStyle w:val="Tablebodynospace"/>
            </w:pPr>
          </w:p>
        </w:tc>
        <w:tc>
          <w:tcPr>
            <w:tcW w:w="1980" w:type="dxa"/>
            <w:vAlign w:val="center"/>
          </w:tcPr>
          <w:p w14:paraId="674F6921" w14:textId="46C8AB27" w:rsidR="00DB1505" w:rsidRPr="00ED3698" w:rsidRDefault="009A0F64" w:rsidP="000D018B">
            <w:pPr>
              <w:pStyle w:val="Tablebodynospace"/>
            </w:pPr>
            <w:r>
              <w:t>C</w:t>
            </w:r>
            <w:r w:rsidRPr="00ED3698">
              <w:t xml:space="preserve">onvergence </w:t>
            </w:r>
            <w:r w:rsidR="00DB1505" w:rsidRPr="00ED3698">
              <w:t>tolerance</w:t>
            </w:r>
          </w:p>
        </w:tc>
        <w:tc>
          <w:tcPr>
            <w:tcW w:w="1211" w:type="dxa"/>
            <w:vAlign w:val="center"/>
          </w:tcPr>
          <w:p w14:paraId="6C810B80" w14:textId="77777777" w:rsidR="00DB1505" w:rsidRPr="00ED3698" w:rsidRDefault="00DB1505" w:rsidP="000D018B">
            <w:pPr>
              <w:pStyle w:val="Tablebodynospace"/>
            </w:pPr>
            <w:r w:rsidRPr="00ED3698">
              <w:t>10</w:t>
            </w:r>
            <w:r w:rsidRPr="00ED3698">
              <w:rPr>
                <w:vertAlign w:val="superscript"/>
              </w:rPr>
              <w:t>-6</w:t>
            </w:r>
          </w:p>
        </w:tc>
        <w:tc>
          <w:tcPr>
            <w:tcW w:w="2045" w:type="dxa"/>
            <w:vAlign w:val="center"/>
          </w:tcPr>
          <w:p w14:paraId="2DA318A6" w14:textId="77777777" w:rsidR="00DB1505" w:rsidRPr="00ED3698" w:rsidRDefault="00DB1505" w:rsidP="000D018B">
            <w:pPr>
              <w:pStyle w:val="Tablebodynospace"/>
            </w:pPr>
            <w:r w:rsidRPr="00ED3698">
              <w:t>-</w:t>
            </w:r>
          </w:p>
        </w:tc>
        <w:tc>
          <w:tcPr>
            <w:tcW w:w="1693" w:type="dxa"/>
            <w:vAlign w:val="center"/>
          </w:tcPr>
          <w:p w14:paraId="64F5688D" w14:textId="77777777" w:rsidR="00DB1505" w:rsidRPr="00ED3698" w:rsidRDefault="00DB1505" w:rsidP="000D018B">
            <w:pPr>
              <w:pStyle w:val="Tablebodynospace"/>
            </w:pPr>
            <w:r w:rsidRPr="00ED3698">
              <w:t>10</w:t>
            </w:r>
            <w:r w:rsidRPr="00ED3698">
              <w:rPr>
                <w:vertAlign w:val="superscript"/>
              </w:rPr>
              <w:t>-8</w:t>
            </w:r>
            <w:r w:rsidRPr="00ED3698">
              <w:t>-10</w:t>
            </w:r>
            <w:r w:rsidRPr="00ED3698">
              <w:rPr>
                <w:vertAlign w:val="superscript"/>
              </w:rPr>
              <w:t>-4</w:t>
            </w:r>
          </w:p>
        </w:tc>
      </w:tr>
      <w:tr w:rsidR="00DB1505" w:rsidRPr="00ED3698" w14:paraId="5FF3BA3A" w14:textId="77777777" w:rsidTr="007239FB">
        <w:tc>
          <w:tcPr>
            <w:tcW w:w="1710" w:type="dxa"/>
            <w:vAlign w:val="center"/>
          </w:tcPr>
          <w:p w14:paraId="0F368AEC" w14:textId="77777777" w:rsidR="00DB1505" w:rsidRPr="004C6E24" w:rsidRDefault="00DB1505" w:rsidP="000D018B">
            <w:pPr>
              <w:pStyle w:val="Tablebodynospace"/>
            </w:pPr>
            <w:r w:rsidRPr="004C6E24">
              <w:t>‘output time unit’</w:t>
            </w:r>
          </w:p>
        </w:tc>
        <w:tc>
          <w:tcPr>
            <w:tcW w:w="1980" w:type="dxa"/>
            <w:vAlign w:val="center"/>
          </w:tcPr>
          <w:p w14:paraId="3A7C445F" w14:textId="1B5ADB20" w:rsidR="00DB1505" w:rsidRPr="00ED3698" w:rsidRDefault="009A0F64" w:rsidP="000D018B">
            <w:pPr>
              <w:pStyle w:val="Tablebodynospace"/>
            </w:pPr>
            <w:r>
              <w:t>T</w:t>
            </w:r>
            <w:r w:rsidRPr="00ED3698">
              <w:t xml:space="preserve">ime </w:t>
            </w:r>
            <w:r w:rsidR="00DB1505" w:rsidRPr="00ED3698">
              <w:t>unit</w:t>
            </w:r>
          </w:p>
        </w:tc>
        <w:tc>
          <w:tcPr>
            <w:tcW w:w="1211" w:type="dxa"/>
            <w:vAlign w:val="center"/>
          </w:tcPr>
          <w:p w14:paraId="4C57B2AC" w14:textId="77777777" w:rsidR="00DB1505" w:rsidRPr="00ED3698" w:rsidRDefault="00DB1505" w:rsidP="000D018B">
            <w:pPr>
              <w:pStyle w:val="Tablebodynospace"/>
            </w:pPr>
            <w:r w:rsidRPr="00ED3698">
              <w:t>‘days’</w:t>
            </w:r>
          </w:p>
        </w:tc>
        <w:tc>
          <w:tcPr>
            <w:tcW w:w="2045" w:type="dxa"/>
            <w:vAlign w:val="center"/>
          </w:tcPr>
          <w:p w14:paraId="5B6E593C" w14:textId="77777777" w:rsidR="00DB1505" w:rsidRPr="00ED3698" w:rsidRDefault="00DB1505" w:rsidP="000D018B">
            <w:pPr>
              <w:pStyle w:val="Tablebodynospace"/>
            </w:pPr>
            <w:r w:rsidRPr="00ED3698">
              <w:t>‘seconds’</w:t>
            </w:r>
          </w:p>
          <w:p w14:paraId="33622A17" w14:textId="77777777" w:rsidR="00DB1505" w:rsidRPr="00ED3698" w:rsidRDefault="00DB1505" w:rsidP="000D018B">
            <w:pPr>
              <w:pStyle w:val="Tablebodynospace"/>
            </w:pPr>
            <w:r w:rsidRPr="00ED3698">
              <w:t>‘</w:t>
            </w:r>
            <w:r>
              <w:t>hours’</w:t>
            </w:r>
          </w:p>
          <w:p w14:paraId="57F57F48" w14:textId="77777777" w:rsidR="00DB1505" w:rsidRPr="00ED3698" w:rsidRDefault="00DB1505" w:rsidP="000D018B">
            <w:pPr>
              <w:pStyle w:val="Tablebodynospace"/>
            </w:pPr>
            <w:r w:rsidRPr="00ED3698">
              <w:t>‘days’</w:t>
            </w:r>
          </w:p>
          <w:p w14:paraId="0020DF93" w14:textId="77777777" w:rsidR="00DB1505" w:rsidRPr="00ED3698" w:rsidRDefault="00DB1505" w:rsidP="000D018B">
            <w:pPr>
              <w:pStyle w:val="Tablebodynospace"/>
            </w:pPr>
            <w:r w:rsidRPr="00ED3698">
              <w:t>‘years’</w:t>
            </w:r>
          </w:p>
        </w:tc>
        <w:tc>
          <w:tcPr>
            <w:tcW w:w="1693" w:type="dxa"/>
            <w:vAlign w:val="center"/>
          </w:tcPr>
          <w:p w14:paraId="082DCBE5" w14:textId="77777777" w:rsidR="00DB1505" w:rsidRPr="00ED3698" w:rsidRDefault="00DB1505" w:rsidP="000D018B">
            <w:pPr>
              <w:pStyle w:val="Tablebodynospace"/>
            </w:pPr>
            <w:r w:rsidRPr="00ED3698">
              <w:t>-</w:t>
            </w:r>
          </w:p>
        </w:tc>
      </w:tr>
      <w:tr w:rsidR="00DB1505" w:rsidRPr="00ED3698" w14:paraId="72687543" w14:textId="77777777" w:rsidTr="007239FB">
        <w:tc>
          <w:tcPr>
            <w:tcW w:w="1710" w:type="dxa"/>
            <w:vAlign w:val="center"/>
          </w:tcPr>
          <w:p w14:paraId="243C2778" w14:textId="77777777" w:rsidR="00DB1505" w:rsidRPr="004C6E24" w:rsidRDefault="00DB1505" w:rsidP="000D018B">
            <w:pPr>
              <w:pStyle w:val="Tablebodynospace"/>
            </w:pPr>
            <w:r w:rsidRPr="004C6E24">
              <w:t>‘maximum ionic strength’</w:t>
            </w:r>
          </w:p>
        </w:tc>
        <w:tc>
          <w:tcPr>
            <w:tcW w:w="1980" w:type="dxa"/>
            <w:vAlign w:val="center"/>
          </w:tcPr>
          <w:p w14:paraId="32C2DA12" w14:textId="079519F1" w:rsidR="00DB1505" w:rsidRPr="00ED3698" w:rsidRDefault="009A0F64" w:rsidP="000D018B">
            <w:pPr>
              <w:pStyle w:val="Tablebodynospace"/>
            </w:pPr>
            <w:r>
              <w:t>V</w:t>
            </w:r>
            <w:r w:rsidRPr="00ED3698">
              <w:t xml:space="preserve">alue </w:t>
            </w:r>
            <w:r w:rsidR="00DB1505" w:rsidRPr="00ED3698">
              <w:t>for ionic strength</w:t>
            </w:r>
          </w:p>
        </w:tc>
        <w:tc>
          <w:tcPr>
            <w:tcW w:w="1211" w:type="dxa"/>
            <w:vAlign w:val="center"/>
          </w:tcPr>
          <w:p w14:paraId="7834B635" w14:textId="77777777" w:rsidR="00DB1505" w:rsidRPr="00ED3698" w:rsidRDefault="00DB1505" w:rsidP="000D018B">
            <w:pPr>
              <w:pStyle w:val="Tablebodynospace"/>
            </w:pPr>
            <w:r w:rsidRPr="00ED3698">
              <w:t>2.0</w:t>
            </w:r>
          </w:p>
        </w:tc>
        <w:tc>
          <w:tcPr>
            <w:tcW w:w="2045" w:type="dxa"/>
            <w:vAlign w:val="center"/>
          </w:tcPr>
          <w:p w14:paraId="193F0F02" w14:textId="77777777" w:rsidR="00DB1505" w:rsidRPr="00ED3698" w:rsidRDefault="00DB1505" w:rsidP="000D018B">
            <w:pPr>
              <w:pStyle w:val="Tablebodynospace"/>
            </w:pPr>
            <w:r w:rsidRPr="00ED3698">
              <w:t>-</w:t>
            </w:r>
          </w:p>
        </w:tc>
        <w:tc>
          <w:tcPr>
            <w:tcW w:w="1693" w:type="dxa"/>
            <w:vAlign w:val="center"/>
          </w:tcPr>
          <w:p w14:paraId="232F8E07" w14:textId="77777777" w:rsidR="00DB1505" w:rsidRPr="00ED3698" w:rsidRDefault="00DB1505" w:rsidP="000D018B">
            <w:pPr>
              <w:pStyle w:val="Tablebodynospace"/>
            </w:pPr>
            <w:r w:rsidRPr="00ED3698">
              <w:t>&gt;1</w:t>
            </w:r>
          </w:p>
        </w:tc>
      </w:tr>
      <w:tr w:rsidR="00DB1505" w:rsidRPr="00ED3698" w14:paraId="4DEE5683" w14:textId="77777777" w:rsidTr="007239FB">
        <w:tc>
          <w:tcPr>
            <w:tcW w:w="1710" w:type="dxa"/>
            <w:vAlign w:val="center"/>
          </w:tcPr>
          <w:p w14:paraId="2C677990" w14:textId="77777777" w:rsidR="00DB1505" w:rsidRPr="004C6E24" w:rsidRDefault="00DB1505" w:rsidP="000D018B">
            <w:pPr>
              <w:pStyle w:val="Tablebodynospace"/>
            </w:pPr>
            <w:r w:rsidRPr="004C6E24">
              <w:t xml:space="preserve">‘minimum activity for h2o’ </w:t>
            </w:r>
          </w:p>
        </w:tc>
        <w:tc>
          <w:tcPr>
            <w:tcW w:w="1980" w:type="dxa"/>
            <w:vAlign w:val="center"/>
          </w:tcPr>
          <w:p w14:paraId="18AF4449" w14:textId="7E10F8AE" w:rsidR="00DB1505" w:rsidRPr="00ED3698" w:rsidRDefault="009A0F64" w:rsidP="000D018B">
            <w:pPr>
              <w:pStyle w:val="Tablebodynospace"/>
            </w:pPr>
            <w:r>
              <w:t>V</w:t>
            </w:r>
            <w:r w:rsidRPr="00ED3698">
              <w:t xml:space="preserve">alue </w:t>
            </w:r>
            <w:r w:rsidR="00DB1505" w:rsidRPr="00ED3698">
              <w:t>for activity of H</w:t>
            </w:r>
            <w:r w:rsidR="00DB1505" w:rsidRPr="00ED3698">
              <w:rPr>
                <w:vertAlign w:val="subscript"/>
              </w:rPr>
              <w:t>2</w:t>
            </w:r>
            <w:r w:rsidR="00DB1505" w:rsidRPr="00ED3698">
              <w:t>O</w:t>
            </w:r>
          </w:p>
        </w:tc>
        <w:tc>
          <w:tcPr>
            <w:tcW w:w="1211" w:type="dxa"/>
            <w:vAlign w:val="center"/>
          </w:tcPr>
          <w:p w14:paraId="16DB5620" w14:textId="77777777" w:rsidR="00DB1505" w:rsidRPr="00ED3698" w:rsidRDefault="00DB1505" w:rsidP="000D018B">
            <w:pPr>
              <w:pStyle w:val="Tablebodynospace"/>
            </w:pPr>
            <w:r w:rsidRPr="00ED3698">
              <w:t>0.5</w:t>
            </w:r>
          </w:p>
        </w:tc>
        <w:tc>
          <w:tcPr>
            <w:tcW w:w="2045" w:type="dxa"/>
            <w:vAlign w:val="center"/>
          </w:tcPr>
          <w:p w14:paraId="7783C68A" w14:textId="77777777" w:rsidR="00DB1505" w:rsidRPr="00ED3698" w:rsidRDefault="00DB1505" w:rsidP="000D018B">
            <w:pPr>
              <w:pStyle w:val="Tablebodynospace"/>
            </w:pPr>
            <w:r w:rsidRPr="00ED3698">
              <w:t>-</w:t>
            </w:r>
          </w:p>
        </w:tc>
        <w:tc>
          <w:tcPr>
            <w:tcW w:w="1693" w:type="dxa"/>
            <w:vAlign w:val="center"/>
          </w:tcPr>
          <w:p w14:paraId="15648FD3" w14:textId="77777777" w:rsidR="00DB1505" w:rsidRPr="00ED3698" w:rsidRDefault="00DB1505" w:rsidP="000D018B">
            <w:pPr>
              <w:pStyle w:val="Tablebodynospace"/>
            </w:pPr>
            <w:r w:rsidRPr="00ED3698">
              <w:t>&lt;0.75</w:t>
            </w:r>
          </w:p>
        </w:tc>
      </w:tr>
      <w:tr w:rsidR="00DB1505" w:rsidRPr="00ED3698" w14:paraId="2135BC74" w14:textId="77777777" w:rsidTr="007239FB">
        <w:tc>
          <w:tcPr>
            <w:tcW w:w="1710" w:type="dxa"/>
            <w:vAlign w:val="center"/>
          </w:tcPr>
          <w:p w14:paraId="4B79B6A8" w14:textId="4FA25238" w:rsidR="00DB1505" w:rsidRPr="004C6E24" w:rsidRDefault="009A0F64" w:rsidP="000D018B">
            <w:pPr>
              <w:pStyle w:val="Tablebodynospace"/>
            </w:pPr>
            <w:r>
              <w:t>‘</w:t>
            </w:r>
            <w:r w:rsidR="00DB1505" w:rsidRPr="00605924">
              <w:t>redox reactions</w:t>
            </w:r>
            <w:r>
              <w:t>’</w:t>
            </w:r>
          </w:p>
        </w:tc>
        <w:tc>
          <w:tcPr>
            <w:tcW w:w="1980" w:type="dxa"/>
            <w:vAlign w:val="center"/>
          </w:tcPr>
          <w:p w14:paraId="1761276C" w14:textId="2139142C" w:rsidR="00DB1505" w:rsidRPr="00ED3698" w:rsidRDefault="009A0F64" w:rsidP="000D018B">
            <w:pPr>
              <w:pStyle w:val="Tablebodynospace"/>
            </w:pPr>
            <w:r>
              <w:t>Logic</w:t>
            </w:r>
          </w:p>
        </w:tc>
        <w:tc>
          <w:tcPr>
            <w:tcW w:w="1211" w:type="dxa"/>
            <w:vAlign w:val="center"/>
          </w:tcPr>
          <w:p w14:paraId="05320C4A" w14:textId="77777777" w:rsidR="00DB1505" w:rsidRPr="00ED3698" w:rsidRDefault="00DB1505" w:rsidP="000D018B">
            <w:pPr>
              <w:pStyle w:val="Tablebodynospace"/>
            </w:pPr>
            <w:r>
              <w:t>.true.</w:t>
            </w:r>
          </w:p>
        </w:tc>
        <w:tc>
          <w:tcPr>
            <w:tcW w:w="2045" w:type="dxa"/>
            <w:vAlign w:val="center"/>
          </w:tcPr>
          <w:p w14:paraId="6C0E333E" w14:textId="77777777" w:rsidR="00DB1505" w:rsidRPr="00ED3698" w:rsidRDefault="00DB1505" w:rsidP="000D018B">
            <w:pPr>
              <w:pStyle w:val="Tablebodynospace"/>
            </w:pPr>
            <w:r>
              <w:t>‘.true.’</w:t>
            </w:r>
          </w:p>
        </w:tc>
        <w:tc>
          <w:tcPr>
            <w:tcW w:w="1693" w:type="dxa"/>
            <w:vAlign w:val="center"/>
          </w:tcPr>
          <w:p w14:paraId="77D0D2D9" w14:textId="77777777" w:rsidR="00DB1505" w:rsidRPr="00ED3698" w:rsidRDefault="00DB1505" w:rsidP="000D018B">
            <w:pPr>
              <w:pStyle w:val="Tablebodynospace"/>
            </w:pPr>
            <w:r>
              <w:t>-</w:t>
            </w:r>
          </w:p>
        </w:tc>
      </w:tr>
      <w:tr w:rsidR="00DB1505" w:rsidRPr="00ED3698" w14:paraId="588B169D" w14:textId="77777777" w:rsidTr="007239FB">
        <w:tc>
          <w:tcPr>
            <w:tcW w:w="1710" w:type="dxa"/>
            <w:vAlign w:val="center"/>
          </w:tcPr>
          <w:p w14:paraId="258B7E17" w14:textId="78B9DB47" w:rsidR="00DB1505" w:rsidRPr="00605924" w:rsidRDefault="009A0F64" w:rsidP="000D018B">
            <w:pPr>
              <w:pStyle w:val="Tablebodynospace"/>
            </w:pPr>
            <w:r>
              <w:t>‘</w:t>
            </w:r>
            <w:r w:rsidR="00DB1505" w:rsidRPr="00605924">
              <w:t>finite minerals</w:t>
            </w:r>
            <w:r>
              <w:t>’</w:t>
            </w:r>
          </w:p>
        </w:tc>
        <w:tc>
          <w:tcPr>
            <w:tcW w:w="1980" w:type="dxa"/>
            <w:vAlign w:val="center"/>
          </w:tcPr>
          <w:p w14:paraId="73710AEC" w14:textId="0D1E3CF7" w:rsidR="00DB1505" w:rsidRDefault="009A0F64" w:rsidP="000D018B">
            <w:pPr>
              <w:pStyle w:val="Tablebodynospace"/>
            </w:pPr>
            <w:r>
              <w:t>Logic</w:t>
            </w:r>
          </w:p>
        </w:tc>
        <w:tc>
          <w:tcPr>
            <w:tcW w:w="1211" w:type="dxa"/>
            <w:vAlign w:val="center"/>
          </w:tcPr>
          <w:p w14:paraId="52BD0661" w14:textId="77777777" w:rsidR="00DB1505" w:rsidRDefault="00DB1505" w:rsidP="000D018B">
            <w:pPr>
              <w:pStyle w:val="Tablebodynospace"/>
            </w:pPr>
            <w:r>
              <w:t>.true.</w:t>
            </w:r>
          </w:p>
        </w:tc>
        <w:tc>
          <w:tcPr>
            <w:tcW w:w="2045" w:type="dxa"/>
            <w:vAlign w:val="center"/>
          </w:tcPr>
          <w:p w14:paraId="38AAA0D0" w14:textId="77777777" w:rsidR="00DB1505" w:rsidRDefault="00DB1505" w:rsidP="000D018B">
            <w:pPr>
              <w:pStyle w:val="Tablebodynospace"/>
            </w:pPr>
            <w:r>
              <w:t>‘.true.’ or ‘.false.’</w:t>
            </w:r>
          </w:p>
        </w:tc>
        <w:tc>
          <w:tcPr>
            <w:tcW w:w="1693" w:type="dxa"/>
            <w:vAlign w:val="center"/>
          </w:tcPr>
          <w:p w14:paraId="04E822C8" w14:textId="77777777" w:rsidR="00DB1505" w:rsidRDefault="00DB1505" w:rsidP="000D018B">
            <w:pPr>
              <w:pStyle w:val="Tablebodynospace"/>
            </w:pPr>
            <w:r>
              <w:t>-</w:t>
            </w:r>
          </w:p>
        </w:tc>
      </w:tr>
      <w:tr w:rsidR="00DB1505" w:rsidRPr="00ED3698" w14:paraId="59559AEB" w14:textId="77777777" w:rsidTr="007239FB">
        <w:tc>
          <w:tcPr>
            <w:tcW w:w="1710" w:type="dxa"/>
            <w:vAlign w:val="center"/>
          </w:tcPr>
          <w:p w14:paraId="6AEF7B92" w14:textId="4006DD8C" w:rsidR="00DB1505" w:rsidRPr="00605924" w:rsidRDefault="009A0F64" w:rsidP="000D018B">
            <w:pPr>
              <w:pStyle w:val="Tablebodynospace"/>
            </w:pPr>
            <w:r>
              <w:t>‘</w:t>
            </w:r>
            <w:r w:rsidR="00DB1505" w:rsidRPr="00C90E1F">
              <w:t>activity update settings</w:t>
            </w:r>
            <w:r>
              <w:t>’</w:t>
            </w:r>
          </w:p>
        </w:tc>
        <w:tc>
          <w:tcPr>
            <w:tcW w:w="1980" w:type="dxa"/>
            <w:vAlign w:val="center"/>
          </w:tcPr>
          <w:p w14:paraId="00647785" w14:textId="35706DF5" w:rsidR="00DB1505" w:rsidRDefault="009A0F64" w:rsidP="000D018B">
            <w:pPr>
              <w:pStyle w:val="Tablebodynospace"/>
            </w:pPr>
            <w:r>
              <w:t xml:space="preserve">Type </w:t>
            </w:r>
            <w:r w:rsidR="00DB1505">
              <w:t>of activity updating</w:t>
            </w:r>
          </w:p>
        </w:tc>
        <w:tc>
          <w:tcPr>
            <w:tcW w:w="1211" w:type="dxa"/>
            <w:vAlign w:val="center"/>
          </w:tcPr>
          <w:p w14:paraId="2949D6F3" w14:textId="77777777" w:rsidR="00DB1505" w:rsidRDefault="00DB1505" w:rsidP="000D018B">
            <w:pPr>
              <w:pStyle w:val="Tablebodynospace"/>
            </w:pPr>
            <w:r>
              <w:t>-</w:t>
            </w:r>
          </w:p>
        </w:tc>
        <w:tc>
          <w:tcPr>
            <w:tcW w:w="2045" w:type="dxa"/>
            <w:vAlign w:val="center"/>
          </w:tcPr>
          <w:p w14:paraId="10C7F383" w14:textId="6CFA61E7" w:rsidR="00DB1505" w:rsidRDefault="009A0F64" w:rsidP="000D018B">
            <w:pPr>
              <w:pStyle w:val="Tablebodynospace"/>
            </w:pPr>
            <w:r>
              <w:t>‘</w:t>
            </w:r>
            <w:r w:rsidR="00DB1505" w:rsidRPr="00E15A81">
              <w:t>no_update</w:t>
            </w:r>
            <w:r>
              <w:t>’</w:t>
            </w:r>
            <w:r w:rsidR="00DB1505">
              <w:t xml:space="preserve">, </w:t>
            </w:r>
            <w:r>
              <w:t>‘</w:t>
            </w:r>
            <w:r w:rsidR="00DB1505" w:rsidRPr="00E15A81">
              <w:t>double_update</w:t>
            </w:r>
            <w:r>
              <w:t>’</w:t>
            </w:r>
          </w:p>
        </w:tc>
        <w:tc>
          <w:tcPr>
            <w:tcW w:w="1693" w:type="dxa"/>
            <w:vAlign w:val="center"/>
          </w:tcPr>
          <w:p w14:paraId="61D5922C" w14:textId="77777777" w:rsidR="00DB1505" w:rsidRDefault="00DB1505" w:rsidP="000D018B">
            <w:pPr>
              <w:pStyle w:val="Tablebodynospace"/>
            </w:pPr>
            <w:r>
              <w:t>-</w:t>
            </w:r>
          </w:p>
        </w:tc>
      </w:tr>
      <w:tr w:rsidR="00DB1505" w:rsidRPr="00ED3698" w14:paraId="590A0FF3" w14:textId="77777777" w:rsidTr="007239FB">
        <w:tc>
          <w:tcPr>
            <w:tcW w:w="1710" w:type="dxa"/>
            <w:vAlign w:val="center"/>
          </w:tcPr>
          <w:p w14:paraId="442509A7" w14:textId="56838051" w:rsidR="00DB1505" w:rsidRPr="00C90E1F" w:rsidRDefault="009A0F64" w:rsidP="000D018B">
            <w:pPr>
              <w:pStyle w:val="Tablebodynospace"/>
            </w:pPr>
            <w:r>
              <w:t>‘</w:t>
            </w:r>
            <w:r w:rsidR="00DB1505" w:rsidRPr="008418BA">
              <w:t>define minimum reaction rate</w:t>
            </w:r>
            <w:r>
              <w:t>’</w:t>
            </w:r>
          </w:p>
        </w:tc>
        <w:tc>
          <w:tcPr>
            <w:tcW w:w="1980" w:type="dxa"/>
            <w:vAlign w:val="center"/>
          </w:tcPr>
          <w:p w14:paraId="5BF0352A" w14:textId="2E04EE05" w:rsidR="00DB1505" w:rsidRDefault="009A0F64" w:rsidP="000D018B">
            <w:pPr>
              <w:pStyle w:val="Tablebodynospace"/>
            </w:pPr>
            <w:r>
              <w:t xml:space="preserve">Minimum </w:t>
            </w:r>
            <w:r w:rsidR="00DB1505">
              <w:t>reaction rate</w:t>
            </w:r>
          </w:p>
        </w:tc>
        <w:tc>
          <w:tcPr>
            <w:tcW w:w="1211" w:type="dxa"/>
            <w:vAlign w:val="center"/>
          </w:tcPr>
          <w:p w14:paraId="293482DF" w14:textId="77777777" w:rsidR="00DB1505" w:rsidRDefault="00DB1505" w:rsidP="000D018B">
            <w:pPr>
              <w:pStyle w:val="Tablebodynospace"/>
            </w:pPr>
            <w:r>
              <w:t>1.0e-300</w:t>
            </w:r>
          </w:p>
        </w:tc>
        <w:tc>
          <w:tcPr>
            <w:tcW w:w="2045" w:type="dxa"/>
            <w:vAlign w:val="center"/>
          </w:tcPr>
          <w:p w14:paraId="5E8D6D17" w14:textId="77777777" w:rsidR="00DB1505" w:rsidRPr="00E15A81" w:rsidRDefault="00DB1505" w:rsidP="000D018B">
            <w:pPr>
              <w:pStyle w:val="Tablebodynospace"/>
            </w:pPr>
            <w:r>
              <w:t>-</w:t>
            </w:r>
          </w:p>
        </w:tc>
        <w:tc>
          <w:tcPr>
            <w:tcW w:w="1693" w:type="dxa"/>
            <w:vAlign w:val="center"/>
          </w:tcPr>
          <w:p w14:paraId="729F0184" w14:textId="77777777" w:rsidR="00DB1505" w:rsidRDefault="00DB1505" w:rsidP="000D018B">
            <w:pPr>
              <w:pStyle w:val="Tablebodynospace"/>
            </w:pPr>
            <w:r>
              <w:t>&lt;1e-10, &gt;0.0</w:t>
            </w:r>
          </w:p>
        </w:tc>
      </w:tr>
      <w:tr w:rsidR="00DB1505" w:rsidRPr="00ED3698" w14:paraId="40715DD9" w14:textId="77777777" w:rsidTr="007239FB">
        <w:tc>
          <w:tcPr>
            <w:tcW w:w="1710" w:type="dxa"/>
            <w:vAlign w:val="center"/>
          </w:tcPr>
          <w:p w14:paraId="7212C5CD" w14:textId="4919EBF5" w:rsidR="00DB1505" w:rsidRPr="008418BA" w:rsidRDefault="009A0F64" w:rsidP="000D018B">
            <w:pPr>
              <w:pStyle w:val="Tablebodynospace"/>
            </w:pPr>
            <w:r>
              <w:t>‘</w:t>
            </w:r>
            <w:r w:rsidR="00DB1505" w:rsidRPr="001C0BC0">
              <w:t>sparse block matrices</w:t>
            </w:r>
            <w:r>
              <w:t>’</w:t>
            </w:r>
          </w:p>
        </w:tc>
        <w:tc>
          <w:tcPr>
            <w:tcW w:w="1980" w:type="dxa"/>
            <w:vAlign w:val="center"/>
          </w:tcPr>
          <w:p w14:paraId="553B3239" w14:textId="77777777" w:rsidR="00DB1505" w:rsidRDefault="00DB1505" w:rsidP="000D018B">
            <w:pPr>
              <w:pStyle w:val="Tablebodynospace"/>
            </w:pPr>
            <w:r>
              <w:t>-</w:t>
            </w:r>
          </w:p>
        </w:tc>
        <w:tc>
          <w:tcPr>
            <w:tcW w:w="1211" w:type="dxa"/>
            <w:vAlign w:val="center"/>
          </w:tcPr>
          <w:p w14:paraId="5B028C26" w14:textId="77777777" w:rsidR="00DB1505" w:rsidRDefault="00DB1505" w:rsidP="000D018B">
            <w:pPr>
              <w:pStyle w:val="Tablebodynospace"/>
            </w:pPr>
          </w:p>
        </w:tc>
        <w:tc>
          <w:tcPr>
            <w:tcW w:w="2045" w:type="dxa"/>
            <w:vAlign w:val="center"/>
          </w:tcPr>
          <w:p w14:paraId="0BC766AC" w14:textId="77777777" w:rsidR="00DB1505" w:rsidRDefault="00DB1505" w:rsidP="000D018B">
            <w:pPr>
              <w:pStyle w:val="Tablebodynospace"/>
            </w:pPr>
          </w:p>
        </w:tc>
        <w:tc>
          <w:tcPr>
            <w:tcW w:w="1693" w:type="dxa"/>
            <w:vAlign w:val="center"/>
          </w:tcPr>
          <w:p w14:paraId="7BBA984B" w14:textId="77777777" w:rsidR="00DB1505" w:rsidRDefault="00DB1505" w:rsidP="000D018B">
            <w:pPr>
              <w:pStyle w:val="Tablebodynospace"/>
            </w:pPr>
          </w:p>
        </w:tc>
      </w:tr>
      <w:tr w:rsidR="00DB1505" w:rsidRPr="00ED3698" w14:paraId="5C8B7FE5" w14:textId="77777777" w:rsidTr="007239FB">
        <w:tc>
          <w:tcPr>
            <w:tcW w:w="1710" w:type="dxa"/>
            <w:vAlign w:val="center"/>
          </w:tcPr>
          <w:p w14:paraId="582A1730" w14:textId="333930B9" w:rsidR="00DB1505" w:rsidRPr="008418BA" w:rsidRDefault="009A0F64" w:rsidP="000D018B">
            <w:pPr>
              <w:pStyle w:val="Tablebodynospace"/>
            </w:pPr>
            <w:r>
              <w:t>‘</w:t>
            </w:r>
            <w:r w:rsidR="00DB1505" w:rsidRPr="001C0BC0">
              <w:t>dense block matrices</w:t>
            </w:r>
            <w:r>
              <w:t>’</w:t>
            </w:r>
          </w:p>
        </w:tc>
        <w:tc>
          <w:tcPr>
            <w:tcW w:w="1980" w:type="dxa"/>
            <w:vAlign w:val="center"/>
          </w:tcPr>
          <w:p w14:paraId="61C85F9B" w14:textId="77777777" w:rsidR="00DB1505" w:rsidRDefault="00DB1505" w:rsidP="000D018B">
            <w:pPr>
              <w:pStyle w:val="Tablebodynospace"/>
            </w:pPr>
            <w:r>
              <w:t>-</w:t>
            </w:r>
          </w:p>
        </w:tc>
        <w:tc>
          <w:tcPr>
            <w:tcW w:w="1211" w:type="dxa"/>
            <w:vAlign w:val="center"/>
          </w:tcPr>
          <w:p w14:paraId="5F08AEF9" w14:textId="77777777" w:rsidR="00DB1505" w:rsidRDefault="00DB1505" w:rsidP="000D018B">
            <w:pPr>
              <w:pStyle w:val="Tablebodynospace"/>
            </w:pPr>
          </w:p>
        </w:tc>
        <w:tc>
          <w:tcPr>
            <w:tcW w:w="2045" w:type="dxa"/>
            <w:vAlign w:val="center"/>
          </w:tcPr>
          <w:p w14:paraId="6B2D7559" w14:textId="77777777" w:rsidR="00DB1505" w:rsidRDefault="00DB1505" w:rsidP="000D018B">
            <w:pPr>
              <w:pStyle w:val="Tablebodynospace"/>
            </w:pPr>
          </w:p>
        </w:tc>
        <w:tc>
          <w:tcPr>
            <w:tcW w:w="1693" w:type="dxa"/>
            <w:vAlign w:val="center"/>
          </w:tcPr>
          <w:p w14:paraId="49FBD0F1" w14:textId="77777777" w:rsidR="00DB1505" w:rsidRDefault="00DB1505" w:rsidP="000D018B">
            <w:pPr>
              <w:pStyle w:val="Tablebodynospace"/>
            </w:pPr>
          </w:p>
        </w:tc>
      </w:tr>
    </w:tbl>
    <w:p w14:paraId="6EB665EE" w14:textId="77777777" w:rsidR="00DB1505" w:rsidRPr="00ED3698" w:rsidRDefault="00DB1505" w:rsidP="00DB1505"/>
    <w:p w14:paraId="66715152" w14:textId="340EE6F4" w:rsidR="00DB1505" w:rsidRPr="00ED3698" w:rsidRDefault="00DB1505" w:rsidP="00DB1505">
      <w:pPr>
        <w:pStyle w:val="Heading3"/>
      </w:pPr>
      <w:bookmarkStart w:id="185" w:name="_Toc13055947"/>
      <w:r w:rsidRPr="00ED3698">
        <w:t xml:space="preserve">Example </w:t>
      </w:r>
      <w:r w:rsidR="005C0C03">
        <w:t>Data input file</w:t>
      </w:r>
      <w:bookmarkEnd w:id="185"/>
    </w:p>
    <w:p w14:paraId="2449AC5B" w14:textId="77777777" w:rsidR="00DB1505" w:rsidRPr="00ED3698" w:rsidRDefault="00DB1505" w:rsidP="00DB1505">
      <w:r>
        <w:t>An example of the control parameters for local geochemistry:</w:t>
      </w:r>
    </w:p>
    <w:p w14:paraId="3965D24F" w14:textId="77777777" w:rsidR="000D018B" w:rsidRDefault="000D018B" w:rsidP="00DB1505">
      <w:pPr>
        <w:pStyle w:val="StyleCode"/>
      </w:pPr>
    </w:p>
    <w:p w14:paraId="124203D5" w14:textId="77777777" w:rsidR="00DB1505" w:rsidRPr="00ED3698" w:rsidRDefault="00DB1505" w:rsidP="00DB1505">
      <w:pPr>
        <w:pStyle w:val="StyleCode"/>
      </w:pPr>
      <w:r w:rsidRPr="00ED3698">
        <w:t>! ---------------------------------------------------------------------------</w:t>
      </w:r>
    </w:p>
    <w:p w14:paraId="0999C1C6" w14:textId="77777777" w:rsidR="00DB1505" w:rsidRPr="00ED3698" w:rsidRDefault="00DB1505" w:rsidP="00DB1505">
      <w:pPr>
        <w:pStyle w:val="StyleCode"/>
      </w:pPr>
      <w:r w:rsidRPr="00ED3698">
        <w:t>'control parameters - local geochemistry'</w:t>
      </w:r>
    </w:p>
    <w:p w14:paraId="6AAB6FAA" w14:textId="77777777" w:rsidR="00DB1505" w:rsidRPr="00ED3698" w:rsidRDefault="00DB1505" w:rsidP="00DB1505">
      <w:pPr>
        <w:pStyle w:val="StyleCode"/>
      </w:pPr>
    </w:p>
    <w:p w14:paraId="4DE7C970" w14:textId="77777777" w:rsidR="00DB1505" w:rsidRPr="00ED3698" w:rsidRDefault="00DB1505" w:rsidP="00DB1505">
      <w:pPr>
        <w:pStyle w:val="StyleCode"/>
      </w:pPr>
      <w:r w:rsidRPr="00ED3698">
        <w:t>'newton iteration settings'</w:t>
      </w:r>
    </w:p>
    <w:p w14:paraId="5027B11E" w14:textId="77777777" w:rsidR="00DB1505" w:rsidRPr="00ED3698" w:rsidRDefault="00DB1505" w:rsidP="00DB1505">
      <w:pPr>
        <w:pStyle w:val="StyleCode"/>
      </w:pPr>
      <w:r w:rsidRPr="00ED3698">
        <w:t>1.d-4</w:t>
      </w:r>
      <w:r w:rsidRPr="00ED3698">
        <w:tab/>
      </w:r>
      <w:r w:rsidRPr="00ED3698">
        <w:tab/>
      </w:r>
      <w:r w:rsidRPr="00ED3698">
        <w:tab/>
      </w:r>
      <w:r w:rsidRPr="00ED3698">
        <w:tab/>
        <w:t>;factor for numerical differentiation</w:t>
      </w:r>
    </w:p>
    <w:p w14:paraId="1DC2A72A" w14:textId="77777777" w:rsidR="00DB1505" w:rsidRPr="00ED3698" w:rsidRDefault="00DB1505" w:rsidP="00DB1505">
      <w:pPr>
        <w:pStyle w:val="StyleCode"/>
      </w:pPr>
      <w:r w:rsidRPr="00ED3698">
        <w:t>1.d-6</w:t>
      </w:r>
      <w:r w:rsidRPr="00ED3698">
        <w:tab/>
      </w:r>
      <w:r w:rsidRPr="00ED3698">
        <w:tab/>
      </w:r>
      <w:r w:rsidRPr="00ED3698">
        <w:tab/>
      </w:r>
      <w:r w:rsidRPr="00ED3698">
        <w:tab/>
        <w:t>;convergence tolerance</w:t>
      </w:r>
    </w:p>
    <w:p w14:paraId="4F93B2E0" w14:textId="77777777" w:rsidR="00DB1505" w:rsidRPr="00ED3698" w:rsidRDefault="00DB1505" w:rsidP="00DB1505">
      <w:pPr>
        <w:pStyle w:val="StyleCode"/>
      </w:pPr>
    </w:p>
    <w:p w14:paraId="70421330" w14:textId="77777777" w:rsidR="00DB1505" w:rsidRPr="00ED3698" w:rsidRDefault="00DB1505" w:rsidP="00DB1505">
      <w:pPr>
        <w:pStyle w:val="StyleCode"/>
      </w:pPr>
      <w:r w:rsidRPr="00ED3698">
        <w:t>'output time unit'</w:t>
      </w:r>
    </w:p>
    <w:p w14:paraId="31E71425" w14:textId="77777777" w:rsidR="00DB1505" w:rsidRPr="00ED3698" w:rsidRDefault="00DB1505" w:rsidP="00DB1505">
      <w:pPr>
        <w:pStyle w:val="StyleCode"/>
      </w:pPr>
      <w:r w:rsidRPr="00ED3698">
        <w:t>'days'</w:t>
      </w:r>
      <w:r w:rsidRPr="00ED3698">
        <w:tab/>
      </w:r>
      <w:r w:rsidRPr="00ED3698">
        <w:tab/>
      </w:r>
      <w:r w:rsidRPr="00ED3698">
        <w:tab/>
      </w:r>
      <w:r w:rsidRPr="00ED3698">
        <w:tab/>
        <w:t>;time unit (local chemistry)</w:t>
      </w:r>
    </w:p>
    <w:p w14:paraId="08FCA517" w14:textId="77777777" w:rsidR="00DB1505" w:rsidRPr="00ED3698" w:rsidRDefault="00DB1505" w:rsidP="00DB1505">
      <w:pPr>
        <w:pStyle w:val="StyleCode"/>
      </w:pPr>
    </w:p>
    <w:p w14:paraId="5F560812" w14:textId="77777777" w:rsidR="00DB1505" w:rsidRPr="00ED3698" w:rsidRDefault="00DB1505" w:rsidP="00DB1505">
      <w:pPr>
        <w:pStyle w:val="StyleCode"/>
      </w:pPr>
      <w:r w:rsidRPr="00ED3698">
        <w:t>'maximum ionic strength'</w:t>
      </w:r>
    </w:p>
    <w:p w14:paraId="02807488" w14:textId="77777777" w:rsidR="00DB1505" w:rsidRPr="00ED3698" w:rsidRDefault="00DB1505" w:rsidP="00DB1505">
      <w:pPr>
        <w:pStyle w:val="StyleCode"/>
      </w:pPr>
      <w:r w:rsidRPr="00ED3698">
        <w:t>1.0d0</w:t>
      </w:r>
      <w:r w:rsidRPr="00ED3698">
        <w:tab/>
      </w:r>
      <w:r w:rsidRPr="00ED3698">
        <w:tab/>
      </w:r>
      <w:r w:rsidRPr="00ED3698">
        <w:tab/>
      </w:r>
      <w:r w:rsidRPr="00ED3698">
        <w:tab/>
        <w:t>;max. ionic strength</w:t>
      </w:r>
    </w:p>
    <w:p w14:paraId="15033EA8" w14:textId="77777777" w:rsidR="00DB1505" w:rsidRPr="00ED3698" w:rsidRDefault="00DB1505" w:rsidP="00DB1505">
      <w:pPr>
        <w:pStyle w:val="StyleCode"/>
      </w:pPr>
    </w:p>
    <w:p w14:paraId="38875DD2" w14:textId="77777777" w:rsidR="00DB1505" w:rsidRPr="00ED3698" w:rsidRDefault="00DB1505" w:rsidP="00DB1505">
      <w:pPr>
        <w:pStyle w:val="StyleCode"/>
      </w:pPr>
      <w:r w:rsidRPr="00ED3698">
        <w:t>'minimum activity for h2o'</w:t>
      </w:r>
    </w:p>
    <w:p w14:paraId="3C2700E7" w14:textId="77777777" w:rsidR="00DB1505" w:rsidRPr="00ED3698" w:rsidRDefault="00DB1505" w:rsidP="00DB1505">
      <w:pPr>
        <w:pStyle w:val="StyleCode"/>
      </w:pPr>
      <w:r w:rsidRPr="00ED3698">
        <w:t>0.5d0</w:t>
      </w:r>
      <w:r w:rsidRPr="00ED3698">
        <w:tab/>
      </w:r>
      <w:r w:rsidRPr="00ED3698">
        <w:tab/>
      </w:r>
      <w:r w:rsidRPr="00ED3698">
        <w:tab/>
      </w:r>
      <w:r w:rsidRPr="00ED3698">
        <w:tab/>
        <w:t>;min. activity for h2o</w:t>
      </w:r>
    </w:p>
    <w:p w14:paraId="3F5A7FED" w14:textId="77777777" w:rsidR="00DB1505" w:rsidRPr="00ED3698" w:rsidRDefault="00DB1505" w:rsidP="00DB1505">
      <w:pPr>
        <w:pStyle w:val="StyleCode"/>
      </w:pPr>
    </w:p>
    <w:p w14:paraId="0DEA710E" w14:textId="77777777" w:rsidR="00DB1505" w:rsidRDefault="00DB1505" w:rsidP="00DB45B4">
      <w:pPr>
        <w:pStyle w:val="StyleCode"/>
      </w:pPr>
      <w:r w:rsidRPr="00ED3698">
        <w:t>'done'</w:t>
      </w:r>
    </w:p>
    <w:p w14:paraId="75FFE446" w14:textId="77777777" w:rsidR="00DB45B4" w:rsidRPr="00ED3698" w:rsidRDefault="00DB45B4" w:rsidP="00DB45B4">
      <w:pPr>
        <w:pStyle w:val="StyleCode"/>
      </w:pPr>
    </w:p>
    <w:p w14:paraId="74E5487D" w14:textId="77777777" w:rsidR="00DB1505" w:rsidRPr="00ED3698" w:rsidRDefault="00DB1505" w:rsidP="00DB1505">
      <w:pPr>
        <w:pStyle w:val="Heading4"/>
      </w:pPr>
      <w:bookmarkStart w:id="186" w:name="_Toc13055948"/>
      <w:r w:rsidRPr="00ED3698">
        <w:lastRenderedPageBreak/>
        <w:t>Additional Comments</w:t>
      </w:r>
      <w:bookmarkEnd w:id="186"/>
    </w:p>
    <w:p w14:paraId="1B1AD561" w14:textId="7B707224" w:rsidR="00DB1505" w:rsidRPr="00ED3698" w:rsidRDefault="00DB1505" w:rsidP="00DB1505">
      <w:r w:rsidRPr="00ED3698">
        <w:t xml:space="preserve">Setting the numerical parameters in the sub-block </w:t>
      </w:r>
      <w:r w:rsidR="007A034C" w:rsidRPr="0075340C">
        <w:rPr>
          <w:rFonts w:ascii="Courier New" w:hAnsi="Courier New" w:cs="Courier New"/>
          <w:sz w:val="20"/>
        </w:rPr>
        <w:t>‘</w:t>
      </w:r>
      <w:r w:rsidRPr="00B11744">
        <w:rPr>
          <w:rFonts w:ascii="Courier New" w:hAnsi="Courier New" w:cs="Courier New"/>
          <w:sz w:val="20"/>
        </w:rPr>
        <w:t>newton iteration settings</w:t>
      </w:r>
      <w:r w:rsidR="007A034C">
        <w:rPr>
          <w:rFonts w:ascii="Courier New" w:hAnsi="Courier New" w:cs="Courier New"/>
          <w:sz w:val="20"/>
        </w:rPr>
        <w:t>’</w:t>
      </w:r>
      <w:r w:rsidRPr="00ED3698">
        <w:t xml:space="preserve"> to values outside the recommended ranges may lead to erroneous results or convergence failure. For calculations involving solutions with high ionic strength, the user should </w:t>
      </w:r>
      <w:r w:rsidR="007A034C">
        <w:t>ensure</w:t>
      </w:r>
      <w:r w:rsidRPr="00ED3698">
        <w:t xml:space="preserve"> the settings for maximum ionic strength and minimum activity for H</w:t>
      </w:r>
      <w:r w:rsidRPr="00ED3698">
        <w:rPr>
          <w:vertAlign w:val="subscript"/>
        </w:rPr>
        <w:t>2</w:t>
      </w:r>
      <w:r w:rsidRPr="00ED3698">
        <w:t>O do not affect the activity calculations.</w:t>
      </w:r>
    </w:p>
    <w:p w14:paraId="6F78A85A" w14:textId="77777777" w:rsidR="00DB1505" w:rsidRPr="00ED3698" w:rsidRDefault="00DB1505" w:rsidP="00DB1505">
      <w:pPr>
        <w:pStyle w:val="Heading2"/>
      </w:pPr>
      <w:bookmarkStart w:id="187" w:name="_Toc13055949"/>
      <w:r w:rsidRPr="00ED3698">
        <w:t xml:space="preserve">Control parameters – </w:t>
      </w:r>
      <w:r>
        <w:t xml:space="preserve">variably-saturated </w:t>
      </w:r>
      <w:r w:rsidRPr="00ED3698">
        <w:t>flow (Data Block 6)</w:t>
      </w:r>
      <w:bookmarkEnd w:id="187"/>
    </w:p>
    <w:p w14:paraId="02DF74CB" w14:textId="57C88D57" w:rsidR="00DB1505" w:rsidRPr="00ED3698" w:rsidRDefault="00DB1505" w:rsidP="00DB1505">
      <w:pPr>
        <w:pStyle w:val="Heading3"/>
      </w:pPr>
      <w:bookmarkStart w:id="188" w:name="_Toc13055950"/>
      <w:r w:rsidRPr="00ED3698">
        <w:t xml:space="preserve">Description of </w:t>
      </w:r>
      <w:r w:rsidR="009A27B2">
        <w:t>the</w:t>
      </w:r>
      <w:r w:rsidR="008949E9">
        <w:t xml:space="preserve"> </w:t>
      </w:r>
      <w:r w:rsidRPr="00ED3698">
        <w:t>Data Block</w:t>
      </w:r>
      <w:bookmarkEnd w:id="188"/>
    </w:p>
    <w:p w14:paraId="51903908" w14:textId="58BF9C4F" w:rsidR="00DB1505" w:rsidRPr="00ED3698" w:rsidRDefault="00DB1505" w:rsidP="00DB1505">
      <w:r w:rsidRPr="00ED3698">
        <w:t xml:space="preserve">In this data block, numerical and control parameters affecting the flow calculations are defined. </w:t>
      </w:r>
      <w:r w:rsidRPr="00ED3698">
        <w:rPr>
          <w:u w:val="single"/>
        </w:rPr>
        <w:t>This entire section is optional, default values are specified for all parameters in the code.</w:t>
      </w:r>
      <w:r w:rsidRPr="00ED3698">
        <w:t xml:space="preserve"> This section can be invoked to enhance the </w:t>
      </w:r>
      <w:r w:rsidR="008949E9" w:rsidRPr="00ED3698">
        <w:t>mod</w:t>
      </w:r>
      <w:r w:rsidR="008949E9">
        <w:t>el’s</w:t>
      </w:r>
      <w:r w:rsidR="008949E9" w:rsidRPr="00ED3698">
        <w:t xml:space="preserve"> </w:t>
      </w:r>
      <w:r w:rsidRPr="00ED3698">
        <w:t>performance or if convergence problems occur.</w:t>
      </w:r>
    </w:p>
    <w:p w14:paraId="24E8C4F9" w14:textId="49DC5AF7" w:rsidR="00DB1505" w:rsidRPr="00ED3698" w:rsidRDefault="00156AD3" w:rsidP="00DB1505">
      <w:pPr>
        <w:pStyle w:val="Heading3"/>
      </w:pPr>
      <w:bookmarkStart w:id="189" w:name="_Toc13055951"/>
      <w:r w:rsidRPr="00ED3698">
        <w:t>Descriptio</w:t>
      </w:r>
      <w:r>
        <w:t>ns</w:t>
      </w:r>
      <w:r w:rsidRPr="00ED3698">
        <w:t xml:space="preserve"> </w:t>
      </w:r>
      <w:r w:rsidR="00DB1505" w:rsidRPr="00ED3698">
        <w:t xml:space="preserve">of </w:t>
      </w:r>
      <w:r w:rsidR="009A27B2">
        <w:t>the</w:t>
      </w:r>
      <w:r w:rsidR="008949E9">
        <w:t xml:space="preserve"> </w:t>
      </w:r>
      <w:r w:rsidR="00DB1505" w:rsidRPr="00ED3698">
        <w:t>Input Parameters</w:t>
      </w:r>
      <w:bookmarkEnd w:id="189"/>
    </w:p>
    <w:p w14:paraId="10D93F81" w14:textId="2EA5229E" w:rsidR="00DB1505" w:rsidRPr="003A28AA" w:rsidRDefault="008949E9" w:rsidP="00DB1505">
      <w:pPr>
        <w:pStyle w:val="Heading4"/>
      </w:pPr>
      <w:bookmarkStart w:id="190" w:name="_Toc13055952"/>
      <w:r>
        <w:t>‘</w:t>
      </w:r>
      <w:r w:rsidR="00DB1505" w:rsidRPr="003A28AA">
        <w:t xml:space="preserve">control parameters - </w:t>
      </w:r>
      <w:r w:rsidR="00DB1505">
        <w:t>variably</w:t>
      </w:r>
      <w:r w:rsidR="00755731">
        <w:t xml:space="preserve"> </w:t>
      </w:r>
      <w:r w:rsidR="00DB1505">
        <w:t xml:space="preserve">saturated </w:t>
      </w:r>
      <w:r w:rsidR="00DB1505" w:rsidRPr="003A28AA">
        <w:t>flow</w:t>
      </w:r>
      <w:r>
        <w:t>’</w:t>
      </w:r>
      <w:bookmarkEnd w:id="190"/>
    </w:p>
    <w:p w14:paraId="7965F06E" w14:textId="664C0F4B" w:rsidR="00DB1505" w:rsidRPr="00ED3698" w:rsidRDefault="00DB1505" w:rsidP="00DB1505">
      <w:r w:rsidRPr="003A28AA">
        <w:t xml:space="preserve">The sub-blocks for this data block are described below and are also summarized in </w:t>
      </w:r>
      <w:r>
        <w:fldChar w:fldCharType="begin"/>
      </w:r>
      <w:r>
        <w:instrText xml:space="preserve"> REF _Ref383352769 \h </w:instrText>
      </w:r>
      <w:r>
        <w:fldChar w:fldCharType="separate"/>
      </w:r>
      <w:r w:rsidR="00D41448" w:rsidRPr="00ED3698">
        <w:t xml:space="preserve">Table </w:t>
      </w:r>
      <w:r w:rsidR="00D41448">
        <w:rPr>
          <w:noProof/>
        </w:rPr>
        <w:t>3</w:t>
      </w:r>
      <w:r w:rsidR="00D41448">
        <w:t>.</w:t>
      </w:r>
      <w:r w:rsidR="00D41448">
        <w:rPr>
          <w:noProof/>
        </w:rPr>
        <w:t>8</w:t>
      </w:r>
      <w:r>
        <w:fldChar w:fldCharType="end"/>
      </w:r>
      <w:r w:rsidRPr="00ED3698">
        <w:t xml:space="preserve"> together with the corresponding default settings, possible parameter settings</w:t>
      </w:r>
      <w:r w:rsidR="008949E9">
        <w:t>,</w:t>
      </w:r>
      <w:r w:rsidRPr="00ED3698">
        <w:t xml:space="preserve"> and the recommended range for the parameters.</w:t>
      </w:r>
    </w:p>
    <w:p w14:paraId="56C5B17B" w14:textId="77777777" w:rsidR="00DB1505" w:rsidRPr="00ED3698" w:rsidRDefault="00DB1505" w:rsidP="00DB1505">
      <w:pPr>
        <w:pStyle w:val="Heading4"/>
      </w:pPr>
      <w:bookmarkStart w:id="191" w:name="_Toc13055953"/>
      <w:r w:rsidRPr="00ED3698">
        <w:t>‘mass balance’</w:t>
      </w:r>
      <w:bookmarkEnd w:id="191"/>
    </w:p>
    <w:p w14:paraId="7936AFE5" w14:textId="2B4E6212" w:rsidR="00DB1505" w:rsidRDefault="00DB1505" w:rsidP="00DB1505">
      <w:r w:rsidRPr="00ED3698">
        <w:t xml:space="preserve">If the text string </w:t>
      </w:r>
      <w:r w:rsidR="008949E9">
        <w:rPr>
          <w:rFonts w:ascii="Courier New" w:hAnsi="Courier New" w:cs="Courier New"/>
          <w:sz w:val="20"/>
        </w:rPr>
        <w:t>‘</w:t>
      </w:r>
      <w:r w:rsidRPr="00B11744">
        <w:rPr>
          <w:rFonts w:ascii="Courier New" w:hAnsi="Courier New" w:cs="Courier New"/>
          <w:sz w:val="20"/>
        </w:rPr>
        <w:t>mass balance</w:t>
      </w:r>
      <w:r w:rsidR="008949E9">
        <w:rPr>
          <w:rFonts w:ascii="Courier New" w:hAnsi="Courier New" w:cs="Courier New"/>
          <w:sz w:val="20"/>
        </w:rPr>
        <w:t>’</w:t>
      </w:r>
      <w:r w:rsidRPr="00ED3698">
        <w:t xml:space="preserve"> is included, the model will perform mass balance calculations including contributions of storage and fluxes across the domain boundary. Total system mass, mass balance contributions as change per time unit and as cumulative changes are reported in the files prefix_o.mvs</w:t>
      </w:r>
      <w:r w:rsidRPr="00ED3698">
        <w:rPr>
          <w:sz w:val="20"/>
        </w:rPr>
        <w:t xml:space="preserve"> </w:t>
      </w:r>
      <w:r w:rsidRPr="00ED3698">
        <w:t>and prefix_o.mvc. Mass balance errors are documented in the file prefix_o.mve</w:t>
      </w:r>
      <w:r w:rsidRPr="00ED3698">
        <w:rPr>
          <w:sz w:val="20"/>
        </w:rPr>
        <w:t>.</w:t>
      </w:r>
      <w:r w:rsidRPr="00ED3698">
        <w:t xml:space="preserve"> Additional information about </w:t>
      </w:r>
      <w:r w:rsidR="008949E9" w:rsidRPr="00ED3698">
        <w:t>these files</w:t>
      </w:r>
      <w:r w:rsidR="008949E9">
        <w:t>’</w:t>
      </w:r>
      <w:r w:rsidRPr="00ED3698">
        <w:t xml:space="preserve"> content can be found in the file prefix_o.fls, which is created at run-time.</w:t>
      </w:r>
    </w:p>
    <w:p w14:paraId="37DF9708" w14:textId="1305815F" w:rsidR="00F578C8" w:rsidRPr="00ED3698" w:rsidRDefault="00F578C8" w:rsidP="00F578C8">
      <w:pPr>
        <w:pStyle w:val="Heading4"/>
      </w:pPr>
      <w:bookmarkStart w:id="192" w:name="_Toc13055954"/>
      <w:r w:rsidRPr="00ED3698">
        <w:t>‘</w:t>
      </w:r>
      <w:r>
        <w:t>run steady state flow in transient mode</w:t>
      </w:r>
      <w:r w:rsidRPr="00ED3698">
        <w:t>’</w:t>
      </w:r>
      <w:bookmarkEnd w:id="192"/>
    </w:p>
    <w:p w14:paraId="57D9F813" w14:textId="77777777" w:rsidR="00F578C8" w:rsidRDefault="00F578C8" w:rsidP="00F578C8">
      <w:r w:rsidRPr="00F578C8">
        <w:t>For some steady state flow, because of transient effect, the simulation may encounter convergence problem if using steady state flow directly. In this case, transient flow can be used until flow reaches steady state condition. To use this feature, please set flow to transient flow</w:t>
      </w:r>
      <w:r>
        <w:t xml:space="preserve">. </w:t>
      </w:r>
    </w:p>
    <w:p w14:paraId="2F75D672" w14:textId="77DFE73B" w:rsidR="00F578C8" w:rsidRDefault="00F578C8" w:rsidP="00F578C8">
      <w:r>
        <w:t xml:space="preserve">To determine whether the flow has reached steady state, user can specify the tolerance for steady state by using relative difference value and absolute difference value divided by time step. By default, these tolerance is preset to 1.0d-6 for both relative difference and absolute difference. These parameters can be modified using the following command and parameter after keyword 'run steady state flow in transient mode'. </w:t>
      </w:r>
    </w:p>
    <w:p w14:paraId="5213325F" w14:textId="77777777" w:rsidR="00F578C8" w:rsidRDefault="00F578C8" w:rsidP="00F578C8">
      <w:r>
        <w:t xml:space="preserve">   'tolerance for steady state'</w:t>
      </w:r>
    </w:p>
    <w:p w14:paraId="0DE0FF00" w14:textId="213E6DA8" w:rsidR="00913E3B" w:rsidRDefault="00913E3B" w:rsidP="007C439D">
      <w:pPr>
        <w:ind w:firstLine="225"/>
      </w:pPr>
      <w:r>
        <w:t>rtol</w:t>
      </w:r>
    </w:p>
    <w:p w14:paraId="52A8FA4F" w14:textId="3E462B48" w:rsidR="00913E3B" w:rsidRDefault="00913E3B" w:rsidP="007C439D">
      <w:pPr>
        <w:ind w:firstLine="225"/>
      </w:pPr>
      <w:r>
        <w:t>atol</w:t>
      </w:r>
    </w:p>
    <w:p w14:paraId="664DF60D" w14:textId="317BD377" w:rsidR="00F578C8" w:rsidRDefault="00F578C8">
      <w:r>
        <w:t xml:space="preserve">   </w:t>
      </w:r>
      <w:r w:rsidR="00913E3B">
        <w:t xml:space="preserve"> where rtol is the </w:t>
      </w:r>
      <w:r>
        <w:t xml:space="preserve">relative difference divided by time step (day) for hydraulic head between current </w:t>
      </w:r>
      <w:r>
        <w:lastRenderedPageBreak/>
        <w:t>time step and previous time step</w:t>
      </w:r>
      <w:r w:rsidR="00913E3B">
        <w:t xml:space="preserve"> and atoll is the </w:t>
      </w:r>
      <w:r>
        <w:t>absolute difference divided by time step (day) for hydraulic head between current time step and previous time step</w:t>
      </w:r>
      <w:r w:rsidR="00913E3B">
        <w:t>.</w:t>
      </w:r>
    </w:p>
    <w:p w14:paraId="122DB37B" w14:textId="77777777" w:rsidR="00F578C8" w:rsidRDefault="00F578C8" w:rsidP="00F578C8">
      <w:r>
        <w:t xml:space="preserve">   User can also control if the heat transport has reached steady state by adding following keyword to data block 'control parameters - energy balance'.</w:t>
      </w:r>
    </w:p>
    <w:p w14:paraId="7E4B378B" w14:textId="77777777" w:rsidR="00F578C8" w:rsidRDefault="00F578C8" w:rsidP="00F578C8">
      <w:r>
        <w:t xml:space="preserve">   'tolerance for steady state'</w:t>
      </w:r>
    </w:p>
    <w:p w14:paraId="19777626" w14:textId="35C2439A" w:rsidR="00913E3B" w:rsidRDefault="00913E3B" w:rsidP="007C439D">
      <w:pPr>
        <w:ind w:firstLine="225"/>
      </w:pPr>
      <w:r>
        <w:t>rtol</w:t>
      </w:r>
    </w:p>
    <w:p w14:paraId="50269D13" w14:textId="0E881FD8" w:rsidR="00913E3B" w:rsidRDefault="00913E3B" w:rsidP="007C439D">
      <w:pPr>
        <w:ind w:firstLine="225"/>
      </w:pPr>
      <w:r>
        <w:t>atol</w:t>
      </w:r>
    </w:p>
    <w:p w14:paraId="5194133B" w14:textId="128EC3BF" w:rsidR="00F578C8" w:rsidRPr="00ED3698" w:rsidRDefault="00F578C8" w:rsidP="00913E3B">
      <w:r>
        <w:t xml:space="preserve">   </w:t>
      </w:r>
      <w:r w:rsidR="00913E3B">
        <w:t>where rtol is the relative difference divided by time step (day) for temperature between current time step and previous time step and atoll is the absolute difference divided by time step (day) for temperature between current time step and previous time step</w:t>
      </w:r>
    </w:p>
    <w:p w14:paraId="4206D9D4" w14:textId="3170C3A7" w:rsidR="00DB1505" w:rsidRPr="00ED3698" w:rsidRDefault="00DB1505" w:rsidP="00DB1505">
      <w:pPr>
        <w:pStyle w:val="Heading4"/>
      </w:pPr>
      <w:bookmarkStart w:id="193" w:name="_Toc13055955"/>
      <w:r w:rsidRPr="00ED3698">
        <w:t>‘</w:t>
      </w:r>
      <w:r w:rsidRPr="00F81420">
        <w:t>variable density parameters</w:t>
      </w:r>
      <w:r w:rsidRPr="00ED3698">
        <w:t>’</w:t>
      </w:r>
      <w:bookmarkEnd w:id="193"/>
    </w:p>
    <w:p w14:paraId="1BDF7AC0" w14:textId="6ABB2C77" w:rsidR="00DB1505" w:rsidRDefault="00DB1505" w:rsidP="00DB1505">
      <w:r w:rsidRPr="00ED3698">
        <w:t xml:space="preserve">If the text string </w:t>
      </w:r>
      <w:r w:rsidR="008949E9">
        <w:t>‘</w:t>
      </w:r>
      <w:r w:rsidRPr="0075340C">
        <w:rPr>
          <w:rFonts w:ascii="Courier New" w:hAnsi="Courier New" w:cs="Courier New"/>
          <w:noProof/>
          <w:sz w:val="20"/>
        </w:rPr>
        <w:t>density dependent</w:t>
      </w:r>
      <w:r w:rsidRPr="004C6E24">
        <w:rPr>
          <w:rFonts w:ascii="Courier New" w:hAnsi="Courier New" w:cs="Courier New"/>
          <w:sz w:val="20"/>
        </w:rPr>
        <w:t xml:space="preserve"> flow</w:t>
      </w:r>
      <w:r w:rsidR="008949E9">
        <w:rPr>
          <w:rFonts w:ascii="Courier New" w:hAnsi="Courier New" w:cs="Courier New"/>
          <w:sz w:val="20"/>
        </w:rPr>
        <w:t>’</w:t>
      </w:r>
      <w:r w:rsidRPr="00F81420">
        <w:t xml:space="preserve"> </w:t>
      </w:r>
      <w:r w:rsidRPr="00ED3698">
        <w:t>is included</w:t>
      </w:r>
      <w:r>
        <w:rPr>
          <w:rFonts w:hint="eastAsia"/>
        </w:rPr>
        <w:t xml:space="preserve"> in the input file under </w:t>
      </w:r>
      <w:r>
        <w:t>‘</w:t>
      </w:r>
      <w:r>
        <w:rPr>
          <w:rFonts w:hint="eastAsia"/>
        </w:rPr>
        <w:t>global control parameters</w:t>
      </w:r>
      <w:r>
        <w:t>’</w:t>
      </w:r>
      <w:r w:rsidRPr="00ED3698">
        <w:t xml:space="preserve">, the model will perform </w:t>
      </w:r>
      <w:r>
        <w:rPr>
          <w:rFonts w:hint="eastAsia"/>
        </w:rPr>
        <w:t xml:space="preserve">density-driven flow. The related parameters are provided under the keywords </w:t>
      </w:r>
      <w:r w:rsidR="008949E9">
        <w:t>‘</w:t>
      </w:r>
      <w:r w:rsidRPr="004C6E24">
        <w:rPr>
          <w:rFonts w:ascii="Courier New" w:hAnsi="Courier New" w:cs="Courier New"/>
          <w:sz w:val="20"/>
        </w:rPr>
        <w:t>variable density parameters</w:t>
      </w:r>
      <w:r w:rsidR="008949E9">
        <w:rPr>
          <w:rFonts w:ascii="Courier New" w:hAnsi="Courier New" w:cs="Courier New"/>
          <w:sz w:val="20"/>
        </w:rPr>
        <w:t>.’</w:t>
      </w:r>
      <w:r>
        <w:rPr>
          <w:rFonts w:hint="eastAsia"/>
        </w:rPr>
        <w:t xml:space="preserve">  An example is </w:t>
      </w:r>
      <w:r>
        <w:t>provided below</w:t>
      </w:r>
      <w:r>
        <w:rPr>
          <w:rFonts w:hint="eastAsia"/>
        </w:rPr>
        <w:t>:</w:t>
      </w:r>
    </w:p>
    <w:p w14:paraId="6774DE55" w14:textId="77777777" w:rsidR="00DB1505" w:rsidRDefault="00DB1505" w:rsidP="00DB1505">
      <w:pPr>
        <w:pStyle w:val="StyleCode"/>
      </w:pPr>
    </w:p>
    <w:p w14:paraId="098240C5" w14:textId="77777777" w:rsidR="00DB1505" w:rsidRPr="005F7904" w:rsidRDefault="00DB1505" w:rsidP="00DB1505">
      <w:pPr>
        <w:pStyle w:val="StyleCode"/>
      </w:pPr>
      <w:r w:rsidRPr="005F7904">
        <w:t>'variable density parameters'</w:t>
      </w:r>
    </w:p>
    <w:p w14:paraId="64FB6988" w14:textId="77777777" w:rsidR="00DB1505" w:rsidRPr="005F7904" w:rsidRDefault="00DB1505" w:rsidP="00DB1505">
      <w:pPr>
        <w:pStyle w:val="StyleCode"/>
      </w:pPr>
      <w:r w:rsidRPr="00142AC0">
        <w:t xml:space="preserve">1.0d3                     </w:t>
      </w:r>
      <w:r w:rsidRPr="005F7904">
        <w:t>;ref_dens</w:t>
      </w:r>
      <w:r>
        <w:rPr>
          <w:rFonts w:hint="eastAsia"/>
        </w:rPr>
        <w:t xml:space="preserve">, reference density, </w:t>
      </w:r>
      <w:r w:rsidRPr="00142AC0">
        <w:rPr>
          <w:rFonts w:hint="eastAsia"/>
        </w:rPr>
        <w:t>[</w:t>
      </w:r>
      <w:r w:rsidRPr="00CD7687">
        <w:t>kg m</w:t>
      </w:r>
      <w:r w:rsidRPr="00CD7687">
        <w:rPr>
          <w:vertAlign w:val="superscript"/>
        </w:rPr>
        <w:t>-3</w:t>
      </w:r>
      <w:r w:rsidRPr="00142AC0">
        <w:rPr>
          <w:rFonts w:hint="eastAsia"/>
        </w:rPr>
        <w:t>]</w:t>
      </w:r>
    </w:p>
    <w:p w14:paraId="1C0C6771" w14:textId="77777777" w:rsidR="00DB1505" w:rsidRPr="005F7904" w:rsidRDefault="00DB1505" w:rsidP="00DB1505">
      <w:pPr>
        <w:pStyle w:val="StyleCode"/>
      </w:pPr>
      <w:r w:rsidRPr="00142AC0">
        <w:t xml:space="preserve">0.0                       </w:t>
      </w:r>
      <w:r w:rsidRPr="005F7904">
        <w:t>;dro/dc</w:t>
      </w:r>
      <w:r>
        <w:rPr>
          <w:rFonts w:hint="eastAsia"/>
        </w:rPr>
        <w:t xml:space="preserve">, </w:t>
      </w:r>
      <w:r w:rsidRPr="00142AC0">
        <w:t>Coefficient of density variation</w:t>
      </w:r>
      <w:r>
        <w:rPr>
          <w:rFonts w:hint="eastAsia"/>
        </w:rPr>
        <w:t>, [-]</w:t>
      </w:r>
    </w:p>
    <w:p w14:paraId="22E91625" w14:textId="77777777" w:rsidR="00DB1505" w:rsidRPr="00CD7687" w:rsidRDefault="00DB1505" w:rsidP="00DB1505">
      <w:pPr>
        <w:pStyle w:val="StyleCode"/>
      </w:pPr>
      <w:r w:rsidRPr="00FC2059">
        <w:rPr>
          <w:noProof/>
        </w:rPr>
        <w:t>4                         ;</w:t>
      </w:r>
      <w:r w:rsidRPr="005F7904">
        <w:t>maxit_sia</w:t>
      </w:r>
      <w:r>
        <w:rPr>
          <w:rFonts w:hint="eastAsia"/>
        </w:rPr>
        <w:t xml:space="preserve">, </w:t>
      </w:r>
      <w:r w:rsidRPr="00FC2059">
        <w:rPr>
          <w:noProof/>
        </w:rPr>
        <w:t>maximum</w:t>
      </w:r>
      <w:r w:rsidRPr="00142AC0">
        <w:t xml:space="preserve"> number of Picard iterations</w:t>
      </w:r>
      <w:r>
        <w:rPr>
          <w:rFonts w:hint="eastAsia"/>
        </w:rPr>
        <w:t>, [-]</w:t>
      </w:r>
    </w:p>
    <w:p w14:paraId="630356D7" w14:textId="77777777" w:rsidR="00DB1505" w:rsidRPr="005F7904" w:rsidRDefault="00DB1505" w:rsidP="00DB1505">
      <w:pPr>
        <w:pStyle w:val="StyleCode"/>
      </w:pPr>
      <w:r w:rsidRPr="00142AC0">
        <w:t xml:space="preserve">2                         </w:t>
      </w:r>
      <w:r w:rsidRPr="005F7904">
        <w:t>;iter_target</w:t>
      </w:r>
      <w:r>
        <w:rPr>
          <w:rFonts w:hint="eastAsia"/>
        </w:rPr>
        <w:t xml:space="preserve">, </w:t>
      </w:r>
      <w:r w:rsidRPr="00142AC0">
        <w:t>target number of Picard iterations</w:t>
      </w:r>
      <w:r>
        <w:rPr>
          <w:rFonts w:hint="eastAsia"/>
        </w:rPr>
        <w:t>, [-]</w:t>
      </w:r>
    </w:p>
    <w:p w14:paraId="1227684D" w14:textId="77777777" w:rsidR="00DB1505" w:rsidRPr="005F7904" w:rsidRDefault="00DB1505" w:rsidP="00DB1505">
      <w:pPr>
        <w:pStyle w:val="StyleCode"/>
      </w:pPr>
      <w:r w:rsidRPr="00142AC0">
        <w:t xml:space="preserve">0.1                       </w:t>
      </w:r>
      <w:r w:rsidRPr="005F7904">
        <w:t>;tol_sia</w:t>
      </w:r>
      <w:r>
        <w:rPr>
          <w:rFonts w:hint="eastAsia"/>
        </w:rPr>
        <w:t xml:space="preserve">, </w:t>
      </w:r>
      <w:r w:rsidRPr="00142AC0">
        <w:t>Picard iteration convergence tolerance</w:t>
      </w:r>
      <w:r>
        <w:rPr>
          <w:rFonts w:hint="eastAsia"/>
        </w:rPr>
        <w:t>, [-]</w:t>
      </w:r>
    </w:p>
    <w:p w14:paraId="0CD8FE8F" w14:textId="77777777" w:rsidR="00DB1505" w:rsidRDefault="00DB1505" w:rsidP="00DB1505">
      <w:pPr>
        <w:pStyle w:val="StyleCode"/>
      </w:pPr>
      <w:r w:rsidRPr="00142AC0">
        <w:t xml:space="preserve">0.1                       </w:t>
      </w:r>
      <w:r w:rsidRPr="005F7904">
        <w:t>;</w:t>
      </w:r>
      <w:r w:rsidRPr="00FC2059">
        <w:rPr>
          <w:noProof/>
        </w:rPr>
        <w:t>courant</w:t>
      </w:r>
      <w:r>
        <w:rPr>
          <w:rFonts w:hint="eastAsia"/>
        </w:rPr>
        <w:t xml:space="preserve">, </w:t>
      </w:r>
      <w:r w:rsidRPr="00142AC0">
        <w:t>target courant number</w:t>
      </w:r>
      <w:r>
        <w:rPr>
          <w:rFonts w:hint="eastAsia"/>
        </w:rPr>
        <w:t>, [-]</w:t>
      </w:r>
    </w:p>
    <w:p w14:paraId="7BAA6A58" w14:textId="77777777" w:rsidR="00DB1505" w:rsidRDefault="00DB1505" w:rsidP="00DB1505">
      <w:pPr>
        <w:pStyle w:val="StyleCode"/>
      </w:pPr>
    </w:p>
    <w:p w14:paraId="53BEAD3A" w14:textId="29A5C692" w:rsidR="00DB1505" w:rsidRPr="005F7904" w:rsidRDefault="00DB1505" w:rsidP="00DB1505">
      <w:r>
        <w:t xml:space="preserve">The example input file specifies the </w:t>
      </w:r>
      <w:r w:rsidR="008949E9">
        <w:t xml:space="preserve">density-dependent </w:t>
      </w:r>
      <w:r>
        <w:t xml:space="preserve">flow and Picard iteration parameters. These parameters include the reference solution density in </w:t>
      </w:r>
      <w:r w:rsidRPr="00CD7687">
        <w:t>kg m</w:t>
      </w:r>
      <w:r w:rsidRPr="00CD7687">
        <w:rPr>
          <w:vertAlign w:val="superscript"/>
        </w:rPr>
        <w:t>-3</w:t>
      </w:r>
      <w:r>
        <w:t xml:space="preserve">, the coefficient of the solution density dependence on the total dissolved solids in [-], the maximum and target number of Picard iterations, </w:t>
      </w:r>
      <w:r w:rsidRPr="00291D16">
        <w:t>Picard iteration convergence tolerance</w:t>
      </w:r>
      <w:r>
        <w:t>, and the target courant number.</w:t>
      </w:r>
    </w:p>
    <w:p w14:paraId="55085C44" w14:textId="77777777" w:rsidR="00DB1505" w:rsidRPr="00ED3698" w:rsidRDefault="00DB1505" w:rsidP="00DB1505">
      <w:pPr>
        <w:pStyle w:val="Heading4"/>
      </w:pPr>
      <w:bookmarkStart w:id="194" w:name="_Toc13055956"/>
      <w:r w:rsidRPr="00ED3698">
        <w:t xml:space="preserve">‘input units for </w:t>
      </w:r>
      <w:r w:rsidRPr="00FC2059">
        <w:rPr>
          <w:noProof/>
        </w:rPr>
        <w:t>boundary</w:t>
      </w:r>
      <w:r w:rsidRPr="00ED3698">
        <w:t xml:space="preserve"> and initial conditions’</w:t>
      </w:r>
      <w:bookmarkEnd w:id="194"/>
    </w:p>
    <w:p w14:paraId="3CC88082" w14:textId="0ADD96C8" w:rsidR="00DB1505" w:rsidRDefault="00DB1505" w:rsidP="00DB1505">
      <w:r w:rsidRPr="00ED3698">
        <w:t xml:space="preserve">This sub-block controls the input units for the flow problem. The default unit is </w:t>
      </w:r>
      <w:r w:rsidR="00E07F59" w:rsidRPr="0075340C">
        <w:rPr>
          <w:rFonts w:ascii="Courier New" w:hAnsi="Courier New" w:cs="Courier New"/>
          <w:sz w:val="20"/>
        </w:rPr>
        <w:t>‘</w:t>
      </w:r>
      <w:r w:rsidRPr="00B11744">
        <w:rPr>
          <w:rFonts w:ascii="Courier New" w:hAnsi="Courier New" w:cs="Courier New"/>
          <w:sz w:val="20"/>
        </w:rPr>
        <w:t>hydraulic head</w:t>
      </w:r>
      <w:r w:rsidR="00E07F59">
        <w:rPr>
          <w:rFonts w:ascii="Courier New" w:hAnsi="Courier New" w:cs="Courier New"/>
          <w:sz w:val="20"/>
        </w:rPr>
        <w:t>’</w:t>
      </w:r>
      <w:r>
        <w:t xml:space="preserve"> in [m]</w:t>
      </w:r>
      <w:r w:rsidR="00451636">
        <w:t>. A</w:t>
      </w:r>
      <w:r w:rsidR="00451636" w:rsidRPr="00ED3698">
        <w:t xml:space="preserve">s </w:t>
      </w:r>
      <w:r w:rsidRPr="00ED3698">
        <w:t>an alternative</w:t>
      </w:r>
      <w:r w:rsidR="00451636">
        <w:t>,</w:t>
      </w:r>
      <w:r w:rsidRPr="00ED3698">
        <w:t xml:space="preserve"> </w:t>
      </w:r>
      <w:r w:rsidR="00451636" w:rsidRPr="0075340C">
        <w:rPr>
          <w:rFonts w:ascii="Courier New" w:hAnsi="Courier New" w:cs="Courier New"/>
          <w:sz w:val="20"/>
        </w:rPr>
        <w:t>‘</w:t>
      </w:r>
      <w:r w:rsidRPr="00B11744">
        <w:rPr>
          <w:rFonts w:ascii="Courier New" w:hAnsi="Courier New" w:cs="Courier New"/>
          <w:sz w:val="20"/>
        </w:rPr>
        <w:t>pressure head</w:t>
      </w:r>
      <w:r w:rsidR="00451636">
        <w:rPr>
          <w:rFonts w:ascii="Courier New" w:hAnsi="Courier New" w:cs="Courier New"/>
          <w:sz w:val="20"/>
        </w:rPr>
        <w:t>’</w:t>
      </w:r>
      <w:r w:rsidRPr="00ED3698">
        <w:t xml:space="preserve"> </w:t>
      </w:r>
      <w:r>
        <w:t>(input unit also in [m] but will be internally co</w:t>
      </w:r>
      <w:r w:rsidR="00DC4CF0">
        <w:t>n</w:t>
      </w:r>
      <w:r>
        <w:t xml:space="preserve">verted into [Pa] for the calculation) </w:t>
      </w:r>
      <w:r w:rsidRPr="00ED3698">
        <w:t>can be specified</w:t>
      </w:r>
      <w:r>
        <w:t xml:space="preserve"> using the keyword </w:t>
      </w:r>
      <w:r w:rsidR="00451636" w:rsidRPr="0075340C">
        <w:rPr>
          <w:rFonts w:ascii="Courier New" w:hAnsi="Courier New" w:cs="Courier New"/>
          <w:sz w:val="20"/>
        </w:rPr>
        <w:t>‘</w:t>
      </w:r>
      <w:r w:rsidRPr="00B11744">
        <w:rPr>
          <w:rFonts w:ascii="Courier New" w:hAnsi="Courier New" w:cs="Courier New"/>
          <w:sz w:val="20"/>
        </w:rPr>
        <w:t xml:space="preserve">input units for </w:t>
      </w:r>
      <w:r w:rsidRPr="00FC2059">
        <w:rPr>
          <w:rFonts w:ascii="Courier New" w:hAnsi="Courier New" w:cs="Courier New"/>
          <w:noProof/>
          <w:sz w:val="20"/>
        </w:rPr>
        <w:t>boundary</w:t>
      </w:r>
      <w:r w:rsidRPr="00B11744">
        <w:rPr>
          <w:rFonts w:ascii="Courier New" w:hAnsi="Courier New" w:cs="Courier New"/>
          <w:sz w:val="20"/>
        </w:rPr>
        <w:t xml:space="preserve"> and initial conditions</w:t>
      </w:r>
      <w:r w:rsidRPr="0075340C">
        <w:rPr>
          <w:rFonts w:ascii="Courier New" w:hAnsi="Courier New" w:cs="Courier New"/>
          <w:sz w:val="20"/>
        </w:rPr>
        <w:t>.</w:t>
      </w:r>
      <w:r w:rsidR="00451636" w:rsidRPr="0075340C">
        <w:rPr>
          <w:rFonts w:ascii="Courier New" w:hAnsi="Courier New" w:cs="Courier New"/>
          <w:sz w:val="20"/>
        </w:rPr>
        <w:t>’</w:t>
      </w:r>
      <w:r w:rsidRPr="00ED3698">
        <w:t xml:space="preserve"> </w:t>
      </w:r>
      <w:r w:rsidRPr="00ED3698">
        <w:rPr>
          <w:u w:val="single"/>
        </w:rPr>
        <w:t xml:space="preserve">The program expects that initial and first type boundary conditions in Section 12 (‘initial condition – </w:t>
      </w:r>
      <w:r>
        <w:rPr>
          <w:u w:val="single"/>
        </w:rPr>
        <w:t xml:space="preserve">variably-saturated </w:t>
      </w:r>
      <w:r w:rsidRPr="00ED3698">
        <w:rPr>
          <w:u w:val="single"/>
        </w:rPr>
        <w:t xml:space="preserve">flow’) and Section 13 (‘boundary conditions – </w:t>
      </w:r>
      <w:r>
        <w:rPr>
          <w:u w:val="single"/>
        </w:rPr>
        <w:t xml:space="preserve">variably-saturated </w:t>
      </w:r>
      <w:r w:rsidRPr="00ED3698">
        <w:rPr>
          <w:u w:val="single"/>
        </w:rPr>
        <w:t>flow’) are specified in consistent units.</w:t>
      </w:r>
      <w:r w:rsidRPr="00ED3698">
        <w:t xml:space="preserve"> </w:t>
      </w:r>
      <w:r>
        <w:t xml:space="preserve">For example, if </w:t>
      </w:r>
      <w:r w:rsidR="00451636">
        <w:rPr>
          <w:rFonts w:ascii="Courier New" w:hAnsi="Courier New" w:cs="Courier New"/>
          <w:sz w:val="20"/>
        </w:rPr>
        <w:t>‘</w:t>
      </w:r>
      <w:r w:rsidRPr="00B11744">
        <w:rPr>
          <w:rFonts w:ascii="Courier New" w:hAnsi="Courier New" w:cs="Courier New"/>
          <w:sz w:val="20"/>
        </w:rPr>
        <w:t>pressure head</w:t>
      </w:r>
      <w:r w:rsidR="00451636">
        <w:rPr>
          <w:rFonts w:ascii="Courier New" w:hAnsi="Courier New" w:cs="Courier New"/>
          <w:sz w:val="20"/>
        </w:rPr>
        <w:t>’</w:t>
      </w:r>
      <w:r w:rsidRPr="00B11744">
        <w:t xml:space="preserve"> is</w:t>
      </w:r>
      <w:r>
        <w:t xml:space="preserve"> specified, t</w:t>
      </w:r>
      <w:r w:rsidR="00DC4CF0">
        <w:t xml:space="preserve">he </w:t>
      </w:r>
      <w:r w:rsidR="00451636">
        <w:t xml:space="preserve">medium’s </w:t>
      </w:r>
      <w:r>
        <w:t>hydraulic conductivity uses the unit for permeability [m</w:t>
      </w:r>
      <w:r w:rsidRPr="00B11744">
        <w:rPr>
          <w:vertAlign w:val="superscript"/>
        </w:rPr>
        <w:t>2</w:t>
      </w:r>
      <w:r>
        <w:t>]</w:t>
      </w:r>
      <w:r w:rsidR="00451636">
        <w:t>,</w:t>
      </w:r>
      <w:r>
        <w:t xml:space="preserve"> as described in the following subsection. An example</w:t>
      </w:r>
      <w:r w:rsidR="00451636">
        <w:t xml:space="preserve"> is set out below</w:t>
      </w:r>
      <w:r>
        <w:t>:</w:t>
      </w:r>
    </w:p>
    <w:p w14:paraId="72F6D2F7" w14:textId="77777777" w:rsidR="00DB1505" w:rsidRDefault="00DB1505" w:rsidP="00DB1505">
      <w:pPr>
        <w:pStyle w:val="StyleCode"/>
      </w:pPr>
    </w:p>
    <w:p w14:paraId="02084279" w14:textId="77777777" w:rsidR="00DB1505" w:rsidRDefault="00DB1505" w:rsidP="00DB1505">
      <w:pPr>
        <w:pStyle w:val="StyleCode"/>
      </w:pPr>
      <w:r>
        <w:t>! Data Block 6: control parameters - variably saturated flow</w:t>
      </w:r>
    </w:p>
    <w:p w14:paraId="11EACF70" w14:textId="77777777" w:rsidR="00DB1505" w:rsidRDefault="00DB1505" w:rsidP="00DB1505">
      <w:pPr>
        <w:pStyle w:val="StyleCode"/>
      </w:pPr>
      <w:r>
        <w:t>! ---------------------------------------------------------------------------</w:t>
      </w:r>
    </w:p>
    <w:p w14:paraId="7824A6FF" w14:textId="77777777" w:rsidR="00DB1505" w:rsidRDefault="00DB1505" w:rsidP="00DB1505">
      <w:pPr>
        <w:pStyle w:val="StyleCode"/>
      </w:pPr>
      <w:r>
        <w:t>!</w:t>
      </w:r>
    </w:p>
    <w:p w14:paraId="31277508" w14:textId="77777777" w:rsidR="00DB1505" w:rsidRDefault="00DB1505" w:rsidP="00DB1505">
      <w:pPr>
        <w:pStyle w:val="StyleCode"/>
      </w:pPr>
      <w:r>
        <w:t>'control parameters - variably saturated flow'</w:t>
      </w:r>
    </w:p>
    <w:p w14:paraId="51C17910" w14:textId="77777777" w:rsidR="00DB1505" w:rsidRDefault="00DB1505" w:rsidP="00DB1505">
      <w:pPr>
        <w:pStyle w:val="StyleCode"/>
      </w:pPr>
    </w:p>
    <w:p w14:paraId="064E4DC2" w14:textId="77777777" w:rsidR="00DB1505" w:rsidRDefault="00DB1505" w:rsidP="00DB1505">
      <w:pPr>
        <w:pStyle w:val="StyleCode"/>
      </w:pPr>
      <w:r>
        <w:t>'mass balance'</w:t>
      </w:r>
    </w:p>
    <w:p w14:paraId="0509B105" w14:textId="77777777" w:rsidR="00DB1505" w:rsidRDefault="00DB1505" w:rsidP="00DB1505">
      <w:pPr>
        <w:pStyle w:val="StyleCode"/>
      </w:pPr>
    </w:p>
    <w:p w14:paraId="5FD8C05E" w14:textId="77777777" w:rsidR="00DB1505" w:rsidRDefault="00DB1505" w:rsidP="00DB1505">
      <w:pPr>
        <w:pStyle w:val="StyleCode"/>
      </w:pPr>
      <w:r>
        <w:t xml:space="preserve">'density model' </w:t>
      </w:r>
    </w:p>
    <w:p w14:paraId="1958AECB" w14:textId="77777777" w:rsidR="00DB1505" w:rsidRDefault="00DB1505" w:rsidP="00DB1505">
      <w:pPr>
        <w:pStyle w:val="StyleCode"/>
      </w:pPr>
      <w:r>
        <w:t>'</w:t>
      </w:r>
      <w:r w:rsidRPr="00FC2059">
        <w:rPr>
          <w:noProof/>
        </w:rPr>
        <w:t>pitzer</w:t>
      </w:r>
      <w:r>
        <w:t xml:space="preserve">' </w:t>
      </w:r>
    </w:p>
    <w:p w14:paraId="7A3650A6" w14:textId="77777777" w:rsidR="00DB1505" w:rsidRDefault="00DB1505" w:rsidP="00DB1505">
      <w:pPr>
        <w:pStyle w:val="StyleCode"/>
      </w:pPr>
    </w:p>
    <w:p w14:paraId="10C0E545" w14:textId="77777777" w:rsidR="00DB1505" w:rsidRDefault="00DB1505" w:rsidP="00DB1505">
      <w:pPr>
        <w:pStyle w:val="StyleCode"/>
      </w:pPr>
      <w:r>
        <w:t>'update porosity'</w:t>
      </w:r>
    </w:p>
    <w:p w14:paraId="5328505F" w14:textId="77777777" w:rsidR="00DB1505" w:rsidRDefault="00DB1505" w:rsidP="00DB1505">
      <w:pPr>
        <w:pStyle w:val="StyleCode"/>
      </w:pPr>
      <w:r w:rsidRPr="00FC2059">
        <w:rPr>
          <w:noProof/>
        </w:rPr>
        <w:t>1.0d-6               !</w:t>
      </w:r>
      <w:r>
        <w:t xml:space="preserve"> Factor for minimum porosity </w:t>
      </w:r>
    </w:p>
    <w:p w14:paraId="4CA03137" w14:textId="77777777" w:rsidR="00DB1505" w:rsidRDefault="00DB1505" w:rsidP="00DB1505">
      <w:pPr>
        <w:pStyle w:val="StyleCode"/>
      </w:pPr>
    </w:p>
    <w:p w14:paraId="388CE99E" w14:textId="77777777" w:rsidR="00DB1505" w:rsidRDefault="00DB1505" w:rsidP="00DB1505">
      <w:pPr>
        <w:pStyle w:val="StyleCode"/>
      </w:pPr>
      <w:r>
        <w:t>'iterative solver'</w:t>
      </w:r>
    </w:p>
    <w:p w14:paraId="10EB15B0" w14:textId="77777777" w:rsidR="00DB1505" w:rsidRDefault="00DB1505" w:rsidP="00DB1505">
      <w:pPr>
        <w:pStyle w:val="StyleCode"/>
      </w:pPr>
    </w:p>
    <w:p w14:paraId="25ABB8C3" w14:textId="77777777" w:rsidR="00DB1505" w:rsidRDefault="00DB1505" w:rsidP="00DB1505">
      <w:pPr>
        <w:pStyle w:val="StyleCode"/>
      </w:pPr>
    </w:p>
    <w:p w14:paraId="47DBD0AE" w14:textId="77777777" w:rsidR="00DB1505" w:rsidRDefault="00DB1505" w:rsidP="00DB1505">
      <w:pPr>
        <w:pStyle w:val="StyleCode"/>
      </w:pPr>
      <w:r>
        <w:t>'variable density parameters'</w:t>
      </w:r>
    </w:p>
    <w:p w14:paraId="56E173C2" w14:textId="77777777" w:rsidR="00DB1505" w:rsidRDefault="00DB1505" w:rsidP="00DB1505">
      <w:pPr>
        <w:pStyle w:val="StyleCode"/>
      </w:pPr>
      <w:r>
        <w:t>1000.0d0                      ;freshwater density g/L</w:t>
      </w:r>
    </w:p>
    <w:p w14:paraId="2222BD6F" w14:textId="77777777" w:rsidR="00DB1505" w:rsidRDefault="00DB1505" w:rsidP="00DB1505">
      <w:pPr>
        <w:pStyle w:val="StyleCode"/>
      </w:pPr>
      <w:r>
        <w:t>0.688d0                       ;linear density coefficient d(rho)/d(TDS)</w:t>
      </w:r>
    </w:p>
    <w:p w14:paraId="29CA0AA4" w14:textId="77777777" w:rsidR="00DB1505" w:rsidRDefault="00DB1505" w:rsidP="00DB1505">
      <w:pPr>
        <w:pStyle w:val="StyleCode"/>
      </w:pPr>
      <w:r>
        <w:t>8                             ;max # Picard flow-RT iterations</w:t>
      </w:r>
    </w:p>
    <w:p w14:paraId="4706FBB6" w14:textId="77777777" w:rsidR="00DB1505" w:rsidRDefault="00DB1505" w:rsidP="00DB1505">
      <w:pPr>
        <w:pStyle w:val="StyleCode"/>
      </w:pPr>
      <w:r>
        <w:t>5                             ;Picard iteration target (# iterations)</w:t>
      </w:r>
    </w:p>
    <w:p w14:paraId="71F34F8E" w14:textId="77777777" w:rsidR="00DB1505" w:rsidRDefault="00DB1505" w:rsidP="00DB1505">
      <w:pPr>
        <w:pStyle w:val="StyleCode"/>
      </w:pPr>
      <w:r>
        <w:t>0.1d0                         ;maximum density update: Picard convergence g/L</w:t>
      </w:r>
    </w:p>
    <w:p w14:paraId="1E3FDDA5" w14:textId="77777777" w:rsidR="00DB1505" w:rsidRDefault="00DB1505" w:rsidP="00DB1505">
      <w:pPr>
        <w:pStyle w:val="StyleCode"/>
      </w:pPr>
      <w:r>
        <w:t>1.0d50                        ;Courant criteria target</w:t>
      </w:r>
    </w:p>
    <w:p w14:paraId="1326BB84" w14:textId="77777777" w:rsidR="00DB1505" w:rsidRDefault="00DB1505" w:rsidP="00DB1505">
      <w:pPr>
        <w:pStyle w:val="StyleCode"/>
      </w:pPr>
    </w:p>
    <w:p w14:paraId="4FF46FC0" w14:textId="77777777" w:rsidR="00DB1505" w:rsidRDefault="00DB1505" w:rsidP="00DB1505">
      <w:pPr>
        <w:pStyle w:val="StyleCode"/>
      </w:pPr>
    </w:p>
    <w:p w14:paraId="6F6FE673" w14:textId="77777777" w:rsidR="00DB1505" w:rsidRDefault="00DB1505" w:rsidP="00DB1505">
      <w:pPr>
        <w:pStyle w:val="StyleCode"/>
      </w:pPr>
      <w:r>
        <w:t>'newton iteration settings'</w:t>
      </w:r>
    </w:p>
    <w:p w14:paraId="32E8B17B" w14:textId="77777777" w:rsidR="00DB1505" w:rsidRDefault="00DB1505" w:rsidP="00DB1505">
      <w:pPr>
        <w:pStyle w:val="StyleCode"/>
      </w:pPr>
      <w:r>
        <w:t>1.0d-4                        ;increment for numerical differentiation</w:t>
      </w:r>
    </w:p>
    <w:p w14:paraId="23ED7E26" w14:textId="77777777" w:rsidR="00DB1505" w:rsidRDefault="00DB1505" w:rsidP="00DB1505">
      <w:pPr>
        <w:pStyle w:val="StyleCode"/>
      </w:pPr>
      <w:r>
        <w:t>100                           ;max. number of newton iterations</w:t>
      </w:r>
    </w:p>
    <w:p w14:paraId="690D2FB3" w14:textId="77777777" w:rsidR="00DB1505" w:rsidRDefault="00DB1505" w:rsidP="00DB1505">
      <w:pPr>
        <w:pStyle w:val="StyleCode"/>
      </w:pPr>
      <w:r>
        <w:t>1.0d-6                        ;convergence tolerance</w:t>
      </w:r>
    </w:p>
    <w:p w14:paraId="39EBD333" w14:textId="77777777" w:rsidR="00DB1505" w:rsidRDefault="00DB1505" w:rsidP="00DB1505">
      <w:pPr>
        <w:pStyle w:val="StyleCode"/>
      </w:pPr>
      <w:r>
        <w:t>1.0d0                         ;sw_star</w:t>
      </w:r>
    </w:p>
    <w:p w14:paraId="271217F5" w14:textId="77777777" w:rsidR="00DB1505" w:rsidRDefault="00DB1505" w:rsidP="00DB1505">
      <w:pPr>
        <w:pStyle w:val="StyleCode"/>
      </w:pPr>
      <w:r>
        <w:t xml:space="preserve"> </w:t>
      </w:r>
    </w:p>
    <w:p w14:paraId="7C2DCFF7" w14:textId="77777777" w:rsidR="00DB1505" w:rsidRPr="00B11744" w:rsidRDefault="00DB1505" w:rsidP="00DB1505">
      <w:pPr>
        <w:pStyle w:val="StyleCode"/>
        <w:rPr>
          <w:b/>
        </w:rPr>
      </w:pPr>
      <w:r w:rsidRPr="00B11744">
        <w:rPr>
          <w:b/>
        </w:rPr>
        <w:t xml:space="preserve">'input units for </w:t>
      </w:r>
      <w:r w:rsidRPr="00FC2059">
        <w:rPr>
          <w:b/>
          <w:noProof/>
        </w:rPr>
        <w:t>boundary</w:t>
      </w:r>
      <w:r w:rsidRPr="00B11744">
        <w:rPr>
          <w:b/>
        </w:rPr>
        <w:t xml:space="preserve"> and initial conditions'</w:t>
      </w:r>
    </w:p>
    <w:p w14:paraId="04903F41" w14:textId="77777777" w:rsidR="00DB1505" w:rsidRPr="00B11744" w:rsidRDefault="00DB1505" w:rsidP="00DB1505">
      <w:pPr>
        <w:pStyle w:val="StyleCode"/>
        <w:rPr>
          <w:b/>
        </w:rPr>
      </w:pPr>
      <w:r w:rsidRPr="00B11744">
        <w:rPr>
          <w:b/>
        </w:rPr>
        <w:t xml:space="preserve">'hydraulic </w:t>
      </w:r>
      <w:r w:rsidRPr="00FC2059">
        <w:rPr>
          <w:b/>
          <w:noProof/>
        </w:rPr>
        <w:t>head'              ;input</w:t>
      </w:r>
      <w:r w:rsidRPr="00B11744">
        <w:rPr>
          <w:b/>
        </w:rPr>
        <w:t xml:space="preserve"> unit</w:t>
      </w:r>
    </w:p>
    <w:p w14:paraId="2CD7524B" w14:textId="77777777" w:rsidR="00DB1505" w:rsidRDefault="00DB1505" w:rsidP="00DB1505">
      <w:pPr>
        <w:pStyle w:val="StyleCode"/>
      </w:pPr>
    </w:p>
    <w:p w14:paraId="5B7CCB21" w14:textId="77777777" w:rsidR="00DB1505" w:rsidRPr="00B11744" w:rsidRDefault="00DB1505" w:rsidP="00DB1505">
      <w:pPr>
        <w:pStyle w:val="StyleCode"/>
        <w:rPr>
          <w:b/>
        </w:rPr>
      </w:pPr>
      <w:r w:rsidRPr="00B11744">
        <w:rPr>
          <w:b/>
        </w:rPr>
        <w:t>'input units for media permeability'</w:t>
      </w:r>
    </w:p>
    <w:p w14:paraId="5D89A08E" w14:textId="77777777" w:rsidR="00DB1505" w:rsidRPr="00B11744" w:rsidRDefault="00DB1505" w:rsidP="00DB1505">
      <w:pPr>
        <w:pStyle w:val="StyleCode"/>
        <w:rPr>
          <w:b/>
        </w:rPr>
      </w:pPr>
      <w:r w:rsidRPr="00B11744">
        <w:rPr>
          <w:b/>
        </w:rPr>
        <w:t xml:space="preserve">'hydraulic conductivity'  </w:t>
      </w:r>
    </w:p>
    <w:p w14:paraId="03E15330" w14:textId="77777777" w:rsidR="00DB1505" w:rsidRPr="00B11744" w:rsidRDefault="00DB1505" w:rsidP="00DB1505">
      <w:pPr>
        <w:pStyle w:val="StyleCode"/>
        <w:rPr>
          <w:b/>
        </w:rPr>
      </w:pPr>
      <w:r w:rsidRPr="00B11744">
        <w:rPr>
          <w:b/>
        </w:rPr>
        <w:t xml:space="preserve"> </w:t>
      </w:r>
    </w:p>
    <w:p w14:paraId="7641059E" w14:textId="77777777" w:rsidR="00DB1505" w:rsidRDefault="00DB1505" w:rsidP="00DB1505">
      <w:pPr>
        <w:pStyle w:val="StyleCode"/>
      </w:pPr>
      <w:r>
        <w:t>'solver settings'</w:t>
      </w:r>
    </w:p>
    <w:p w14:paraId="37816C8B" w14:textId="77777777" w:rsidR="00DB1505" w:rsidRDefault="00DB1505" w:rsidP="00DB1505">
      <w:pPr>
        <w:pStyle w:val="StyleCode"/>
      </w:pPr>
      <w:r>
        <w:t>3                             ;level_vs, incomplete factorization level</w:t>
      </w:r>
    </w:p>
    <w:p w14:paraId="7B2DEAEE" w14:textId="77777777" w:rsidR="00DB1505" w:rsidRDefault="00DB1505" w:rsidP="00DB1505">
      <w:pPr>
        <w:pStyle w:val="StyleCode"/>
      </w:pPr>
      <w:r>
        <w:t>100                           ;msolvit_vs, max. number of solver iterations</w:t>
      </w:r>
    </w:p>
    <w:p w14:paraId="2B9AB5E2" w14:textId="77777777" w:rsidR="00DB1505" w:rsidRDefault="00DB1505" w:rsidP="00DB1505">
      <w:pPr>
        <w:pStyle w:val="StyleCode"/>
      </w:pPr>
      <w:r>
        <w:t>0                             ;idetail_vs, solver information level</w:t>
      </w:r>
    </w:p>
    <w:p w14:paraId="694057AC" w14:textId="77777777" w:rsidR="00DB1505" w:rsidRDefault="00DB1505" w:rsidP="00DB1505">
      <w:pPr>
        <w:pStyle w:val="StyleCode"/>
      </w:pPr>
      <w:r>
        <w:t>1.0d-10                       ;restol_vs, solver residual tolerance</w:t>
      </w:r>
    </w:p>
    <w:p w14:paraId="647040A4" w14:textId="77777777" w:rsidR="00DB1505" w:rsidRDefault="00DB1505" w:rsidP="00DB1505">
      <w:pPr>
        <w:pStyle w:val="StyleCode"/>
      </w:pPr>
      <w:r>
        <w:t>1.0d-10                       ;deltol_vs, solver update tolerance</w:t>
      </w:r>
    </w:p>
    <w:p w14:paraId="416CC7A4" w14:textId="77777777" w:rsidR="00DB1505" w:rsidRDefault="00DB1505" w:rsidP="00DB1505">
      <w:pPr>
        <w:pStyle w:val="StyleCode"/>
      </w:pPr>
    </w:p>
    <w:p w14:paraId="0533C648" w14:textId="77777777" w:rsidR="00DB1505" w:rsidRDefault="00DB1505" w:rsidP="00DB1505">
      <w:pPr>
        <w:pStyle w:val="StyleCode"/>
      </w:pPr>
      <w:r>
        <w:t>'done'</w:t>
      </w:r>
    </w:p>
    <w:p w14:paraId="2E4A7A9E" w14:textId="77777777" w:rsidR="00DB1505" w:rsidRDefault="00DB1505" w:rsidP="00DB1505">
      <w:pPr>
        <w:pStyle w:val="StyleCode"/>
      </w:pPr>
    </w:p>
    <w:p w14:paraId="7A4EDDA8" w14:textId="77777777" w:rsidR="00DB1505" w:rsidRPr="00ED3698" w:rsidRDefault="00DB1505" w:rsidP="00DB1505">
      <w:r>
        <w:t>The example input specifies the units to be [m] for pressure head and [m</w:t>
      </w:r>
      <w:r w:rsidRPr="00B11744">
        <w:rPr>
          <w:vertAlign w:val="superscript"/>
        </w:rPr>
        <w:t>2</w:t>
      </w:r>
      <w:r>
        <w:t>] for hydraulic conductivity.</w:t>
      </w:r>
    </w:p>
    <w:p w14:paraId="3E9A6334" w14:textId="77777777" w:rsidR="00DB1505" w:rsidRPr="00ED3698" w:rsidRDefault="00DB1505" w:rsidP="00DB1505">
      <w:pPr>
        <w:pStyle w:val="Heading4"/>
      </w:pPr>
      <w:bookmarkStart w:id="195" w:name="_Toc13055957"/>
      <w:r w:rsidRPr="00ED3698">
        <w:t>‘</w:t>
      </w:r>
      <w:r>
        <w:rPr>
          <w:rFonts w:hint="eastAsia"/>
        </w:rPr>
        <w:t>i</w:t>
      </w:r>
      <w:r w:rsidRPr="00142AC0">
        <w:t>nput units for media permeability</w:t>
      </w:r>
      <w:r w:rsidRPr="00ED3698">
        <w:t>’</w:t>
      </w:r>
      <w:bookmarkEnd w:id="195"/>
    </w:p>
    <w:p w14:paraId="43DC8E64" w14:textId="512C2433" w:rsidR="00DB1505" w:rsidRDefault="00DB1505" w:rsidP="00DB1505">
      <w:r w:rsidRPr="00ED3698">
        <w:t xml:space="preserve">This sub-block controls the input units for the </w:t>
      </w:r>
      <w:r>
        <w:rPr>
          <w:rFonts w:hint="eastAsia"/>
        </w:rPr>
        <w:t>media permeability</w:t>
      </w:r>
      <w:r w:rsidRPr="00ED3698">
        <w:t xml:space="preserve">. The default unit is </w:t>
      </w:r>
      <w:r>
        <w:t>[m s</w:t>
      </w:r>
      <w:r>
        <w:rPr>
          <w:vertAlign w:val="superscript"/>
        </w:rPr>
        <w:t>-1</w:t>
      </w:r>
      <w:r>
        <w:t xml:space="preserve">] for </w:t>
      </w:r>
      <w:r w:rsidRPr="004C6E24">
        <w:rPr>
          <w:rFonts w:ascii="Courier New" w:hAnsi="Courier New" w:cs="Courier New"/>
          <w:sz w:val="20"/>
        </w:rPr>
        <w:t>‘hydraulic conductivity</w:t>
      </w:r>
      <w:r w:rsidR="00F25BF7">
        <w:rPr>
          <w:rFonts w:ascii="Courier New" w:hAnsi="Courier New" w:cs="Courier New"/>
          <w:sz w:val="20"/>
        </w:rPr>
        <w:t>.</w:t>
      </w:r>
      <w:r w:rsidRPr="004C6E24">
        <w:rPr>
          <w:rFonts w:ascii="Courier New" w:hAnsi="Courier New" w:cs="Courier New"/>
          <w:sz w:val="20"/>
        </w:rPr>
        <w:t>’</w:t>
      </w:r>
      <w:r>
        <w:rPr>
          <w:rFonts w:hint="eastAsia"/>
        </w:rPr>
        <w:t xml:space="preserve"> </w:t>
      </w:r>
      <w:r w:rsidR="00F25BF7">
        <w:t>A</w:t>
      </w:r>
      <w:r w:rsidR="00F25BF7">
        <w:rPr>
          <w:rFonts w:hint="eastAsia"/>
        </w:rPr>
        <w:t xml:space="preserve">s </w:t>
      </w:r>
      <w:r>
        <w:rPr>
          <w:rFonts w:hint="eastAsia"/>
        </w:rPr>
        <w:t>an alternative</w:t>
      </w:r>
      <w:r w:rsidR="00F25BF7">
        <w:t>,</w:t>
      </w:r>
      <w:r>
        <w:t xml:space="preserve"> the unit [m</w:t>
      </w:r>
      <w:r>
        <w:rPr>
          <w:vertAlign w:val="superscript"/>
        </w:rPr>
        <w:t>2</w:t>
      </w:r>
      <w:r>
        <w:t>] for</w:t>
      </w:r>
      <w:r>
        <w:rPr>
          <w:rFonts w:hint="eastAsia"/>
        </w:rPr>
        <w:t xml:space="preserve"> </w:t>
      </w:r>
      <w:r w:rsidR="00F25BF7">
        <w:rPr>
          <w:rFonts w:ascii="Courier New" w:hAnsi="Courier New" w:cs="Courier New"/>
          <w:sz w:val="20"/>
          <w:lang w:eastAsia="en-CA"/>
        </w:rPr>
        <w:t>‘</w:t>
      </w:r>
      <w:r w:rsidRPr="004C6E24">
        <w:rPr>
          <w:rFonts w:ascii="Courier New" w:hAnsi="Courier New" w:cs="Courier New"/>
          <w:sz w:val="20"/>
          <w:lang w:eastAsia="en-CA"/>
        </w:rPr>
        <w:t>permeability</w:t>
      </w:r>
      <w:r w:rsidR="00F25BF7">
        <w:rPr>
          <w:rFonts w:ascii="Courier New" w:hAnsi="Courier New" w:cs="Courier New"/>
          <w:sz w:val="20"/>
          <w:lang w:eastAsia="en-CA"/>
        </w:rPr>
        <w:t>’</w:t>
      </w:r>
      <w:r>
        <w:rPr>
          <w:rFonts w:hint="eastAsia"/>
        </w:rPr>
        <w:t xml:space="preserve"> can be specified</w:t>
      </w:r>
      <w:r>
        <w:t xml:space="preserve"> (see the example in the previous subsection)</w:t>
      </w:r>
      <w:r>
        <w:rPr>
          <w:rFonts w:hint="eastAsia"/>
        </w:rPr>
        <w:t>.</w:t>
      </w:r>
    </w:p>
    <w:p w14:paraId="7F4F7D9F" w14:textId="77777777" w:rsidR="00DB1505" w:rsidRPr="00ED3698" w:rsidRDefault="00DB1505" w:rsidP="00DB1505">
      <w:pPr>
        <w:pStyle w:val="Heading4"/>
      </w:pPr>
      <w:bookmarkStart w:id="196" w:name="_Toc13055958"/>
      <w:r w:rsidRPr="00ED3698">
        <w:t>‘</w:t>
      </w:r>
      <w:commentRangeStart w:id="197"/>
      <w:commentRangeStart w:id="198"/>
      <w:r w:rsidRPr="00FC2059">
        <w:rPr>
          <w:noProof/>
        </w:rPr>
        <w:t>centered</w:t>
      </w:r>
      <w:r w:rsidRPr="00ED3698">
        <w:t xml:space="preserve"> weighting’</w:t>
      </w:r>
      <w:commentRangeEnd w:id="197"/>
      <w:r w:rsidR="00FC2059">
        <w:rPr>
          <w:rStyle w:val="CommentReference"/>
        </w:rPr>
        <w:commentReference w:id="197"/>
      </w:r>
      <w:commentRangeEnd w:id="198"/>
      <w:r w:rsidR="003D33B0">
        <w:rPr>
          <w:rStyle w:val="CommentReference"/>
        </w:rPr>
        <w:commentReference w:id="198"/>
      </w:r>
      <w:bookmarkEnd w:id="196"/>
    </w:p>
    <w:p w14:paraId="27934129" w14:textId="1EE049DF" w:rsidR="00DB1505" w:rsidRPr="00ED3698" w:rsidRDefault="00DB1505" w:rsidP="00DB1505">
      <w:r w:rsidRPr="00ED3698">
        <w:t xml:space="preserve">For variably-saturated flow problems, </w:t>
      </w:r>
      <w:r w:rsidRPr="00FC2059">
        <w:rPr>
          <w:noProof/>
        </w:rPr>
        <w:t>upstream</w:t>
      </w:r>
      <w:r w:rsidRPr="00ED3698">
        <w:t xml:space="preserve"> weighting of the relative permeability term leads to a more efficient solution with little loss of accuracy [Forsyth et al., 1995]. Therefore, upstream weighting is used for the relative permeability term of the unsaturated flow equation by default. If the text string ‘</w:t>
      </w:r>
      <w:r w:rsidRPr="00FC2059">
        <w:rPr>
          <w:noProof/>
        </w:rPr>
        <w:t>centered</w:t>
      </w:r>
      <w:r w:rsidRPr="00ED3698">
        <w:t xml:space="preserve"> weighting’ is specified, </w:t>
      </w:r>
      <w:r w:rsidR="00FC2059" w:rsidRPr="00C1350C">
        <w:rPr>
          <w:noProof/>
        </w:rPr>
        <w:t>centred</w:t>
      </w:r>
      <w:r w:rsidR="00FC2059" w:rsidRPr="00ED3698">
        <w:t xml:space="preserve"> </w:t>
      </w:r>
      <w:r w:rsidRPr="00ED3698">
        <w:t xml:space="preserve">spatial weighting will be used instead. This setting will have an effect only if partially-saturated conditions exist in the solution domain. </w:t>
      </w:r>
      <w:r w:rsidR="002F6C10">
        <w:t>For</w:t>
      </w:r>
      <w:r w:rsidRPr="00ED3698">
        <w:t xml:space="preserve"> upstream weighting, </w:t>
      </w:r>
      <w:r>
        <w:t xml:space="preserve">the </w:t>
      </w:r>
      <w:r w:rsidRPr="00ED3698">
        <w:t>relative permeabilit</w:t>
      </w:r>
      <w:r>
        <w:t>y (</w:t>
      </w:r>
      <m:oMath>
        <m:sSub>
          <m:sSubPr>
            <m:ctrlPr>
              <w:rPr>
                <w:rFonts w:ascii="Cambria Math" w:hAnsi="Cambria Math" w:cs="Arial"/>
                <w:i/>
              </w:rPr>
            </m:ctrlPr>
          </m:sSubPr>
          <m:e>
            <m:r>
              <w:rPr>
                <w:rFonts w:ascii="Cambria Math" w:hAnsi="Cambria Math" w:cs="Arial"/>
              </w:rPr>
              <m:t>k</m:t>
            </m:r>
          </m:e>
          <m:sub>
            <m:r>
              <w:rPr>
                <w:rFonts w:ascii="Cambria Math" w:hAnsi="Cambria Math" w:cs="Arial"/>
              </w:rPr>
              <m:t>ra,kl</m:t>
            </m:r>
          </m:sub>
        </m:sSub>
      </m:oMath>
      <w:r>
        <w:t>)</w:t>
      </w:r>
      <w:r>
        <w:rPr>
          <w:rFonts w:hint="eastAsia"/>
        </w:rPr>
        <w:t xml:space="preserve"> </w:t>
      </w:r>
      <w:r>
        <w:t xml:space="preserve">between </w:t>
      </w:r>
      <w:r>
        <w:rPr>
          <w:rFonts w:hint="eastAsia"/>
        </w:rPr>
        <w:t xml:space="preserve">the centroids of the </w:t>
      </w:r>
      <w:r w:rsidRPr="00EF52DA">
        <w:t xml:space="preserve">control volumes </w:t>
      </w:r>
      <m:oMath>
        <m:r>
          <w:rPr>
            <w:rFonts w:ascii="Cambria Math" w:hAnsi="Cambria Math"/>
          </w:rPr>
          <m:t>k</m:t>
        </m:r>
      </m:oMath>
      <w:r w:rsidRPr="00EF52DA">
        <w:t xml:space="preserve"> and </w:t>
      </w:r>
      <m:oMath>
        <m:r>
          <w:rPr>
            <w:rFonts w:ascii="Cambria Math" w:hAnsi="Cambria Math" w:cs="Lucida Sans Unicode"/>
          </w:rPr>
          <m:t>l</m:t>
        </m:r>
      </m:oMath>
      <w:r w:rsidR="002F6C10">
        <w:t xml:space="preserve"> </w:t>
      </w:r>
      <w:r w:rsidRPr="00ED3698">
        <w:t>are assigned according to:</w:t>
      </w:r>
    </w:p>
    <w:tbl>
      <w:tblPr>
        <w:tblW w:w="0" w:type="auto"/>
        <w:tblLook w:val="04A0" w:firstRow="1" w:lastRow="0" w:firstColumn="1" w:lastColumn="0" w:noHBand="0" w:noVBand="1"/>
      </w:tblPr>
      <w:tblGrid>
        <w:gridCol w:w="6135"/>
        <w:gridCol w:w="2505"/>
      </w:tblGrid>
      <w:tr w:rsidR="00DB1505" w:rsidRPr="00D910F5" w14:paraId="1E3B59AC" w14:textId="77777777" w:rsidTr="007239FB">
        <w:trPr>
          <w:trHeight w:val="819"/>
        </w:trPr>
        <w:tc>
          <w:tcPr>
            <w:tcW w:w="6291" w:type="dxa"/>
            <w:vAlign w:val="center"/>
          </w:tcPr>
          <w:p w14:paraId="57379A3C" w14:textId="77777777" w:rsidR="00DB1505" w:rsidRPr="0020134D" w:rsidRDefault="00000000" w:rsidP="007239FB">
            <m:oMathPara>
              <m:oMathParaPr>
                <m:jc m:val="left"/>
              </m:oMathParaPr>
              <m:oMath>
                <m:sSub>
                  <m:sSubPr>
                    <m:ctrlPr>
                      <w:rPr>
                        <w:rFonts w:ascii="Cambria Math" w:hAnsi="Cambria Math" w:cs="Arial"/>
                        <w:i/>
                      </w:rPr>
                    </m:ctrlPr>
                  </m:sSubPr>
                  <m:e>
                    <m:r>
                      <w:rPr>
                        <w:rFonts w:ascii="Cambria Math" w:hAnsi="Cambria Math" w:cs="Arial"/>
                      </w:rPr>
                      <m:t>k</m:t>
                    </m:r>
                  </m:e>
                  <m:sub>
                    <m:r>
                      <w:rPr>
                        <w:rFonts w:ascii="Cambria Math" w:hAnsi="Cambria Math" w:cs="Arial"/>
                      </w:rPr>
                      <m:t>ra,kl</m:t>
                    </m:r>
                  </m:sub>
                </m:sSub>
                <m:r>
                  <w:rPr>
                    <w:rFonts w:ascii="Cambria Math" w:hAnsi="Cambria Math"/>
                  </w:rPr>
                  <m:t xml:space="preserve">= </m:t>
                </m:r>
                <m:sSub>
                  <m:sSubPr>
                    <m:ctrlPr>
                      <w:rPr>
                        <w:rFonts w:ascii="Cambria Math" w:hAnsi="Cambria Math" w:cs="Arial"/>
                        <w:i/>
                      </w:rPr>
                    </m:ctrlPr>
                  </m:sSubPr>
                  <m:e>
                    <m:r>
                      <w:rPr>
                        <w:rFonts w:ascii="Cambria Math" w:hAnsi="Cambria Math" w:cs="Arial"/>
                      </w:rPr>
                      <m:t>k</m:t>
                    </m:r>
                  </m:e>
                  <m:sub>
                    <m:r>
                      <w:rPr>
                        <w:rFonts w:ascii="Cambria Math" w:hAnsi="Cambria Math" w:cs="Arial"/>
                      </w:rPr>
                      <m:t xml:space="preserve">ra,k                   </m:t>
                    </m:r>
                  </m:sub>
                </m:sSub>
                <m:r>
                  <w:rPr>
                    <w:rFonts w:ascii="Cambria Math" w:hAnsi="Cambria Math" w:cs="Arial"/>
                  </w:rPr>
                  <m:t xml:space="preserve"> if    </m:t>
                </m:r>
                <m:sSub>
                  <m:sSubPr>
                    <m:ctrlPr>
                      <w:rPr>
                        <w:rFonts w:ascii="Cambria Math" w:hAnsi="Cambria Math" w:cs="Arial"/>
                        <w:i/>
                      </w:rPr>
                    </m:ctrlPr>
                  </m:sSubPr>
                  <m:e>
                    <m:r>
                      <w:rPr>
                        <w:rFonts w:ascii="Cambria Math" w:hAnsi="Cambria Math" w:cs="Arial"/>
                      </w:rPr>
                      <m:t>h</m:t>
                    </m:r>
                  </m:e>
                  <m:sub>
                    <m:r>
                      <w:rPr>
                        <w:rFonts w:ascii="Cambria Math" w:hAnsi="Cambria Math" w:cs="Arial"/>
                      </w:rPr>
                      <m:t>k</m:t>
                    </m:r>
                  </m:sub>
                </m:sSub>
                <m:r>
                  <w:rPr>
                    <w:rFonts w:ascii="Cambria Math" w:hAnsi="Cambria Math" w:cs="Arial"/>
                  </w:rPr>
                  <m:t>≥</m:t>
                </m:r>
                <m:sSub>
                  <m:sSubPr>
                    <m:ctrlPr>
                      <w:rPr>
                        <w:rFonts w:ascii="Cambria Math" w:hAnsi="Cambria Math" w:cs="Arial"/>
                        <w:i/>
                      </w:rPr>
                    </m:ctrlPr>
                  </m:sSubPr>
                  <m:e>
                    <m:r>
                      <w:rPr>
                        <w:rFonts w:ascii="Cambria Math" w:hAnsi="Cambria Math" w:cs="Arial"/>
                      </w:rPr>
                      <m:t>h</m:t>
                    </m:r>
                  </m:e>
                  <m:sub>
                    <m:r>
                      <w:rPr>
                        <w:rFonts w:ascii="Cambria Math" w:hAnsi="Cambria Math" w:cs="Arial"/>
                      </w:rPr>
                      <m:t>l</m:t>
                    </m:r>
                  </m:sub>
                </m:sSub>
              </m:oMath>
            </m:oMathPara>
          </w:p>
        </w:tc>
        <w:tc>
          <w:tcPr>
            <w:tcW w:w="2565" w:type="dxa"/>
            <w:vAlign w:val="center"/>
          </w:tcPr>
          <w:p w14:paraId="0B24CF8F"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6</w:t>
            </w:r>
            <w:r w:rsidR="00606172">
              <w:rPr>
                <w:noProof/>
              </w:rPr>
              <w:fldChar w:fldCharType="end"/>
            </w:r>
          </w:p>
        </w:tc>
      </w:tr>
      <w:tr w:rsidR="00DB1505" w:rsidRPr="00D910F5" w14:paraId="5FFFF7EC" w14:textId="77777777" w:rsidTr="007239FB">
        <w:trPr>
          <w:trHeight w:val="819"/>
        </w:trPr>
        <w:tc>
          <w:tcPr>
            <w:tcW w:w="6291" w:type="dxa"/>
            <w:vAlign w:val="center"/>
          </w:tcPr>
          <w:p w14:paraId="65EBE237" w14:textId="77777777" w:rsidR="00DB1505" w:rsidRPr="0020134D" w:rsidRDefault="00000000" w:rsidP="007239FB">
            <w:pPr>
              <w:rPr>
                <w:rFonts w:ascii="Cambria Math" w:hAnsi="Cambria Math" w:cs="Arial"/>
                <w:oMath/>
              </w:rPr>
            </w:pPr>
            <m:oMathPara>
              <m:oMathParaPr>
                <m:jc m:val="left"/>
              </m:oMathParaPr>
              <m:oMath>
                <m:sSub>
                  <m:sSubPr>
                    <m:ctrlPr>
                      <w:rPr>
                        <w:rFonts w:ascii="Cambria Math" w:hAnsi="Cambria Math" w:cs="Arial"/>
                        <w:i/>
                      </w:rPr>
                    </m:ctrlPr>
                  </m:sSubPr>
                  <m:e>
                    <m:r>
                      <w:rPr>
                        <w:rFonts w:ascii="Cambria Math" w:hAnsi="Cambria Math" w:cs="Arial"/>
                      </w:rPr>
                      <m:t>k</m:t>
                    </m:r>
                  </m:e>
                  <m:sub>
                    <m:r>
                      <w:rPr>
                        <w:rFonts w:ascii="Cambria Math" w:hAnsi="Cambria Math" w:cs="Arial"/>
                      </w:rPr>
                      <m:t>ra,kl</m:t>
                    </m:r>
                  </m:sub>
                </m:sSub>
                <m:r>
                  <w:rPr>
                    <w:rFonts w:ascii="Cambria Math" w:hAnsi="Cambria Math"/>
                  </w:rPr>
                  <m:t xml:space="preserve">= </m:t>
                </m:r>
                <m:sSub>
                  <m:sSubPr>
                    <m:ctrlPr>
                      <w:rPr>
                        <w:rFonts w:ascii="Cambria Math" w:hAnsi="Cambria Math" w:cs="Arial"/>
                        <w:i/>
                      </w:rPr>
                    </m:ctrlPr>
                  </m:sSubPr>
                  <m:e>
                    <m:r>
                      <w:rPr>
                        <w:rFonts w:ascii="Cambria Math" w:hAnsi="Cambria Math" w:cs="Arial"/>
                      </w:rPr>
                      <m:t>k</m:t>
                    </m:r>
                  </m:e>
                  <m:sub>
                    <m:r>
                      <w:rPr>
                        <w:rFonts w:ascii="Cambria Math" w:hAnsi="Cambria Math" w:cs="Arial"/>
                      </w:rPr>
                      <m:t xml:space="preserve">ra,l                   </m:t>
                    </m:r>
                  </m:sub>
                </m:sSub>
                <m:r>
                  <w:rPr>
                    <w:rFonts w:ascii="Cambria Math" w:hAnsi="Cambria Math" w:cs="Arial"/>
                  </w:rPr>
                  <m:t xml:space="preserve"> if    </m:t>
                </m:r>
                <m:sSub>
                  <m:sSubPr>
                    <m:ctrlPr>
                      <w:rPr>
                        <w:rFonts w:ascii="Cambria Math" w:hAnsi="Cambria Math" w:cs="Arial"/>
                        <w:i/>
                      </w:rPr>
                    </m:ctrlPr>
                  </m:sSubPr>
                  <m:e>
                    <m:r>
                      <w:rPr>
                        <w:rFonts w:ascii="Cambria Math" w:hAnsi="Cambria Math" w:cs="Arial"/>
                      </w:rPr>
                      <m:t>h</m:t>
                    </m:r>
                  </m:e>
                  <m:sub>
                    <m:r>
                      <w:rPr>
                        <w:rFonts w:ascii="Cambria Math" w:hAnsi="Cambria Math" w:cs="Arial"/>
                      </w:rPr>
                      <m:t>k</m:t>
                    </m:r>
                  </m:sub>
                </m:sSub>
                <m:r>
                  <w:rPr>
                    <w:rFonts w:ascii="Cambria Math" w:hAnsi="Cambria Math" w:cs="Arial"/>
                  </w:rPr>
                  <m:t>&lt;</m:t>
                </m:r>
                <m:sSub>
                  <m:sSubPr>
                    <m:ctrlPr>
                      <w:rPr>
                        <w:rFonts w:ascii="Cambria Math" w:hAnsi="Cambria Math" w:cs="Arial"/>
                        <w:i/>
                      </w:rPr>
                    </m:ctrlPr>
                  </m:sSubPr>
                  <m:e>
                    <m:r>
                      <w:rPr>
                        <w:rFonts w:ascii="Cambria Math" w:hAnsi="Cambria Math" w:cs="Arial"/>
                      </w:rPr>
                      <m:t>h</m:t>
                    </m:r>
                  </m:e>
                  <m:sub>
                    <m:r>
                      <w:rPr>
                        <w:rFonts w:ascii="Cambria Math" w:hAnsi="Cambria Math" w:cs="Arial"/>
                      </w:rPr>
                      <m:t>l</m:t>
                    </m:r>
                  </m:sub>
                </m:sSub>
              </m:oMath>
            </m:oMathPara>
          </w:p>
        </w:tc>
        <w:tc>
          <w:tcPr>
            <w:tcW w:w="2565" w:type="dxa"/>
            <w:vAlign w:val="center"/>
          </w:tcPr>
          <w:p w14:paraId="255243CE"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7</w:t>
            </w:r>
            <w:r w:rsidR="00606172">
              <w:rPr>
                <w:noProof/>
              </w:rPr>
              <w:fldChar w:fldCharType="end"/>
            </w:r>
          </w:p>
        </w:tc>
      </w:tr>
    </w:tbl>
    <w:p w14:paraId="79D6FA83" w14:textId="1309B548" w:rsidR="00DB1505" w:rsidRDefault="002F6C10" w:rsidP="00DB1505">
      <w:r>
        <w:t xml:space="preserve">in </w:t>
      </w:r>
      <w:r w:rsidR="00DB1505">
        <w:t xml:space="preserve">which </w:t>
      </w:r>
      <m:oMath>
        <m:sSub>
          <m:sSubPr>
            <m:ctrlPr>
              <w:rPr>
                <w:rFonts w:ascii="Cambria Math" w:hAnsi="Cambria Math" w:cs="Arial"/>
                <w:i/>
              </w:rPr>
            </m:ctrlPr>
          </m:sSubPr>
          <m:e>
            <m:r>
              <w:rPr>
                <w:rFonts w:ascii="Cambria Math" w:hAnsi="Cambria Math" w:cs="Arial"/>
              </w:rPr>
              <m:t>k</m:t>
            </m:r>
          </m:e>
          <m:sub>
            <m:r>
              <w:rPr>
                <w:rFonts w:ascii="Cambria Math" w:hAnsi="Cambria Math" w:cs="Arial"/>
              </w:rPr>
              <m:t>ra,k</m:t>
            </m:r>
          </m:sub>
        </m:sSub>
      </m:oMath>
      <w:r w:rsidR="00DB1505">
        <w:t xml:space="preserve"> and </w:t>
      </w:r>
      <m:oMath>
        <m:sSub>
          <m:sSubPr>
            <m:ctrlPr>
              <w:rPr>
                <w:rFonts w:ascii="Cambria Math" w:hAnsi="Cambria Math" w:cs="Arial"/>
                <w:i/>
              </w:rPr>
            </m:ctrlPr>
          </m:sSubPr>
          <m:e>
            <m:r>
              <w:rPr>
                <w:rFonts w:ascii="Cambria Math" w:hAnsi="Cambria Math" w:cs="Arial"/>
              </w:rPr>
              <m:t>k</m:t>
            </m:r>
          </m:e>
          <m:sub>
            <m:r>
              <w:rPr>
                <w:rFonts w:ascii="Cambria Math" w:hAnsi="Cambria Math" w:cs="Arial"/>
              </w:rPr>
              <m:t>ra,l</m:t>
            </m:r>
          </m:sub>
        </m:sSub>
      </m:oMath>
      <w:r w:rsidR="00DB1505">
        <w:t xml:space="preserve"> refer to the relative permeabilities of the </w:t>
      </w:r>
      <w:r w:rsidR="00DB1505" w:rsidRPr="00B11744">
        <w:rPr>
          <w:i/>
        </w:rPr>
        <w:t>k</w:t>
      </w:r>
      <w:r w:rsidR="00DB1505" w:rsidRPr="00B11744">
        <w:rPr>
          <w:vertAlign w:val="superscript"/>
        </w:rPr>
        <w:t>th</w:t>
      </w:r>
      <w:r w:rsidR="00DB1505">
        <w:t xml:space="preserve"> and </w:t>
      </w:r>
      <w:r w:rsidR="00DB1505" w:rsidRPr="00B11744">
        <w:rPr>
          <w:i/>
        </w:rPr>
        <w:t>l</w:t>
      </w:r>
      <w:r w:rsidR="00DB1505" w:rsidRPr="00B11744">
        <w:rPr>
          <w:vertAlign w:val="superscript"/>
        </w:rPr>
        <w:t>th</w:t>
      </w:r>
      <w:r w:rsidR="00DB1505">
        <w:t xml:space="preserve"> control volumes, respectively. The </w:t>
      </w:r>
      <m:oMath>
        <m:sSub>
          <m:sSubPr>
            <m:ctrlPr>
              <w:rPr>
                <w:rFonts w:ascii="Cambria Math" w:hAnsi="Cambria Math" w:cs="Arial"/>
                <w:i/>
              </w:rPr>
            </m:ctrlPr>
          </m:sSubPr>
          <m:e>
            <m:r>
              <w:rPr>
                <w:rFonts w:ascii="Cambria Math" w:hAnsi="Cambria Math" w:cs="Arial"/>
              </w:rPr>
              <m:t>h</m:t>
            </m:r>
          </m:e>
          <m:sub>
            <m:r>
              <w:rPr>
                <w:rFonts w:ascii="Cambria Math" w:hAnsi="Cambria Math" w:cs="Arial"/>
              </w:rPr>
              <m:t>k</m:t>
            </m:r>
          </m:sub>
        </m:sSub>
      </m:oMath>
      <w:r w:rsidR="00DB1505">
        <w:t xml:space="preserve"> and </w:t>
      </w:r>
      <m:oMath>
        <m:sSub>
          <m:sSubPr>
            <m:ctrlPr>
              <w:rPr>
                <w:rFonts w:ascii="Cambria Math" w:hAnsi="Cambria Math" w:cs="Arial"/>
                <w:i/>
              </w:rPr>
            </m:ctrlPr>
          </m:sSubPr>
          <m:e>
            <m:r>
              <w:rPr>
                <w:rFonts w:ascii="Cambria Math" w:hAnsi="Cambria Math" w:cs="Arial"/>
              </w:rPr>
              <m:t>h</m:t>
            </m:r>
          </m:e>
          <m:sub>
            <m:r>
              <w:rPr>
                <w:rFonts w:ascii="Cambria Math" w:hAnsi="Cambria Math" w:cs="Arial"/>
              </w:rPr>
              <m:t>l</m:t>
            </m:r>
          </m:sub>
        </m:sSub>
      </m:oMath>
      <w:r w:rsidR="00DB1505">
        <w:t xml:space="preserve"> are the hydraulic heads in the</w:t>
      </w:r>
      <w:r w:rsidR="00DB1505" w:rsidRPr="00801463">
        <w:rPr>
          <w:i/>
        </w:rPr>
        <w:t xml:space="preserve"> </w:t>
      </w:r>
      <w:r w:rsidR="00DB1505" w:rsidRPr="00B11744">
        <w:rPr>
          <w:i/>
        </w:rPr>
        <w:t>k</w:t>
      </w:r>
      <w:r w:rsidR="00DB1505" w:rsidRPr="00B11744">
        <w:rPr>
          <w:vertAlign w:val="superscript"/>
        </w:rPr>
        <w:t>th</w:t>
      </w:r>
      <w:r w:rsidR="00DB1505">
        <w:t xml:space="preserve"> and </w:t>
      </w:r>
      <w:r w:rsidR="00DB1505" w:rsidRPr="00B11744">
        <w:rPr>
          <w:i/>
        </w:rPr>
        <w:t>l</w:t>
      </w:r>
      <w:r w:rsidR="00DB1505" w:rsidRPr="00B11744">
        <w:rPr>
          <w:vertAlign w:val="superscript"/>
        </w:rPr>
        <w:t>th</w:t>
      </w:r>
      <w:r w:rsidR="00DB1505">
        <w:t xml:space="preserve"> control volumes, respectively. </w:t>
      </w:r>
      <w:r w:rsidR="00DB1505" w:rsidRPr="00ED3698">
        <w:t xml:space="preserve">For centered weighting, </w:t>
      </w:r>
      <w:r w:rsidR="00DC4CF0">
        <w:t xml:space="preserve">the </w:t>
      </w:r>
      <w:r w:rsidR="00DB1505" w:rsidRPr="00ED3698">
        <w:t xml:space="preserve">relative </w:t>
      </w:r>
      <w:r w:rsidR="00DC4CF0" w:rsidRPr="00ED3698">
        <w:t>permeability</w:t>
      </w:r>
      <w:r w:rsidR="00DB1505" w:rsidRPr="00ED3698">
        <w:t xml:space="preserve"> </w:t>
      </w:r>
      <w:r w:rsidR="007305C5" w:rsidRPr="00ED3698">
        <w:t>is</w:t>
      </w:r>
      <w:r w:rsidR="00DB1505" w:rsidRPr="00ED3698">
        <w:t xml:space="preserve"> calculated according to:</w:t>
      </w:r>
    </w:p>
    <w:tbl>
      <w:tblPr>
        <w:tblW w:w="0" w:type="auto"/>
        <w:tblLook w:val="04A0" w:firstRow="1" w:lastRow="0" w:firstColumn="1" w:lastColumn="0" w:noHBand="0" w:noVBand="1"/>
      </w:tblPr>
      <w:tblGrid>
        <w:gridCol w:w="6129"/>
        <w:gridCol w:w="2511"/>
      </w:tblGrid>
      <w:tr w:rsidR="00DB1505" w:rsidRPr="00D910F5" w14:paraId="55A505F7" w14:textId="77777777" w:rsidTr="007239FB">
        <w:trPr>
          <w:trHeight w:val="819"/>
        </w:trPr>
        <w:tc>
          <w:tcPr>
            <w:tcW w:w="6291" w:type="dxa"/>
            <w:vAlign w:val="center"/>
          </w:tcPr>
          <w:p w14:paraId="4755755E" w14:textId="77777777" w:rsidR="00DB1505" w:rsidRPr="0020134D" w:rsidRDefault="00000000" w:rsidP="007239FB">
            <w:pPr>
              <w:rPr>
                <w:rFonts w:ascii="Cambria Math" w:hAnsi="Cambria Math" w:cs="Arial"/>
                <w:oMath/>
              </w:rPr>
            </w:pPr>
            <m:oMathPara>
              <m:oMathParaPr>
                <m:jc m:val="left"/>
              </m:oMathParaPr>
              <m:oMath>
                <m:sSub>
                  <m:sSubPr>
                    <m:ctrlPr>
                      <w:rPr>
                        <w:rFonts w:ascii="Cambria Math" w:hAnsi="Cambria Math" w:cs="Arial"/>
                        <w:i/>
                      </w:rPr>
                    </m:ctrlPr>
                  </m:sSubPr>
                  <m:e>
                    <m:r>
                      <w:rPr>
                        <w:rFonts w:ascii="Cambria Math" w:hAnsi="Cambria Math" w:cs="Arial"/>
                      </w:rPr>
                      <m:t>k</m:t>
                    </m:r>
                  </m:e>
                  <m:sub>
                    <m:r>
                      <w:rPr>
                        <w:rFonts w:ascii="Cambria Math" w:hAnsi="Cambria Math" w:cs="Arial"/>
                      </w:rPr>
                      <m:t>ra,kl</m:t>
                    </m:r>
                  </m:sub>
                </m:sSub>
                <m:r>
                  <w:rPr>
                    <w:rFonts w:ascii="Cambria Math" w:hAnsi="Cambria Math"/>
                  </w:rPr>
                  <m:t xml:space="preserve">= </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k</m:t>
                        </m:r>
                      </m:e>
                      <m:sub>
                        <m:r>
                          <w:rPr>
                            <w:rFonts w:ascii="Cambria Math" w:hAnsi="Cambria Math" w:cs="Arial"/>
                          </w:rPr>
                          <m:t>ra,k</m:t>
                        </m:r>
                      </m:sub>
                    </m:sSub>
                    <m:r>
                      <w:rPr>
                        <w:rFonts w:ascii="Cambria Math" w:hAnsi="Cambria Math" w:cs="Arial"/>
                      </w:rPr>
                      <m:t>+</m:t>
                    </m:r>
                    <m:r>
                      <w:rPr>
                        <w:rFonts w:ascii="Cambria Math" w:hAnsi="Cambria Math"/>
                      </w:rPr>
                      <m:t xml:space="preserve"> </m:t>
                    </m:r>
                    <m:sSub>
                      <m:sSubPr>
                        <m:ctrlPr>
                          <w:rPr>
                            <w:rFonts w:ascii="Cambria Math" w:hAnsi="Cambria Math" w:cs="Arial"/>
                            <w:i/>
                          </w:rPr>
                        </m:ctrlPr>
                      </m:sSubPr>
                      <m:e>
                        <m:r>
                          <w:rPr>
                            <w:rFonts w:ascii="Cambria Math" w:hAnsi="Cambria Math" w:cs="Arial"/>
                          </w:rPr>
                          <m:t>k</m:t>
                        </m:r>
                      </m:e>
                      <m:sub>
                        <m:r>
                          <w:rPr>
                            <w:rFonts w:ascii="Cambria Math" w:hAnsi="Cambria Math" w:cs="Arial"/>
                          </w:rPr>
                          <m:t>ra,l</m:t>
                        </m:r>
                      </m:sub>
                    </m:sSub>
                  </m:num>
                  <m:den>
                    <m:r>
                      <w:rPr>
                        <w:rFonts w:ascii="Cambria Math" w:hAnsi="Cambria Math" w:cs="Arial"/>
                      </w:rPr>
                      <m:t>2</m:t>
                    </m:r>
                  </m:den>
                </m:f>
              </m:oMath>
            </m:oMathPara>
          </w:p>
        </w:tc>
        <w:tc>
          <w:tcPr>
            <w:tcW w:w="2565" w:type="dxa"/>
            <w:vAlign w:val="center"/>
          </w:tcPr>
          <w:p w14:paraId="348461B4"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8</w:t>
            </w:r>
            <w:r w:rsidR="00606172">
              <w:rPr>
                <w:noProof/>
              </w:rPr>
              <w:fldChar w:fldCharType="end"/>
            </w:r>
          </w:p>
        </w:tc>
      </w:tr>
    </w:tbl>
    <w:p w14:paraId="36E2AAD3" w14:textId="77777777" w:rsidR="00DB1505" w:rsidRPr="00ED3698" w:rsidRDefault="00DB1505" w:rsidP="00DB1505">
      <w:pPr>
        <w:pStyle w:val="Heading4"/>
      </w:pPr>
      <w:bookmarkStart w:id="199" w:name="_Toc13055959"/>
      <w:r w:rsidRPr="00ED3698">
        <w:t xml:space="preserve">‘compute </w:t>
      </w:r>
      <w:r w:rsidRPr="00FC2059">
        <w:rPr>
          <w:noProof/>
        </w:rPr>
        <w:t>underrelaxation</w:t>
      </w:r>
      <w:r w:rsidRPr="00ED3698">
        <w:t xml:space="preserve"> factor’</w:t>
      </w:r>
      <w:bookmarkEnd w:id="199"/>
    </w:p>
    <w:p w14:paraId="30C02F2E" w14:textId="7446325A" w:rsidR="00DB1505" w:rsidRPr="00ED3698" w:rsidRDefault="00DB1505" w:rsidP="00DC4CF0">
      <w:r w:rsidRPr="00ED3698">
        <w:t xml:space="preserve">This sub-block invokes an automatic computation of under-relaxation factors for the solution of the variably-saturated flow problem </w:t>
      </w:r>
      <w:r w:rsidR="00D81AA7">
        <w:t>(</w:t>
      </w:r>
      <w:r w:rsidRPr="00ED3698">
        <w:t>modified from Cooley, 1983 and Therrien and Sudicky, 1996</w:t>
      </w:r>
      <w:r w:rsidR="00D81AA7">
        <w:t>)</w:t>
      </w:r>
      <w:r w:rsidRPr="00ED3698">
        <w:t xml:space="preserve">. The value below this subsection heading defines the maximum tolerable update for </w:t>
      </w:r>
      <w:r w:rsidRPr="00FC2059">
        <w:rPr>
          <w:noProof/>
        </w:rPr>
        <w:t>hydraulic</w:t>
      </w:r>
      <w:r w:rsidRPr="00ED3698">
        <w:t xml:space="preserve"> head in [m]. If the computed update after </w:t>
      </w:r>
      <w:r w:rsidR="004165A8" w:rsidRPr="00ED3698">
        <w:t>app</w:t>
      </w:r>
      <w:r w:rsidR="004165A8">
        <w:t xml:space="preserve">lying </w:t>
      </w:r>
      <w:r w:rsidRPr="00ED3698">
        <w:t>the under-relaxation factor is larger than the maximum specified update, the update is locally set to the specified maximum update. This approach ensures intermediate computed hydraulic head values remain in a physically reasonable range, which enhances convergence.</w:t>
      </w:r>
    </w:p>
    <w:p w14:paraId="57DEB8F9" w14:textId="77777777" w:rsidR="00DB1505" w:rsidRPr="00ED3698" w:rsidRDefault="00DB1505" w:rsidP="00DB1505">
      <w:pPr>
        <w:pStyle w:val="Heading4"/>
      </w:pPr>
      <w:bookmarkStart w:id="200" w:name="_Toc13055960"/>
      <w:r w:rsidRPr="00ED3698">
        <w:t>‘</w:t>
      </w:r>
      <w:r w:rsidRPr="00FC2059">
        <w:rPr>
          <w:noProof/>
        </w:rPr>
        <w:t>newton</w:t>
      </w:r>
      <w:r w:rsidRPr="00ED3698">
        <w:t xml:space="preserve"> iteration settings’</w:t>
      </w:r>
      <w:bookmarkEnd w:id="200"/>
    </w:p>
    <w:p w14:paraId="166B0A51" w14:textId="4C354EC9" w:rsidR="00DB1505" w:rsidRPr="00ED3698" w:rsidRDefault="00DB1505" w:rsidP="00DB1505">
      <w:r w:rsidRPr="00ED3698">
        <w:t xml:space="preserve">This sub-block allows </w:t>
      </w:r>
      <w:r w:rsidR="004165A8">
        <w:t>for specifying</w:t>
      </w:r>
      <w:r w:rsidRPr="00ED3698">
        <w:t xml:space="preserve"> </w:t>
      </w:r>
      <w:r w:rsidRPr="00FC2059">
        <w:rPr>
          <w:noProof/>
        </w:rPr>
        <w:t>a number</w:t>
      </w:r>
      <w:r w:rsidRPr="00ED3698">
        <w:t xml:space="preserve"> of parameters affecting the Newton-Raphson iteration loop. The first parameter identifies the increment used for </w:t>
      </w:r>
      <w:r w:rsidR="004165A8">
        <w:t xml:space="preserve">constructing </w:t>
      </w:r>
      <w:r w:rsidRPr="00ED3698">
        <w:t>the numerical derivatives:</w:t>
      </w:r>
    </w:p>
    <w:tbl>
      <w:tblPr>
        <w:tblW w:w="0" w:type="auto"/>
        <w:tblLook w:val="04A0" w:firstRow="1" w:lastRow="0" w:firstColumn="1" w:lastColumn="0" w:noHBand="0" w:noVBand="1"/>
      </w:tblPr>
      <w:tblGrid>
        <w:gridCol w:w="6133"/>
        <w:gridCol w:w="2507"/>
      </w:tblGrid>
      <w:tr w:rsidR="00DB1505" w:rsidRPr="00D910F5" w14:paraId="35992CC8" w14:textId="77777777" w:rsidTr="007239FB">
        <w:trPr>
          <w:trHeight w:val="819"/>
        </w:trPr>
        <w:tc>
          <w:tcPr>
            <w:tcW w:w="6291" w:type="dxa"/>
            <w:vAlign w:val="center"/>
          </w:tcPr>
          <w:p w14:paraId="23778172" w14:textId="77777777" w:rsidR="00DB1505" w:rsidRPr="0020134D" w:rsidRDefault="00000000" w:rsidP="007239FB">
            <w:pPr>
              <w:rPr>
                <w:rFonts w:ascii="Cambria Math" w:hAnsi="Cambria Math" w:cs="Arial"/>
                <w:oMath/>
              </w:rPr>
            </w:pPr>
            <m:oMathPara>
              <m:oMathParaPr>
                <m:jc m:val="left"/>
              </m:oMathParaPr>
              <m:oMath>
                <m:f>
                  <m:fPr>
                    <m:ctrlPr>
                      <w:rPr>
                        <w:rFonts w:ascii="Cambria Math" w:hAnsi="Cambria Math"/>
                        <w:i/>
                      </w:rPr>
                    </m:ctrlPr>
                  </m:fPr>
                  <m:num>
                    <m:r>
                      <w:rPr>
                        <w:rFonts w:ascii="Cambria Math" w:hAnsi="Cambria Math"/>
                      </w:rPr>
                      <m:t>∂F(h)</m:t>
                    </m:r>
                  </m:num>
                  <m:den>
                    <m:r>
                      <w:rPr>
                        <w:rFonts w:ascii="Cambria Math" w:hAnsi="Cambria Math"/>
                      </w:rPr>
                      <m:t>∂h</m:t>
                    </m:r>
                  </m:den>
                </m:f>
                <m:r>
                  <w:rPr>
                    <w:rFonts w:ascii="Cambria Math" w:hAnsi="Cambria Math"/>
                  </w:rPr>
                  <m:t xml:space="preserve">= </m:t>
                </m:r>
                <m:f>
                  <m:fPr>
                    <m:ctrlPr>
                      <w:rPr>
                        <w:rFonts w:ascii="Cambria Math" w:hAnsi="Cambria Math" w:cs="Arial"/>
                        <w:i/>
                      </w:rPr>
                    </m:ctrlPr>
                  </m:fPr>
                  <m:num>
                    <m:r>
                      <w:rPr>
                        <w:rFonts w:ascii="Cambria Math" w:hAnsi="Cambria Math" w:cs="Arial"/>
                      </w:rPr>
                      <m:t>F</m:t>
                    </m:r>
                    <m:d>
                      <m:dPr>
                        <m:ctrlPr>
                          <w:rPr>
                            <w:rFonts w:ascii="Cambria Math" w:hAnsi="Cambria Math" w:cs="Arial"/>
                            <w:i/>
                          </w:rPr>
                        </m:ctrlPr>
                      </m:dPr>
                      <m:e>
                        <m:r>
                          <w:rPr>
                            <w:rFonts w:ascii="Cambria Math" w:hAnsi="Cambria Math" w:cs="Arial"/>
                          </w:rPr>
                          <m:t>h+ξ</m:t>
                        </m:r>
                      </m:e>
                    </m:d>
                    <m:r>
                      <w:rPr>
                        <w:rFonts w:ascii="Cambria Math" w:hAnsi="Cambria Math" w:cs="Arial"/>
                      </w:rPr>
                      <m:t>-F(h)</m:t>
                    </m:r>
                  </m:num>
                  <m:den>
                    <m:r>
                      <w:rPr>
                        <w:rFonts w:ascii="Cambria Math" w:hAnsi="Cambria Math" w:cs="Arial"/>
                      </w:rPr>
                      <m:t>ξ</m:t>
                    </m:r>
                  </m:den>
                </m:f>
              </m:oMath>
            </m:oMathPara>
          </w:p>
        </w:tc>
        <w:tc>
          <w:tcPr>
            <w:tcW w:w="2565" w:type="dxa"/>
            <w:vAlign w:val="center"/>
          </w:tcPr>
          <w:p w14:paraId="3AADB8D9"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9</w:t>
            </w:r>
            <w:r w:rsidR="00606172">
              <w:rPr>
                <w:noProof/>
              </w:rPr>
              <w:fldChar w:fldCharType="end"/>
            </w:r>
          </w:p>
        </w:tc>
      </w:tr>
    </w:tbl>
    <w:p w14:paraId="5057C73A" w14:textId="3BDC4D2C" w:rsidR="00DB1505" w:rsidRPr="00ED3698" w:rsidRDefault="00DB1505" w:rsidP="00DB1505">
      <w:pPr>
        <w:pStyle w:val="BodyText"/>
      </w:pPr>
      <w:r w:rsidRPr="00ED3698">
        <w:t xml:space="preserve">where </w:t>
      </w:r>
      <w:r w:rsidRPr="00FC2059">
        <w:rPr>
          <w:i/>
          <w:noProof/>
        </w:rPr>
        <w:t>h</w:t>
      </w:r>
      <w:r w:rsidRPr="00FC2059">
        <w:rPr>
          <w:noProof/>
        </w:rPr>
        <w:t xml:space="preserve"> is</w:t>
      </w:r>
      <w:r w:rsidRPr="00ED3698">
        <w:t xml:space="preserve"> hydraulic head and </w:t>
      </w:r>
      <w:r w:rsidRPr="00ED3698">
        <w:rPr>
          <w:i/>
        </w:rPr>
        <w:sym w:font="Symbol" w:char="F078"/>
      </w:r>
      <w:r w:rsidRPr="00ED3698">
        <w:t xml:space="preserve"> is the increment for numerical differentiation. The following parameter identifies the maximum number of Newton iterations to be performed before a solution is considered non-convergent. For transient flow simulations, the time step is repeated with a reduced time increment, if the number of iterations exceeds the maximum number of iterations. In the </w:t>
      </w:r>
      <w:r w:rsidR="006F0B25" w:rsidRPr="00ED3698">
        <w:t>steady</w:t>
      </w:r>
      <w:r w:rsidR="006F0B25">
        <w:t>-</w:t>
      </w:r>
      <w:r w:rsidR="006F0B25" w:rsidRPr="00ED3698">
        <w:t xml:space="preserve">state </w:t>
      </w:r>
      <w:r w:rsidRPr="00ED3698">
        <w:t xml:space="preserve">case, the simulation is terminated and reported non-convergent. The next parameter specifies the convergence tolerance. A solution is considered converged if all updates for </w:t>
      </w:r>
      <w:r w:rsidRPr="00FC2059">
        <w:rPr>
          <w:noProof/>
        </w:rPr>
        <w:t>hydraulic</w:t>
      </w:r>
      <w:r w:rsidRPr="00ED3698">
        <w:t xml:space="preserve"> head in the solution domain are smaller than the convergence tolerance </w:t>
      </w:r>
      <w:r w:rsidRPr="00ED3698">
        <w:sym w:font="Symbol" w:char="F065"/>
      </w:r>
      <w:r w:rsidRPr="00ED3698">
        <w:t>:</w:t>
      </w:r>
    </w:p>
    <w:tbl>
      <w:tblPr>
        <w:tblW w:w="0" w:type="auto"/>
        <w:tblLook w:val="04A0" w:firstRow="1" w:lastRow="0" w:firstColumn="1" w:lastColumn="0" w:noHBand="0" w:noVBand="1"/>
      </w:tblPr>
      <w:tblGrid>
        <w:gridCol w:w="6123"/>
        <w:gridCol w:w="2517"/>
      </w:tblGrid>
      <w:tr w:rsidR="00DB1505" w:rsidRPr="00D910F5" w14:paraId="67FA1869" w14:textId="77777777" w:rsidTr="007239FB">
        <w:trPr>
          <w:trHeight w:val="819"/>
        </w:trPr>
        <w:tc>
          <w:tcPr>
            <w:tcW w:w="6291" w:type="dxa"/>
            <w:vAlign w:val="center"/>
          </w:tcPr>
          <w:p w14:paraId="5282DC5A" w14:textId="77777777" w:rsidR="00DB1505" w:rsidRPr="0020134D" w:rsidRDefault="00000000" w:rsidP="007239FB">
            <w:pPr>
              <w:rPr>
                <w:rFonts w:ascii="Cambria Math" w:hAnsi="Cambria Math" w:cs="Arial"/>
                <w:oMath/>
              </w:rPr>
            </w:pPr>
            <m:oMathPara>
              <m:oMathParaPr>
                <m:jc m:val="left"/>
              </m:oMathParaPr>
              <m:oMath>
                <m:sSub>
                  <m:sSubPr>
                    <m:ctrlPr>
                      <w:rPr>
                        <w:rFonts w:ascii="Cambria Math" w:hAnsi="Cambria Math" w:cs="Arial"/>
                        <w:i/>
                      </w:rPr>
                    </m:ctrlPr>
                  </m:sSubPr>
                  <m:e>
                    <m:r>
                      <w:rPr>
                        <w:rFonts w:ascii="Cambria Math" w:hAnsi="Cambria Math" w:cs="Arial"/>
                      </w:rPr>
                      <m:t>h</m:t>
                    </m:r>
                    <m:r>
                      <m:rPr>
                        <m:sty m:val="p"/>
                      </m:rPr>
                      <w:rPr>
                        <w:rFonts w:ascii="Cambria Math" w:hAnsi="Cambria Math" w:cs="Arial"/>
                      </w:rPr>
                      <m:t>Δ</m:t>
                    </m:r>
                  </m:e>
                  <m:sub>
                    <m:r>
                      <w:rPr>
                        <w:rFonts w:ascii="Cambria Math" w:hAnsi="Cambria Math" w:cs="Arial"/>
                      </w:rPr>
                      <m:t>max</m:t>
                    </m:r>
                  </m:sub>
                </m:sSub>
                <m:r>
                  <w:rPr>
                    <w:rFonts w:ascii="Cambria Math" w:hAnsi="Cambria Math"/>
                  </w:rPr>
                  <m:t>&lt;ε</m:t>
                </m:r>
              </m:oMath>
            </m:oMathPara>
          </w:p>
        </w:tc>
        <w:tc>
          <w:tcPr>
            <w:tcW w:w="2565" w:type="dxa"/>
            <w:vAlign w:val="center"/>
          </w:tcPr>
          <w:p w14:paraId="014C5233"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10</w:t>
            </w:r>
            <w:r w:rsidR="00606172">
              <w:rPr>
                <w:noProof/>
              </w:rPr>
              <w:fldChar w:fldCharType="end"/>
            </w:r>
          </w:p>
        </w:tc>
      </w:tr>
    </w:tbl>
    <w:p w14:paraId="00876298" w14:textId="291115A7" w:rsidR="00DB1505" w:rsidRDefault="00DB1505" w:rsidP="00DB1505">
      <w:r w:rsidRPr="00ED3698">
        <w:t xml:space="preserve">The model also includes an adaptive time stepping scheme modified after Forsyth and Sammon </w:t>
      </w:r>
      <w:r w:rsidR="003D33B0">
        <w:t>(</w:t>
      </w:r>
      <w:r w:rsidRPr="00ED3698">
        <w:t>1986</w:t>
      </w:r>
      <w:r w:rsidR="003D33B0">
        <w:t>)</w:t>
      </w:r>
      <w:r w:rsidR="003D33B0" w:rsidRPr="00ED3698">
        <w:t xml:space="preserve"> </w:t>
      </w:r>
      <w:r w:rsidRPr="00ED3698">
        <w:t xml:space="preserve">and Therrien and Sudicky </w:t>
      </w:r>
      <w:r w:rsidR="003D33B0">
        <w:t>(</w:t>
      </w:r>
      <w:r w:rsidRPr="00ED3698">
        <w:t>1996</w:t>
      </w:r>
      <w:r w:rsidR="003D33B0">
        <w:t>)</w:t>
      </w:r>
      <w:r w:rsidR="003D33B0" w:rsidRPr="00ED3698">
        <w:t xml:space="preserve">, </w:t>
      </w:r>
      <w:r w:rsidRPr="00ED3698">
        <w:t xml:space="preserve">which uses the changes in aqueous phase saturation to determine the anticipated time increment. The anticipated saturation change per time step is the last parameter </w:t>
      </w:r>
      <w:r w:rsidR="00DB45B4" w:rsidRPr="00ED3698">
        <w:t>specified</w:t>
      </w:r>
      <w:r w:rsidRPr="00ED3698">
        <w:t xml:space="preserve"> in this subsection.</w:t>
      </w:r>
    </w:p>
    <w:p w14:paraId="1DB8B7D1" w14:textId="6AD732EF" w:rsidR="007717E0" w:rsidRDefault="007717E0" w:rsidP="007C439D">
      <w:pPr>
        <w:pStyle w:val="Heading4"/>
      </w:pPr>
      <w:bookmarkStart w:id="201" w:name="_Toc13055961"/>
      <w:r>
        <w:t>water freezing/thawing feature</w:t>
      </w:r>
      <w:bookmarkEnd w:id="201"/>
    </w:p>
    <w:p w14:paraId="2324859D" w14:textId="02702BC5" w:rsidR="007717E0" w:rsidRDefault="008E3586" w:rsidP="007717E0">
      <w:r>
        <w:t>This feature control the hydraulic conductivity change when temperature drops below the specified freezing point. To use this feature, user need to a</w:t>
      </w:r>
      <w:r w:rsidR="007717E0">
        <w:t xml:space="preserve">dd the following </w:t>
      </w:r>
      <w:r>
        <w:t>keywords and parameters</w:t>
      </w:r>
      <w:r w:rsidR="007717E0">
        <w:t xml:space="preserve"> into Data Block 'control parameters - variably saturated flow' to activate water freezing/thawing module for flow problem.</w:t>
      </w:r>
    </w:p>
    <w:p w14:paraId="4B26AA88" w14:textId="77777777" w:rsidR="007717E0" w:rsidRPr="007C439D" w:rsidRDefault="007717E0" w:rsidP="007717E0">
      <w:pPr>
        <w:rPr>
          <w:rFonts w:ascii="Courier New" w:hAnsi="Courier New" w:cs="Courier New"/>
          <w:sz w:val="16"/>
          <w:szCs w:val="16"/>
        </w:rPr>
      </w:pPr>
      <w:r w:rsidRPr="007C439D">
        <w:rPr>
          <w:rFonts w:ascii="Courier New" w:hAnsi="Courier New" w:cs="Courier New"/>
          <w:sz w:val="16"/>
          <w:szCs w:val="16"/>
        </w:rPr>
        <w:t>'water freezing temperature'</w:t>
      </w:r>
    </w:p>
    <w:p w14:paraId="2568FCB9" w14:textId="4A71C53F" w:rsidR="007717E0" w:rsidRPr="007C439D" w:rsidRDefault="007717E0" w:rsidP="007717E0">
      <w:pPr>
        <w:rPr>
          <w:rFonts w:ascii="Courier New" w:hAnsi="Courier New" w:cs="Courier New"/>
          <w:sz w:val="16"/>
          <w:szCs w:val="16"/>
        </w:rPr>
      </w:pPr>
      <w:r w:rsidRPr="007C439D">
        <w:rPr>
          <w:rFonts w:ascii="Courier New" w:hAnsi="Courier New" w:cs="Courier New"/>
          <w:sz w:val="16"/>
          <w:szCs w:val="16"/>
        </w:rPr>
        <w:t>-1.0</w:t>
      </w:r>
      <w:r>
        <w:rPr>
          <w:rFonts w:ascii="Courier New" w:hAnsi="Courier New" w:cs="Courier New"/>
          <w:sz w:val="16"/>
          <w:szCs w:val="16"/>
        </w:rPr>
        <w:t xml:space="preserve">                              ;water fre</w:t>
      </w:r>
      <w:r w:rsidR="008E3586">
        <w:rPr>
          <w:rFonts w:ascii="Courier New" w:hAnsi="Courier New" w:cs="Courier New"/>
          <w:sz w:val="16"/>
          <w:szCs w:val="16"/>
        </w:rPr>
        <w:t>ezing point in Celsius</w:t>
      </w:r>
    </w:p>
    <w:p w14:paraId="47B40C77" w14:textId="77777777" w:rsidR="007717E0" w:rsidRPr="007C439D" w:rsidRDefault="007717E0" w:rsidP="007717E0">
      <w:pPr>
        <w:rPr>
          <w:rFonts w:ascii="Courier New" w:hAnsi="Courier New" w:cs="Courier New"/>
          <w:sz w:val="16"/>
          <w:szCs w:val="16"/>
        </w:rPr>
      </w:pPr>
      <w:r w:rsidRPr="007C439D">
        <w:rPr>
          <w:rFonts w:ascii="Courier New" w:hAnsi="Courier New" w:cs="Courier New"/>
          <w:sz w:val="16"/>
          <w:szCs w:val="16"/>
        </w:rPr>
        <w:t>'water freezing conductivity'</w:t>
      </w:r>
    </w:p>
    <w:p w14:paraId="675DA1FB" w14:textId="1F83615F" w:rsidR="007717E0" w:rsidRDefault="007717E0" w:rsidP="007717E0">
      <w:pPr>
        <w:rPr>
          <w:rFonts w:ascii="Courier New" w:hAnsi="Courier New" w:cs="Courier New"/>
          <w:sz w:val="16"/>
          <w:szCs w:val="16"/>
        </w:rPr>
      </w:pPr>
      <w:r w:rsidRPr="007C439D">
        <w:rPr>
          <w:rFonts w:ascii="Courier New" w:hAnsi="Courier New" w:cs="Courier New"/>
          <w:sz w:val="16"/>
          <w:szCs w:val="16"/>
        </w:rPr>
        <w:t>1.0d-30</w:t>
      </w:r>
      <w:r w:rsidR="008E3586">
        <w:rPr>
          <w:rFonts w:ascii="Courier New" w:hAnsi="Courier New" w:cs="Courier New"/>
          <w:sz w:val="16"/>
          <w:szCs w:val="16"/>
        </w:rPr>
        <w:t xml:space="preserve">                           ;hydraulic conductivity after water freezing in m/s</w:t>
      </w:r>
    </w:p>
    <w:p w14:paraId="5A816811" w14:textId="77777777" w:rsidR="00F634C6" w:rsidRDefault="00F634C6" w:rsidP="007717E0">
      <w:pPr>
        <w:rPr>
          <w:rFonts w:ascii="Courier New" w:hAnsi="Courier New" w:cs="Courier New"/>
          <w:sz w:val="16"/>
          <w:szCs w:val="16"/>
        </w:rPr>
      </w:pPr>
    </w:p>
    <w:p w14:paraId="6DF173D9" w14:textId="1EF71E65" w:rsidR="00F634C6" w:rsidRDefault="00F634C6" w:rsidP="00F634C6">
      <w:r w:rsidRPr="007C439D">
        <w:lastRenderedPageBreak/>
        <w:t xml:space="preserve">User can also specify </w:t>
      </w:r>
      <w:r w:rsidRPr="00F634C6">
        <w:t>a fittin</w:t>
      </w:r>
      <w:r>
        <w:t>g curve to represent relative conductivity change over the temperature change. This fitting curve can smooth the hydraulic change when water freezing/thawing process is used. T</w:t>
      </w:r>
      <w:r w:rsidRPr="00F634C6">
        <w:t xml:space="preserve">he relative conductivity is </w:t>
      </w:r>
      <w:r>
        <w:t xml:space="preserve">then </w:t>
      </w:r>
      <w:r w:rsidRPr="00F634C6">
        <w:t xml:space="preserve">estimated based on the provided curve when temperature is between the </w:t>
      </w:r>
      <w:r>
        <w:t>specified</w:t>
      </w:r>
      <w:r w:rsidRPr="00F634C6">
        <w:t xml:space="preserve"> minimum temperature and maximum temperature.</w:t>
      </w:r>
      <w:r>
        <w:t xml:space="preserve"> To use this feature, user needs to add the following keywords and parameters into Data Block 'control parameters - variably saturated flow'. Make sure keyword 'water freezing conductivity' is removed, otherwise, it will use fixed 'water freezing conductivity' instead. The output of temperature - fitted relative conductivity is exported in the gen file.</w:t>
      </w:r>
    </w:p>
    <w:p w14:paraId="62F62F69" w14:textId="0955CB4E" w:rsidR="00F634C6" w:rsidRPr="007C439D" w:rsidRDefault="00F634C6" w:rsidP="00F634C6">
      <w:pPr>
        <w:rPr>
          <w:rFonts w:ascii="Courier New" w:hAnsi="Courier New" w:cs="Courier New"/>
          <w:sz w:val="16"/>
          <w:szCs w:val="16"/>
        </w:rPr>
      </w:pPr>
      <w:r w:rsidRPr="007C439D">
        <w:rPr>
          <w:rFonts w:ascii="Courier New" w:hAnsi="Courier New" w:cs="Courier New"/>
          <w:sz w:val="16"/>
          <w:szCs w:val="16"/>
        </w:rPr>
        <w:t>'water freezing relative conductivity curve'</w:t>
      </w:r>
    </w:p>
    <w:p w14:paraId="1985B86C" w14:textId="3B65352B" w:rsidR="00F634C6" w:rsidRPr="007C439D" w:rsidRDefault="00F634C6" w:rsidP="00F634C6">
      <w:pPr>
        <w:rPr>
          <w:rFonts w:ascii="Courier New" w:hAnsi="Courier New" w:cs="Courier New"/>
          <w:sz w:val="16"/>
          <w:szCs w:val="16"/>
        </w:rPr>
      </w:pPr>
      <w:r w:rsidRPr="007C439D">
        <w:rPr>
          <w:rFonts w:ascii="Courier New" w:hAnsi="Courier New" w:cs="Courier New"/>
          <w:sz w:val="16"/>
          <w:szCs w:val="16"/>
        </w:rPr>
        <w:t>0.01273  22.47  2.002  1.002  ;parameter a, b, c and d for relative</w:t>
      </w:r>
    </w:p>
    <w:p w14:paraId="3A00C294" w14:textId="34B5978D" w:rsidR="00F634C6" w:rsidRPr="007C439D" w:rsidRDefault="00F634C6" w:rsidP="00F634C6">
      <w:pPr>
        <w:rPr>
          <w:rFonts w:ascii="Courier New" w:hAnsi="Courier New" w:cs="Courier New"/>
          <w:sz w:val="16"/>
          <w:szCs w:val="16"/>
        </w:rPr>
      </w:pPr>
      <w:r w:rsidRPr="007C439D">
        <w:rPr>
          <w:rFonts w:ascii="Courier New" w:hAnsi="Courier New" w:cs="Courier New"/>
          <w:sz w:val="16"/>
          <w:szCs w:val="16"/>
        </w:rPr>
        <w:t xml:space="preserve">                              ;conductivity curve relcond=d+(a-d)/</w:t>
      </w:r>
    </w:p>
    <w:p w14:paraId="4A357C36" w14:textId="15ADE959" w:rsidR="00F634C6" w:rsidRPr="007C439D" w:rsidRDefault="00F634C6" w:rsidP="00F634C6">
      <w:pPr>
        <w:rPr>
          <w:rFonts w:ascii="Courier New" w:hAnsi="Courier New" w:cs="Courier New"/>
          <w:sz w:val="16"/>
          <w:szCs w:val="16"/>
        </w:rPr>
      </w:pPr>
      <w:r w:rsidRPr="007C439D">
        <w:rPr>
          <w:rFonts w:ascii="Courier New" w:hAnsi="Courier New" w:cs="Courier New"/>
          <w:sz w:val="16"/>
          <w:szCs w:val="16"/>
        </w:rPr>
        <w:t xml:space="preserve">                              ;(1.0+((temperatureC+2.0)/c)^b)</w:t>
      </w:r>
    </w:p>
    <w:p w14:paraId="67485728" w14:textId="5596824E" w:rsidR="00F634C6" w:rsidRPr="00F634C6" w:rsidRDefault="00F634C6" w:rsidP="00F634C6">
      <w:pPr>
        <w:rPr>
          <w:rFonts w:ascii="Courier New" w:hAnsi="Courier New" w:cs="Courier New"/>
          <w:sz w:val="16"/>
          <w:szCs w:val="16"/>
        </w:rPr>
      </w:pPr>
      <w:r w:rsidRPr="007C439D">
        <w:rPr>
          <w:rFonts w:ascii="Courier New" w:hAnsi="Courier New" w:cs="Courier New"/>
          <w:sz w:val="16"/>
          <w:szCs w:val="16"/>
        </w:rPr>
        <w:t xml:space="preserve">-1.0 1.0 0.01 1.0    </w:t>
      </w:r>
      <w:r>
        <w:rPr>
          <w:rFonts w:ascii="Courier New" w:hAnsi="Courier New" w:cs="Courier New"/>
          <w:sz w:val="16"/>
          <w:szCs w:val="16"/>
        </w:rPr>
        <w:t xml:space="preserve">         </w:t>
      </w:r>
      <w:r w:rsidRPr="007C439D">
        <w:rPr>
          <w:rFonts w:ascii="Courier New" w:hAnsi="Courier New" w:cs="Courier New"/>
          <w:sz w:val="16"/>
          <w:szCs w:val="16"/>
        </w:rPr>
        <w:t>;temperature</w:t>
      </w:r>
      <w:r>
        <w:rPr>
          <w:rFonts w:ascii="Courier New" w:hAnsi="Courier New" w:cs="Courier New"/>
          <w:sz w:val="16"/>
          <w:szCs w:val="16"/>
        </w:rPr>
        <w:t xml:space="preserve"> min and max</w:t>
      </w:r>
      <w:r w:rsidRPr="007C439D">
        <w:rPr>
          <w:rFonts w:ascii="Courier New" w:hAnsi="Courier New" w:cs="Courier New"/>
          <w:sz w:val="16"/>
          <w:szCs w:val="16"/>
        </w:rPr>
        <w:t>,</w:t>
      </w:r>
      <w:r>
        <w:rPr>
          <w:rFonts w:ascii="Courier New" w:hAnsi="Courier New" w:cs="Courier New"/>
          <w:sz w:val="16"/>
          <w:szCs w:val="16"/>
        </w:rPr>
        <w:t xml:space="preserve"> relative conductivity min and max</w:t>
      </w:r>
    </w:p>
    <w:p w14:paraId="0495688E" w14:textId="39ED7FB0" w:rsidR="006574E6" w:rsidRDefault="00F634C6" w:rsidP="007C439D">
      <w:pPr>
        <w:pStyle w:val="Heading4"/>
      </w:pPr>
      <w:r>
        <w:t xml:space="preserve"> </w:t>
      </w:r>
      <w:bookmarkStart w:id="202" w:name="_Toc13055962"/>
      <w:r w:rsidR="006574E6">
        <w:t>‘</w:t>
      </w:r>
      <w:r w:rsidR="006574E6" w:rsidRPr="007C439D">
        <w:t>enable divergence check</w:t>
      </w:r>
      <w:r w:rsidR="006574E6">
        <w:t>’</w:t>
      </w:r>
      <w:bookmarkEnd w:id="202"/>
    </w:p>
    <w:p w14:paraId="0B181888" w14:textId="3671D3DA" w:rsidR="006574E6" w:rsidRPr="006574E6" w:rsidRDefault="006574E6" w:rsidP="00DB1505">
      <w:pPr>
        <w:rPr>
          <w:rFonts w:cs="Times New Roman"/>
        </w:rPr>
      </w:pPr>
      <w:r w:rsidRPr="006574E6">
        <w:rPr>
          <w:rFonts w:cs="Times New Roman"/>
        </w:rPr>
        <w:t>Add support of nonlinear solver divergence check for Newton iteration</w:t>
      </w:r>
      <w:r>
        <w:rPr>
          <w:rFonts w:cs="Times New Roman"/>
        </w:rPr>
        <w:t>s</w:t>
      </w:r>
      <w:r w:rsidRPr="006574E6">
        <w:rPr>
          <w:rFonts w:cs="Times New Roman"/>
        </w:rPr>
        <w:t xml:space="preserve">. </w:t>
      </w:r>
      <w:r>
        <w:rPr>
          <w:rFonts w:cs="Times New Roman"/>
        </w:rPr>
        <w:t>Without this option</w:t>
      </w:r>
      <w:r w:rsidRPr="006574E6">
        <w:rPr>
          <w:rFonts w:cs="Times New Roman"/>
        </w:rPr>
        <w:t xml:space="preserve">, if the solver diverges, it will continue until the maximum </w:t>
      </w:r>
      <w:r>
        <w:rPr>
          <w:rFonts w:cs="Times New Roman"/>
        </w:rPr>
        <w:t xml:space="preserve">number of </w:t>
      </w:r>
      <w:r w:rsidRPr="006574E6">
        <w:rPr>
          <w:rFonts w:cs="Times New Roman"/>
        </w:rPr>
        <w:t xml:space="preserve">Newton iteration is reached. With divergence check, the Newton solver skips the unnecessary computing and reduce timestep when divergence in Newton iteration is </w:t>
      </w:r>
      <w:r>
        <w:rPr>
          <w:rFonts w:cs="Times New Roman"/>
        </w:rPr>
        <w:t>detected</w:t>
      </w:r>
      <w:r w:rsidRPr="006574E6">
        <w:rPr>
          <w:rFonts w:cs="Times New Roman"/>
        </w:rPr>
        <w:t>. For highly nonlinear problem, do not use this option.</w:t>
      </w:r>
      <w:r>
        <w:rPr>
          <w:rFonts w:cs="Times New Roman"/>
        </w:rPr>
        <w:t xml:space="preserve"> To use this option, please add keyword </w:t>
      </w:r>
      <w:r>
        <w:t>‘</w:t>
      </w:r>
      <w:r w:rsidRPr="000A20DF">
        <w:t>enable divergence check</w:t>
      </w:r>
      <w:r>
        <w:t>’ into current block.</w:t>
      </w:r>
    </w:p>
    <w:p w14:paraId="64DE161E" w14:textId="77777777" w:rsidR="00DB1505" w:rsidRPr="00ED3698" w:rsidRDefault="00DB1505" w:rsidP="00DB1505">
      <w:pPr>
        <w:pStyle w:val="Heading4"/>
      </w:pPr>
      <w:bookmarkStart w:id="203" w:name="_Ref417036398"/>
      <w:bookmarkStart w:id="204" w:name="_Ref417036414"/>
      <w:bookmarkStart w:id="205" w:name="_Toc13055963"/>
      <w:r w:rsidRPr="00ED3698">
        <w:t>‘solver settings’</w:t>
      </w:r>
      <w:bookmarkEnd w:id="203"/>
      <w:bookmarkEnd w:id="204"/>
      <w:bookmarkEnd w:id="205"/>
    </w:p>
    <w:p w14:paraId="37035FE1" w14:textId="2D5C5C6B" w:rsidR="00DB1505" w:rsidRPr="00ED3698" w:rsidRDefault="00DB1505" w:rsidP="00DC4CF0">
      <w:r w:rsidRPr="00ED3698">
        <w:t xml:space="preserve">This sub-block allows the user to specify parameters affecting the efficiency of the sparse iterative matrix solver WATSOLV </w:t>
      </w:r>
      <w:r w:rsidR="00DB45B4">
        <w:t>(</w:t>
      </w:r>
      <w:r w:rsidRPr="00ED3698">
        <w:t>VanderKwaak et al., 1997</w:t>
      </w:r>
      <w:r w:rsidR="00DB45B4">
        <w:t>)</w:t>
      </w:r>
      <w:r w:rsidRPr="00ED3698">
        <w:t>. The incomplete factorization level defines the quality of the preconditioner matrix. The level of preconditioning is set to 0 by default. For difficult problems</w:t>
      </w:r>
      <w:r w:rsidR="00B06CA3">
        <w:t>,</w:t>
      </w:r>
      <w:r w:rsidRPr="00ED3698">
        <w:t xml:space="preserve"> a higher level of preconditioning may be required to ensure convergence</w:t>
      </w:r>
      <w:r w:rsidR="00B06CA3">
        <w:t>.</w:t>
      </w:r>
      <w:r w:rsidR="00B06CA3" w:rsidRPr="00ED3698">
        <w:t xml:space="preserve"> </w:t>
      </w:r>
      <w:r w:rsidR="00B06CA3">
        <w:t>T</w:t>
      </w:r>
      <w:r w:rsidR="00B06CA3" w:rsidRPr="00ED3698">
        <w:t xml:space="preserve">his </w:t>
      </w:r>
      <w:r w:rsidRPr="00ED3698">
        <w:t xml:space="preserve">will also require more computer memory and increase the computational effort per solver iteration. The next parameter defines the maximum number of solver iterations. If the maximum number of solver iterations is exceeded, the solver (inner) iteration is considered non-convergent. If a transient simulation is conducted, the time step will be repeated with a decreased time increment. For a steady-state solution, the simulation will be terminated and reported </w:t>
      </w:r>
      <w:r w:rsidR="00B06CA3">
        <w:t xml:space="preserve">as </w:t>
      </w:r>
      <w:r w:rsidRPr="00ED3698">
        <w:t xml:space="preserve">non-convergent. In this case, it will be necessary to either increase the maximum number of iterations or the factorization level (improve </w:t>
      </w:r>
      <w:r w:rsidR="00B06CA3">
        <w:t xml:space="preserve">the </w:t>
      </w:r>
      <w:r w:rsidRPr="00ED3698">
        <w:t xml:space="preserve">quality of </w:t>
      </w:r>
      <w:r w:rsidR="00B06CA3">
        <w:t xml:space="preserve">the </w:t>
      </w:r>
      <w:r w:rsidRPr="00ED3698">
        <w:t>solution procedure</w:t>
      </w:r>
      <w:r w:rsidRPr="00FC2059">
        <w:rPr>
          <w:noProof/>
        </w:rPr>
        <w:t>),</w:t>
      </w:r>
      <w:r w:rsidRPr="00ED3698">
        <w:t xml:space="preserve"> or to decrease the maximum allowed update (decrease </w:t>
      </w:r>
      <w:r w:rsidR="00B06CA3">
        <w:t xml:space="preserve">the </w:t>
      </w:r>
      <w:r w:rsidRPr="00ED3698">
        <w:t xml:space="preserve">difficulty of </w:t>
      </w:r>
      <w:r w:rsidR="00B06CA3">
        <w:t xml:space="preserve">the </w:t>
      </w:r>
      <w:r w:rsidRPr="00ED3698">
        <w:t xml:space="preserve">problem). The solver information level specifies how much information will be written to the prefix.log </w:t>
      </w:r>
      <w:r w:rsidR="00B06CA3" w:rsidRPr="00ED3698">
        <w:t xml:space="preserve">file </w:t>
      </w:r>
      <w:r w:rsidRPr="00ED3698">
        <w:t>and to the screen. Three different level</w:t>
      </w:r>
      <w:r>
        <w:t>s</w:t>
      </w:r>
      <w:r w:rsidRPr="00ED3698">
        <w:t xml:space="preserve"> are available:</w:t>
      </w:r>
    </w:p>
    <w:p w14:paraId="17821E05" w14:textId="77777777" w:rsidR="00DB1505" w:rsidRPr="00EF0B0C" w:rsidRDefault="00DB1505" w:rsidP="00DB1505">
      <w:pPr>
        <w:pStyle w:val="datafile"/>
        <w:rPr>
          <w:rFonts w:ascii="Times New Roman" w:hAnsi="Times New Roman"/>
        </w:rPr>
      </w:pPr>
      <w:r w:rsidRPr="00EF0B0C">
        <w:rPr>
          <w:rFonts w:ascii="Times New Roman" w:hAnsi="Times New Roman"/>
        </w:rPr>
        <w:t>0</w:t>
      </w:r>
      <w:r w:rsidRPr="00EF0B0C">
        <w:rPr>
          <w:rFonts w:ascii="Times New Roman" w:hAnsi="Times New Roman"/>
        </w:rPr>
        <w:tab/>
        <w:t>no information</w:t>
      </w:r>
    </w:p>
    <w:p w14:paraId="75C67324" w14:textId="1D8B1FE2" w:rsidR="00DB1505" w:rsidRPr="00EF0B0C" w:rsidRDefault="00DB1505" w:rsidP="00DB1505">
      <w:pPr>
        <w:pStyle w:val="datafile"/>
        <w:rPr>
          <w:rFonts w:ascii="Times New Roman" w:hAnsi="Times New Roman"/>
        </w:rPr>
      </w:pPr>
      <w:r w:rsidRPr="00EF0B0C">
        <w:rPr>
          <w:rFonts w:ascii="Times New Roman" w:hAnsi="Times New Roman"/>
        </w:rPr>
        <w:t>1</w:t>
      </w:r>
      <w:r w:rsidRPr="00EF0B0C">
        <w:rPr>
          <w:rFonts w:ascii="Times New Roman" w:hAnsi="Times New Roman"/>
        </w:rPr>
        <w:tab/>
        <w:t xml:space="preserve">information on </w:t>
      </w:r>
      <w:r w:rsidR="006C135A">
        <w:rPr>
          <w:rFonts w:ascii="Times New Roman" w:hAnsi="Times New Roman"/>
        </w:rPr>
        <w:t xml:space="preserve">the </w:t>
      </w:r>
      <w:r w:rsidRPr="00EF0B0C">
        <w:rPr>
          <w:rFonts w:ascii="Times New Roman" w:hAnsi="Times New Roman"/>
        </w:rPr>
        <w:t>outer iteration (Newton iteration)</w:t>
      </w:r>
    </w:p>
    <w:p w14:paraId="593C174D" w14:textId="466692E9" w:rsidR="00DB1505" w:rsidRPr="00ED3698" w:rsidRDefault="00DB1505" w:rsidP="00DC4CF0">
      <w:pPr>
        <w:pStyle w:val="datafile"/>
      </w:pPr>
      <w:r w:rsidRPr="00EF0B0C">
        <w:rPr>
          <w:rFonts w:ascii="Times New Roman" w:hAnsi="Times New Roman"/>
        </w:rPr>
        <w:t>2</w:t>
      </w:r>
      <w:r w:rsidRPr="00EF0B0C">
        <w:rPr>
          <w:rFonts w:ascii="Times New Roman" w:hAnsi="Times New Roman"/>
        </w:rPr>
        <w:tab/>
        <w:t xml:space="preserve">information on </w:t>
      </w:r>
      <w:r w:rsidR="006C135A">
        <w:rPr>
          <w:rFonts w:ascii="Times New Roman" w:hAnsi="Times New Roman"/>
        </w:rPr>
        <w:t xml:space="preserve">the </w:t>
      </w:r>
      <w:r w:rsidRPr="00EF0B0C">
        <w:rPr>
          <w:rFonts w:ascii="Times New Roman" w:hAnsi="Times New Roman"/>
        </w:rPr>
        <w:t>outer and inner iteration (Newton and solver iteration)</w:t>
      </w:r>
    </w:p>
    <w:p w14:paraId="7156BC1D" w14:textId="2E777B3E" w:rsidR="00DB1505" w:rsidRPr="00ED3698" w:rsidRDefault="00DB1505" w:rsidP="00DB1505">
      <w:r w:rsidRPr="00ED3698">
        <w:t xml:space="preserve">By default, the information level is set to 1. The next two parameters define the </w:t>
      </w:r>
      <w:r w:rsidR="006C135A" w:rsidRPr="00ED3698">
        <w:t>solve</w:t>
      </w:r>
      <w:r w:rsidR="006C135A">
        <w:t>r’s</w:t>
      </w:r>
      <w:r w:rsidR="006C135A" w:rsidRPr="00ED3698">
        <w:t xml:space="preserve"> </w:t>
      </w:r>
      <w:r w:rsidRPr="00ED3698">
        <w:t xml:space="preserve">residual tolerance and the </w:t>
      </w:r>
      <w:r w:rsidR="006C135A" w:rsidRPr="00ED3698">
        <w:t>solve</w:t>
      </w:r>
      <w:r w:rsidR="006C135A">
        <w:t>r’s</w:t>
      </w:r>
      <w:r w:rsidR="006C135A" w:rsidRPr="00ED3698">
        <w:t xml:space="preserve"> </w:t>
      </w:r>
      <w:r w:rsidRPr="00ED3698">
        <w:t xml:space="preserve">update tolerance. These parameters must be set to values smaller than the convergence tolerance of the Newton iteration (commonly one order of magnitude smaller). </w:t>
      </w:r>
    </w:p>
    <w:p w14:paraId="277B87E4" w14:textId="4C9A4CE8" w:rsidR="00DB1505" w:rsidRDefault="00DB1505" w:rsidP="00DB1505">
      <w:r w:rsidRPr="00ED3698">
        <w:t>The solver package WATSOLV (VanderKwaak et al., 1997) includes different types of ordering schemes for the matrix equations in compressed format (RCM=Reverse Cuthill McKee</w:t>
      </w:r>
      <w:r w:rsidR="006C135A">
        <w:t xml:space="preserve"> </w:t>
      </w:r>
      <w:r w:rsidRPr="00ED3698">
        <w:t xml:space="preserve">ordering and natural ordering). By default, </w:t>
      </w:r>
      <w:r w:rsidR="006C135A" w:rsidRPr="00ED3698">
        <w:t>RCM</w:t>
      </w:r>
      <w:r w:rsidR="006C135A">
        <w:t xml:space="preserve"> </w:t>
      </w:r>
      <w:r w:rsidR="006C135A" w:rsidRPr="00ED3698">
        <w:t xml:space="preserve">ordering </w:t>
      </w:r>
      <w:r w:rsidRPr="00ED3698">
        <w:t xml:space="preserve">is used. If the text string </w:t>
      </w:r>
      <w:r w:rsidR="006C135A">
        <w:t>‘</w:t>
      </w:r>
      <w:r w:rsidRPr="00ED3698">
        <w:t>natural ordering’ is included, natural ordering is used instead.</w:t>
      </w:r>
    </w:p>
    <w:p w14:paraId="60ABEE1A" w14:textId="77777777" w:rsidR="00DB1505" w:rsidRPr="00ED3698" w:rsidRDefault="00DB1505" w:rsidP="00DB1505">
      <w:pPr>
        <w:pStyle w:val="Caption"/>
      </w:pPr>
      <w:bookmarkStart w:id="206" w:name="_Ref486655266"/>
      <w:bookmarkStart w:id="207" w:name="_Ref383352769"/>
      <w:bookmarkStart w:id="208" w:name="_Toc13056209"/>
      <w:r w:rsidRPr="00ED3698">
        <w:lastRenderedPageBreak/>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8</w:t>
      </w:r>
      <w:r w:rsidR="00606172">
        <w:rPr>
          <w:noProof/>
        </w:rPr>
        <w:fldChar w:fldCharType="end"/>
      </w:r>
      <w:bookmarkEnd w:id="206"/>
      <w:bookmarkEnd w:id="207"/>
      <w:r w:rsidRPr="00ED3698">
        <w:t>: Summary of input parameters for section</w:t>
      </w:r>
      <w:r w:rsidRPr="00ED3698">
        <w:rPr>
          <w:sz w:val="20"/>
        </w:rPr>
        <w:t xml:space="preserve"> </w:t>
      </w:r>
      <w:r w:rsidRPr="00ED3698">
        <w:t xml:space="preserve">‘control parameters – </w:t>
      </w:r>
      <w:r>
        <w:t xml:space="preserve">variably-saturated </w:t>
      </w:r>
      <w:r w:rsidRPr="00ED3698">
        <w:t>flow’</w:t>
      </w:r>
      <w:bookmarkEnd w:id="208"/>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985"/>
        <w:gridCol w:w="2410"/>
        <w:gridCol w:w="1417"/>
        <w:gridCol w:w="1276"/>
        <w:gridCol w:w="1642"/>
      </w:tblGrid>
      <w:tr w:rsidR="00DB1505" w:rsidRPr="00ED3698" w14:paraId="30EB98F9" w14:textId="77777777" w:rsidTr="007239FB">
        <w:tc>
          <w:tcPr>
            <w:tcW w:w="1985" w:type="dxa"/>
            <w:vAlign w:val="center"/>
          </w:tcPr>
          <w:p w14:paraId="3EDA5102" w14:textId="77777777" w:rsidR="00DB1505" w:rsidRPr="00ED3698" w:rsidRDefault="00DB1505" w:rsidP="000D018B">
            <w:pPr>
              <w:pStyle w:val="Tableheader"/>
            </w:pPr>
            <w:r w:rsidRPr="00ED3698">
              <w:t>Sub-block</w:t>
            </w:r>
          </w:p>
        </w:tc>
        <w:tc>
          <w:tcPr>
            <w:tcW w:w="2410" w:type="dxa"/>
            <w:vAlign w:val="center"/>
          </w:tcPr>
          <w:p w14:paraId="58629357" w14:textId="77777777" w:rsidR="00DB1505" w:rsidRPr="00ED3698" w:rsidRDefault="00DB1505" w:rsidP="000D018B">
            <w:pPr>
              <w:pStyle w:val="Tableheader"/>
            </w:pPr>
            <w:r w:rsidRPr="00ED3698">
              <w:t>Parameter</w:t>
            </w:r>
          </w:p>
        </w:tc>
        <w:tc>
          <w:tcPr>
            <w:tcW w:w="1417" w:type="dxa"/>
            <w:vAlign w:val="center"/>
          </w:tcPr>
          <w:p w14:paraId="58BB53BC" w14:textId="77777777" w:rsidR="00DB1505" w:rsidRPr="00ED3698" w:rsidRDefault="00DB1505" w:rsidP="000D018B">
            <w:pPr>
              <w:pStyle w:val="Tableheader"/>
            </w:pPr>
            <w:r w:rsidRPr="00ED3698">
              <w:t>Default value</w:t>
            </w:r>
          </w:p>
        </w:tc>
        <w:tc>
          <w:tcPr>
            <w:tcW w:w="1276" w:type="dxa"/>
            <w:vAlign w:val="center"/>
          </w:tcPr>
          <w:p w14:paraId="2588390D" w14:textId="77777777" w:rsidR="00DB1505" w:rsidRPr="00ED3698" w:rsidRDefault="00DB1505" w:rsidP="000D018B">
            <w:pPr>
              <w:pStyle w:val="Tableheader"/>
            </w:pPr>
            <w:r w:rsidRPr="00ED3698">
              <w:t>Possible parameter settings</w:t>
            </w:r>
          </w:p>
        </w:tc>
        <w:tc>
          <w:tcPr>
            <w:tcW w:w="1642" w:type="dxa"/>
            <w:vAlign w:val="center"/>
          </w:tcPr>
          <w:p w14:paraId="760174D2" w14:textId="77777777" w:rsidR="00DB1505" w:rsidRPr="00ED3698" w:rsidRDefault="00DB1505" w:rsidP="000D018B">
            <w:pPr>
              <w:pStyle w:val="Tableheader"/>
            </w:pPr>
            <w:r w:rsidRPr="00ED3698">
              <w:t>Recommended range</w:t>
            </w:r>
          </w:p>
        </w:tc>
      </w:tr>
      <w:tr w:rsidR="00DB1505" w:rsidRPr="00ED3698" w14:paraId="7EA2694A" w14:textId="77777777" w:rsidTr="007239FB">
        <w:trPr>
          <w:cantSplit/>
        </w:trPr>
        <w:tc>
          <w:tcPr>
            <w:tcW w:w="1985" w:type="dxa"/>
            <w:vAlign w:val="center"/>
          </w:tcPr>
          <w:p w14:paraId="59584586" w14:textId="77777777" w:rsidR="00DB1505" w:rsidRPr="005F3DCD" w:rsidRDefault="00DB1505" w:rsidP="000D018B">
            <w:pPr>
              <w:pStyle w:val="Tablebodynospace"/>
            </w:pPr>
            <w:r w:rsidRPr="005F3DCD">
              <w:t>‘mass balance’</w:t>
            </w:r>
          </w:p>
        </w:tc>
        <w:tc>
          <w:tcPr>
            <w:tcW w:w="2410" w:type="dxa"/>
            <w:vAlign w:val="center"/>
          </w:tcPr>
          <w:p w14:paraId="2A7000F2" w14:textId="77777777" w:rsidR="00DB1505" w:rsidRPr="00ED3698" w:rsidRDefault="00DB1505" w:rsidP="000D018B">
            <w:pPr>
              <w:pStyle w:val="Tablebodynospace"/>
            </w:pPr>
            <w:r w:rsidRPr="00ED3698">
              <w:t>-</w:t>
            </w:r>
          </w:p>
        </w:tc>
        <w:tc>
          <w:tcPr>
            <w:tcW w:w="1417" w:type="dxa"/>
            <w:vAlign w:val="center"/>
          </w:tcPr>
          <w:p w14:paraId="25E10088" w14:textId="77777777" w:rsidR="00DB1505" w:rsidRPr="00ED3698" w:rsidRDefault="00DB1505" w:rsidP="000D018B">
            <w:pPr>
              <w:pStyle w:val="Tablebodynospace"/>
            </w:pPr>
            <w:r w:rsidRPr="00ED3698">
              <w:t>-</w:t>
            </w:r>
          </w:p>
        </w:tc>
        <w:tc>
          <w:tcPr>
            <w:tcW w:w="1276" w:type="dxa"/>
            <w:vAlign w:val="center"/>
          </w:tcPr>
          <w:p w14:paraId="43DE3939" w14:textId="77777777" w:rsidR="00DB1505" w:rsidRPr="00ED3698" w:rsidRDefault="00DB1505" w:rsidP="000D018B">
            <w:pPr>
              <w:pStyle w:val="Tablebodynospace"/>
            </w:pPr>
            <w:r w:rsidRPr="00ED3698">
              <w:t>-</w:t>
            </w:r>
          </w:p>
        </w:tc>
        <w:tc>
          <w:tcPr>
            <w:tcW w:w="1642" w:type="dxa"/>
            <w:vAlign w:val="center"/>
          </w:tcPr>
          <w:p w14:paraId="3F46150D" w14:textId="77777777" w:rsidR="00DB1505" w:rsidRPr="005F3DCD" w:rsidRDefault="00DB1505" w:rsidP="000D018B">
            <w:pPr>
              <w:pStyle w:val="Tablebodynospace"/>
            </w:pPr>
            <w:r w:rsidRPr="005F3DCD">
              <w:t>-</w:t>
            </w:r>
          </w:p>
        </w:tc>
      </w:tr>
      <w:tr w:rsidR="00DB1505" w:rsidRPr="00ED3698" w14:paraId="46FB5C82" w14:textId="77777777" w:rsidTr="007239FB">
        <w:trPr>
          <w:cantSplit/>
        </w:trPr>
        <w:tc>
          <w:tcPr>
            <w:tcW w:w="1985" w:type="dxa"/>
            <w:vAlign w:val="center"/>
          </w:tcPr>
          <w:p w14:paraId="37AE265B" w14:textId="77777777" w:rsidR="00DB1505" w:rsidRPr="005F3DCD" w:rsidRDefault="00DB1505" w:rsidP="000D018B">
            <w:pPr>
              <w:pStyle w:val="Tablebodynospace"/>
            </w:pPr>
            <w:r w:rsidRPr="005F3DCD">
              <w:t>‘input units for initial and boundary conditions’</w:t>
            </w:r>
          </w:p>
        </w:tc>
        <w:tc>
          <w:tcPr>
            <w:tcW w:w="2410" w:type="dxa"/>
            <w:vAlign w:val="center"/>
          </w:tcPr>
          <w:p w14:paraId="2F024F3F" w14:textId="56854D3A" w:rsidR="00DB1505" w:rsidRPr="00ED3698" w:rsidRDefault="006C135A" w:rsidP="000D018B">
            <w:pPr>
              <w:pStyle w:val="Tablebodynospace"/>
            </w:pPr>
            <w:r>
              <w:t>I</w:t>
            </w:r>
            <w:r w:rsidRPr="00ED3698">
              <w:t xml:space="preserve">nput </w:t>
            </w:r>
            <w:r w:rsidR="00DB1505" w:rsidRPr="00ED3698">
              <w:t>unit</w:t>
            </w:r>
          </w:p>
        </w:tc>
        <w:tc>
          <w:tcPr>
            <w:tcW w:w="1417" w:type="dxa"/>
            <w:vAlign w:val="center"/>
          </w:tcPr>
          <w:p w14:paraId="06A6E3BB" w14:textId="77777777" w:rsidR="00DB1505" w:rsidRPr="005F3DCD" w:rsidRDefault="00DB1505" w:rsidP="000D018B">
            <w:pPr>
              <w:pStyle w:val="Tablebodynospace"/>
            </w:pPr>
            <w:r w:rsidRPr="005F3DCD">
              <w:t>‘hydraulic head’</w:t>
            </w:r>
          </w:p>
        </w:tc>
        <w:tc>
          <w:tcPr>
            <w:tcW w:w="1276" w:type="dxa"/>
            <w:vAlign w:val="center"/>
          </w:tcPr>
          <w:p w14:paraId="4B7B271E" w14:textId="77777777" w:rsidR="00DB1505" w:rsidRPr="005F3DCD" w:rsidRDefault="00DB1505" w:rsidP="000D018B">
            <w:pPr>
              <w:pStyle w:val="Tablebodynospace"/>
            </w:pPr>
            <w:r w:rsidRPr="005F3DCD">
              <w:t>‘hydraulic head’</w:t>
            </w:r>
          </w:p>
          <w:p w14:paraId="4E988DDA" w14:textId="77777777" w:rsidR="00DB1505" w:rsidRPr="005F3DCD" w:rsidRDefault="00DB1505" w:rsidP="000D018B">
            <w:pPr>
              <w:pStyle w:val="Tablebodynospace"/>
            </w:pPr>
            <w:r w:rsidRPr="005F3DCD">
              <w:t>‘pressure head’</w:t>
            </w:r>
          </w:p>
        </w:tc>
        <w:tc>
          <w:tcPr>
            <w:tcW w:w="1642" w:type="dxa"/>
            <w:vAlign w:val="center"/>
          </w:tcPr>
          <w:p w14:paraId="4D86C9DF" w14:textId="77777777" w:rsidR="00DB1505" w:rsidRPr="005F3DCD" w:rsidRDefault="00DB1505" w:rsidP="000D018B">
            <w:pPr>
              <w:pStyle w:val="Tablebodynospace"/>
            </w:pPr>
            <w:r w:rsidRPr="005F3DCD">
              <w:t>-</w:t>
            </w:r>
          </w:p>
        </w:tc>
      </w:tr>
      <w:tr w:rsidR="00DB1505" w:rsidRPr="00ED3698" w14:paraId="13CF44FF" w14:textId="77777777" w:rsidTr="007239FB">
        <w:tc>
          <w:tcPr>
            <w:tcW w:w="1985" w:type="dxa"/>
            <w:vAlign w:val="center"/>
          </w:tcPr>
          <w:p w14:paraId="3418C1AB" w14:textId="52F087F4" w:rsidR="00DB1505" w:rsidRPr="005F3DCD" w:rsidRDefault="00DB1505" w:rsidP="003D33B0">
            <w:pPr>
              <w:pStyle w:val="Tablebodynospace"/>
            </w:pPr>
            <w:r w:rsidRPr="005F3DCD">
              <w:t>‘centered weighting’</w:t>
            </w:r>
          </w:p>
        </w:tc>
        <w:tc>
          <w:tcPr>
            <w:tcW w:w="2410" w:type="dxa"/>
            <w:vAlign w:val="center"/>
          </w:tcPr>
          <w:p w14:paraId="34CA79D0" w14:textId="77777777" w:rsidR="00DB1505" w:rsidRPr="00ED3698" w:rsidRDefault="00DB1505" w:rsidP="000D018B">
            <w:pPr>
              <w:pStyle w:val="Tablebodynospace"/>
            </w:pPr>
            <w:r w:rsidRPr="00ED3698">
              <w:t>-</w:t>
            </w:r>
          </w:p>
        </w:tc>
        <w:tc>
          <w:tcPr>
            <w:tcW w:w="1417" w:type="dxa"/>
            <w:vAlign w:val="center"/>
          </w:tcPr>
          <w:p w14:paraId="56AFFF59" w14:textId="77777777" w:rsidR="00DB1505" w:rsidRPr="00ED3698" w:rsidRDefault="00DB1505" w:rsidP="000D018B">
            <w:pPr>
              <w:pStyle w:val="Tablebodynospace"/>
            </w:pPr>
            <w:r w:rsidRPr="00ED3698">
              <w:t>-</w:t>
            </w:r>
          </w:p>
        </w:tc>
        <w:tc>
          <w:tcPr>
            <w:tcW w:w="1276" w:type="dxa"/>
            <w:vAlign w:val="center"/>
          </w:tcPr>
          <w:p w14:paraId="38E3CA8E" w14:textId="77777777" w:rsidR="00DB1505" w:rsidRPr="00ED3698" w:rsidRDefault="00DB1505" w:rsidP="000D018B">
            <w:pPr>
              <w:pStyle w:val="Tablebodynospace"/>
            </w:pPr>
            <w:r w:rsidRPr="00ED3698">
              <w:t>-</w:t>
            </w:r>
          </w:p>
        </w:tc>
        <w:tc>
          <w:tcPr>
            <w:tcW w:w="1642" w:type="dxa"/>
            <w:vAlign w:val="center"/>
          </w:tcPr>
          <w:p w14:paraId="15DE7F88" w14:textId="77777777" w:rsidR="00DB1505" w:rsidRPr="005F3DCD" w:rsidRDefault="00DB1505" w:rsidP="000D018B">
            <w:pPr>
              <w:pStyle w:val="Tablebodynospace"/>
            </w:pPr>
            <w:r w:rsidRPr="005F3DCD">
              <w:t>-</w:t>
            </w:r>
          </w:p>
        </w:tc>
      </w:tr>
      <w:tr w:rsidR="00DB1505" w:rsidRPr="00ED3698" w14:paraId="3C107859" w14:textId="77777777" w:rsidTr="007239FB">
        <w:tc>
          <w:tcPr>
            <w:tcW w:w="1985" w:type="dxa"/>
            <w:vAlign w:val="center"/>
          </w:tcPr>
          <w:p w14:paraId="1196B425" w14:textId="709C8C55" w:rsidR="00DB1505" w:rsidRPr="005F3DCD" w:rsidRDefault="00DB1505" w:rsidP="003D33B0">
            <w:pPr>
              <w:pStyle w:val="Tablebodynospace"/>
            </w:pPr>
            <w:r w:rsidRPr="005F3DCD">
              <w:t>‘compute underrelaxation factor’</w:t>
            </w:r>
          </w:p>
        </w:tc>
        <w:tc>
          <w:tcPr>
            <w:tcW w:w="2410" w:type="dxa"/>
            <w:vAlign w:val="center"/>
          </w:tcPr>
          <w:p w14:paraId="5D89AA2F" w14:textId="40C079E9" w:rsidR="00DB1505" w:rsidRPr="00ED3698" w:rsidRDefault="006C135A" w:rsidP="000D018B">
            <w:pPr>
              <w:pStyle w:val="Tablebodynospace"/>
            </w:pPr>
            <w:r>
              <w:t>M</w:t>
            </w:r>
            <w:r w:rsidRPr="00ED3698">
              <w:t xml:space="preserve">aximum </w:t>
            </w:r>
            <w:r w:rsidR="00DB1505" w:rsidRPr="00ED3698">
              <w:t>update [m]</w:t>
            </w:r>
          </w:p>
        </w:tc>
        <w:tc>
          <w:tcPr>
            <w:tcW w:w="1417" w:type="dxa"/>
            <w:vAlign w:val="center"/>
          </w:tcPr>
          <w:p w14:paraId="0552B681" w14:textId="77777777" w:rsidR="00DB1505" w:rsidRPr="005F3DCD" w:rsidRDefault="00DB1505" w:rsidP="000D018B">
            <w:pPr>
              <w:pStyle w:val="Tablebodynospace"/>
            </w:pPr>
            <w:r w:rsidRPr="005F3DCD">
              <w:t>10.0</w:t>
            </w:r>
          </w:p>
        </w:tc>
        <w:tc>
          <w:tcPr>
            <w:tcW w:w="1276" w:type="dxa"/>
            <w:vAlign w:val="center"/>
          </w:tcPr>
          <w:p w14:paraId="513015C7" w14:textId="77777777" w:rsidR="00DB1505" w:rsidRPr="00ED3698" w:rsidRDefault="00DB1505" w:rsidP="000D018B">
            <w:pPr>
              <w:pStyle w:val="Tablebodynospace"/>
            </w:pPr>
            <w:r w:rsidRPr="00ED3698">
              <w:t>-</w:t>
            </w:r>
          </w:p>
        </w:tc>
        <w:tc>
          <w:tcPr>
            <w:tcW w:w="1642" w:type="dxa"/>
            <w:vAlign w:val="center"/>
          </w:tcPr>
          <w:p w14:paraId="3CC065DC" w14:textId="77777777" w:rsidR="00DB1505" w:rsidRPr="005F3DCD" w:rsidRDefault="00DB1505" w:rsidP="000D018B">
            <w:pPr>
              <w:pStyle w:val="Tablebodynospace"/>
            </w:pPr>
            <w:r w:rsidRPr="005F3DCD">
              <w:t>0.1-100.0</w:t>
            </w:r>
          </w:p>
        </w:tc>
      </w:tr>
      <w:tr w:rsidR="00DB1505" w:rsidRPr="00ED3698" w14:paraId="72B8E7D1" w14:textId="77777777" w:rsidTr="007239FB">
        <w:trPr>
          <w:cantSplit/>
        </w:trPr>
        <w:tc>
          <w:tcPr>
            <w:tcW w:w="1985" w:type="dxa"/>
            <w:vMerge w:val="restart"/>
            <w:vAlign w:val="center"/>
          </w:tcPr>
          <w:p w14:paraId="5EE5B67D" w14:textId="77777777" w:rsidR="00DB1505" w:rsidRPr="005F3DCD" w:rsidRDefault="00DB1505" w:rsidP="000D018B">
            <w:pPr>
              <w:pStyle w:val="Tablebodynospace"/>
            </w:pPr>
            <w:r w:rsidRPr="005F3DCD">
              <w:t>‘newton iteration settings’</w:t>
            </w:r>
          </w:p>
        </w:tc>
        <w:tc>
          <w:tcPr>
            <w:tcW w:w="2410" w:type="dxa"/>
            <w:vAlign w:val="center"/>
          </w:tcPr>
          <w:p w14:paraId="2D96B02E" w14:textId="3311C22D" w:rsidR="00DB1505" w:rsidRPr="00ED3698" w:rsidRDefault="006C135A" w:rsidP="000D018B">
            <w:pPr>
              <w:pStyle w:val="Tablebodynospace"/>
            </w:pPr>
            <w:r>
              <w:t>I</w:t>
            </w:r>
            <w:r w:rsidRPr="00ED3698">
              <w:t xml:space="preserve">ncrement </w:t>
            </w:r>
            <w:r w:rsidR="00DB1505" w:rsidRPr="00ED3698">
              <w:t>for numerical differentiation [m]</w:t>
            </w:r>
          </w:p>
        </w:tc>
        <w:tc>
          <w:tcPr>
            <w:tcW w:w="1417" w:type="dxa"/>
            <w:vAlign w:val="center"/>
          </w:tcPr>
          <w:p w14:paraId="08F1953A" w14:textId="77777777" w:rsidR="00DB1505" w:rsidRPr="005F3DCD" w:rsidRDefault="00DB1505" w:rsidP="000D018B">
            <w:pPr>
              <w:pStyle w:val="Tablebodynospace"/>
            </w:pPr>
            <w:r w:rsidRPr="005F3DCD">
              <w:t>10</w:t>
            </w:r>
            <w:r w:rsidRPr="005F3DCD">
              <w:rPr>
                <w:vertAlign w:val="superscript"/>
              </w:rPr>
              <w:t>-4</w:t>
            </w:r>
          </w:p>
        </w:tc>
        <w:tc>
          <w:tcPr>
            <w:tcW w:w="1276" w:type="dxa"/>
            <w:vAlign w:val="center"/>
          </w:tcPr>
          <w:p w14:paraId="36F6949C" w14:textId="77777777" w:rsidR="00DB1505" w:rsidRPr="00ED3698" w:rsidRDefault="00DB1505" w:rsidP="000D018B">
            <w:pPr>
              <w:pStyle w:val="Tablebodynospace"/>
            </w:pPr>
            <w:r w:rsidRPr="00ED3698">
              <w:t>-</w:t>
            </w:r>
          </w:p>
        </w:tc>
        <w:tc>
          <w:tcPr>
            <w:tcW w:w="1642" w:type="dxa"/>
            <w:vAlign w:val="center"/>
          </w:tcPr>
          <w:p w14:paraId="2CAFE38A" w14:textId="77777777" w:rsidR="00DB1505" w:rsidRPr="005F3DCD" w:rsidRDefault="00DB1505" w:rsidP="000D018B">
            <w:pPr>
              <w:pStyle w:val="Tablebodynospace"/>
            </w:pPr>
            <w:r w:rsidRPr="005F3DCD">
              <w:t>10</w:t>
            </w:r>
            <w:r w:rsidRPr="005F3DCD">
              <w:rPr>
                <w:vertAlign w:val="superscript"/>
              </w:rPr>
              <w:t>-6</w:t>
            </w:r>
            <w:r w:rsidRPr="005F3DCD">
              <w:t>-10</w:t>
            </w:r>
            <w:r w:rsidRPr="005F3DCD">
              <w:rPr>
                <w:vertAlign w:val="superscript"/>
              </w:rPr>
              <w:t>-4</w:t>
            </w:r>
          </w:p>
        </w:tc>
      </w:tr>
      <w:tr w:rsidR="00DB1505" w:rsidRPr="00ED3698" w14:paraId="09030614" w14:textId="77777777" w:rsidTr="007239FB">
        <w:trPr>
          <w:cantSplit/>
        </w:trPr>
        <w:tc>
          <w:tcPr>
            <w:tcW w:w="1985" w:type="dxa"/>
            <w:vMerge/>
            <w:vAlign w:val="center"/>
          </w:tcPr>
          <w:p w14:paraId="3AA23017" w14:textId="77777777" w:rsidR="00DB1505" w:rsidRPr="005F3DCD" w:rsidRDefault="00DB1505" w:rsidP="000D018B">
            <w:pPr>
              <w:pStyle w:val="Tablebodynospace"/>
            </w:pPr>
          </w:p>
        </w:tc>
        <w:tc>
          <w:tcPr>
            <w:tcW w:w="2410" w:type="dxa"/>
            <w:vAlign w:val="center"/>
          </w:tcPr>
          <w:p w14:paraId="7B1BC33C" w14:textId="4B530CB7" w:rsidR="00DB1505" w:rsidRPr="00ED3698" w:rsidRDefault="006C135A" w:rsidP="000D018B">
            <w:pPr>
              <w:pStyle w:val="Tablebodynospace"/>
            </w:pPr>
            <w:r>
              <w:t>M</w:t>
            </w:r>
            <w:r w:rsidRPr="00ED3698">
              <w:t xml:space="preserve">aximum </w:t>
            </w:r>
            <w:r w:rsidR="00DB1505" w:rsidRPr="00ED3698">
              <w:t>number of newton iterations</w:t>
            </w:r>
          </w:p>
        </w:tc>
        <w:tc>
          <w:tcPr>
            <w:tcW w:w="1417" w:type="dxa"/>
            <w:vAlign w:val="center"/>
          </w:tcPr>
          <w:p w14:paraId="731DCFAD" w14:textId="77777777" w:rsidR="00DB1505" w:rsidRPr="005F3DCD" w:rsidRDefault="00DB1505" w:rsidP="000D018B">
            <w:pPr>
              <w:pStyle w:val="Tablebodynospace"/>
            </w:pPr>
            <w:r w:rsidRPr="005F3DCD">
              <w:t>15</w:t>
            </w:r>
          </w:p>
        </w:tc>
        <w:tc>
          <w:tcPr>
            <w:tcW w:w="1276" w:type="dxa"/>
            <w:vAlign w:val="center"/>
          </w:tcPr>
          <w:p w14:paraId="59B51BDA" w14:textId="77777777" w:rsidR="00DB1505" w:rsidRPr="00ED3698" w:rsidRDefault="00DB1505" w:rsidP="000D018B">
            <w:pPr>
              <w:pStyle w:val="Tablebodynospace"/>
            </w:pPr>
            <w:r w:rsidRPr="00ED3698">
              <w:t>-</w:t>
            </w:r>
          </w:p>
        </w:tc>
        <w:tc>
          <w:tcPr>
            <w:tcW w:w="1642" w:type="dxa"/>
            <w:vAlign w:val="center"/>
          </w:tcPr>
          <w:p w14:paraId="13FA6BB7" w14:textId="77777777" w:rsidR="00DB1505" w:rsidRPr="005F3DCD" w:rsidRDefault="00DB1505" w:rsidP="000D018B">
            <w:pPr>
              <w:pStyle w:val="Tablebodynospace"/>
            </w:pPr>
            <w:r w:rsidRPr="005F3DCD">
              <w:t>10-30</w:t>
            </w:r>
          </w:p>
        </w:tc>
      </w:tr>
      <w:tr w:rsidR="00DB1505" w:rsidRPr="00ED3698" w14:paraId="5A414CEB" w14:textId="77777777" w:rsidTr="007239FB">
        <w:trPr>
          <w:cantSplit/>
        </w:trPr>
        <w:tc>
          <w:tcPr>
            <w:tcW w:w="1985" w:type="dxa"/>
            <w:vMerge/>
            <w:vAlign w:val="center"/>
          </w:tcPr>
          <w:p w14:paraId="540CE264" w14:textId="77777777" w:rsidR="00DB1505" w:rsidRPr="005F3DCD" w:rsidRDefault="00DB1505" w:rsidP="000D018B">
            <w:pPr>
              <w:pStyle w:val="Tablebodynospace"/>
            </w:pPr>
          </w:p>
        </w:tc>
        <w:tc>
          <w:tcPr>
            <w:tcW w:w="2410" w:type="dxa"/>
            <w:vAlign w:val="center"/>
          </w:tcPr>
          <w:p w14:paraId="0D55E7DB" w14:textId="4C1BB68D" w:rsidR="00DB1505" w:rsidRPr="00ED3698" w:rsidRDefault="006C135A" w:rsidP="000D018B">
            <w:pPr>
              <w:pStyle w:val="Tablebodynospace"/>
            </w:pPr>
            <w:r>
              <w:t>C</w:t>
            </w:r>
            <w:r w:rsidRPr="00ED3698">
              <w:t xml:space="preserve">onvergence </w:t>
            </w:r>
            <w:r w:rsidR="00DB1505" w:rsidRPr="00ED3698">
              <w:t>tolerance</w:t>
            </w:r>
          </w:p>
        </w:tc>
        <w:tc>
          <w:tcPr>
            <w:tcW w:w="1417" w:type="dxa"/>
            <w:vAlign w:val="center"/>
          </w:tcPr>
          <w:p w14:paraId="33AC61A6" w14:textId="77777777" w:rsidR="00DB1505" w:rsidRPr="005F3DCD" w:rsidRDefault="00DB1505" w:rsidP="000D018B">
            <w:pPr>
              <w:pStyle w:val="Tablebodynospace"/>
            </w:pPr>
            <w:r w:rsidRPr="005F3DCD">
              <w:t>10</w:t>
            </w:r>
            <w:r w:rsidRPr="005F3DCD">
              <w:rPr>
                <w:vertAlign w:val="superscript"/>
              </w:rPr>
              <w:t>-6</w:t>
            </w:r>
          </w:p>
        </w:tc>
        <w:tc>
          <w:tcPr>
            <w:tcW w:w="1276" w:type="dxa"/>
            <w:vAlign w:val="center"/>
          </w:tcPr>
          <w:p w14:paraId="772AF3C5" w14:textId="77777777" w:rsidR="00DB1505" w:rsidRPr="00ED3698" w:rsidRDefault="00DB1505" w:rsidP="000D018B">
            <w:pPr>
              <w:pStyle w:val="Tablebodynospace"/>
            </w:pPr>
            <w:r w:rsidRPr="00ED3698">
              <w:t>-</w:t>
            </w:r>
          </w:p>
        </w:tc>
        <w:tc>
          <w:tcPr>
            <w:tcW w:w="1642" w:type="dxa"/>
            <w:vAlign w:val="center"/>
          </w:tcPr>
          <w:p w14:paraId="45D6BDEF" w14:textId="77777777" w:rsidR="00DB1505" w:rsidRPr="005F3DCD" w:rsidRDefault="00DB1505" w:rsidP="000D018B">
            <w:pPr>
              <w:pStyle w:val="Tablebodynospace"/>
            </w:pPr>
            <w:r w:rsidRPr="005F3DCD">
              <w:t>10</w:t>
            </w:r>
            <w:r w:rsidRPr="005F3DCD">
              <w:rPr>
                <w:vertAlign w:val="superscript"/>
              </w:rPr>
              <w:t>-7</w:t>
            </w:r>
            <w:r w:rsidRPr="005F3DCD">
              <w:t>-10</w:t>
            </w:r>
            <w:r w:rsidRPr="005F3DCD">
              <w:rPr>
                <w:vertAlign w:val="superscript"/>
              </w:rPr>
              <w:t>-4</w:t>
            </w:r>
          </w:p>
        </w:tc>
      </w:tr>
      <w:tr w:rsidR="00DB1505" w:rsidRPr="00ED3698" w14:paraId="3A34C5F2" w14:textId="77777777" w:rsidTr="007239FB">
        <w:trPr>
          <w:cantSplit/>
        </w:trPr>
        <w:tc>
          <w:tcPr>
            <w:tcW w:w="1985" w:type="dxa"/>
            <w:vMerge/>
            <w:vAlign w:val="center"/>
          </w:tcPr>
          <w:p w14:paraId="1630BE12" w14:textId="77777777" w:rsidR="00DB1505" w:rsidRPr="005F3DCD" w:rsidRDefault="00DB1505" w:rsidP="000D018B">
            <w:pPr>
              <w:pStyle w:val="Tablebodynospace"/>
            </w:pPr>
          </w:p>
        </w:tc>
        <w:tc>
          <w:tcPr>
            <w:tcW w:w="2410" w:type="dxa"/>
            <w:vAlign w:val="center"/>
          </w:tcPr>
          <w:p w14:paraId="66F88530" w14:textId="5E37128B" w:rsidR="00DB1505" w:rsidRPr="00ED3698" w:rsidRDefault="006C135A" w:rsidP="000D018B">
            <w:pPr>
              <w:pStyle w:val="Tablebodynospace"/>
            </w:pPr>
            <w:r>
              <w:t>A</w:t>
            </w:r>
            <w:r w:rsidRPr="00ED3698">
              <w:t xml:space="preserve">nticipated </w:t>
            </w:r>
            <w:r w:rsidR="00DB1505" w:rsidRPr="00ED3698">
              <w:t>saturation change per time step</w:t>
            </w:r>
            <w:r w:rsidR="00DB1505" w:rsidRPr="00927C31">
              <w:rPr>
                <w:vertAlign w:val="superscript"/>
              </w:rPr>
              <w:t>#</w:t>
            </w:r>
          </w:p>
        </w:tc>
        <w:tc>
          <w:tcPr>
            <w:tcW w:w="1417" w:type="dxa"/>
            <w:vAlign w:val="center"/>
          </w:tcPr>
          <w:p w14:paraId="671A7BAB" w14:textId="77777777" w:rsidR="00DB1505" w:rsidRPr="005F3DCD" w:rsidRDefault="00DB1505" w:rsidP="000D018B">
            <w:pPr>
              <w:pStyle w:val="Tablebodynospace"/>
            </w:pPr>
            <w:r w:rsidRPr="005F3DCD">
              <w:t>0.1</w:t>
            </w:r>
          </w:p>
        </w:tc>
        <w:tc>
          <w:tcPr>
            <w:tcW w:w="1276" w:type="dxa"/>
            <w:vAlign w:val="center"/>
          </w:tcPr>
          <w:p w14:paraId="7E074B46" w14:textId="77777777" w:rsidR="00DB1505" w:rsidRPr="00ED3698" w:rsidRDefault="00DB1505" w:rsidP="000D018B">
            <w:pPr>
              <w:pStyle w:val="Tablebodynospace"/>
            </w:pPr>
            <w:r w:rsidRPr="00ED3698">
              <w:t>-</w:t>
            </w:r>
          </w:p>
        </w:tc>
        <w:tc>
          <w:tcPr>
            <w:tcW w:w="1642" w:type="dxa"/>
            <w:vAlign w:val="center"/>
          </w:tcPr>
          <w:p w14:paraId="78DFBBCE" w14:textId="77777777" w:rsidR="00DB1505" w:rsidRPr="005F3DCD" w:rsidRDefault="00DB1505" w:rsidP="000D018B">
            <w:pPr>
              <w:pStyle w:val="Tablebodynospace"/>
            </w:pPr>
            <w:r w:rsidRPr="005F3DCD">
              <w:t>0.1-0.3</w:t>
            </w:r>
          </w:p>
        </w:tc>
      </w:tr>
      <w:tr w:rsidR="00DB1505" w:rsidRPr="00ED3698" w14:paraId="0F80E357" w14:textId="77777777" w:rsidTr="007239FB">
        <w:trPr>
          <w:cantSplit/>
        </w:trPr>
        <w:tc>
          <w:tcPr>
            <w:tcW w:w="1985" w:type="dxa"/>
            <w:vMerge w:val="restart"/>
            <w:vAlign w:val="center"/>
          </w:tcPr>
          <w:p w14:paraId="159AB55A" w14:textId="77777777" w:rsidR="00DB1505" w:rsidRPr="005F3DCD" w:rsidRDefault="00DB1505" w:rsidP="000D018B">
            <w:pPr>
              <w:pStyle w:val="Tablebodynospace"/>
            </w:pPr>
            <w:r w:rsidRPr="005F3DCD">
              <w:t>‘solver settings’</w:t>
            </w:r>
          </w:p>
        </w:tc>
        <w:tc>
          <w:tcPr>
            <w:tcW w:w="2410" w:type="dxa"/>
            <w:vAlign w:val="center"/>
          </w:tcPr>
          <w:p w14:paraId="6B2BE867" w14:textId="01CF37BD" w:rsidR="00DB1505" w:rsidRPr="00ED3698" w:rsidRDefault="006C135A" w:rsidP="000D018B">
            <w:pPr>
              <w:pStyle w:val="Tablebodynospace"/>
            </w:pPr>
            <w:r>
              <w:t>I</w:t>
            </w:r>
            <w:r w:rsidRPr="00ED3698">
              <w:t xml:space="preserve">ncomplete </w:t>
            </w:r>
            <w:r w:rsidR="00DB1505" w:rsidRPr="00ED3698">
              <w:t>factorization level</w:t>
            </w:r>
          </w:p>
        </w:tc>
        <w:tc>
          <w:tcPr>
            <w:tcW w:w="1417" w:type="dxa"/>
            <w:vAlign w:val="center"/>
          </w:tcPr>
          <w:p w14:paraId="0E7FA5CA" w14:textId="77777777" w:rsidR="00DB1505" w:rsidRPr="005F3DCD" w:rsidRDefault="00DB1505" w:rsidP="000D018B">
            <w:pPr>
              <w:pStyle w:val="Tablebodynospace"/>
            </w:pPr>
            <w:r w:rsidRPr="005F3DCD">
              <w:t>0</w:t>
            </w:r>
          </w:p>
        </w:tc>
        <w:tc>
          <w:tcPr>
            <w:tcW w:w="1276" w:type="dxa"/>
            <w:vAlign w:val="center"/>
          </w:tcPr>
          <w:p w14:paraId="5207FF4A" w14:textId="77777777" w:rsidR="00DB1505" w:rsidRPr="00ED3698" w:rsidRDefault="00DB1505" w:rsidP="000D018B">
            <w:pPr>
              <w:pStyle w:val="Tablebodynospace"/>
            </w:pPr>
            <w:r w:rsidRPr="00ED3698">
              <w:t>-</w:t>
            </w:r>
          </w:p>
        </w:tc>
        <w:tc>
          <w:tcPr>
            <w:tcW w:w="1642" w:type="dxa"/>
            <w:vAlign w:val="center"/>
          </w:tcPr>
          <w:p w14:paraId="17D9899C" w14:textId="77777777" w:rsidR="00DB1505" w:rsidRPr="005F3DCD" w:rsidRDefault="00DB1505" w:rsidP="000D018B">
            <w:pPr>
              <w:pStyle w:val="Tablebodynospace"/>
            </w:pPr>
            <w:r w:rsidRPr="005F3DCD">
              <w:t>0-2</w:t>
            </w:r>
          </w:p>
        </w:tc>
      </w:tr>
      <w:tr w:rsidR="00DB1505" w:rsidRPr="00ED3698" w14:paraId="5B9B321C" w14:textId="77777777" w:rsidTr="007239FB">
        <w:trPr>
          <w:cantSplit/>
        </w:trPr>
        <w:tc>
          <w:tcPr>
            <w:tcW w:w="1985" w:type="dxa"/>
            <w:vMerge/>
            <w:vAlign w:val="center"/>
          </w:tcPr>
          <w:p w14:paraId="5E9E46E3" w14:textId="77777777" w:rsidR="00DB1505" w:rsidRPr="005F3DCD" w:rsidRDefault="00DB1505" w:rsidP="000D018B">
            <w:pPr>
              <w:pStyle w:val="Tablebodynospace"/>
            </w:pPr>
          </w:p>
        </w:tc>
        <w:tc>
          <w:tcPr>
            <w:tcW w:w="2410" w:type="dxa"/>
            <w:vAlign w:val="center"/>
          </w:tcPr>
          <w:p w14:paraId="79125AD6" w14:textId="059A0DF4" w:rsidR="00DB1505" w:rsidRPr="00ED3698" w:rsidRDefault="006C135A" w:rsidP="000D018B">
            <w:pPr>
              <w:pStyle w:val="Tablebodynospace"/>
            </w:pPr>
            <w:r>
              <w:t>M</w:t>
            </w:r>
            <w:r w:rsidRPr="00ED3698">
              <w:t xml:space="preserve">aximum </w:t>
            </w:r>
            <w:r w:rsidR="00DB1505" w:rsidRPr="00ED3698">
              <w:t>number of solver iterations</w:t>
            </w:r>
          </w:p>
        </w:tc>
        <w:tc>
          <w:tcPr>
            <w:tcW w:w="1417" w:type="dxa"/>
            <w:vAlign w:val="center"/>
          </w:tcPr>
          <w:p w14:paraId="5033C4EB" w14:textId="77777777" w:rsidR="00DB1505" w:rsidRPr="005F3DCD" w:rsidRDefault="00DB1505" w:rsidP="000D018B">
            <w:pPr>
              <w:pStyle w:val="Tablebodynospace"/>
            </w:pPr>
            <w:r w:rsidRPr="005F3DCD">
              <w:t>100</w:t>
            </w:r>
          </w:p>
        </w:tc>
        <w:tc>
          <w:tcPr>
            <w:tcW w:w="1276" w:type="dxa"/>
            <w:vAlign w:val="center"/>
          </w:tcPr>
          <w:p w14:paraId="6D164AE7" w14:textId="77777777" w:rsidR="00DB1505" w:rsidRPr="00ED3698" w:rsidRDefault="00DB1505" w:rsidP="000D018B">
            <w:pPr>
              <w:pStyle w:val="Tablebodynospace"/>
            </w:pPr>
            <w:r w:rsidRPr="00ED3698">
              <w:t>-</w:t>
            </w:r>
          </w:p>
        </w:tc>
        <w:tc>
          <w:tcPr>
            <w:tcW w:w="1642" w:type="dxa"/>
            <w:vAlign w:val="center"/>
          </w:tcPr>
          <w:p w14:paraId="0B447077" w14:textId="77777777" w:rsidR="00DB1505" w:rsidRPr="005F3DCD" w:rsidRDefault="00DB1505" w:rsidP="000D018B">
            <w:pPr>
              <w:pStyle w:val="Tablebodynospace"/>
            </w:pPr>
            <w:r w:rsidRPr="005F3DCD">
              <w:t>100-1000</w:t>
            </w:r>
          </w:p>
        </w:tc>
      </w:tr>
      <w:tr w:rsidR="00DB1505" w:rsidRPr="00ED3698" w14:paraId="2241E49C" w14:textId="77777777" w:rsidTr="007239FB">
        <w:trPr>
          <w:cantSplit/>
        </w:trPr>
        <w:tc>
          <w:tcPr>
            <w:tcW w:w="1985" w:type="dxa"/>
            <w:vMerge/>
            <w:vAlign w:val="center"/>
          </w:tcPr>
          <w:p w14:paraId="6BDE54CE" w14:textId="77777777" w:rsidR="00DB1505" w:rsidRPr="005F3DCD" w:rsidRDefault="00DB1505" w:rsidP="000D018B">
            <w:pPr>
              <w:pStyle w:val="Tablebodynospace"/>
            </w:pPr>
          </w:p>
        </w:tc>
        <w:tc>
          <w:tcPr>
            <w:tcW w:w="2410" w:type="dxa"/>
            <w:vAlign w:val="center"/>
          </w:tcPr>
          <w:p w14:paraId="4B684D9C" w14:textId="0215F747" w:rsidR="00DB1505" w:rsidRPr="00ED3698" w:rsidRDefault="006C135A" w:rsidP="000D018B">
            <w:pPr>
              <w:pStyle w:val="Tablebodynospace"/>
            </w:pPr>
            <w:r>
              <w:t>S</w:t>
            </w:r>
            <w:r w:rsidRPr="00ED3698">
              <w:t xml:space="preserve">olver </w:t>
            </w:r>
            <w:r w:rsidR="00DB1505" w:rsidRPr="00ED3698">
              <w:t>information level</w:t>
            </w:r>
          </w:p>
        </w:tc>
        <w:tc>
          <w:tcPr>
            <w:tcW w:w="1417" w:type="dxa"/>
            <w:vAlign w:val="center"/>
          </w:tcPr>
          <w:p w14:paraId="7B762D5D" w14:textId="77777777" w:rsidR="00DB1505" w:rsidRPr="005F3DCD" w:rsidRDefault="00DB1505" w:rsidP="000D018B">
            <w:pPr>
              <w:pStyle w:val="Tablebodynospace"/>
            </w:pPr>
            <w:r w:rsidRPr="005F3DCD">
              <w:t>1</w:t>
            </w:r>
          </w:p>
        </w:tc>
        <w:tc>
          <w:tcPr>
            <w:tcW w:w="1276" w:type="dxa"/>
            <w:vAlign w:val="center"/>
          </w:tcPr>
          <w:p w14:paraId="7FB744DD" w14:textId="77777777" w:rsidR="00DB1505" w:rsidRPr="005F3DCD" w:rsidRDefault="00DB1505" w:rsidP="000D018B">
            <w:pPr>
              <w:pStyle w:val="Tablebodynospace"/>
            </w:pPr>
            <w:r w:rsidRPr="005F3DCD">
              <w:t>0,1,2</w:t>
            </w:r>
          </w:p>
        </w:tc>
        <w:tc>
          <w:tcPr>
            <w:tcW w:w="1642" w:type="dxa"/>
            <w:vAlign w:val="center"/>
          </w:tcPr>
          <w:p w14:paraId="34D9CAB2" w14:textId="77777777" w:rsidR="00DB1505" w:rsidRPr="005F3DCD" w:rsidRDefault="00DB1505" w:rsidP="000D018B">
            <w:pPr>
              <w:pStyle w:val="Tablebodynospace"/>
            </w:pPr>
            <w:r w:rsidRPr="005F3DCD">
              <w:t>-</w:t>
            </w:r>
          </w:p>
        </w:tc>
      </w:tr>
      <w:tr w:rsidR="00DB1505" w:rsidRPr="00ED3698" w14:paraId="27F99BD1" w14:textId="77777777" w:rsidTr="007239FB">
        <w:trPr>
          <w:cantSplit/>
        </w:trPr>
        <w:tc>
          <w:tcPr>
            <w:tcW w:w="1985" w:type="dxa"/>
            <w:vMerge/>
            <w:vAlign w:val="center"/>
          </w:tcPr>
          <w:p w14:paraId="54EBF542" w14:textId="77777777" w:rsidR="00DB1505" w:rsidRPr="005F3DCD" w:rsidRDefault="00DB1505" w:rsidP="000D018B">
            <w:pPr>
              <w:pStyle w:val="Tablebodynospace"/>
            </w:pPr>
          </w:p>
        </w:tc>
        <w:tc>
          <w:tcPr>
            <w:tcW w:w="2410" w:type="dxa"/>
            <w:vAlign w:val="center"/>
          </w:tcPr>
          <w:p w14:paraId="7B2CD4D7" w14:textId="1FBC1AA7" w:rsidR="00DB1505" w:rsidRPr="00ED3698" w:rsidRDefault="006C135A" w:rsidP="000D018B">
            <w:pPr>
              <w:pStyle w:val="Tablebodynospace"/>
            </w:pPr>
            <w:r>
              <w:t>S</w:t>
            </w:r>
            <w:r w:rsidRPr="00ED3698">
              <w:t xml:space="preserve">olver </w:t>
            </w:r>
            <w:r w:rsidR="00DB1505" w:rsidRPr="00ED3698">
              <w:t>residual tolerance [m]</w:t>
            </w:r>
          </w:p>
        </w:tc>
        <w:tc>
          <w:tcPr>
            <w:tcW w:w="1417" w:type="dxa"/>
            <w:vAlign w:val="center"/>
          </w:tcPr>
          <w:p w14:paraId="01EE4394" w14:textId="77777777" w:rsidR="00DB1505" w:rsidRPr="005F3DCD" w:rsidRDefault="00DB1505" w:rsidP="000D018B">
            <w:pPr>
              <w:pStyle w:val="Tablebodynospace"/>
            </w:pPr>
            <w:r w:rsidRPr="005F3DCD">
              <w:t>10</w:t>
            </w:r>
            <w:r w:rsidRPr="005F3DCD">
              <w:rPr>
                <w:vertAlign w:val="superscript"/>
              </w:rPr>
              <w:t>-7</w:t>
            </w:r>
          </w:p>
        </w:tc>
        <w:tc>
          <w:tcPr>
            <w:tcW w:w="1276" w:type="dxa"/>
            <w:vAlign w:val="center"/>
          </w:tcPr>
          <w:p w14:paraId="2CA347D4" w14:textId="77777777" w:rsidR="00DB1505" w:rsidRPr="00ED3698" w:rsidRDefault="00DB1505" w:rsidP="000D018B">
            <w:pPr>
              <w:pStyle w:val="Tablebodynospace"/>
            </w:pPr>
            <w:r w:rsidRPr="00ED3698">
              <w:t>-</w:t>
            </w:r>
          </w:p>
        </w:tc>
        <w:tc>
          <w:tcPr>
            <w:tcW w:w="1642" w:type="dxa"/>
            <w:vAlign w:val="center"/>
          </w:tcPr>
          <w:p w14:paraId="0F07594D" w14:textId="77777777" w:rsidR="00DB1505" w:rsidRPr="005F3DCD" w:rsidRDefault="00DB1505" w:rsidP="000D018B">
            <w:pPr>
              <w:pStyle w:val="Tablebodynospace"/>
            </w:pPr>
            <w:r w:rsidRPr="005F3DCD">
              <w:t>10</w:t>
            </w:r>
            <w:r w:rsidRPr="005F3DCD">
              <w:rPr>
                <w:vertAlign w:val="superscript"/>
              </w:rPr>
              <w:t>-8</w:t>
            </w:r>
            <w:r w:rsidRPr="005F3DCD">
              <w:t>-10</w:t>
            </w:r>
            <w:r w:rsidRPr="005F3DCD">
              <w:rPr>
                <w:vertAlign w:val="superscript"/>
              </w:rPr>
              <w:t>-5</w:t>
            </w:r>
          </w:p>
        </w:tc>
      </w:tr>
      <w:tr w:rsidR="00DB1505" w:rsidRPr="00ED3698" w14:paraId="2D1098C9" w14:textId="77777777" w:rsidTr="007239FB">
        <w:trPr>
          <w:cantSplit/>
        </w:trPr>
        <w:tc>
          <w:tcPr>
            <w:tcW w:w="1985" w:type="dxa"/>
            <w:vMerge/>
            <w:vAlign w:val="center"/>
          </w:tcPr>
          <w:p w14:paraId="2DDB6749" w14:textId="77777777" w:rsidR="00DB1505" w:rsidRPr="005F3DCD" w:rsidRDefault="00DB1505" w:rsidP="000D018B">
            <w:pPr>
              <w:pStyle w:val="Tablebodynospace"/>
            </w:pPr>
          </w:p>
        </w:tc>
        <w:tc>
          <w:tcPr>
            <w:tcW w:w="2410" w:type="dxa"/>
            <w:vAlign w:val="center"/>
          </w:tcPr>
          <w:p w14:paraId="55162480" w14:textId="0E574847" w:rsidR="00DB1505" w:rsidRPr="00ED3698" w:rsidRDefault="006C135A" w:rsidP="000D018B">
            <w:pPr>
              <w:pStyle w:val="Tablebodynospace"/>
            </w:pPr>
            <w:r>
              <w:t>S</w:t>
            </w:r>
            <w:r w:rsidRPr="00ED3698">
              <w:t xml:space="preserve">olver </w:t>
            </w:r>
            <w:r w:rsidR="00DB1505" w:rsidRPr="00ED3698">
              <w:t>update tolerance [m]</w:t>
            </w:r>
          </w:p>
        </w:tc>
        <w:tc>
          <w:tcPr>
            <w:tcW w:w="1417" w:type="dxa"/>
            <w:vAlign w:val="center"/>
          </w:tcPr>
          <w:p w14:paraId="4D831931" w14:textId="77777777" w:rsidR="00DB1505" w:rsidRPr="005F3DCD" w:rsidRDefault="00DB1505" w:rsidP="000D018B">
            <w:pPr>
              <w:pStyle w:val="Tablebodynospace"/>
            </w:pPr>
            <w:r w:rsidRPr="005F3DCD">
              <w:t>10</w:t>
            </w:r>
            <w:r w:rsidRPr="005F3DCD">
              <w:rPr>
                <w:vertAlign w:val="superscript"/>
              </w:rPr>
              <w:t>-7</w:t>
            </w:r>
          </w:p>
        </w:tc>
        <w:tc>
          <w:tcPr>
            <w:tcW w:w="1276" w:type="dxa"/>
            <w:vAlign w:val="center"/>
          </w:tcPr>
          <w:p w14:paraId="396A4CB6" w14:textId="77777777" w:rsidR="00DB1505" w:rsidRPr="00ED3698" w:rsidRDefault="00DB1505" w:rsidP="000D018B">
            <w:pPr>
              <w:pStyle w:val="Tablebodynospace"/>
            </w:pPr>
            <w:r w:rsidRPr="00ED3698">
              <w:t>-</w:t>
            </w:r>
          </w:p>
        </w:tc>
        <w:tc>
          <w:tcPr>
            <w:tcW w:w="1642" w:type="dxa"/>
            <w:vAlign w:val="center"/>
          </w:tcPr>
          <w:p w14:paraId="3E0DA8C6" w14:textId="77777777" w:rsidR="00DB1505" w:rsidRPr="005F3DCD" w:rsidRDefault="00DB1505" w:rsidP="000D018B">
            <w:pPr>
              <w:pStyle w:val="Tablebodynospace"/>
            </w:pPr>
            <w:r w:rsidRPr="005F3DCD">
              <w:t>10</w:t>
            </w:r>
            <w:r w:rsidRPr="005F3DCD">
              <w:rPr>
                <w:vertAlign w:val="superscript"/>
              </w:rPr>
              <w:t>-8</w:t>
            </w:r>
            <w:r w:rsidRPr="005F3DCD">
              <w:t>-10</w:t>
            </w:r>
            <w:r w:rsidRPr="005F3DCD">
              <w:rPr>
                <w:vertAlign w:val="superscript"/>
              </w:rPr>
              <w:t>-5</w:t>
            </w:r>
          </w:p>
        </w:tc>
      </w:tr>
      <w:tr w:rsidR="00DB1505" w:rsidRPr="00ED3698" w14:paraId="55E44743" w14:textId="77777777" w:rsidTr="007239FB">
        <w:trPr>
          <w:cantSplit/>
        </w:trPr>
        <w:tc>
          <w:tcPr>
            <w:tcW w:w="1985" w:type="dxa"/>
            <w:vAlign w:val="center"/>
          </w:tcPr>
          <w:p w14:paraId="70C21D3A" w14:textId="77777777" w:rsidR="00DB1505" w:rsidRPr="005F3DCD" w:rsidRDefault="00DB1505" w:rsidP="000D018B">
            <w:pPr>
              <w:pStyle w:val="Tablebodynospace"/>
            </w:pPr>
            <w:r w:rsidRPr="005F3DCD">
              <w:t>‘natural ordering’</w:t>
            </w:r>
          </w:p>
        </w:tc>
        <w:tc>
          <w:tcPr>
            <w:tcW w:w="2410" w:type="dxa"/>
            <w:vAlign w:val="center"/>
          </w:tcPr>
          <w:p w14:paraId="61E81B7A" w14:textId="77777777" w:rsidR="00DB1505" w:rsidRPr="00ED3698" w:rsidRDefault="00DB1505" w:rsidP="000D018B">
            <w:pPr>
              <w:pStyle w:val="Tablebodynospace"/>
            </w:pPr>
            <w:r w:rsidRPr="00ED3698">
              <w:t>-</w:t>
            </w:r>
          </w:p>
        </w:tc>
        <w:tc>
          <w:tcPr>
            <w:tcW w:w="1417" w:type="dxa"/>
            <w:vAlign w:val="center"/>
          </w:tcPr>
          <w:p w14:paraId="2072F642" w14:textId="77777777" w:rsidR="00DB1505" w:rsidRPr="005F3DCD" w:rsidRDefault="00DB1505" w:rsidP="000D018B">
            <w:pPr>
              <w:pStyle w:val="Tablebodynospace"/>
            </w:pPr>
            <w:r w:rsidRPr="005F3DCD">
              <w:t>-</w:t>
            </w:r>
          </w:p>
        </w:tc>
        <w:tc>
          <w:tcPr>
            <w:tcW w:w="1276" w:type="dxa"/>
            <w:vAlign w:val="center"/>
          </w:tcPr>
          <w:p w14:paraId="755DFAC5" w14:textId="77777777" w:rsidR="00DB1505" w:rsidRPr="00ED3698" w:rsidRDefault="00DB1505" w:rsidP="000D018B">
            <w:pPr>
              <w:pStyle w:val="Tablebodynospace"/>
            </w:pPr>
            <w:r w:rsidRPr="00ED3698">
              <w:t>-</w:t>
            </w:r>
          </w:p>
        </w:tc>
        <w:tc>
          <w:tcPr>
            <w:tcW w:w="1642" w:type="dxa"/>
            <w:vAlign w:val="center"/>
          </w:tcPr>
          <w:p w14:paraId="316A4BA2" w14:textId="77777777" w:rsidR="00DB1505" w:rsidRPr="005F3DCD" w:rsidRDefault="00DB1505" w:rsidP="000D018B">
            <w:pPr>
              <w:pStyle w:val="Tablebodynospace"/>
            </w:pPr>
            <w:r w:rsidRPr="005F3DCD">
              <w:t>-</w:t>
            </w:r>
          </w:p>
        </w:tc>
      </w:tr>
    </w:tbl>
    <w:p w14:paraId="318EC522" w14:textId="77777777" w:rsidR="00DB1505" w:rsidRPr="000D018B" w:rsidRDefault="00DB1505" w:rsidP="00DB1505">
      <w:pPr>
        <w:rPr>
          <w:sz w:val="20"/>
        </w:rPr>
      </w:pPr>
      <w:r w:rsidRPr="000D018B">
        <w:rPr>
          <w:sz w:val="20"/>
          <w:vertAlign w:val="superscript"/>
        </w:rPr>
        <w:t xml:space="preserve"># - </w:t>
      </w:r>
      <w:r w:rsidRPr="000D018B">
        <w:rPr>
          <w:sz w:val="20"/>
        </w:rPr>
        <w:t>only applicable under variably-saturated conditions</w:t>
      </w:r>
    </w:p>
    <w:p w14:paraId="4D2D837D" w14:textId="77777777" w:rsidR="00DC4CF0" w:rsidRPr="00ED3698" w:rsidRDefault="00DC4CF0" w:rsidP="00DB1505"/>
    <w:p w14:paraId="661A3FF4" w14:textId="457C7394" w:rsidR="00DB1505" w:rsidRPr="00ED3698" w:rsidRDefault="00DB1505" w:rsidP="00DB1505">
      <w:pPr>
        <w:pStyle w:val="Heading3"/>
      </w:pPr>
      <w:bookmarkStart w:id="209" w:name="_Toc13055964"/>
      <w:r w:rsidRPr="00ED3698">
        <w:t xml:space="preserve">Example </w:t>
      </w:r>
      <w:r w:rsidR="005C0C03">
        <w:t>Data input file</w:t>
      </w:r>
      <w:bookmarkEnd w:id="209"/>
    </w:p>
    <w:p w14:paraId="181462E9" w14:textId="77777777" w:rsidR="00DB1505" w:rsidRPr="00ED3698" w:rsidRDefault="00DB1505" w:rsidP="00DB1505">
      <w:r>
        <w:t>An example is:</w:t>
      </w:r>
    </w:p>
    <w:p w14:paraId="6123545E" w14:textId="77777777" w:rsidR="00DB1505" w:rsidRPr="00ED3698" w:rsidRDefault="00DB1505" w:rsidP="00DB1505">
      <w:pPr>
        <w:pStyle w:val="StyleCode"/>
      </w:pPr>
      <w:r w:rsidRPr="00ED3698">
        <w:t>! ---------------------------------------------------------------------------</w:t>
      </w:r>
    </w:p>
    <w:p w14:paraId="23687E2E" w14:textId="77777777" w:rsidR="00DB1505" w:rsidRPr="00ED3698" w:rsidRDefault="00DB1505" w:rsidP="00DB1505">
      <w:pPr>
        <w:pStyle w:val="StyleCode"/>
      </w:pPr>
      <w:r w:rsidRPr="00ED3698">
        <w:t xml:space="preserve">'control parameters - </w:t>
      </w:r>
      <w:r>
        <w:t xml:space="preserve">variably-saturated </w:t>
      </w:r>
      <w:r w:rsidRPr="00ED3698">
        <w:t>flow'</w:t>
      </w:r>
    </w:p>
    <w:p w14:paraId="7ABD70FE" w14:textId="77777777" w:rsidR="00DB1505" w:rsidRPr="00ED3698" w:rsidRDefault="00DB1505" w:rsidP="00DB1505">
      <w:pPr>
        <w:pStyle w:val="StyleCode"/>
      </w:pPr>
    </w:p>
    <w:p w14:paraId="50A4A8A6" w14:textId="77777777" w:rsidR="00DB1505" w:rsidRPr="00ED3698" w:rsidRDefault="00DB1505" w:rsidP="00DB1505">
      <w:pPr>
        <w:pStyle w:val="StyleCode"/>
      </w:pPr>
      <w:r w:rsidRPr="00ED3698">
        <w:t>'mass balance'</w:t>
      </w:r>
      <w:r w:rsidRPr="00ED3698">
        <w:tab/>
      </w:r>
      <w:r w:rsidRPr="00ED3698">
        <w:tab/>
      </w:r>
      <w:r w:rsidRPr="00ED3698">
        <w:tab/>
      </w:r>
      <w:r w:rsidRPr="00ED3698">
        <w:tab/>
        <w:t>;compute mass balance</w:t>
      </w:r>
    </w:p>
    <w:p w14:paraId="57E6C331" w14:textId="77777777" w:rsidR="00DB1505" w:rsidRPr="00ED3698" w:rsidRDefault="00DB1505" w:rsidP="00DB1505">
      <w:pPr>
        <w:pStyle w:val="StyleCode"/>
      </w:pPr>
    </w:p>
    <w:p w14:paraId="4ADB154D" w14:textId="77777777" w:rsidR="00DB1505" w:rsidRPr="00ED3698" w:rsidRDefault="00DB1505" w:rsidP="00DB1505">
      <w:pPr>
        <w:pStyle w:val="StyleCode"/>
      </w:pPr>
      <w:r w:rsidRPr="00ED3698">
        <w:t xml:space="preserve">'input units for </w:t>
      </w:r>
      <w:r w:rsidRPr="00FC2059">
        <w:rPr>
          <w:noProof/>
        </w:rPr>
        <w:t>boundary</w:t>
      </w:r>
      <w:r w:rsidRPr="00ED3698">
        <w:t xml:space="preserve"> and initial conditions'</w:t>
      </w:r>
    </w:p>
    <w:p w14:paraId="51CD1765" w14:textId="77777777" w:rsidR="00DB1505" w:rsidRPr="00ED3698" w:rsidRDefault="00DB1505" w:rsidP="00DB1505">
      <w:pPr>
        <w:pStyle w:val="StyleCode"/>
      </w:pPr>
      <w:r w:rsidRPr="00ED3698">
        <w:t>'hydraulic head'</w:t>
      </w:r>
      <w:r w:rsidRPr="00ED3698">
        <w:tab/>
      </w:r>
      <w:r w:rsidRPr="00ED3698">
        <w:tab/>
      </w:r>
      <w:r w:rsidRPr="00ED3698">
        <w:tab/>
        <w:t>;input unit</w:t>
      </w:r>
    </w:p>
    <w:p w14:paraId="44075129" w14:textId="77777777" w:rsidR="00DB1505" w:rsidRPr="00ED3698" w:rsidRDefault="00DB1505" w:rsidP="00DB1505">
      <w:pPr>
        <w:pStyle w:val="StyleCode"/>
      </w:pPr>
    </w:p>
    <w:p w14:paraId="67C17912" w14:textId="77777777" w:rsidR="00DB1505" w:rsidRPr="00ED3698" w:rsidRDefault="00DB1505" w:rsidP="00DB1505">
      <w:pPr>
        <w:pStyle w:val="StyleCode"/>
      </w:pPr>
      <w:r w:rsidRPr="00ED3698">
        <w:t>'centered weighting'</w:t>
      </w:r>
      <w:r w:rsidRPr="00ED3698">
        <w:tab/>
      </w:r>
      <w:r w:rsidRPr="00ED3698">
        <w:tab/>
      </w:r>
      <w:r w:rsidRPr="00ED3698">
        <w:tab/>
        <w:t>;use centered weighting</w:t>
      </w:r>
    </w:p>
    <w:p w14:paraId="044E85F4" w14:textId="77777777" w:rsidR="00DB1505" w:rsidRPr="00ED3698" w:rsidRDefault="00DB1505" w:rsidP="00DB1505">
      <w:pPr>
        <w:pStyle w:val="StyleCode"/>
      </w:pPr>
    </w:p>
    <w:p w14:paraId="53759005" w14:textId="77777777" w:rsidR="00DB1505" w:rsidRPr="00ED3698" w:rsidRDefault="00DB1505" w:rsidP="00DB1505">
      <w:pPr>
        <w:pStyle w:val="StyleCode"/>
      </w:pPr>
      <w:r w:rsidRPr="00ED3698">
        <w:t>'compute underrelaxation factor'</w:t>
      </w:r>
    </w:p>
    <w:p w14:paraId="6022FA5D" w14:textId="77777777" w:rsidR="00DB1505" w:rsidRDefault="00DB1505" w:rsidP="00DB1505">
      <w:pPr>
        <w:pStyle w:val="StyleCode"/>
      </w:pPr>
      <w:r w:rsidRPr="00ED3698">
        <w:t>100.0</w:t>
      </w:r>
      <w:r w:rsidRPr="00ED3698">
        <w:tab/>
      </w:r>
      <w:r w:rsidRPr="00ED3698">
        <w:tab/>
      </w:r>
      <w:r w:rsidRPr="00ED3698">
        <w:tab/>
      </w:r>
      <w:r w:rsidRPr="00ED3698">
        <w:tab/>
      </w:r>
      <w:r w:rsidRPr="00ED3698">
        <w:tab/>
        <w:t>;max. allowed update</w:t>
      </w:r>
    </w:p>
    <w:p w14:paraId="47D91FBF" w14:textId="77777777" w:rsidR="006574E6" w:rsidRDefault="006574E6" w:rsidP="00DB1505">
      <w:pPr>
        <w:pStyle w:val="StyleCode"/>
      </w:pPr>
    </w:p>
    <w:p w14:paraId="6FA3BC26" w14:textId="5451ADAB" w:rsidR="006574E6" w:rsidRPr="00ED3698" w:rsidRDefault="00522CE1" w:rsidP="00DB1505">
      <w:pPr>
        <w:pStyle w:val="StyleCode"/>
      </w:pPr>
      <w:r w:rsidRPr="00ED3698">
        <w:lastRenderedPageBreak/>
        <w:t>'</w:t>
      </w:r>
      <w:r w:rsidR="006574E6">
        <w:t xml:space="preserve">enable </w:t>
      </w:r>
      <w:r>
        <w:t>divergence check</w:t>
      </w:r>
      <w:r w:rsidRPr="00ED3698">
        <w:t>'</w:t>
      </w:r>
      <w:r>
        <w:t xml:space="preserve"> </w:t>
      </w:r>
    </w:p>
    <w:p w14:paraId="38EBA6DD" w14:textId="77777777" w:rsidR="00DB1505" w:rsidRPr="00ED3698" w:rsidRDefault="00DB1505" w:rsidP="00DB1505">
      <w:pPr>
        <w:pStyle w:val="StyleCode"/>
      </w:pPr>
    </w:p>
    <w:p w14:paraId="436D4766" w14:textId="77777777" w:rsidR="00DB1505" w:rsidRPr="00ED3698" w:rsidRDefault="00DB1505" w:rsidP="00DB1505">
      <w:pPr>
        <w:pStyle w:val="StyleCode"/>
      </w:pPr>
      <w:r w:rsidRPr="00ED3698">
        <w:t>'newton iteration settings'</w:t>
      </w:r>
    </w:p>
    <w:p w14:paraId="5258E919" w14:textId="77777777" w:rsidR="00DB1505" w:rsidRPr="00ED3698" w:rsidRDefault="00DB1505" w:rsidP="00DB1505">
      <w:pPr>
        <w:pStyle w:val="StyleCode"/>
      </w:pPr>
      <w:r w:rsidRPr="00ED3698">
        <w:t>1.0d-6</w:t>
      </w:r>
      <w:r w:rsidRPr="00ED3698">
        <w:tab/>
      </w:r>
      <w:r w:rsidRPr="00ED3698">
        <w:tab/>
      </w:r>
      <w:r w:rsidRPr="00ED3698">
        <w:tab/>
      </w:r>
      <w:r w:rsidRPr="00ED3698">
        <w:tab/>
      </w:r>
      <w:r w:rsidRPr="00ED3698">
        <w:tab/>
        <w:t>;increment for numerical differentiation</w:t>
      </w:r>
    </w:p>
    <w:p w14:paraId="37F34424" w14:textId="77777777" w:rsidR="00DB1505" w:rsidRPr="00ED3698" w:rsidRDefault="00DB1505" w:rsidP="00DB1505">
      <w:pPr>
        <w:pStyle w:val="StyleCode"/>
      </w:pPr>
      <w:r w:rsidRPr="00ED3698">
        <w:t>80</w:t>
      </w:r>
      <w:r w:rsidRPr="00ED3698">
        <w:tab/>
      </w:r>
      <w:r w:rsidRPr="00ED3698">
        <w:tab/>
      </w:r>
      <w:r w:rsidRPr="00ED3698">
        <w:tab/>
      </w:r>
      <w:r w:rsidRPr="00ED3698">
        <w:tab/>
      </w:r>
      <w:r w:rsidRPr="00ED3698">
        <w:tab/>
        <w:t>;max. number of newton iterations</w:t>
      </w:r>
    </w:p>
    <w:p w14:paraId="0A89EDAD" w14:textId="77777777" w:rsidR="00DB1505" w:rsidRPr="00ED3698" w:rsidRDefault="00DB1505" w:rsidP="00DB1505">
      <w:pPr>
        <w:pStyle w:val="StyleCode"/>
      </w:pPr>
      <w:r w:rsidRPr="00ED3698">
        <w:t>1.0d-4</w:t>
      </w:r>
      <w:r w:rsidRPr="00ED3698">
        <w:tab/>
      </w:r>
      <w:r w:rsidRPr="00ED3698">
        <w:tab/>
      </w:r>
      <w:r w:rsidRPr="00ED3698">
        <w:tab/>
      </w:r>
      <w:r w:rsidRPr="00ED3698">
        <w:tab/>
      </w:r>
      <w:r w:rsidRPr="00ED3698">
        <w:tab/>
        <w:t>;convergence tolerance</w:t>
      </w:r>
    </w:p>
    <w:p w14:paraId="686FBC18" w14:textId="77777777" w:rsidR="00DB1505" w:rsidRPr="00ED3698" w:rsidRDefault="00DB1505" w:rsidP="00DB1505">
      <w:pPr>
        <w:pStyle w:val="StyleCode"/>
      </w:pPr>
      <w:r w:rsidRPr="00ED3698">
        <w:t>0.3</w:t>
      </w:r>
      <w:r w:rsidRPr="00ED3698">
        <w:tab/>
      </w:r>
      <w:r w:rsidRPr="00ED3698">
        <w:tab/>
      </w:r>
      <w:r w:rsidRPr="00ED3698">
        <w:tab/>
      </w:r>
      <w:r w:rsidRPr="00ED3698">
        <w:tab/>
      </w:r>
      <w:r w:rsidRPr="00ED3698">
        <w:tab/>
        <w:t>;sw_star</w:t>
      </w:r>
    </w:p>
    <w:p w14:paraId="218FD20B" w14:textId="77777777" w:rsidR="00DB1505" w:rsidRPr="00ED3698" w:rsidRDefault="00DB1505" w:rsidP="00DB1505">
      <w:pPr>
        <w:pStyle w:val="StyleCode"/>
      </w:pPr>
    </w:p>
    <w:p w14:paraId="2579A400" w14:textId="77777777" w:rsidR="00DB1505" w:rsidRPr="00ED3698" w:rsidRDefault="00DB1505" w:rsidP="00DB1505">
      <w:pPr>
        <w:pStyle w:val="StyleCode"/>
      </w:pPr>
      <w:r w:rsidRPr="00ED3698">
        <w:t>'solver settings'</w:t>
      </w:r>
    </w:p>
    <w:p w14:paraId="469549B9" w14:textId="77777777" w:rsidR="00DB1505" w:rsidRPr="00ED3698" w:rsidRDefault="00DB1505" w:rsidP="00DB1505">
      <w:pPr>
        <w:pStyle w:val="StyleCode"/>
      </w:pPr>
      <w:r w:rsidRPr="00ED3698">
        <w:t>0</w:t>
      </w:r>
      <w:r w:rsidRPr="00ED3698">
        <w:tab/>
      </w:r>
      <w:r w:rsidRPr="00ED3698">
        <w:tab/>
      </w:r>
      <w:r w:rsidRPr="00ED3698">
        <w:tab/>
      </w:r>
      <w:r w:rsidRPr="00ED3698">
        <w:tab/>
      </w:r>
      <w:r w:rsidRPr="00ED3698">
        <w:tab/>
        <w:t>;incomplete factorization level</w:t>
      </w:r>
    </w:p>
    <w:p w14:paraId="683A211C" w14:textId="77777777" w:rsidR="00DB1505" w:rsidRPr="00ED3698" w:rsidRDefault="00DB1505" w:rsidP="00DB1505">
      <w:pPr>
        <w:pStyle w:val="StyleCode"/>
      </w:pPr>
      <w:r w:rsidRPr="00ED3698">
        <w:t>100</w:t>
      </w:r>
      <w:r w:rsidRPr="00ED3698">
        <w:tab/>
      </w:r>
      <w:r w:rsidRPr="00ED3698">
        <w:tab/>
      </w:r>
      <w:r w:rsidRPr="00ED3698">
        <w:tab/>
      </w:r>
      <w:r w:rsidRPr="00ED3698">
        <w:tab/>
      </w:r>
      <w:r w:rsidRPr="00ED3698">
        <w:tab/>
        <w:t>;max. number of solver iterations</w:t>
      </w:r>
    </w:p>
    <w:p w14:paraId="19152663" w14:textId="77777777" w:rsidR="00DB1505" w:rsidRPr="00ED3698" w:rsidRDefault="00DB1505" w:rsidP="00DB1505">
      <w:pPr>
        <w:pStyle w:val="StyleCode"/>
      </w:pPr>
      <w:r w:rsidRPr="00ED3698">
        <w:t>0</w:t>
      </w:r>
      <w:r w:rsidRPr="00ED3698">
        <w:tab/>
      </w:r>
      <w:r w:rsidRPr="00ED3698">
        <w:tab/>
      </w:r>
      <w:r w:rsidRPr="00ED3698">
        <w:tab/>
      </w:r>
      <w:r w:rsidRPr="00ED3698">
        <w:tab/>
      </w:r>
      <w:r w:rsidRPr="00ED3698">
        <w:tab/>
        <w:t>;solver information level</w:t>
      </w:r>
    </w:p>
    <w:p w14:paraId="5B6E5711" w14:textId="77777777" w:rsidR="00DB1505" w:rsidRPr="00ED3698" w:rsidRDefault="00DB1505" w:rsidP="00DB1505">
      <w:pPr>
        <w:pStyle w:val="StyleCode"/>
      </w:pPr>
      <w:r w:rsidRPr="00ED3698">
        <w:t>1.0d-7</w:t>
      </w:r>
      <w:r w:rsidRPr="00ED3698">
        <w:tab/>
      </w:r>
      <w:r w:rsidRPr="00ED3698">
        <w:tab/>
      </w:r>
      <w:r w:rsidRPr="00ED3698">
        <w:tab/>
      </w:r>
      <w:r w:rsidRPr="00ED3698">
        <w:tab/>
      </w:r>
      <w:r w:rsidRPr="00ED3698">
        <w:tab/>
        <w:t>;solver residual tolerance</w:t>
      </w:r>
    </w:p>
    <w:p w14:paraId="330EFC5F" w14:textId="77777777" w:rsidR="00DB1505" w:rsidRPr="00ED3698" w:rsidRDefault="00DB1505" w:rsidP="00DB1505">
      <w:pPr>
        <w:pStyle w:val="StyleCode"/>
      </w:pPr>
      <w:r w:rsidRPr="00ED3698">
        <w:t>1.0d-7</w:t>
      </w:r>
      <w:r w:rsidRPr="00ED3698">
        <w:tab/>
      </w:r>
      <w:r w:rsidRPr="00ED3698">
        <w:tab/>
      </w:r>
      <w:r w:rsidRPr="00ED3698">
        <w:tab/>
      </w:r>
      <w:r w:rsidRPr="00ED3698">
        <w:tab/>
      </w:r>
      <w:r w:rsidRPr="00ED3698">
        <w:tab/>
        <w:t>;solver update tolerance</w:t>
      </w:r>
    </w:p>
    <w:p w14:paraId="60F49024" w14:textId="77777777" w:rsidR="00DB1505" w:rsidRPr="00ED3698" w:rsidRDefault="00DB1505" w:rsidP="00DB1505">
      <w:pPr>
        <w:pStyle w:val="StyleCode"/>
      </w:pPr>
    </w:p>
    <w:p w14:paraId="214AA7CC" w14:textId="77777777" w:rsidR="00DB1505" w:rsidRPr="00ED3698" w:rsidRDefault="00DB1505" w:rsidP="00DB1505">
      <w:pPr>
        <w:pStyle w:val="StyleCode"/>
      </w:pPr>
      <w:r w:rsidRPr="00ED3698">
        <w:t>‘natural ordering’</w:t>
      </w:r>
      <w:r w:rsidRPr="00ED3698">
        <w:tab/>
      </w:r>
      <w:r w:rsidRPr="00ED3698">
        <w:tab/>
      </w:r>
      <w:r w:rsidRPr="00ED3698">
        <w:tab/>
        <w:t>;use natural ordering in solver</w:t>
      </w:r>
    </w:p>
    <w:p w14:paraId="4813F41B" w14:textId="77777777" w:rsidR="00DB1505" w:rsidRPr="00ED3698" w:rsidRDefault="00DB1505" w:rsidP="00DB1505">
      <w:pPr>
        <w:pStyle w:val="StyleCode"/>
      </w:pPr>
    </w:p>
    <w:p w14:paraId="40889616" w14:textId="77777777" w:rsidR="00DB1505" w:rsidRDefault="00DB1505" w:rsidP="00DB1505">
      <w:pPr>
        <w:pStyle w:val="StyleCode"/>
      </w:pPr>
      <w:r w:rsidRPr="00ED3698">
        <w:t>'done'</w:t>
      </w:r>
    </w:p>
    <w:p w14:paraId="52F2A182" w14:textId="77777777" w:rsidR="00DB1505" w:rsidRPr="00ED3698" w:rsidRDefault="00DB1505" w:rsidP="00DB1505">
      <w:pPr>
        <w:pStyle w:val="StyleCode"/>
      </w:pPr>
    </w:p>
    <w:p w14:paraId="412AD80F" w14:textId="57834843" w:rsidR="00DB1505" w:rsidRPr="00ED3698" w:rsidRDefault="00DB1505" w:rsidP="00DB1505">
      <w:pPr>
        <w:pStyle w:val="Heading3"/>
      </w:pPr>
      <w:bookmarkStart w:id="210" w:name="_Toc13055965"/>
      <w:r w:rsidRPr="00ED3698">
        <w:t xml:space="preserve">Description of </w:t>
      </w:r>
      <w:r w:rsidR="008D3306">
        <w:t xml:space="preserve">the </w:t>
      </w:r>
      <w:r w:rsidRPr="00ED3698">
        <w:t>Example Input</w:t>
      </w:r>
      <w:bookmarkEnd w:id="210"/>
    </w:p>
    <w:p w14:paraId="23AF9D81" w14:textId="1B046857" w:rsidR="00DB1505" w:rsidRPr="00ED3698" w:rsidRDefault="00DB1505" w:rsidP="00DB1505">
      <w:r w:rsidRPr="00ED3698">
        <w:t xml:space="preserve">In the example input section, mass balance calculations are performed, </w:t>
      </w:r>
      <w:r w:rsidR="006C135A">
        <w:t xml:space="preserve">a </w:t>
      </w:r>
      <w:r w:rsidRPr="00ED3698">
        <w:t xml:space="preserve">hydraulic head is used as </w:t>
      </w:r>
      <w:r w:rsidR="006C135A">
        <w:t xml:space="preserve">the </w:t>
      </w:r>
      <w:r w:rsidRPr="00ED3698">
        <w:t>input unit for initial and boundary conditions</w:t>
      </w:r>
      <w:r w:rsidR="006C135A">
        <w:t>, and</w:t>
      </w:r>
      <w:r w:rsidR="006C135A" w:rsidRPr="00ED3698">
        <w:t xml:space="preserve"> </w:t>
      </w:r>
      <w:r w:rsidR="00FC2059" w:rsidRPr="00FC2059">
        <w:rPr>
          <w:noProof/>
        </w:rPr>
        <w:t>centred</w:t>
      </w:r>
      <w:r w:rsidR="00FC2059" w:rsidRPr="00ED3698">
        <w:t xml:space="preserve"> </w:t>
      </w:r>
      <w:r w:rsidRPr="00ED3698">
        <w:t xml:space="preserve">weighting is used for the relative </w:t>
      </w:r>
      <w:r w:rsidR="00DC4CF0" w:rsidRPr="00ED3698">
        <w:t>permeability</w:t>
      </w:r>
      <w:r w:rsidRPr="00ED3698">
        <w:t xml:space="preserve">. Automatic </w:t>
      </w:r>
      <w:r w:rsidRPr="00FC2059">
        <w:rPr>
          <w:noProof/>
        </w:rPr>
        <w:t>underrelaxation</w:t>
      </w:r>
      <w:r w:rsidRPr="00ED3698">
        <w:t xml:space="preserve"> factor computation for variably-saturated flow is enabled with a maximum tolerable update of 100</w:t>
      </w:r>
      <w:r>
        <w:t> </w:t>
      </w:r>
      <w:r w:rsidRPr="00ED3698">
        <w:t>m. The increment for numerical differentiation is set to 10</w:t>
      </w:r>
      <w:r w:rsidRPr="00ED3698">
        <w:rPr>
          <w:vertAlign w:val="superscript"/>
        </w:rPr>
        <w:t>-6</w:t>
      </w:r>
      <w:r>
        <w:t> </w:t>
      </w:r>
      <w:r w:rsidRPr="00ED3698">
        <w:t>m, the maximum number of Newton iterations is set to 80, the convergence tolerance is set to 10</w:t>
      </w:r>
      <w:r w:rsidRPr="00ED3698">
        <w:rPr>
          <w:vertAlign w:val="superscript"/>
        </w:rPr>
        <w:t>-4</w:t>
      </w:r>
      <w:r>
        <w:t> </w:t>
      </w:r>
      <w:r w:rsidRPr="00ED3698">
        <w:t>m, and the anticipated change of saturation per time step is 0.3. The incomplete factorization level is set to the default value 0</w:t>
      </w:r>
      <w:r w:rsidR="006C135A">
        <w:t>.</w:t>
      </w:r>
      <w:r w:rsidR="006C135A" w:rsidRPr="00ED3698">
        <w:t xml:space="preserve"> </w:t>
      </w:r>
      <w:r w:rsidR="006C135A">
        <w:t>T</w:t>
      </w:r>
      <w:r w:rsidR="006C135A" w:rsidRPr="00ED3698">
        <w:t xml:space="preserve">he </w:t>
      </w:r>
      <w:r w:rsidRPr="00ED3698">
        <w:t>number of solver iterations is restricted to 100. The solver information level is set to 0. Values for solver residual tolerance and solver update tolerance are set to 10</w:t>
      </w:r>
      <w:r w:rsidRPr="00ED3698">
        <w:rPr>
          <w:vertAlign w:val="superscript"/>
        </w:rPr>
        <w:t>-7</w:t>
      </w:r>
      <w:r w:rsidRPr="00ED3698">
        <w:t>. The solver uses a natural ordering scheme for the preconditioner matrix.</w:t>
      </w:r>
    </w:p>
    <w:p w14:paraId="233A207A" w14:textId="77777777" w:rsidR="00DB1505" w:rsidRDefault="00DB1505" w:rsidP="00DB1505">
      <w:pPr>
        <w:pStyle w:val="Heading2"/>
      </w:pPr>
      <w:bookmarkStart w:id="211" w:name="_Ref394060530"/>
      <w:bookmarkStart w:id="212" w:name="_Toc13055966"/>
      <w:r>
        <w:t>Control parameter – energy balance</w:t>
      </w:r>
      <w:bookmarkEnd w:id="211"/>
      <w:bookmarkEnd w:id="212"/>
    </w:p>
    <w:p w14:paraId="07FCAE28" w14:textId="332FF8D6" w:rsidR="00DB1505" w:rsidRPr="00ED3698" w:rsidRDefault="00DB1505" w:rsidP="00DB1505">
      <w:pPr>
        <w:pStyle w:val="Heading3"/>
      </w:pPr>
      <w:bookmarkStart w:id="213" w:name="_Toc13055967"/>
      <w:r w:rsidRPr="00ED3698">
        <w:t>Description of</w:t>
      </w:r>
      <w:r w:rsidR="002B7B5D">
        <w:t xml:space="preserve"> </w:t>
      </w:r>
      <w:r w:rsidR="009A27B2">
        <w:t>the</w:t>
      </w:r>
      <w:r w:rsidRPr="00ED3698">
        <w:t xml:space="preserve"> Data Block</w:t>
      </w:r>
      <w:bookmarkEnd w:id="213"/>
    </w:p>
    <w:p w14:paraId="03B1F31A" w14:textId="33D9BA94" w:rsidR="00DB1505" w:rsidRDefault="00DB1505" w:rsidP="00DB1505">
      <w:r w:rsidRPr="00ED3698">
        <w:t xml:space="preserve">In this section, numerical and control parameters affecting the </w:t>
      </w:r>
      <w:r>
        <w:t>energy balance (heat transport</w:t>
      </w:r>
      <w:r w:rsidRPr="00ED3698">
        <w:t xml:space="preserve"> calculations</w:t>
      </w:r>
      <w:r>
        <w:t>)</w:t>
      </w:r>
      <w:r w:rsidRPr="00ED3698">
        <w:t xml:space="preserve"> are defined</w:t>
      </w:r>
      <w:r>
        <w:t xml:space="preserve"> using the header</w:t>
      </w:r>
      <w:r w:rsidRPr="00306CD1">
        <w:t xml:space="preserve"> </w:t>
      </w:r>
      <w:r w:rsidR="00CD3086">
        <w:rPr>
          <w:rFonts w:ascii="Courier New" w:hAnsi="Courier New"/>
          <w:sz w:val="20"/>
        </w:rPr>
        <w:t>‘</w:t>
      </w:r>
      <w:r w:rsidRPr="00B11744">
        <w:rPr>
          <w:rFonts w:ascii="Courier New" w:hAnsi="Courier New"/>
          <w:sz w:val="20"/>
        </w:rPr>
        <w:t>control parameters - energy balance</w:t>
      </w:r>
      <w:r w:rsidR="00CD3086">
        <w:rPr>
          <w:rFonts w:ascii="Courier New" w:hAnsi="Courier New"/>
          <w:sz w:val="20"/>
        </w:rPr>
        <w:t>.’</w:t>
      </w:r>
      <w:r w:rsidRPr="00ED3698">
        <w:t xml:space="preserve"> </w:t>
      </w:r>
    </w:p>
    <w:p w14:paraId="5CC7D342" w14:textId="42D793D6" w:rsidR="00DB1505" w:rsidRDefault="00156AD3" w:rsidP="00DB1505">
      <w:pPr>
        <w:pStyle w:val="Heading3"/>
      </w:pPr>
      <w:bookmarkStart w:id="214" w:name="_Toc13055968"/>
      <w:r w:rsidRPr="00ED3698">
        <w:t>Descriptio</w:t>
      </w:r>
      <w:r>
        <w:t>ns</w:t>
      </w:r>
      <w:r w:rsidRPr="00ED3698">
        <w:t xml:space="preserve"> </w:t>
      </w:r>
      <w:r w:rsidR="00DB1505" w:rsidRPr="00ED3698">
        <w:t>of</w:t>
      </w:r>
      <w:r w:rsidR="002B7B5D">
        <w:t xml:space="preserve"> </w:t>
      </w:r>
      <w:r w:rsidR="009A27B2">
        <w:t>the</w:t>
      </w:r>
      <w:r w:rsidR="00DB1505" w:rsidRPr="00ED3698">
        <w:t xml:space="preserve"> Input Parameters</w:t>
      </w:r>
      <w:bookmarkEnd w:id="214"/>
    </w:p>
    <w:p w14:paraId="79006842" w14:textId="316299F0" w:rsidR="00DB1505" w:rsidRPr="00DA72CF" w:rsidRDefault="002B7B5D" w:rsidP="00DB1505">
      <w:pPr>
        <w:pStyle w:val="Heading4"/>
      </w:pPr>
      <w:bookmarkStart w:id="215" w:name="_Toc13055969"/>
      <w:r>
        <w:t>‘</w:t>
      </w:r>
      <w:r w:rsidR="00DB1505" w:rsidRPr="00DA72CF">
        <w:t>energy balance</w:t>
      </w:r>
      <w:r>
        <w:t>’</w:t>
      </w:r>
      <w:bookmarkEnd w:id="215"/>
    </w:p>
    <w:p w14:paraId="1FACB1A7" w14:textId="20B0981B" w:rsidR="00DB1505" w:rsidRPr="00DA72CF" w:rsidRDefault="00DB1505" w:rsidP="00DB1505">
      <w:r w:rsidRPr="00DA72CF">
        <w:t>The sub</w:t>
      </w:r>
      <w:r w:rsidR="00DC4CF0">
        <w:t>-</w:t>
      </w:r>
      <w:r w:rsidRPr="00DA72CF">
        <w:t xml:space="preserve">keyword </w:t>
      </w:r>
      <w:r w:rsidR="002B7B5D">
        <w:rPr>
          <w:rFonts w:ascii="Courier New" w:hAnsi="Courier New" w:cs="Courier New"/>
          <w:sz w:val="20"/>
        </w:rPr>
        <w:t>‘</w:t>
      </w:r>
      <w:r w:rsidRPr="00DA72CF">
        <w:rPr>
          <w:rFonts w:ascii="Courier New" w:hAnsi="Courier New" w:cs="Courier New"/>
          <w:sz w:val="20"/>
        </w:rPr>
        <w:t>energy balance</w:t>
      </w:r>
      <w:r w:rsidR="002B7B5D">
        <w:rPr>
          <w:rFonts w:ascii="Courier New" w:hAnsi="Courier New" w:cs="Courier New"/>
          <w:sz w:val="20"/>
        </w:rPr>
        <w:t>’</w:t>
      </w:r>
      <w:r w:rsidRPr="00DA72CF">
        <w:rPr>
          <w:rFonts w:ascii="Courier New" w:hAnsi="Courier New" w:cs="Courier New"/>
          <w:sz w:val="20"/>
        </w:rPr>
        <w:t xml:space="preserve"> </w:t>
      </w:r>
      <w:r w:rsidRPr="00DA72CF">
        <w:t xml:space="preserve">should be given if </w:t>
      </w:r>
      <w:r w:rsidR="002B7B5D">
        <w:t xml:space="preserve">the </w:t>
      </w:r>
      <w:r w:rsidRPr="00DA72CF">
        <w:t>energy balance must be calculated.</w:t>
      </w:r>
    </w:p>
    <w:p w14:paraId="3F2808F1" w14:textId="62D335BF" w:rsidR="00DB1505" w:rsidRPr="00ED3698" w:rsidRDefault="002B7B5D" w:rsidP="00DB1505">
      <w:pPr>
        <w:pStyle w:val="Heading4"/>
      </w:pPr>
      <w:bookmarkStart w:id="216" w:name="_Toc13055970"/>
      <w:r>
        <w:t>‘</w:t>
      </w:r>
      <w:r w:rsidR="00DB1505" w:rsidRPr="007923F0">
        <w:t>update viscosity</w:t>
      </w:r>
      <w:r>
        <w:t>’</w:t>
      </w:r>
      <w:bookmarkEnd w:id="216"/>
    </w:p>
    <w:p w14:paraId="7DEBE502" w14:textId="48570852" w:rsidR="00DB1505" w:rsidRDefault="00DB1505" w:rsidP="00DB1505">
      <w:r w:rsidRPr="00ED3698">
        <w:t xml:space="preserve">If the sub-block </w:t>
      </w:r>
      <w:r w:rsidR="002B7B5D">
        <w:rPr>
          <w:rFonts w:ascii="Courier New" w:hAnsi="Courier New" w:cs="Courier New"/>
          <w:sz w:val="20"/>
        </w:rPr>
        <w:t>‘</w:t>
      </w:r>
      <w:r w:rsidRPr="009C6DC5">
        <w:rPr>
          <w:rFonts w:ascii="Courier New" w:hAnsi="Courier New" w:cs="Courier New"/>
          <w:sz w:val="20"/>
        </w:rPr>
        <w:t>update viscosity</w:t>
      </w:r>
      <w:r w:rsidR="002B7B5D">
        <w:rPr>
          <w:rFonts w:ascii="Courier New" w:hAnsi="Courier New" w:cs="Courier New"/>
          <w:sz w:val="20"/>
        </w:rPr>
        <w:t>’</w:t>
      </w:r>
      <w:r w:rsidRPr="00ED3698">
        <w:t xml:space="preserve"> is specified, the </w:t>
      </w:r>
      <w:r>
        <w:t>viscosity of the aqueous phase (</w:t>
      </w:r>
      <w:r w:rsidR="00D52C88" w:rsidRPr="00FA620D">
        <w:rPr>
          <w:noProof/>
          <w:position w:val="-12"/>
        </w:rPr>
        <w:object w:dxaOrig="300" w:dyaOrig="360" w14:anchorId="27FCF2AB">
          <v:shape id="_x0000_i1108" type="#_x0000_t75" alt="" style="width:15.35pt;height:19.35pt;mso-width-percent:0;mso-height-percent:0;mso-width-percent:0;mso-height-percent:0" o:ole="">
            <v:imagedata r:id="rId17" o:title=""/>
          </v:shape>
          <o:OLEObject Type="Embed" ProgID="Equation.3" ShapeID="_x0000_i1108" DrawAspect="Content" ObjectID="_1776598728" r:id="rId18"/>
        </w:object>
      </w:r>
      <w:r>
        <w:t>) depending on the temperature</w:t>
      </w:r>
      <w:r w:rsidRPr="00ED3698">
        <w:t xml:space="preserve"> will </w:t>
      </w:r>
      <w:r>
        <w:t xml:space="preserve">be considered. Two </w:t>
      </w:r>
      <w:r>
        <w:rPr>
          <w:rFonts w:cs="Arial"/>
        </w:rPr>
        <w:t xml:space="preserve">empirical </w:t>
      </w:r>
      <w:r>
        <w:t xml:space="preserve">viscosity models are available: </w:t>
      </w:r>
      <w:r w:rsidR="002B7B5D">
        <w:t xml:space="preserve">the </w:t>
      </w:r>
      <w:r>
        <w:t xml:space="preserve">Diersch model and </w:t>
      </w:r>
      <w:r w:rsidR="002B7B5D">
        <w:t xml:space="preserve">the </w:t>
      </w:r>
      <w:r>
        <w:t xml:space="preserve">sutra model. The Diersch model is computed as </w:t>
      </w:r>
      <w:r>
        <w:rPr>
          <w:rFonts w:cs="Arial"/>
        </w:rPr>
        <w:t>(e.g.</w:t>
      </w:r>
      <w:r w:rsidR="002B7B5D">
        <w:rPr>
          <w:rFonts w:cs="Arial"/>
        </w:rPr>
        <w:t>,</w:t>
      </w:r>
      <w:r>
        <w:rPr>
          <w:rFonts w:cs="Arial"/>
        </w:rPr>
        <w:t xml:space="preserve"> see </w:t>
      </w:r>
      <w:r>
        <w:rPr>
          <w:rFonts w:cs="Arial"/>
          <w:noProof/>
        </w:rPr>
        <w:t xml:space="preserve">Lever and Jackson, 1985; </w:t>
      </w:r>
      <w:r w:rsidRPr="001A54AE">
        <w:rPr>
          <w:rFonts w:cs="Arial"/>
          <w:noProof/>
        </w:rPr>
        <w:t xml:space="preserve">Diersch </w:t>
      </w:r>
      <w:r>
        <w:rPr>
          <w:rFonts w:cs="Arial"/>
          <w:noProof/>
        </w:rPr>
        <w:t>and</w:t>
      </w:r>
      <w:r w:rsidRPr="001A54AE">
        <w:rPr>
          <w:rFonts w:cs="Arial"/>
          <w:noProof/>
        </w:rPr>
        <w:t xml:space="preserve"> Kolditz, 2002)</w:t>
      </w:r>
      <w:r>
        <w:t>:</w:t>
      </w:r>
    </w:p>
    <w:tbl>
      <w:tblPr>
        <w:tblW w:w="0" w:type="auto"/>
        <w:tblLook w:val="04A0" w:firstRow="1" w:lastRow="0" w:firstColumn="1" w:lastColumn="0" w:noHBand="0" w:noVBand="1"/>
      </w:tblPr>
      <w:tblGrid>
        <w:gridCol w:w="6150"/>
        <w:gridCol w:w="2490"/>
      </w:tblGrid>
      <w:tr w:rsidR="00DB1505" w:rsidRPr="00D910F5" w14:paraId="591917A1" w14:textId="77777777" w:rsidTr="007239FB">
        <w:trPr>
          <w:trHeight w:val="819"/>
        </w:trPr>
        <w:tc>
          <w:tcPr>
            <w:tcW w:w="6291" w:type="dxa"/>
            <w:vAlign w:val="center"/>
          </w:tcPr>
          <w:p w14:paraId="5DBD674D" w14:textId="77777777" w:rsidR="00DB1505" w:rsidRPr="00D910F5" w:rsidRDefault="00D52C88" w:rsidP="007239FB">
            <w:r w:rsidRPr="00060E97">
              <w:rPr>
                <w:noProof/>
              </w:rPr>
              <w:object w:dxaOrig="1420" w:dyaOrig="400" w14:anchorId="2BD3C062">
                <v:shape id="_x0000_i1107" type="#_x0000_t75" alt="" style="width:70pt;height:21.35pt;mso-width-percent:0;mso-height-percent:0;mso-width-percent:0;mso-height-percent:0" o:ole="">
                  <v:imagedata r:id="rId19" o:title=""/>
                </v:shape>
                <o:OLEObject Type="Embed" ProgID="Equation.3" ShapeID="_x0000_i1107" DrawAspect="Content" ObjectID="_1776598729" r:id="rId20"/>
              </w:object>
            </w:r>
          </w:p>
        </w:tc>
        <w:tc>
          <w:tcPr>
            <w:tcW w:w="2565" w:type="dxa"/>
            <w:vAlign w:val="center"/>
          </w:tcPr>
          <w:p w14:paraId="4630CC44" w14:textId="77777777" w:rsidR="00DB1505" w:rsidRPr="00D910F5" w:rsidRDefault="00DB1505" w:rsidP="007239FB">
            <w:pPr>
              <w:jc w:val="right"/>
            </w:pPr>
            <w:bookmarkStart w:id="217" w:name="_Ref393268231"/>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11</w:t>
            </w:r>
            <w:r w:rsidR="00606172">
              <w:rPr>
                <w:noProof/>
              </w:rPr>
              <w:fldChar w:fldCharType="end"/>
            </w:r>
            <w:bookmarkEnd w:id="217"/>
          </w:p>
        </w:tc>
      </w:tr>
      <w:tr w:rsidR="00DB1505" w:rsidRPr="00D910F5" w14:paraId="72063BF6" w14:textId="77777777" w:rsidTr="007239FB">
        <w:trPr>
          <w:trHeight w:val="819"/>
        </w:trPr>
        <w:tc>
          <w:tcPr>
            <w:tcW w:w="6291" w:type="dxa"/>
            <w:vAlign w:val="center"/>
          </w:tcPr>
          <w:p w14:paraId="32AC6DE8" w14:textId="77777777" w:rsidR="00DB1505" w:rsidRPr="00D910F5" w:rsidRDefault="00D52C88" w:rsidP="007239FB">
            <w:r w:rsidRPr="00060E97">
              <w:rPr>
                <w:noProof/>
              </w:rPr>
              <w:object w:dxaOrig="3159" w:dyaOrig="680" w14:anchorId="329E4E59">
                <v:shape id="_x0000_i1106" type="#_x0000_t75" alt="" style="width:157.35pt;height:34.65pt;mso-width-percent:0;mso-height-percent:0;mso-width-percent:0;mso-height-percent:0" o:ole="">
                  <v:imagedata r:id="rId21" o:title=""/>
                </v:shape>
                <o:OLEObject Type="Embed" ProgID="Equation.3" ShapeID="_x0000_i1106" DrawAspect="Content" ObjectID="_1776598730" r:id="rId22"/>
              </w:object>
            </w:r>
          </w:p>
        </w:tc>
        <w:tc>
          <w:tcPr>
            <w:tcW w:w="2565" w:type="dxa"/>
            <w:vAlign w:val="center"/>
          </w:tcPr>
          <w:p w14:paraId="1C011EC5"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12</w:t>
            </w:r>
            <w:r w:rsidR="00606172">
              <w:rPr>
                <w:noProof/>
              </w:rPr>
              <w:fldChar w:fldCharType="end"/>
            </w:r>
          </w:p>
        </w:tc>
      </w:tr>
    </w:tbl>
    <w:p w14:paraId="743748BF" w14:textId="4DE70DA7" w:rsidR="00DB1505" w:rsidRDefault="002B7B5D" w:rsidP="00DB1505">
      <w:pPr>
        <w:rPr>
          <w:noProof/>
        </w:rPr>
      </w:pPr>
      <w:r>
        <w:t xml:space="preserve">where </w:t>
      </w:r>
      <w:r w:rsidR="00D52C88" w:rsidRPr="00FA620D">
        <w:rPr>
          <w:noProof/>
          <w:position w:val="-14"/>
        </w:rPr>
        <w:object w:dxaOrig="320" w:dyaOrig="380" w14:anchorId="48490ECF">
          <v:shape id="_x0000_i1105" type="#_x0000_t75" alt="" style="width:17.35pt;height:19.35pt;mso-width-percent:0;mso-height-percent:0;mso-width-percent:0;mso-height-percent:0" o:ole="">
            <v:imagedata r:id="rId23" o:title=""/>
          </v:shape>
          <o:OLEObject Type="Embed" ProgID="Equation.3" ShapeID="_x0000_i1105" DrawAspect="Content" ObjectID="_1776598731" r:id="rId24"/>
        </w:object>
      </w:r>
      <w:r w:rsidR="00DB1505">
        <w:t xml:space="preserve">represents the reference viscosity, and </w:t>
      </w:r>
      <w:r w:rsidR="00D52C88" w:rsidRPr="00D910F5">
        <w:rPr>
          <w:noProof/>
          <w:position w:val="-10"/>
        </w:rPr>
        <w:object w:dxaOrig="1820" w:dyaOrig="320" w14:anchorId="6B2156E4">
          <v:shape id="_x0000_i1104" type="#_x0000_t75" alt="" style="width:88.65pt;height:17.35pt;mso-width-percent:0;mso-height-percent:0;mso-width-percent:0;mso-height-percent:0" o:ole="">
            <v:imagedata r:id="rId25" o:title=""/>
          </v:shape>
          <o:OLEObject Type="Embed" ProgID="Equation.3" ShapeID="_x0000_i1104" DrawAspect="Content" ObjectID="_1776598732" r:id="rId26"/>
        </w:object>
      </w:r>
      <w:r w:rsidR="00DB1505">
        <w:t xml:space="preserve">, with temperature T provided in units of </w:t>
      </w:r>
      <w:r w:rsidR="00DB1505" w:rsidRPr="007C5A6C">
        <w:rPr>
          <w:vertAlign w:val="superscript"/>
        </w:rPr>
        <w:t>o</w:t>
      </w:r>
      <w:r w:rsidR="00DB1505">
        <w:t>C. Alternatively</w:t>
      </w:r>
      <w:r w:rsidR="00DB1505" w:rsidRPr="00D910F5">
        <w:t xml:space="preserve">, </w:t>
      </w:r>
      <w:r w:rsidR="00DB1505">
        <w:t>the viscosity-</w:t>
      </w:r>
      <w:r w:rsidR="00DB1505" w:rsidRPr="00D910F5">
        <w:t>temperature dependence (</w:t>
      </w:r>
      <w:r w:rsidR="00D52C88" w:rsidRPr="00D0504E">
        <w:rPr>
          <w:noProof/>
          <w:position w:val="-10"/>
        </w:rPr>
        <w:object w:dxaOrig="360" w:dyaOrig="360" w14:anchorId="7AF52D50">
          <v:shape id="_x0000_i1103" type="#_x0000_t75" alt="" style="width:19.35pt;height:19.35pt;mso-width-percent:0;mso-height-percent:0;mso-width-percent:0;mso-height-percent:0" o:ole="">
            <v:imagedata r:id="rId27" o:title=""/>
          </v:shape>
          <o:OLEObject Type="Embed" ProgID="Equation.3" ShapeID="_x0000_i1103" DrawAspect="Content" ObjectID="_1776598733" r:id="rId28"/>
        </w:object>
      </w:r>
      <w:r w:rsidR="00DB1505" w:rsidRPr="00D910F5">
        <w:t>) c</w:t>
      </w:r>
      <w:r w:rsidR="00DB1505">
        <w:t xml:space="preserve">an </w:t>
      </w:r>
      <w:r w:rsidR="00DB1505" w:rsidRPr="00D910F5">
        <w:t>be computed based on</w:t>
      </w:r>
      <w:r w:rsidR="00DB1505">
        <w:t xml:space="preserve"> the</w:t>
      </w:r>
      <w:r w:rsidR="00DB1505" w:rsidRPr="00D910F5">
        <w:t xml:space="preserve"> expression presented by</w:t>
      </w:r>
      <w:r w:rsidR="00DB1505">
        <w:t xml:space="preserve"> </w:t>
      </w:r>
      <w:r w:rsidR="00DB1505" w:rsidRPr="001A54AE">
        <w:rPr>
          <w:noProof/>
        </w:rPr>
        <w:t xml:space="preserve">Voss </w:t>
      </w:r>
      <w:r w:rsidR="00DB1505">
        <w:rPr>
          <w:noProof/>
        </w:rPr>
        <w:t>and Provost (</w:t>
      </w:r>
      <w:r w:rsidR="00DB1505" w:rsidRPr="001A54AE">
        <w:rPr>
          <w:noProof/>
        </w:rPr>
        <w:t>2008)</w:t>
      </w:r>
      <w:r w:rsidR="00DB1505">
        <w:rPr>
          <w:noProof/>
        </w:rPr>
        <w:t>:</w:t>
      </w:r>
    </w:p>
    <w:tbl>
      <w:tblPr>
        <w:tblW w:w="0" w:type="auto"/>
        <w:tblLook w:val="04A0" w:firstRow="1" w:lastRow="0" w:firstColumn="1" w:lastColumn="0" w:noHBand="0" w:noVBand="1"/>
      </w:tblPr>
      <w:tblGrid>
        <w:gridCol w:w="6164"/>
        <w:gridCol w:w="2476"/>
      </w:tblGrid>
      <w:tr w:rsidR="00DB1505" w:rsidRPr="00D910F5" w14:paraId="1B38AFFC" w14:textId="77777777" w:rsidTr="007239FB">
        <w:trPr>
          <w:trHeight w:val="819"/>
        </w:trPr>
        <w:tc>
          <w:tcPr>
            <w:tcW w:w="6322" w:type="dxa"/>
            <w:vAlign w:val="center"/>
          </w:tcPr>
          <w:p w14:paraId="07EEB54F" w14:textId="77777777" w:rsidR="00DB1505" w:rsidRPr="00D910F5" w:rsidRDefault="00D52C88" w:rsidP="007239FB">
            <w:r w:rsidRPr="003F3E78">
              <w:rPr>
                <w:noProof/>
                <w:position w:val="-52"/>
              </w:rPr>
              <w:object w:dxaOrig="1700" w:dyaOrig="1140" w14:anchorId="7265D026">
                <v:shape id="_x0000_i1102" type="#_x0000_t75" alt="" style="width:95.35pt;height:62pt;mso-width-percent:0;mso-height-percent:0;mso-width-percent:0;mso-height-percent:0" o:ole="">
                  <v:imagedata r:id="rId29" o:title=""/>
                </v:shape>
                <o:OLEObject Type="Embed" ProgID="Equation.3" ShapeID="_x0000_i1102" DrawAspect="Content" ObjectID="_1776598734" r:id="rId30"/>
              </w:object>
            </w:r>
          </w:p>
        </w:tc>
        <w:tc>
          <w:tcPr>
            <w:tcW w:w="2534" w:type="dxa"/>
            <w:vAlign w:val="center"/>
          </w:tcPr>
          <w:p w14:paraId="6BAE5D28"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13</w:t>
            </w:r>
            <w:r w:rsidR="00606172">
              <w:rPr>
                <w:noProof/>
              </w:rPr>
              <w:fldChar w:fldCharType="end"/>
            </w:r>
          </w:p>
        </w:tc>
      </w:tr>
    </w:tbl>
    <w:p w14:paraId="68C4121D" w14:textId="48DD16A2" w:rsidR="00DB1505" w:rsidRDefault="00DC4CF0" w:rsidP="00DB1505">
      <w:r>
        <w:t>where</w:t>
      </w:r>
      <w:r w:rsidR="00DB1505">
        <w:t xml:space="preserve"> </w:t>
      </w:r>
      <w:r w:rsidR="00D52C88" w:rsidRPr="00FA620D">
        <w:rPr>
          <w:noProof/>
          <w:position w:val="-14"/>
        </w:rPr>
        <w:object w:dxaOrig="220" w:dyaOrig="380" w14:anchorId="17547CBC">
          <v:shape id="_x0000_i1101" type="#_x0000_t75" alt="" style="width:11.35pt;height:19.35pt;mso-width-percent:0;mso-height-percent:0;mso-width-percent:0;mso-height-percent:0" o:ole="">
            <v:imagedata r:id="rId31" o:title=""/>
          </v:shape>
          <o:OLEObject Type="Embed" ProgID="Equation.3" ShapeID="_x0000_i1101" DrawAspect="Content" ObjectID="_1776598735" r:id="rId32"/>
        </w:object>
      </w:r>
      <w:r w:rsidR="00DB1505">
        <w:t xml:space="preserve"> is the reference </w:t>
      </w:r>
      <w:r w:rsidR="00DB1505" w:rsidRPr="00FC2059">
        <w:rPr>
          <w:noProof/>
        </w:rPr>
        <w:t>temperature.</w:t>
      </w:r>
      <w:r w:rsidR="00DB1505">
        <w:t xml:space="preserve"> This model is used in the code SUTRA and</w:t>
      </w:r>
      <w:r w:rsidR="002B7B5D">
        <w:t xml:space="preserve"> is,</w:t>
      </w:r>
      <w:r w:rsidR="00DB1505">
        <w:t xml:space="preserve"> thus</w:t>
      </w:r>
      <w:r w:rsidR="002B7B5D">
        <w:t>,</w:t>
      </w:r>
      <w:r w:rsidR="00DB1505">
        <w:t xml:space="preserve"> called here the sutra model.</w:t>
      </w:r>
    </w:p>
    <w:p w14:paraId="44F7CBE2" w14:textId="0EA20D8A" w:rsidR="00DB1505" w:rsidRDefault="00DB1505" w:rsidP="00DB1505">
      <w:r>
        <w:t>To specify the model, the sub</w:t>
      </w:r>
      <w:r w:rsidR="00DC4CF0">
        <w:t>-</w:t>
      </w:r>
      <w:r>
        <w:t xml:space="preserve">keyword </w:t>
      </w:r>
      <w:r w:rsidR="002B7B5D">
        <w:rPr>
          <w:rFonts w:ascii="Courier New" w:hAnsi="Courier New" w:cs="Courier New"/>
          <w:sz w:val="20"/>
        </w:rPr>
        <w:t>‘</w:t>
      </w:r>
      <w:r w:rsidRPr="00847F02">
        <w:rPr>
          <w:rFonts w:ascii="Courier New" w:hAnsi="Courier New" w:cs="Courier New"/>
          <w:sz w:val="20"/>
        </w:rPr>
        <w:t>viscosity model</w:t>
      </w:r>
      <w:r w:rsidR="002B7B5D">
        <w:rPr>
          <w:rFonts w:ascii="Courier New" w:hAnsi="Courier New" w:cs="Courier New"/>
          <w:sz w:val="20"/>
        </w:rPr>
        <w:t>’</w:t>
      </w:r>
      <w:r>
        <w:rPr>
          <w:rFonts w:ascii="Courier New" w:hAnsi="Courier New" w:cs="Courier New"/>
          <w:sz w:val="20"/>
        </w:rPr>
        <w:t xml:space="preserve"> </w:t>
      </w:r>
      <w:r w:rsidRPr="00847F02">
        <w:rPr>
          <w:szCs w:val="24"/>
        </w:rPr>
        <w:t>should be provided</w:t>
      </w:r>
      <w:r>
        <w:t xml:space="preserve"> followed by the name of the model: </w:t>
      </w:r>
      <w:r w:rsidR="002B7B5D">
        <w:rPr>
          <w:rFonts w:ascii="Courier New" w:hAnsi="Courier New" w:cs="Courier New"/>
          <w:sz w:val="20"/>
        </w:rPr>
        <w:t>‘</w:t>
      </w:r>
      <w:r w:rsidRPr="00847F02">
        <w:rPr>
          <w:rFonts w:ascii="Courier New" w:hAnsi="Courier New" w:cs="Courier New"/>
          <w:sz w:val="20"/>
        </w:rPr>
        <w:t>sutra</w:t>
      </w:r>
      <w:r w:rsidR="002B7B5D">
        <w:rPr>
          <w:rFonts w:ascii="Courier New" w:hAnsi="Courier New" w:cs="Courier New"/>
          <w:sz w:val="20"/>
        </w:rPr>
        <w:t>’</w:t>
      </w:r>
      <w:r>
        <w:t xml:space="preserve"> or </w:t>
      </w:r>
      <w:r w:rsidR="002B7B5D">
        <w:rPr>
          <w:rFonts w:ascii="Courier New" w:hAnsi="Courier New" w:cs="Courier New"/>
          <w:sz w:val="20"/>
        </w:rPr>
        <w:t>‘</w:t>
      </w:r>
      <w:r w:rsidRPr="00FC2059">
        <w:rPr>
          <w:rFonts w:ascii="Courier New" w:hAnsi="Courier New" w:cs="Courier New"/>
          <w:noProof/>
          <w:sz w:val="20"/>
        </w:rPr>
        <w:t>diersch</w:t>
      </w:r>
      <w:r w:rsidR="002B7B5D">
        <w:rPr>
          <w:rFonts w:ascii="Courier New" w:hAnsi="Courier New" w:cs="Courier New"/>
          <w:sz w:val="20"/>
        </w:rPr>
        <w:t>.’</w:t>
      </w:r>
    </w:p>
    <w:p w14:paraId="715585C6" w14:textId="77777777" w:rsidR="00DB1505" w:rsidRPr="00ED3698" w:rsidRDefault="00DB1505" w:rsidP="00DB1505">
      <w:pPr>
        <w:pStyle w:val="Heading4"/>
      </w:pPr>
      <w:bookmarkStart w:id="218" w:name="_Toc13055971"/>
      <w:r w:rsidRPr="00ED3698">
        <w:t>‘spatial weighting’</w:t>
      </w:r>
      <w:bookmarkEnd w:id="218"/>
    </w:p>
    <w:p w14:paraId="78F9F39D" w14:textId="77777777" w:rsidR="00DB1505" w:rsidRDefault="00DB1505" w:rsidP="00DB1505">
      <w:r w:rsidRPr="00ED3698">
        <w:t xml:space="preserve">Three different spatial weighting schemes can be used to describe </w:t>
      </w:r>
      <w:r>
        <w:t>heat</w:t>
      </w:r>
      <w:r w:rsidRPr="00ED3698">
        <w:t xml:space="preserve"> transport</w:t>
      </w:r>
      <w:r>
        <w:t>, which is the same as those used for reactive transport (see Section</w:t>
      </w:r>
      <w:r>
        <w:fldChar w:fldCharType="begin"/>
      </w:r>
      <w:r>
        <w:instrText xml:space="preserve"> REF _Ref392234004 \r \h </w:instrText>
      </w:r>
      <w:r>
        <w:fldChar w:fldCharType="separate"/>
      </w:r>
      <w:r w:rsidR="00D41448">
        <w:t>3.10.2.2</w:t>
      </w:r>
      <w:r>
        <w:fldChar w:fldCharType="end"/>
      </w:r>
      <w:r>
        <w:t>)</w:t>
      </w:r>
      <w:r w:rsidRPr="00ED3698">
        <w:t>.</w:t>
      </w:r>
    </w:p>
    <w:p w14:paraId="2803C373" w14:textId="77777777" w:rsidR="00DB1505" w:rsidRPr="00ED3698" w:rsidRDefault="00DB1505" w:rsidP="00DB1505">
      <w:pPr>
        <w:pStyle w:val="Heading4"/>
      </w:pPr>
      <w:bookmarkStart w:id="219" w:name="_Ref393786578"/>
      <w:bookmarkStart w:id="220" w:name="_Toc13055972"/>
      <w:r w:rsidRPr="00ED3698">
        <w:t>‘</w:t>
      </w:r>
      <w:r>
        <w:t>compute evaporation</w:t>
      </w:r>
      <w:r w:rsidRPr="00ED3698">
        <w:t>’</w:t>
      </w:r>
      <w:bookmarkEnd w:id="219"/>
      <w:bookmarkEnd w:id="220"/>
    </w:p>
    <w:p w14:paraId="336DDE88" w14:textId="758E6E75" w:rsidR="00DB1505" w:rsidRDefault="00DB1505" w:rsidP="00DB1505">
      <w:r>
        <w:t xml:space="preserve">The </w:t>
      </w:r>
      <w:r w:rsidR="00FC6030">
        <w:t>sub-keyword</w:t>
      </w:r>
      <w:r>
        <w:t xml:space="preserve"> </w:t>
      </w:r>
      <w:r w:rsidR="002B7B5D">
        <w:t>‘</w:t>
      </w:r>
      <w:r w:rsidRPr="00B227C6">
        <w:t>compute evaporation</w:t>
      </w:r>
      <w:r w:rsidR="002B7B5D">
        <w:t>’</w:t>
      </w:r>
      <w:r>
        <w:t xml:space="preserve"> activates the evaporation calculation. This function is only applicable in</w:t>
      </w:r>
      <w:r w:rsidR="00D47FFD">
        <w:t xml:space="preserve"> the</w:t>
      </w:r>
      <w:r>
        <w:t xml:space="preserve"> unsaturated condition and energy balance calculation (see Bea et al. 2012). It is to note that additional parameters should be provided in a separate data block under the header </w:t>
      </w:r>
      <w:r w:rsidR="00D47FFD">
        <w:t>‘</w:t>
      </w:r>
      <w:r w:rsidRPr="006B48C2">
        <w:rPr>
          <w:rFonts w:ascii="Times" w:hAnsi="Times"/>
        </w:rPr>
        <w:t xml:space="preserve">control parameters </w:t>
      </w:r>
      <w:r w:rsidR="00D47FFD">
        <w:rPr>
          <w:rFonts w:ascii="Times" w:hAnsi="Times"/>
        </w:rPr>
        <w:t>–</w:t>
      </w:r>
      <w:r w:rsidRPr="006B48C2">
        <w:rPr>
          <w:rFonts w:ascii="Times" w:hAnsi="Times"/>
        </w:rPr>
        <w:t xml:space="preserve"> evaporation</w:t>
      </w:r>
      <w:r w:rsidR="00D47FFD">
        <w:rPr>
          <w:rFonts w:ascii="Times" w:hAnsi="Times"/>
        </w:rPr>
        <w:t>’</w:t>
      </w:r>
      <w:r>
        <w:rPr>
          <w:rFonts w:ascii="Times" w:hAnsi="Times"/>
        </w:rPr>
        <w:t xml:space="preserve"> (see </w:t>
      </w:r>
      <w:r w:rsidR="00D47FFD">
        <w:rPr>
          <w:rFonts w:ascii="Times" w:hAnsi="Times"/>
        </w:rPr>
        <w:t xml:space="preserve">Section </w:t>
      </w:r>
      <w:r>
        <w:rPr>
          <w:rFonts w:ascii="Times" w:hAnsi="Times"/>
        </w:rPr>
        <w:fldChar w:fldCharType="begin"/>
      </w:r>
      <w:r>
        <w:rPr>
          <w:rFonts w:ascii="Times" w:hAnsi="Times"/>
        </w:rPr>
        <w:instrText xml:space="preserve"> REF _Ref393786391 \r \h </w:instrText>
      </w:r>
      <w:r>
        <w:rPr>
          <w:rFonts w:ascii="Times" w:hAnsi="Times"/>
        </w:rPr>
      </w:r>
      <w:r>
        <w:rPr>
          <w:rFonts w:ascii="Times" w:hAnsi="Times"/>
        </w:rPr>
        <w:fldChar w:fldCharType="separate"/>
      </w:r>
      <w:r w:rsidR="00D41448">
        <w:rPr>
          <w:rFonts w:ascii="Times" w:hAnsi="Times"/>
        </w:rPr>
        <w:t>3.9</w:t>
      </w:r>
      <w:r>
        <w:rPr>
          <w:rFonts w:ascii="Times" w:hAnsi="Times"/>
        </w:rPr>
        <w:fldChar w:fldCharType="end"/>
      </w:r>
      <w:r>
        <w:rPr>
          <w:rFonts w:ascii="Times" w:hAnsi="Times"/>
        </w:rPr>
        <w:t>).</w:t>
      </w:r>
    </w:p>
    <w:p w14:paraId="18FED363" w14:textId="77777777" w:rsidR="00DB1505" w:rsidRPr="00ED3698" w:rsidRDefault="00DB1505" w:rsidP="00DB1505">
      <w:pPr>
        <w:pStyle w:val="Heading4"/>
      </w:pPr>
      <w:bookmarkStart w:id="221" w:name="_Toc13055973"/>
      <w:r w:rsidRPr="00ED3698">
        <w:t>‘</w:t>
      </w:r>
      <w:r w:rsidRPr="004947DF">
        <w:t xml:space="preserve">reference </w:t>
      </w:r>
      <w:r w:rsidRPr="00FC2059">
        <w:rPr>
          <w:noProof/>
        </w:rPr>
        <w:t>tds</w:t>
      </w:r>
      <w:r w:rsidRPr="00ED3698">
        <w:t>’</w:t>
      </w:r>
      <w:bookmarkEnd w:id="221"/>
    </w:p>
    <w:p w14:paraId="0300377D" w14:textId="5C3431CC" w:rsidR="00DB1505" w:rsidRDefault="00DB1505" w:rsidP="00DB1505">
      <w:r w:rsidRPr="00ED3698">
        <w:t xml:space="preserve">The </w:t>
      </w:r>
      <w:r w:rsidR="00FC6030">
        <w:t>sub-keyword</w:t>
      </w:r>
      <w:r>
        <w:t xml:space="preserve"> </w:t>
      </w:r>
      <w:r w:rsidR="00D47FFD">
        <w:rPr>
          <w:rFonts w:ascii="Courier New" w:hAnsi="Courier New" w:cs="Courier New"/>
          <w:sz w:val="20"/>
        </w:rPr>
        <w:t>‘</w:t>
      </w:r>
      <w:r w:rsidRPr="00847F02">
        <w:rPr>
          <w:rFonts w:ascii="Courier New" w:hAnsi="Courier New" w:cs="Courier New"/>
          <w:sz w:val="20"/>
        </w:rPr>
        <w:t xml:space="preserve">reference </w:t>
      </w:r>
      <w:r w:rsidRPr="00FC2059">
        <w:rPr>
          <w:rFonts w:ascii="Courier New" w:hAnsi="Courier New" w:cs="Courier New"/>
          <w:noProof/>
          <w:sz w:val="20"/>
        </w:rPr>
        <w:t>tds</w:t>
      </w:r>
      <w:r w:rsidR="00D47FFD">
        <w:rPr>
          <w:rFonts w:ascii="Courier New" w:hAnsi="Courier New" w:cs="Courier New"/>
          <w:sz w:val="20"/>
        </w:rPr>
        <w:t>’</w:t>
      </w:r>
      <w:r>
        <w:t xml:space="preserve"> specifies the reference </w:t>
      </w:r>
      <w:r w:rsidRPr="00B11744">
        <w:rPr>
          <w:b/>
        </w:rPr>
        <w:t>t</w:t>
      </w:r>
      <w:r>
        <w:t xml:space="preserve">otal </w:t>
      </w:r>
      <w:r w:rsidRPr="00B11744">
        <w:rPr>
          <w:b/>
        </w:rPr>
        <w:t>d</w:t>
      </w:r>
      <w:r>
        <w:t xml:space="preserve">ry </w:t>
      </w:r>
      <w:r w:rsidRPr="00B11744">
        <w:rPr>
          <w:b/>
        </w:rPr>
        <w:t>s</w:t>
      </w:r>
      <w:r>
        <w:t>ubstance in the solution. This parameter is used to calculate the reference solute mass fraction during the viscosity updating (</w:t>
      </w:r>
      <w:r>
        <w:fldChar w:fldCharType="begin"/>
      </w:r>
      <w:r>
        <w:instrText xml:space="preserve"> REF _Ref393268231 \h </w:instrText>
      </w:r>
      <w:r>
        <w:fldChar w:fldCharType="separate"/>
      </w:r>
      <w:r w:rsidR="00D41448" w:rsidRPr="00D910F5">
        <w:t xml:space="preserve">Equation </w:t>
      </w:r>
      <w:r w:rsidR="00D41448">
        <w:rPr>
          <w:noProof/>
        </w:rPr>
        <w:t>3</w:t>
      </w:r>
      <w:r w:rsidR="00D41448">
        <w:t>-</w:t>
      </w:r>
      <w:r w:rsidR="00D41448">
        <w:rPr>
          <w:noProof/>
        </w:rPr>
        <w:t>11</w:t>
      </w:r>
      <w:r>
        <w:fldChar w:fldCharType="end"/>
      </w:r>
      <w:r>
        <w:t xml:space="preserve">) owing to the solute concentration according to </w:t>
      </w:r>
      <w:r>
        <w:rPr>
          <w:rFonts w:cs="Arial"/>
        </w:rPr>
        <w:t>(e.g.</w:t>
      </w:r>
      <w:r w:rsidR="00D47FFD">
        <w:rPr>
          <w:rFonts w:cs="Arial"/>
        </w:rPr>
        <w:t>,</w:t>
      </w:r>
      <w:r>
        <w:rPr>
          <w:rFonts w:cs="Arial"/>
        </w:rPr>
        <w:t xml:space="preserve"> see </w:t>
      </w:r>
      <w:r>
        <w:rPr>
          <w:rFonts w:cs="Arial"/>
          <w:noProof/>
        </w:rPr>
        <w:t xml:space="preserve">Lever and Jackson, 1985; </w:t>
      </w:r>
      <w:r w:rsidRPr="001A54AE">
        <w:rPr>
          <w:rFonts w:cs="Arial"/>
          <w:noProof/>
        </w:rPr>
        <w:t xml:space="preserve">Diersch </w:t>
      </w:r>
      <w:r>
        <w:rPr>
          <w:rFonts w:cs="Arial"/>
          <w:noProof/>
        </w:rPr>
        <w:t>and</w:t>
      </w:r>
      <w:r w:rsidRPr="001A54AE">
        <w:rPr>
          <w:rFonts w:cs="Arial"/>
          <w:noProof/>
        </w:rPr>
        <w:t xml:space="preserve"> Kolditz, 2002)</w:t>
      </w:r>
      <w:r>
        <w:t>:</w:t>
      </w:r>
    </w:p>
    <w:tbl>
      <w:tblPr>
        <w:tblW w:w="0" w:type="auto"/>
        <w:tblLook w:val="04A0" w:firstRow="1" w:lastRow="0" w:firstColumn="1" w:lastColumn="0" w:noHBand="0" w:noVBand="1"/>
      </w:tblPr>
      <w:tblGrid>
        <w:gridCol w:w="6161"/>
        <w:gridCol w:w="2479"/>
      </w:tblGrid>
      <w:tr w:rsidR="00DB1505" w:rsidRPr="00D910F5" w14:paraId="7A2EFFDE" w14:textId="77777777" w:rsidTr="007239FB">
        <w:trPr>
          <w:trHeight w:val="819"/>
        </w:trPr>
        <w:tc>
          <w:tcPr>
            <w:tcW w:w="6300" w:type="dxa"/>
            <w:vAlign w:val="center"/>
          </w:tcPr>
          <w:p w14:paraId="3A5D6491" w14:textId="77777777" w:rsidR="00DB1505" w:rsidRPr="00D910F5" w:rsidRDefault="00D52C88" w:rsidP="007239FB">
            <w:r w:rsidRPr="00060E97">
              <w:rPr>
                <w:noProof/>
              </w:rPr>
              <w:object w:dxaOrig="3340" w:dyaOrig="740" w14:anchorId="2F5AF187">
                <v:shape id="_x0000_i1100" type="#_x0000_t75" alt="" style="width:166pt;height:36pt;mso-width-percent:0;mso-height-percent:0;mso-width-percent:0;mso-height-percent:0" o:ole="">
                  <v:imagedata r:id="rId33" o:title=""/>
                </v:shape>
                <o:OLEObject Type="Embed" ProgID="Equation.3" ShapeID="_x0000_i1100" DrawAspect="Content" ObjectID="_1776598736" r:id="rId34"/>
              </w:object>
            </w:r>
          </w:p>
        </w:tc>
        <w:tc>
          <w:tcPr>
            <w:tcW w:w="2556" w:type="dxa"/>
            <w:vAlign w:val="center"/>
          </w:tcPr>
          <w:p w14:paraId="2BE7E453"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14</w:t>
            </w:r>
            <w:r w:rsidR="00606172">
              <w:rPr>
                <w:noProof/>
              </w:rPr>
              <w:fldChar w:fldCharType="end"/>
            </w:r>
          </w:p>
        </w:tc>
      </w:tr>
    </w:tbl>
    <w:p w14:paraId="781ADEEE" w14:textId="77777777" w:rsidR="00DB1505" w:rsidRDefault="00DB1505" w:rsidP="00DB1505">
      <w:r w:rsidRPr="00D910F5">
        <w:t xml:space="preserve">where </w:t>
      </w:r>
      <w:r w:rsidR="00D52C88" w:rsidRPr="00D910F5">
        <w:rPr>
          <w:noProof/>
          <w:position w:val="-6"/>
        </w:rPr>
        <w:object w:dxaOrig="220" w:dyaOrig="220" w14:anchorId="7A977A91">
          <v:shape id="_x0000_i1099" type="#_x0000_t75" alt="" style="width:11.35pt;height:11.35pt;mso-width-percent:0;mso-height-percent:0;mso-width-percent:0;mso-height-percent:0" o:ole="">
            <v:imagedata r:id="rId35" o:title=""/>
          </v:shape>
          <o:OLEObject Type="Embed" ProgID="Equation.3" ShapeID="_x0000_i1099" DrawAspect="Content" ObjectID="_1776598737" r:id="rId36"/>
        </w:object>
      </w:r>
      <w:r w:rsidRPr="00D910F5">
        <w:t xml:space="preserve"> and </w:t>
      </w:r>
      <w:r w:rsidR="00D52C88" w:rsidRPr="00D910F5">
        <w:rPr>
          <w:noProof/>
          <w:position w:val="-10"/>
        </w:rPr>
        <w:object w:dxaOrig="340" w:dyaOrig="340" w14:anchorId="616E06E3">
          <v:shape id="_x0000_i1098" type="#_x0000_t75" alt="" style="width:17.35pt;height:17.35pt;mso-width-percent:0;mso-height-percent:0;mso-width-percent:0;mso-height-percent:0" o:ole="">
            <v:imagedata r:id="rId37" o:title=""/>
          </v:shape>
          <o:OLEObject Type="Embed" ProgID="Equation.3" ShapeID="_x0000_i1098" DrawAspect="Content" ObjectID="_1776598738" r:id="rId38"/>
        </w:object>
      </w:r>
      <w:r w:rsidRPr="00D910F5">
        <w:t xml:space="preserve"> are the solute mass fraction</w:t>
      </w:r>
      <w:r>
        <w:t>s</w:t>
      </w:r>
      <w:r w:rsidRPr="00D910F5">
        <w:t xml:space="preserve"> in the fluid </w:t>
      </w:r>
      <w:r>
        <w:t xml:space="preserve">for the actual and reference viscosities, </w:t>
      </w:r>
      <w:r w:rsidRPr="00D910F5">
        <w:t>respectively</w:t>
      </w:r>
      <w:r>
        <w:t xml:space="preserve">. </w:t>
      </w:r>
      <w:r w:rsidR="00D52C88" w:rsidRPr="00D910F5">
        <w:rPr>
          <w:noProof/>
          <w:position w:val="-10"/>
        </w:rPr>
        <w:object w:dxaOrig="340" w:dyaOrig="340" w14:anchorId="71B68AEB">
          <v:shape id="_x0000_i1097" type="#_x0000_t75" alt="" style="width:17.35pt;height:17.35pt;mso-width-percent:0;mso-height-percent:0;mso-width-percent:0;mso-height-percent:0" o:ole="">
            <v:imagedata r:id="rId37" o:title=""/>
          </v:shape>
          <o:OLEObject Type="Embed" ProgID="Equation.3" ShapeID="_x0000_i1097" DrawAspect="Content" ObjectID="_1776598739" r:id="rId39"/>
        </w:object>
      </w:r>
      <w:r>
        <w:t xml:space="preserve"> is calculated as the ratio of the reference total dry substance and the reference density of the solution. The unit of the reference TDS is [kg m</w:t>
      </w:r>
      <w:r w:rsidRPr="00847F02">
        <w:rPr>
          <w:vertAlign w:val="superscript"/>
        </w:rPr>
        <w:t>-3</w:t>
      </w:r>
      <w:r>
        <w:t xml:space="preserve"> solution].</w:t>
      </w:r>
    </w:p>
    <w:p w14:paraId="39E75742" w14:textId="7F05DA0A" w:rsidR="00DB1505" w:rsidRPr="00ED3698" w:rsidRDefault="00DB1505" w:rsidP="00DB1505">
      <w:pPr>
        <w:pStyle w:val="Heading4"/>
      </w:pPr>
      <w:bookmarkStart w:id="222" w:name="_Toc13055974"/>
      <w:r w:rsidRPr="00ED3698">
        <w:lastRenderedPageBreak/>
        <w:t>‘</w:t>
      </w:r>
      <w:r w:rsidRPr="004947DF">
        <w:t xml:space="preserve">reference </w:t>
      </w:r>
      <w:r w:rsidRPr="008C22B7">
        <w:t>temperature for density</w:t>
      </w:r>
      <w:r w:rsidR="00D47FFD">
        <w:t>’</w:t>
      </w:r>
      <w:bookmarkEnd w:id="222"/>
    </w:p>
    <w:p w14:paraId="7B0B501F" w14:textId="753885E2" w:rsidR="00DB1505" w:rsidRDefault="00DB1505" w:rsidP="00DB1505">
      <w:r>
        <w:t xml:space="preserve">The </w:t>
      </w:r>
      <w:r w:rsidR="00FC6030">
        <w:t>sub-keyword</w:t>
      </w:r>
      <w:r>
        <w:t xml:space="preserve"> </w:t>
      </w:r>
      <w:r w:rsidR="00D47FFD">
        <w:rPr>
          <w:rFonts w:ascii="Courier New" w:hAnsi="Courier New" w:cs="Courier New"/>
          <w:sz w:val="20"/>
        </w:rPr>
        <w:t>‘</w:t>
      </w:r>
      <w:r w:rsidRPr="00615613">
        <w:rPr>
          <w:rFonts w:ascii="Courier New" w:hAnsi="Courier New" w:cs="Courier New"/>
          <w:sz w:val="20"/>
        </w:rPr>
        <w:t>reference temperature for density</w:t>
      </w:r>
      <w:r w:rsidR="00D47FFD">
        <w:rPr>
          <w:rFonts w:ascii="Courier New" w:hAnsi="Courier New" w:cs="Courier New"/>
          <w:sz w:val="20"/>
        </w:rPr>
        <w:t>’</w:t>
      </w:r>
      <w:r>
        <w:rPr>
          <w:rFonts w:ascii="Courier New" w:hAnsi="Courier New" w:cs="Courier New"/>
          <w:sz w:val="20"/>
        </w:rPr>
        <w:t xml:space="preserve"> </w:t>
      </w:r>
      <w:r>
        <w:t>specifies the reference temperature for the density and viscosity calculations.</w:t>
      </w:r>
    </w:p>
    <w:p w14:paraId="7C0DAA99" w14:textId="6FAA2963" w:rsidR="00DB1505" w:rsidRPr="00ED3698" w:rsidRDefault="00237054" w:rsidP="00DB1505">
      <w:pPr>
        <w:pStyle w:val="Heading4"/>
      </w:pPr>
      <w:bookmarkStart w:id="223" w:name="_Toc13055975"/>
      <w:r>
        <w:t>‘</w:t>
      </w:r>
      <w:r w:rsidR="00DB1505" w:rsidRPr="008C22B7">
        <w:t>energy balance parameters</w:t>
      </w:r>
      <w:r>
        <w:t>’</w:t>
      </w:r>
      <w:bookmarkEnd w:id="223"/>
    </w:p>
    <w:p w14:paraId="33569ACE" w14:textId="6C1BB564" w:rsidR="00DB1505" w:rsidRPr="00465BDB" w:rsidRDefault="00DB1505" w:rsidP="00DB1505">
      <w:r>
        <w:t xml:space="preserve">The </w:t>
      </w:r>
      <w:r w:rsidR="00FC6030">
        <w:t>sub-keyword</w:t>
      </w:r>
      <w:r>
        <w:t xml:space="preserve"> </w:t>
      </w:r>
      <w:r w:rsidR="00237054">
        <w:rPr>
          <w:rFonts w:ascii="Courier New" w:hAnsi="Courier New" w:cs="Courier New"/>
          <w:sz w:val="20"/>
        </w:rPr>
        <w:t>‘</w:t>
      </w:r>
      <w:r w:rsidRPr="008C22B7">
        <w:rPr>
          <w:rFonts w:ascii="Courier New" w:hAnsi="Courier New" w:cs="Courier New"/>
          <w:sz w:val="20"/>
        </w:rPr>
        <w:t>energy balance parameters</w:t>
      </w:r>
      <w:r w:rsidR="00237054">
        <w:rPr>
          <w:rFonts w:ascii="Courier New" w:hAnsi="Courier New" w:cs="Courier New"/>
          <w:sz w:val="20"/>
        </w:rPr>
        <w:t>’</w:t>
      </w:r>
      <w:r>
        <w:rPr>
          <w:rFonts w:ascii="Courier New" w:hAnsi="Courier New" w:cs="Courier New"/>
          <w:sz w:val="20"/>
        </w:rPr>
        <w:t xml:space="preserve"> </w:t>
      </w:r>
      <w:r>
        <w:rPr>
          <w:szCs w:val="24"/>
        </w:rPr>
        <w:t>specifies the l</w:t>
      </w:r>
      <w:r w:rsidRPr="008C22B7">
        <w:rPr>
          <w:szCs w:val="24"/>
        </w:rPr>
        <w:t>inear density – temperature dependence coefficient (d</w:t>
      </w:r>
      <w:r w:rsidRPr="008C22B7">
        <w:rPr>
          <w:rFonts w:ascii="Cambria Math" w:hAnsi="Cambria Math" w:cs="Cambria Math"/>
          <w:szCs w:val="24"/>
        </w:rPr>
        <w:t>𝜌</w:t>
      </w:r>
      <w:r w:rsidRPr="008C22B7">
        <w:rPr>
          <w:szCs w:val="24"/>
        </w:rPr>
        <w:t>/dT)</w:t>
      </w:r>
      <w:r>
        <w:rPr>
          <w:szCs w:val="24"/>
        </w:rPr>
        <w:t xml:space="preserve">. The </w:t>
      </w:r>
      <w:r>
        <w:t xml:space="preserve">dependence of density on temperature </w:t>
      </w:r>
      <w:r w:rsidR="00D52C88" w:rsidRPr="00893135">
        <w:rPr>
          <w:noProof/>
          <w:position w:val="-10"/>
        </w:rPr>
        <w:object w:dxaOrig="460" w:dyaOrig="340" w14:anchorId="4594690C">
          <v:shape id="_x0000_i1096" type="#_x0000_t75" alt="" style="width:25.35pt;height:17.35pt;mso-width-percent:0;mso-height-percent:0;mso-width-percent:0;mso-height-percent:0" o:ole="">
            <v:imagedata r:id="rId40" o:title=""/>
          </v:shape>
          <o:OLEObject Type="Embed" ProgID="Equation.3" ShapeID="_x0000_i1096" DrawAspect="Content" ObjectID="_1776598740" r:id="rId41"/>
        </w:object>
      </w:r>
      <w:r w:rsidRPr="00893135">
        <w:t xml:space="preserve"> </w:t>
      </w:r>
      <w:r>
        <w:t xml:space="preserve">can </w:t>
      </w:r>
      <w:r w:rsidRPr="00893135">
        <w:t xml:space="preserve">be computed </w:t>
      </w:r>
      <w:r>
        <w:t>using</w:t>
      </w:r>
      <w:r w:rsidR="00237054">
        <w:t xml:space="preserve"> a</w:t>
      </w:r>
      <w:r>
        <w:t xml:space="preserve"> linear relationship as: </w:t>
      </w:r>
      <w:r w:rsidRPr="00465BDB">
        <w:t xml:space="preserve"> </w:t>
      </w:r>
    </w:p>
    <w:tbl>
      <w:tblPr>
        <w:tblW w:w="0" w:type="auto"/>
        <w:tblLook w:val="04A0" w:firstRow="1" w:lastRow="0" w:firstColumn="1" w:lastColumn="0" w:noHBand="0" w:noVBand="1"/>
      </w:tblPr>
      <w:tblGrid>
        <w:gridCol w:w="6146"/>
        <w:gridCol w:w="2494"/>
      </w:tblGrid>
      <w:tr w:rsidR="00DB1505" w:rsidRPr="00D910F5" w14:paraId="31AD63A5" w14:textId="77777777" w:rsidTr="007239FB">
        <w:trPr>
          <w:trHeight w:val="819"/>
        </w:trPr>
        <w:tc>
          <w:tcPr>
            <w:tcW w:w="6309" w:type="dxa"/>
            <w:vAlign w:val="center"/>
          </w:tcPr>
          <w:p w14:paraId="1C7DA7FB" w14:textId="77777777" w:rsidR="00DB1505" w:rsidRPr="00D910F5" w:rsidRDefault="00D52C88" w:rsidP="007239FB">
            <w:r w:rsidRPr="00D910F5">
              <w:rPr>
                <w:noProof/>
              </w:rPr>
              <w:object w:dxaOrig="1380" w:dyaOrig="620" w14:anchorId="629788FD">
                <v:shape id="_x0000_i1095" type="#_x0000_t75" alt="" style="width:70pt;height:30pt;mso-width-percent:0;mso-height-percent:0;mso-width-percent:0;mso-height-percent:0" o:ole="">
                  <v:imagedata r:id="rId42" o:title=""/>
                </v:shape>
                <o:OLEObject Type="Embed" ProgID="Equation.3" ShapeID="_x0000_i1095" DrawAspect="Content" ObjectID="_1776598741" r:id="rId43"/>
              </w:object>
            </w:r>
          </w:p>
        </w:tc>
        <w:tc>
          <w:tcPr>
            <w:tcW w:w="2547" w:type="dxa"/>
            <w:vAlign w:val="center"/>
          </w:tcPr>
          <w:p w14:paraId="1BA2052E"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15</w:t>
            </w:r>
            <w:r w:rsidR="00606172">
              <w:rPr>
                <w:noProof/>
              </w:rPr>
              <w:fldChar w:fldCharType="end"/>
            </w:r>
          </w:p>
        </w:tc>
      </w:tr>
    </w:tbl>
    <w:p w14:paraId="63D471AD" w14:textId="77777777" w:rsidR="00DB1505" w:rsidRPr="00ED3698" w:rsidRDefault="00DB1505" w:rsidP="00DB1505">
      <w:pPr>
        <w:pStyle w:val="Heading4"/>
      </w:pPr>
      <w:bookmarkStart w:id="224" w:name="_Toc13055976"/>
      <w:r>
        <w:t>‘non-linear density’</w:t>
      </w:r>
      <w:bookmarkEnd w:id="224"/>
    </w:p>
    <w:p w14:paraId="6819F7A6" w14:textId="0A34A700" w:rsidR="00DB1505" w:rsidRPr="00DC4CF0" w:rsidRDefault="00DB1505" w:rsidP="00DB1505">
      <w:r w:rsidRPr="00DC4CF0">
        <w:t xml:space="preserve">The </w:t>
      </w:r>
      <w:r w:rsidR="00FC6030">
        <w:t>sub-keyword</w:t>
      </w:r>
      <w:r w:rsidRPr="00DC4CF0">
        <w:t xml:space="preserve"> </w:t>
      </w:r>
      <w:r w:rsidR="00237054">
        <w:rPr>
          <w:rFonts w:ascii="Courier New" w:hAnsi="Courier New" w:cs="Courier New"/>
          <w:sz w:val="20"/>
        </w:rPr>
        <w:t>‘</w:t>
      </w:r>
      <w:r w:rsidRPr="00DC4CF0">
        <w:rPr>
          <w:rFonts w:ascii="Courier New" w:hAnsi="Courier New" w:cs="Courier New"/>
          <w:sz w:val="20"/>
        </w:rPr>
        <w:t>non-linear density</w:t>
      </w:r>
      <w:r w:rsidR="00237054">
        <w:rPr>
          <w:rFonts w:ascii="Courier New" w:hAnsi="Courier New" w:cs="Courier New"/>
          <w:sz w:val="20"/>
        </w:rPr>
        <w:t>’</w:t>
      </w:r>
      <w:r w:rsidRPr="00DC4CF0">
        <w:rPr>
          <w:rFonts w:ascii="Courier New" w:hAnsi="Courier New" w:cs="Courier New"/>
          <w:sz w:val="20"/>
        </w:rPr>
        <w:t xml:space="preserve"> </w:t>
      </w:r>
      <w:r w:rsidRPr="00DC4CF0">
        <w:t xml:space="preserve">specifies the non-linear density </w:t>
      </w:r>
      <w:r w:rsidR="00237054">
        <w:t>-</w:t>
      </w:r>
      <w:r w:rsidR="00237054" w:rsidRPr="00DC4CF0">
        <w:t xml:space="preserve"> </w:t>
      </w:r>
      <w:r w:rsidRPr="00DC4CF0">
        <w:t>temperature dependence coefficient (d</w:t>
      </w:r>
      <w:r w:rsidRPr="00DC4CF0">
        <w:rPr>
          <w:rFonts w:ascii="Cambria Math" w:hAnsi="Cambria Math" w:cs="Cambria Math"/>
        </w:rPr>
        <w:t>𝜌</w:t>
      </w:r>
      <w:r w:rsidRPr="00DC4CF0">
        <w:t xml:space="preserve">/dT) calculated according to Equation </w:t>
      </w:r>
      <w:r w:rsidRPr="00DC4CF0">
        <w:rPr>
          <w:noProof/>
        </w:rPr>
        <w:t>3</w:t>
      </w:r>
      <w:r w:rsidRPr="00DC4CF0">
        <w:t>-</w:t>
      </w:r>
      <w:r w:rsidRPr="00DC4CF0">
        <w:rPr>
          <w:noProof/>
        </w:rPr>
        <w:t>5</w:t>
      </w:r>
      <w:r w:rsidRPr="00DC4CF0">
        <w:t xml:space="preserve"> and the empirical relationship provided by Yusa and Oishi (1989):</w:t>
      </w:r>
    </w:p>
    <w:tbl>
      <w:tblPr>
        <w:tblW w:w="0" w:type="auto"/>
        <w:tblLook w:val="04A0" w:firstRow="1" w:lastRow="0" w:firstColumn="1" w:lastColumn="0" w:noHBand="0" w:noVBand="1"/>
      </w:tblPr>
      <w:tblGrid>
        <w:gridCol w:w="6205"/>
        <w:gridCol w:w="2435"/>
      </w:tblGrid>
      <w:tr w:rsidR="00DB1505" w:rsidRPr="00615346" w14:paraId="75363F5D" w14:textId="77777777" w:rsidTr="007239FB">
        <w:trPr>
          <w:trHeight w:val="819"/>
        </w:trPr>
        <w:tc>
          <w:tcPr>
            <w:tcW w:w="6309" w:type="dxa"/>
            <w:vAlign w:val="center"/>
          </w:tcPr>
          <w:p w14:paraId="473E9A88" w14:textId="77777777" w:rsidR="00DB1505" w:rsidRPr="00615346" w:rsidRDefault="00DB1505" w:rsidP="007239FB">
            <w:pPr>
              <w:rPr>
                <w:rFonts w:cs="Arial"/>
                <w:color w:val="FF0000"/>
              </w:rPr>
            </w:pPr>
            <w:r w:rsidRPr="00927C31">
              <w:rPr>
                <w:noProof/>
                <w:color w:val="FF0000"/>
                <w:position w:val="-24"/>
              </w:rPr>
              <w:drawing>
                <wp:inline distT="0" distB="0" distL="0" distR="0" wp14:anchorId="4D0A7E0D" wp14:editId="2692865A">
                  <wp:extent cx="2959100" cy="3937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59100" cy="393700"/>
                          </a:xfrm>
                          <a:prstGeom prst="rect">
                            <a:avLst/>
                          </a:prstGeom>
                          <a:noFill/>
                          <a:ln>
                            <a:noFill/>
                          </a:ln>
                        </pic:spPr>
                      </pic:pic>
                    </a:graphicData>
                  </a:graphic>
                </wp:inline>
              </w:drawing>
            </w:r>
          </w:p>
        </w:tc>
        <w:tc>
          <w:tcPr>
            <w:tcW w:w="2547" w:type="dxa"/>
            <w:vAlign w:val="center"/>
          </w:tcPr>
          <w:p w14:paraId="47BB3D94" w14:textId="77777777" w:rsidR="00DB1505" w:rsidRPr="00615346" w:rsidRDefault="00DB1505" w:rsidP="007239FB">
            <w:pPr>
              <w:jc w:val="right"/>
              <w:rPr>
                <w:color w:val="FF0000"/>
              </w:rPr>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16</w:t>
            </w:r>
            <w:r w:rsidR="00606172">
              <w:rPr>
                <w:noProof/>
              </w:rPr>
              <w:fldChar w:fldCharType="end"/>
            </w:r>
          </w:p>
        </w:tc>
      </w:tr>
    </w:tbl>
    <w:p w14:paraId="3D29C281" w14:textId="4D467C1D" w:rsidR="00DB1505" w:rsidRPr="00DC4CF0" w:rsidRDefault="00722FAD" w:rsidP="00DB1505">
      <w:r>
        <w:t>i</w:t>
      </w:r>
      <w:r w:rsidRPr="00DC4CF0">
        <w:t xml:space="preserve">n </w:t>
      </w:r>
      <w:r w:rsidR="00DB1505" w:rsidRPr="00DC4CF0">
        <w:t xml:space="preserve">which T is </w:t>
      </w:r>
      <w:r w:rsidR="00FC2059">
        <w:t xml:space="preserve">the </w:t>
      </w:r>
      <w:r w:rsidR="00DB1505" w:rsidRPr="00FC2059">
        <w:rPr>
          <w:noProof/>
        </w:rPr>
        <w:t>temperature</w:t>
      </w:r>
      <w:r w:rsidR="00DB1505" w:rsidRPr="00DC4CF0">
        <w:t xml:space="preserve"> in Kelvin. The relation is valid for </w:t>
      </w:r>
      <w:r w:rsidR="00DB1505" w:rsidRPr="00DC4CF0">
        <w:rPr>
          <w:szCs w:val="24"/>
        </w:rPr>
        <w:t>373.15K&lt;T&lt;593.15K.</w:t>
      </w:r>
    </w:p>
    <w:p w14:paraId="0617A21D" w14:textId="3650CA11" w:rsidR="00DB1505" w:rsidRPr="00DC4CF0" w:rsidRDefault="00AE0DE8" w:rsidP="00DB1505">
      <w:pPr>
        <w:pStyle w:val="Heading4"/>
      </w:pPr>
      <w:bookmarkStart w:id="225" w:name="_Toc13055977"/>
      <w:r>
        <w:t>‘</w:t>
      </w:r>
      <w:r w:rsidR="00DB1505" w:rsidRPr="00DC4CF0">
        <w:t>thermal conductivity model</w:t>
      </w:r>
      <w:r>
        <w:t>’</w:t>
      </w:r>
      <w:bookmarkEnd w:id="225"/>
    </w:p>
    <w:p w14:paraId="53B2DE71" w14:textId="2C6097AE" w:rsidR="00DB1505" w:rsidRPr="00DC4CF0" w:rsidRDefault="00DB1505" w:rsidP="00DB1505">
      <w:pPr>
        <w:rPr>
          <w:rFonts w:ascii="Times" w:hAnsi="Times"/>
        </w:rPr>
      </w:pPr>
      <w:r w:rsidRPr="00DC4CF0">
        <w:t xml:space="preserve">The </w:t>
      </w:r>
      <w:r w:rsidR="00FC6030">
        <w:t>sub-keyword</w:t>
      </w:r>
      <w:r w:rsidRPr="00DC4CF0">
        <w:t xml:space="preserve"> </w:t>
      </w:r>
      <w:r w:rsidR="00AE0DE8">
        <w:t>‘</w:t>
      </w:r>
      <w:r w:rsidRPr="00DC4CF0">
        <w:t>thermal conductivity model</w:t>
      </w:r>
      <w:r w:rsidR="00AE0DE8">
        <w:t>’</w:t>
      </w:r>
      <w:r w:rsidRPr="00DC4CF0">
        <w:t xml:space="preserve"> specifies the thermal conductivity models. Currently, there are five models implemented in MIN3P-THCm. ‘</w:t>
      </w:r>
      <w:r w:rsidR="00AE0DE8">
        <w:t>M</w:t>
      </w:r>
      <w:r w:rsidR="00AE0DE8" w:rsidRPr="00DC4CF0">
        <w:t xml:space="preserve">odel </w:t>
      </w:r>
      <w:r w:rsidRPr="00DC4CF0">
        <w:t>1’ is for saturated porous media and calculated</w:t>
      </w:r>
      <w:r w:rsidR="00AE0DE8">
        <w:t xml:space="preserve"> as</w:t>
      </w:r>
      <w:r w:rsidRPr="00DC4CF0">
        <w:t>:</w:t>
      </w:r>
    </w:p>
    <w:tbl>
      <w:tblPr>
        <w:tblW w:w="0" w:type="auto"/>
        <w:tblLook w:val="04A0" w:firstRow="1" w:lastRow="0" w:firstColumn="1" w:lastColumn="0" w:noHBand="0" w:noVBand="1"/>
      </w:tblPr>
      <w:tblGrid>
        <w:gridCol w:w="6141"/>
        <w:gridCol w:w="2499"/>
      </w:tblGrid>
      <w:tr w:rsidR="00DB1505" w:rsidRPr="00DC4CF0" w14:paraId="27BB6D2E" w14:textId="77777777" w:rsidTr="007239FB">
        <w:trPr>
          <w:trHeight w:val="819"/>
        </w:trPr>
        <w:tc>
          <w:tcPr>
            <w:tcW w:w="6309" w:type="dxa"/>
            <w:vAlign w:val="center"/>
          </w:tcPr>
          <w:p w14:paraId="100C7FD4" w14:textId="77777777" w:rsidR="00DB1505" w:rsidRPr="00DC4CF0" w:rsidRDefault="00DB1505" w:rsidP="007239FB">
            <w:pPr>
              <w:rPr>
                <w:rFonts w:cs="Arial"/>
              </w:rPr>
            </w:pPr>
            <m:oMathPara>
              <m:oMathParaPr>
                <m:jc m:val="left"/>
              </m:oMathParaPr>
              <m:oMath>
                <m:r>
                  <w:rPr>
                    <w:rFonts w:ascii="Cambria Math" w:hAnsi="Cambria Math" w:cs="Arial"/>
                  </w:rPr>
                  <m:t>λ=ϕ</m:t>
                </m:r>
                <m:sSub>
                  <m:sSubPr>
                    <m:ctrlPr>
                      <w:rPr>
                        <w:rFonts w:ascii="Cambria Math" w:hAnsi="Cambria Math" w:cs="Arial"/>
                        <w:i/>
                      </w:rPr>
                    </m:ctrlPr>
                  </m:sSubPr>
                  <m:e>
                    <m:r>
                      <w:rPr>
                        <w:rFonts w:ascii="Cambria Math" w:hAnsi="Cambria Math" w:cs="Arial"/>
                      </w:rPr>
                      <m:t>λ</m:t>
                    </m:r>
                  </m:e>
                  <m:sub>
                    <m:r>
                      <w:rPr>
                        <w:rFonts w:ascii="Cambria Math" w:hAnsi="Cambria Math" w:cs="Arial"/>
                      </w:rPr>
                      <m:t>a</m:t>
                    </m:r>
                  </m:sub>
                </m:sSub>
                <m:r>
                  <w:rPr>
                    <w:rFonts w:ascii="Cambria Math" w:hAnsi="Cambria Math" w:cs="Arial"/>
                  </w:rPr>
                  <m:t>+(1-ϕ)</m:t>
                </m:r>
                <m:sSub>
                  <m:sSubPr>
                    <m:ctrlPr>
                      <w:rPr>
                        <w:rFonts w:ascii="Cambria Math" w:hAnsi="Cambria Math" w:cs="Arial"/>
                        <w:i/>
                      </w:rPr>
                    </m:ctrlPr>
                  </m:sSubPr>
                  <m:e>
                    <m:r>
                      <w:rPr>
                        <w:rFonts w:ascii="Cambria Math" w:hAnsi="Cambria Math" w:cs="Arial"/>
                      </w:rPr>
                      <m:t>λ</m:t>
                    </m:r>
                  </m:e>
                  <m:sub>
                    <m:r>
                      <w:rPr>
                        <w:rFonts w:ascii="Cambria Math" w:hAnsi="Cambria Math" w:cs="Arial"/>
                      </w:rPr>
                      <m:t>s</m:t>
                    </m:r>
                  </m:sub>
                </m:sSub>
              </m:oMath>
            </m:oMathPara>
          </w:p>
        </w:tc>
        <w:tc>
          <w:tcPr>
            <w:tcW w:w="2547" w:type="dxa"/>
            <w:vAlign w:val="center"/>
          </w:tcPr>
          <w:p w14:paraId="4A909546" w14:textId="77777777" w:rsidR="00DB1505" w:rsidRPr="00DC4CF0" w:rsidRDefault="00DB1505" w:rsidP="007239FB">
            <w:pPr>
              <w:jc w:val="right"/>
            </w:pPr>
            <w:r w:rsidRPr="00DC4CF0">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rsidRPr="00DC4CF0">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17</w:t>
            </w:r>
            <w:r w:rsidR="00606172">
              <w:rPr>
                <w:noProof/>
              </w:rPr>
              <w:fldChar w:fldCharType="end"/>
            </w:r>
          </w:p>
        </w:tc>
      </w:tr>
    </w:tbl>
    <w:p w14:paraId="5C5853E1" w14:textId="10A7B087" w:rsidR="00DB1505" w:rsidRPr="00DC4CF0" w:rsidRDefault="00AE0DE8" w:rsidP="00DB1505">
      <w:r>
        <w:t>i</w:t>
      </w:r>
      <w:r w:rsidRPr="00DC4CF0">
        <w:t xml:space="preserve">n </w:t>
      </w:r>
      <w:r w:rsidR="00DB1505" w:rsidRPr="00DC4CF0">
        <w:t xml:space="preserve">which </w:t>
      </w:r>
      <w:r w:rsidR="00DB1505" w:rsidRPr="00DC4CF0">
        <w:rPr>
          <w:rFonts w:ascii="Cambria Math" w:hAnsi="Cambria Math"/>
        </w:rPr>
        <w:t>𝜙</w:t>
      </w:r>
      <w:r w:rsidR="00DB1505" w:rsidRPr="00DC4CF0">
        <w:t xml:space="preserve"> is the porosity, </w:t>
      </w:r>
      <w:r w:rsidR="00DB1505" w:rsidRPr="00DC4CF0">
        <w:rPr>
          <w:rFonts w:ascii="Cambria Math" w:hAnsi="Cambria Math"/>
        </w:rPr>
        <w:t>𝜆</w:t>
      </w:r>
      <w:r w:rsidR="00DB1505" w:rsidRPr="00DC4CF0">
        <w:rPr>
          <w:vertAlign w:val="subscript"/>
        </w:rPr>
        <w:t>a</w:t>
      </w:r>
      <w:r w:rsidR="00DB1505" w:rsidRPr="00DC4CF0">
        <w:t xml:space="preserve"> is the thermal conductivity of the</w:t>
      </w:r>
      <w:r w:rsidR="00DB1505" w:rsidRPr="00DC4CF0">
        <w:rPr>
          <w:rFonts w:ascii="Arial" w:hAnsi="Arial" w:cs="Arial"/>
          <w:szCs w:val="24"/>
        </w:rPr>
        <w:t xml:space="preserve"> </w:t>
      </w:r>
      <w:r w:rsidR="00DB1505" w:rsidRPr="00DC4CF0">
        <w:rPr>
          <w:szCs w:val="24"/>
        </w:rPr>
        <w:t>aqueous phase,</w:t>
      </w:r>
      <w:r w:rsidR="00DB1505" w:rsidRPr="00DC4CF0">
        <w:t xml:space="preserve"> and </w:t>
      </w:r>
      <w:r w:rsidR="00DB1505" w:rsidRPr="00DC4CF0">
        <w:rPr>
          <w:rFonts w:ascii="Cambria Math" w:hAnsi="Cambria Math"/>
        </w:rPr>
        <w:t>𝜆</w:t>
      </w:r>
      <w:r w:rsidR="00DB1505" w:rsidRPr="00DC4CF0">
        <w:rPr>
          <w:vertAlign w:val="subscript"/>
        </w:rPr>
        <w:t>s</w:t>
      </w:r>
      <w:r w:rsidR="00DB1505" w:rsidRPr="00DC4CF0">
        <w:t xml:space="preserve"> is the thermal conductivity of the solid phase.</w:t>
      </w:r>
    </w:p>
    <w:p w14:paraId="4396B43B" w14:textId="0C2BD502" w:rsidR="00DB1505" w:rsidRPr="00DC4CF0" w:rsidRDefault="00DB1505" w:rsidP="00DB1505">
      <w:r w:rsidRPr="00DC4CF0" w:rsidDel="00E264E4">
        <w:t xml:space="preserve"> </w:t>
      </w:r>
      <w:r w:rsidRPr="00DC4CF0">
        <w:t>‘</w:t>
      </w:r>
      <w:r w:rsidR="00AE0DE8">
        <w:t>M</w:t>
      </w:r>
      <w:r w:rsidR="00AE0DE8" w:rsidRPr="00DC4CF0">
        <w:t xml:space="preserve">odel </w:t>
      </w:r>
      <w:r w:rsidRPr="00DC4CF0">
        <w:t>2’ is based on an empirical equation as a function of water saturation (</w:t>
      </w:r>
      <w:r w:rsidRPr="00DC4CF0">
        <w:rPr>
          <w:rFonts w:ascii="Cambria Math" w:hAnsi="Cambria Math"/>
        </w:rPr>
        <w:t>S</w:t>
      </w:r>
      <w:r w:rsidRPr="00DC4CF0">
        <w:rPr>
          <w:vertAlign w:val="subscript"/>
        </w:rPr>
        <w:t>a</w:t>
      </w:r>
      <w:r w:rsidRPr="00DC4CF0">
        <w:t>) (Bea et al., 2012; Chung and Horton, 1987; Sakai et al., 2009):</w:t>
      </w:r>
    </w:p>
    <w:tbl>
      <w:tblPr>
        <w:tblW w:w="0" w:type="auto"/>
        <w:tblLook w:val="04A0" w:firstRow="1" w:lastRow="0" w:firstColumn="1" w:lastColumn="0" w:noHBand="0" w:noVBand="1"/>
      </w:tblPr>
      <w:tblGrid>
        <w:gridCol w:w="6143"/>
        <w:gridCol w:w="2497"/>
      </w:tblGrid>
      <w:tr w:rsidR="00DB1505" w:rsidRPr="00DC4CF0" w14:paraId="3B044ABB" w14:textId="77777777" w:rsidTr="007239FB">
        <w:trPr>
          <w:trHeight w:val="819"/>
        </w:trPr>
        <w:tc>
          <w:tcPr>
            <w:tcW w:w="6309" w:type="dxa"/>
            <w:vAlign w:val="center"/>
          </w:tcPr>
          <w:p w14:paraId="078D1EF1" w14:textId="77777777" w:rsidR="00DB1505" w:rsidRPr="00DC4CF0" w:rsidRDefault="00DB1505" w:rsidP="007239FB">
            <w:pPr>
              <w:rPr>
                <w:rFonts w:cs="Arial"/>
              </w:rPr>
            </w:pPr>
            <m:oMathPara>
              <m:oMath>
                <m:r>
                  <w:rPr>
                    <w:rFonts w:ascii="Cambria Math" w:hAnsi="Cambria Math" w:cs="Arial"/>
                  </w:rPr>
                  <m:t>λ=</m:t>
                </m:r>
                <m:sSub>
                  <m:sSubPr>
                    <m:ctrlPr>
                      <w:rPr>
                        <w:rFonts w:ascii="Cambria Math" w:hAnsi="Cambria Math" w:cs="Arial"/>
                        <w:i/>
                      </w:rPr>
                    </m:ctrlPr>
                  </m:sSubPr>
                  <m:e>
                    <m:r>
                      <w:rPr>
                        <w:rFonts w:ascii="Cambria Math" w:hAnsi="Cambria Math" w:cs="Arial"/>
                      </w:rPr>
                      <m:t>b</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2</m:t>
                    </m:r>
                  </m:sub>
                </m:sSub>
                <m:r>
                  <w:rPr>
                    <w:rFonts w:ascii="Cambria Math" w:hAnsi="Cambria Math" w:cs="Arial"/>
                  </w:rPr>
                  <m:t>ϕ</m:t>
                </m:r>
                <m:sSub>
                  <m:sSubPr>
                    <m:ctrlPr>
                      <w:rPr>
                        <w:rFonts w:ascii="Cambria Math" w:hAnsi="Cambria Math" w:cs="Arial"/>
                        <w:i/>
                      </w:rPr>
                    </m:ctrlPr>
                  </m:sSubPr>
                  <m:e>
                    <m:r>
                      <w:rPr>
                        <w:rFonts w:ascii="Cambria Math" w:hAnsi="Cambria Math" w:cs="Arial"/>
                      </w:rPr>
                      <m:t>S</m:t>
                    </m:r>
                  </m:e>
                  <m:sub>
                    <m:r>
                      <w:rPr>
                        <w:rFonts w:ascii="Cambria Math" w:hAnsi="Cambria Math" w:cs="Arial"/>
                      </w:rPr>
                      <m:t>a</m:t>
                    </m:r>
                  </m:sub>
                </m:sSub>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3</m:t>
                    </m:r>
                  </m:sub>
                </m:sSub>
                <m:rad>
                  <m:radPr>
                    <m:degHide m:val="1"/>
                    <m:ctrlPr>
                      <w:rPr>
                        <w:rFonts w:ascii="Cambria Math" w:hAnsi="Cambria Math" w:cs="Arial"/>
                        <w:i/>
                      </w:rPr>
                    </m:ctrlPr>
                  </m:radPr>
                  <m:deg/>
                  <m:e>
                    <m:r>
                      <w:rPr>
                        <w:rFonts w:ascii="Cambria Math" w:hAnsi="Cambria Math" w:cs="Arial"/>
                      </w:rPr>
                      <m:t>ϕ</m:t>
                    </m:r>
                    <m:sSub>
                      <m:sSubPr>
                        <m:ctrlPr>
                          <w:rPr>
                            <w:rFonts w:ascii="Cambria Math" w:hAnsi="Cambria Math" w:cs="Arial"/>
                            <w:i/>
                          </w:rPr>
                        </m:ctrlPr>
                      </m:sSubPr>
                      <m:e>
                        <m:r>
                          <w:rPr>
                            <w:rFonts w:ascii="Cambria Math" w:hAnsi="Cambria Math" w:cs="Arial"/>
                          </w:rPr>
                          <m:t>S</m:t>
                        </m:r>
                      </m:e>
                      <m:sub>
                        <m:r>
                          <w:rPr>
                            <w:rFonts w:ascii="Cambria Math" w:hAnsi="Cambria Math" w:cs="Arial"/>
                          </w:rPr>
                          <m:t>a</m:t>
                        </m:r>
                      </m:sub>
                    </m:sSub>
                  </m:e>
                </m:rad>
              </m:oMath>
            </m:oMathPara>
          </w:p>
        </w:tc>
        <w:tc>
          <w:tcPr>
            <w:tcW w:w="2547" w:type="dxa"/>
            <w:vAlign w:val="center"/>
          </w:tcPr>
          <w:p w14:paraId="4BE8BF6B" w14:textId="77777777" w:rsidR="00DB1505" w:rsidRPr="00DC4CF0" w:rsidRDefault="00DB1505" w:rsidP="007239FB">
            <w:pPr>
              <w:jc w:val="right"/>
            </w:pPr>
            <w:r w:rsidRPr="00DC4CF0">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rsidRPr="00DC4CF0">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18</w:t>
            </w:r>
            <w:r w:rsidR="00606172">
              <w:rPr>
                <w:noProof/>
              </w:rPr>
              <w:fldChar w:fldCharType="end"/>
            </w:r>
          </w:p>
        </w:tc>
      </w:tr>
    </w:tbl>
    <w:p w14:paraId="2EB3C020" w14:textId="30DAEC30" w:rsidR="00DB1505" w:rsidRPr="00DC4CF0" w:rsidRDefault="00AE0DE8" w:rsidP="00DB1505">
      <w:r>
        <w:t>i</w:t>
      </w:r>
      <w:r w:rsidRPr="00DC4CF0">
        <w:t xml:space="preserve">n </w:t>
      </w:r>
      <w:r w:rsidR="00DB1505" w:rsidRPr="00DC4CF0">
        <w:t>which values of 0.228, -2.406, and 4.909 W m</w:t>
      </w:r>
      <w:r w:rsidR="00DB1505" w:rsidRPr="00DC4CF0">
        <w:rPr>
          <w:vertAlign w:val="superscript"/>
        </w:rPr>
        <w:t>-1</w:t>
      </w:r>
      <w:r w:rsidR="00DB1505" w:rsidRPr="00DC4CF0">
        <w:t xml:space="preserve"> °C</w:t>
      </w:r>
      <w:r w:rsidR="00DB1505" w:rsidRPr="00DC4CF0">
        <w:rPr>
          <w:vertAlign w:val="superscript"/>
        </w:rPr>
        <w:t>-1</w:t>
      </w:r>
      <w:r w:rsidR="00DB1505" w:rsidRPr="00DC4CF0">
        <w:t xml:space="preserve"> are currently implemented</w:t>
      </w:r>
      <w:r w:rsidR="00DB1505" w:rsidRPr="00DC4CF0">
        <w:rPr>
          <w:szCs w:val="24"/>
        </w:rPr>
        <w:t xml:space="preserve"> for the </w:t>
      </w:r>
      <w:r w:rsidR="00DB1505" w:rsidRPr="00DC4CF0">
        <w:t>variables b</w:t>
      </w:r>
      <w:r w:rsidR="00DB1505" w:rsidRPr="00DC4CF0">
        <w:rPr>
          <w:vertAlign w:val="subscript"/>
        </w:rPr>
        <w:t>1</w:t>
      </w:r>
      <w:r w:rsidR="00DB1505" w:rsidRPr="00DC4CF0">
        <w:t>, b</w:t>
      </w:r>
      <w:r w:rsidR="00DB1505" w:rsidRPr="00DC4CF0">
        <w:rPr>
          <w:vertAlign w:val="subscript"/>
        </w:rPr>
        <w:t>2</w:t>
      </w:r>
      <w:r w:rsidR="00DB1505" w:rsidRPr="00DC4CF0">
        <w:t>, and b</w:t>
      </w:r>
      <w:r w:rsidR="00DB1505" w:rsidRPr="00DC4CF0">
        <w:rPr>
          <w:vertAlign w:val="subscript"/>
        </w:rPr>
        <w:t>3</w:t>
      </w:r>
      <w:r w:rsidR="00DB1505" w:rsidRPr="00DC4CF0">
        <w:t xml:space="preserve">, respectively (Bea et al., 2012). </w:t>
      </w:r>
    </w:p>
    <w:p w14:paraId="40DE5D72" w14:textId="7801A46A" w:rsidR="00DB1505" w:rsidRPr="00DC4CF0" w:rsidRDefault="00C4277C" w:rsidP="00DB1505">
      <w:r>
        <w:t>‘M</w:t>
      </w:r>
      <w:r w:rsidR="00DB1505" w:rsidRPr="00DC4CF0">
        <w:t>odel 3</w:t>
      </w:r>
      <w:r>
        <w:t>’</w:t>
      </w:r>
      <w:r w:rsidR="00DB1505" w:rsidRPr="00DC4CF0">
        <w:t xml:space="preserve"> is for unsaturated porous media and </w:t>
      </w:r>
      <w:r>
        <w:t xml:space="preserve">is </w:t>
      </w:r>
      <w:r w:rsidR="00DB1505" w:rsidRPr="00DC4CF0">
        <w:t>calculated as:</w:t>
      </w:r>
    </w:p>
    <w:tbl>
      <w:tblPr>
        <w:tblW w:w="0" w:type="auto"/>
        <w:tblLook w:val="04A0" w:firstRow="1" w:lastRow="0" w:firstColumn="1" w:lastColumn="0" w:noHBand="0" w:noVBand="1"/>
      </w:tblPr>
      <w:tblGrid>
        <w:gridCol w:w="6149"/>
        <w:gridCol w:w="2491"/>
      </w:tblGrid>
      <w:tr w:rsidR="00DB1505" w:rsidRPr="00DC4CF0" w14:paraId="2DF9A93B" w14:textId="77777777" w:rsidTr="007239FB">
        <w:trPr>
          <w:trHeight w:val="819"/>
        </w:trPr>
        <w:tc>
          <w:tcPr>
            <w:tcW w:w="6309" w:type="dxa"/>
            <w:vAlign w:val="center"/>
          </w:tcPr>
          <w:p w14:paraId="2DB3C5BE" w14:textId="77777777" w:rsidR="00DB1505" w:rsidRPr="00DC4CF0" w:rsidRDefault="00DB1505" w:rsidP="007239FB">
            <w:pPr>
              <w:rPr>
                <w:rFonts w:cs="Arial"/>
              </w:rPr>
            </w:pPr>
            <m:oMathPara>
              <m:oMathParaPr>
                <m:jc m:val="left"/>
              </m:oMathParaPr>
              <m:oMath>
                <m:r>
                  <w:rPr>
                    <w:rFonts w:ascii="Cambria Math" w:hAnsi="Cambria Math" w:cs="Arial"/>
                  </w:rPr>
                  <m:t>λ=</m:t>
                </m:r>
                <m:sSubSup>
                  <m:sSubSupPr>
                    <m:ctrlPr>
                      <w:rPr>
                        <w:rFonts w:ascii="Cambria Math" w:hAnsi="Cambria Math" w:cs="Arial"/>
                        <w:i/>
                      </w:rPr>
                    </m:ctrlPr>
                  </m:sSubSupPr>
                  <m:e>
                    <m:r>
                      <w:rPr>
                        <w:rFonts w:ascii="Cambria Math" w:hAnsi="Cambria Math" w:cs="Arial"/>
                      </w:rPr>
                      <m:t>λ</m:t>
                    </m:r>
                  </m:e>
                  <m:sub>
                    <m:r>
                      <w:rPr>
                        <w:rFonts w:ascii="Cambria Math" w:hAnsi="Cambria Math" w:cs="Arial"/>
                      </w:rPr>
                      <m:t>s</m:t>
                    </m:r>
                  </m:sub>
                  <m:sup>
                    <m:r>
                      <w:rPr>
                        <w:rFonts w:ascii="Cambria Math" w:hAnsi="Cambria Math" w:cs="Arial"/>
                      </w:rPr>
                      <m:t>1-ϕ</m:t>
                    </m:r>
                  </m:sup>
                </m:sSubSup>
                <m:sSubSup>
                  <m:sSubSupPr>
                    <m:ctrlPr>
                      <w:rPr>
                        <w:rFonts w:ascii="Cambria Math" w:hAnsi="Cambria Math" w:cs="Arial"/>
                        <w:i/>
                      </w:rPr>
                    </m:ctrlPr>
                  </m:sSubSupPr>
                  <m:e>
                    <m:r>
                      <w:rPr>
                        <w:rFonts w:ascii="Cambria Math" w:hAnsi="Cambria Math" w:cs="Arial"/>
                      </w:rPr>
                      <m:t>λ</m:t>
                    </m:r>
                  </m:e>
                  <m:sub>
                    <m:r>
                      <w:rPr>
                        <w:rFonts w:ascii="Cambria Math" w:hAnsi="Cambria Math" w:cs="Arial"/>
                      </w:rPr>
                      <m:t>a</m:t>
                    </m:r>
                  </m:sub>
                  <m:sup>
                    <m:r>
                      <w:rPr>
                        <w:rFonts w:ascii="Cambria Math" w:hAnsi="Cambria Math" w:cs="Arial"/>
                      </w:rPr>
                      <m:t>ϕ</m:t>
                    </m:r>
                  </m:sup>
                </m:sSubSup>
                <m:rad>
                  <m:radPr>
                    <m:degHide m:val="1"/>
                    <m:ctrlPr>
                      <w:rPr>
                        <w:rFonts w:ascii="Cambria Math" w:hAnsi="Cambria Math" w:cs="Arial"/>
                        <w:i/>
                      </w:rPr>
                    </m:ctrlPr>
                  </m:radPr>
                  <m:deg/>
                  <m:e>
                    <m:sSub>
                      <m:sSubPr>
                        <m:ctrlPr>
                          <w:rPr>
                            <w:rFonts w:ascii="Cambria Math" w:hAnsi="Cambria Math" w:cs="Arial"/>
                            <w:i/>
                          </w:rPr>
                        </m:ctrlPr>
                      </m:sSubPr>
                      <m:e>
                        <m:r>
                          <w:rPr>
                            <w:rFonts w:ascii="Cambria Math" w:hAnsi="Cambria Math" w:cs="Arial"/>
                          </w:rPr>
                          <m:t>S</m:t>
                        </m:r>
                      </m:e>
                      <m:sub>
                        <m:r>
                          <w:rPr>
                            <w:rFonts w:ascii="Cambria Math" w:hAnsi="Cambria Math" w:cs="Arial"/>
                          </w:rPr>
                          <m:t>a</m:t>
                        </m:r>
                      </m:sub>
                    </m:sSub>
                  </m:e>
                </m:rad>
                <m:r>
                  <w:rPr>
                    <w:rFonts w:ascii="Cambria Math" w:hAnsi="Cambria Math" w:cs="Arial"/>
                  </w:rPr>
                  <m:t>+</m:t>
                </m:r>
                <m:sSubSup>
                  <m:sSubSupPr>
                    <m:ctrlPr>
                      <w:rPr>
                        <w:rFonts w:ascii="Cambria Math" w:hAnsi="Cambria Math" w:cs="Arial"/>
                        <w:i/>
                      </w:rPr>
                    </m:ctrlPr>
                  </m:sSubSupPr>
                  <m:e>
                    <m:r>
                      <w:rPr>
                        <w:rFonts w:ascii="Cambria Math" w:hAnsi="Cambria Math" w:cs="Arial"/>
                      </w:rPr>
                      <m:t>λ</m:t>
                    </m:r>
                  </m:e>
                  <m:sub>
                    <m:r>
                      <w:rPr>
                        <w:rFonts w:ascii="Cambria Math" w:hAnsi="Cambria Math" w:cs="Arial"/>
                      </w:rPr>
                      <m:t>s</m:t>
                    </m:r>
                  </m:sub>
                  <m:sup>
                    <m:r>
                      <w:rPr>
                        <w:rFonts w:ascii="Cambria Math" w:hAnsi="Cambria Math" w:cs="Arial"/>
                      </w:rPr>
                      <m:t>1-ϕ</m:t>
                    </m:r>
                  </m:sup>
                </m:sSubSup>
                <m:sSubSup>
                  <m:sSubSupPr>
                    <m:ctrlPr>
                      <w:rPr>
                        <w:rFonts w:ascii="Cambria Math" w:hAnsi="Cambria Math" w:cs="Arial"/>
                        <w:i/>
                      </w:rPr>
                    </m:ctrlPr>
                  </m:sSubSupPr>
                  <m:e>
                    <m:r>
                      <w:rPr>
                        <w:rFonts w:ascii="Cambria Math" w:hAnsi="Cambria Math" w:cs="Arial"/>
                      </w:rPr>
                      <m:t>λ</m:t>
                    </m:r>
                  </m:e>
                  <m:sub>
                    <m:r>
                      <w:rPr>
                        <w:rFonts w:ascii="Cambria Math" w:hAnsi="Cambria Math" w:cs="Arial"/>
                      </w:rPr>
                      <m:t>g</m:t>
                    </m:r>
                  </m:sub>
                  <m:sup>
                    <m:r>
                      <w:rPr>
                        <w:rFonts w:ascii="Cambria Math" w:hAnsi="Cambria Math" w:cs="Arial"/>
                      </w:rPr>
                      <m:t>ϕ</m:t>
                    </m:r>
                  </m:sup>
                </m:sSubSup>
                <m:rad>
                  <m:radPr>
                    <m:degHide m:val="1"/>
                    <m:ctrlPr>
                      <w:rPr>
                        <w:rFonts w:ascii="Cambria Math" w:hAnsi="Cambria Math" w:cs="Arial"/>
                        <w:i/>
                      </w:rPr>
                    </m:ctrlPr>
                  </m:radPr>
                  <m:deg/>
                  <m:e>
                    <m:sSub>
                      <m:sSubPr>
                        <m:ctrlPr>
                          <w:rPr>
                            <w:rFonts w:ascii="Cambria Math" w:hAnsi="Cambria Math" w:cs="Arial"/>
                            <w:i/>
                          </w:rPr>
                        </m:ctrlPr>
                      </m:sSubPr>
                      <m:e>
                        <m:r>
                          <w:rPr>
                            <w:rFonts w:ascii="Cambria Math" w:hAnsi="Cambria Math" w:cs="Arial"/>
                          </w:rPr>
                          <m:t>1-S</m:t>
                        </m:r>
                      </m:e>
                      <m:sub>
                        <m:r>
                          <w:rPr>
                            <w:rFonts w:ascii="Cambria Math" w:hAnsi="Cambria Math" w:cs="Arial"/>
                          </w:rPr>
                          <m:t>a</m:t>
                        </m:r>
                      </m:sub>
                    </m:sSub>
                  </m:e>
                </m:rad>
              </m:oMath>
            </m:oMathPara>
          </w:p>
        </w:tc>
        <w:tc>
          <w:tcPr>
            <w:tcW w:w="2547" w:type="dxa"/>
            <w:vAlign w:val="center"/>
          </w:tcPr>
          <w:p w14:paraId="64B5D001" w14:textId="77777777" w:rsidR="00DB1505" w:rsidRPr="00DC4CF0" w:rsidRDefault="00DB1505" w:rsidP="007239FB">
            <w:pPr>
              <w:jc w:val="right"/>
            </w:pPr>
            <w:r w:rsidRPr="00DC4CF0">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rsidRPr="00DC4CF0">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19</w:t>
            </w:r>
            <w:r w:rsidR="00606172">
              <w:rPr>
                <w:noProof/>
              </w:rPr>
              <w:fldChar w:fldCharType="end"/>
            </w:r>
          </w:p>
        </w:tc>
      </w:tr>
    </w:tbl>
    <w:p w14:paraId="5DDE015E" w14:textId="77777777" w:rsidR="00DB1505" w:rsidRPr="00DC4CF0" w:rsidRDefault="00DB1505" w:rsidP="00DB1505">
      <w:r w:rsidRPr="00DC4CF0">
        <w:lastRenderedPageBreak/>
        <w:t xml:space="preserve">where </w:t>
      </w:r>
      <m:oMath>
        <m:sSubSup>
          <m:sSubSupPr>
            <m:ctrlPr>
              <w:rPr>
                <w:rFonts w:ascii="Cambria Math" w:hAnsi="Cambria Math" w:cs="Arial"/>
                <w:i/>
              </w:rPr>
            </m:ctrlPr>
          </m:sSubSupPr>
          <m:e>
            <m:r>
              <w:rPr>
                <w:rFonts w:ascii="Cambria Math" w:hAnsi="Cambria Math" w:cs="Arial"/>
              </w:rPr>
              <m:t>λ</m:t>
            </m:r>
          </m:e>
          <m:sub>
            <m:r>
              <w:rPr>
                <w:rFonts w:ascii="Cambria Math" w:hAnsi="Cambria Math" w:cs="Arial"/>
              </w:rPr>
              <m:t>g</m:t>
            </m:r>
          </m:sub>
          <m:sup/>
        </m:sSubSup>
      </m:oMath>
      <w:r w:rsidRPr="00DC4CF0">
        <w:t xml:space="preserve"> is the thermal conductivity of the gas.</w:t>
      </w:r>
    </w:p>
    <w:p w14:paraId="28E7512F" w14:textId="08B57FB2" w:rsidR="00DB1505" w:rsidRPr="00DC4CF0" w:rsidRDefault="00C4277C" w:rsidP="00DB1505">
      <w:r>
        <w:t>‘M</w:t>
      </w:r>
      <w:r w:rsidR="00DB1505" w:rsidRPr="00DC4CF0">
        <w:t>odel 4</w:t>
      </w:r>
      <w:r>
        <w:t>’</w:t>
      </w:r>
      <w:r w:rsidR="00DB1505" w:rsidRPr="00DC4CF0">
        <w:t xml:space="preserve"> is calculated as:</w:t>
      </w:r>
    </w:p>
    <w:tbl>
      <w:tblPr>
        <w:tblW w:w="0" w:type="auto"/>
        <w:tblLook w:val="04A0" w:firstRow="1" w:lastRow="0" w:firstColumn="1" w:lastColumn="0" w:noHBand="0" w:noVBand="1"/>
      </w:tblPr>
      <w:tblGrid>
        <w:gridCol w:w="6147"/>
        <w:gridCol w:w="2493"/>
      </w:tblGrid>
      <w:tr w:rsidR="00DB1505" w:rsidRPr="00DC4CF0" w14:paraId="600FEFE5" w14:textId="77777777" w:rsidTr="007239FB">
        <w:trPr>
          <w:trHeight w:val="819"/>
        </w:trPr>
        <w:tc>
          <w:tcPr>
            <w:tcW w:w="6309" w:type="dxa"/>
            <w:vAlign w:val="center"/>
          </w:tcPr>
          <w:p w14:paraId="4D225057" w14:textId="77777777" w:rsidR="00DB1505" w:rsidRPr="00DC4CF0" w:rsidRDefault="00DB1505" w:rsidP="007239FB">
            <w:pPr>
              <w:rPr>
                <w:rFonts w:cs="Arial"/>
              </w:rPr>
            </w:pPr>
            <m:oMathPara>
              <m:oMathParaPr>
                <m:jc m:val="left"/>
              </m:oMathParaPr>
              <m:oMath>
                <m:r>
                  <w:rPr>
                    <w:rFonts w:ascii="Cambria Math" w:hAnsi="Cambria Math" w:cs="Arial"/>
                  </w:rPr>
                  <m:t>λ=</m:t>
                </m:r>
                <m:sSup>
                  <m:sSupPr>
                    <m:ctrlPr>
                      <w:rPr>
                        <w:rFonts w:ascii="Cambria Math" w:hAnsi="Cambria Math" w:cs="Arial"/>
                        <w:i/>
                      </w:rPr>
                    </m:ctrlPr>
                  </m:sSupPr>
                  <m:e>
                    <m:d>
                      <m:dPr>
                        <m:ctrlPr>
                          <w:rPr>
                            <w:rFonts w:ascii="Cambria Math" w:hAnsi="Cambria Math" w:cs="Arial"/>
                            <w:i/>
                          </w:rPr>
                        </m:ctrlPr>
                      </m:dPr>
                      <m:e>
                        <m:sSubSup>
                          <m:sSubSupPr>
                            <m:ctrlPr>
                              <w:rPr>
                                <w:rFonts w:ascii="Cambria Math" w:hAnsi="Cambria Math" w:cs="Arial"/>
                                <w:i/>
                              </w:rPr>
                            </m:ctrlPr>
                          </m:sSubSupPr>
                          <m:e>
                            <m:r>
                              <w:rPr>
                                <w:rFonts w:ascii="Cambria Math" w:hAnsi="Cambria Math" w:cs="Arial"/>
                              </w:rPr>
                              <m:t>λ</m:t>
                            </m:r>
                          </m:e>
                          <m:sub>
                            <m:r>
                              <w:rPr>
                                <w:rFonts w:ascii="Cambria Math" w:hAnsi="Cambria Math" w:cs="Arial"/>
                              </w:rPr>
                              <m:t>s</m:t>
                            </m:r>
                          </m:sub>
                          <m:sup>
                            <m:r>
                              <w:rPr>
                                <w:rFonts w:ascii="Cambria Math" w:hAnsi="Cambria Math" w:cs="Arial"/>
                              </w:rPr>
                              <m:t>1-ϕ</m:t>
                            </m:r>
                          </m:sup>
                        </m:sSubSup>
                        <m:sSubSup>
                          <m:sSubSupPr>
                            <m:ctrlPr>
                              <w:rPr>
                                <w:rFonts w:ascii="Cambria Math" w:hAnsi="Cambria Math" w:cs="Arial"/>
                                <w:i/>
                              </w:rPr>
                            </m:ctrlPr>
                          </m:sSubSupPr>
                          <m:e>
                            <m:r>
                              <w:rPr>
                                <w:rFonts w:ascii="Cambria Math" w:hAnsi="Cambria Math" w:cs="Arial"/>
                              </w:rPr>
                              <m:t>λ</m:t>
                            </m:r>
                          </m:e>
                          <m:sub>
                            <m:r>
                              <w:rPr>
                                <w:rFonts w:ascii="Cambria Math" w:hAnsi="Cambria Math" w:cs="Arial"/>
                              </w:rPr>
                              <m:t>a</m:t>
                            </m:r>
                          </m:sub>
                          <m:sup>
                            <m:r>
                              <w:rPr>
                                <w:rFonts w:ascii="Cambria Math" w:hAnsi="Cambria Math" w:cs="Arial"/>
                              </w:rPr>
                              <m:t>ϕ</m:t>
                            </m:r>
                          </m:sup>
                        </m:sSubSup>
                      </m:e>
                    </m:d>
                  </m:e>
                  <m:sup>
                    <m:sSub>
                      <m:sSubPr>
                        <m:ctrlPr>
                          <w:rPr>
                            <w:rFonts w:ascii="Cambria Math" w:hAnsi="Cambria Math" w:cs="Arial"/>
                            <w:i/>
                          </w:rPr>
                        </m:ctrlPr>
                      </m:sSubPr>
                      <m:e>
                        <m:r>
                          <w:rPr>
                            <w:rFonts w:ascii="Cambria Math" w:hAnsi="Cambria Math" w:cs="Arial"/>
                          </w:rPr>
                          <m:t>S</m:t>
                        </m:r>
                      </m:e>
                      <m:sub>
                        <m:r>
                          <w:rPr>
                            <w:rFonts w:ascii="Cambria Math" w:hAnsi="Cambria Math" w:cs="Arial"/>
                          </w:rPr>
                          <m:t>a</m:t>
                        </m:r>
                      </m:sub>
                    </m:sSub>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sSubSup>
                          <m:sSubSupPr>
                            <m:ctrlPr>
                              <w:rPr>
                                <w:rFonts w:ascii="Cambria Math" w:hAnsi="Cambria Math" w:cs="Arial"/>
                                <w:i/>
                              </w:rPr>
                            </m:ctrlPr>
                          </m:sSubSupPr>
                          <m:e>
                            <m:r>
                              <w:rPr>
                                <w:rFonts w:ascii="Cambria Math" w:hAnsi="Cambria Math" w:cs="Arial"/>
                              </w:rPr>
                              <m:t>λ</m:t>
                            </m:r>
                          </m:e>
                          <m:sub>
                            <m:r>
                              <w:rPr>
                                <w:rFonts w:ascii="Cambria Math" w:hAnsi="Cambria Math" w:cs="Arial"/>
                              </w:rPr>
                              <m:t>s</m:t>
                            </m:r>
                          </m:sub>
                          <m:sup>
                            <m:r>
                              <w:rPr>
                                <w:rFonts w:ascii="Cambria Math" w:hAnsi="Cambria Math" w:cs="Arial"/>
                              </w:rPr>
                              <m:t>1-ϕ</m:t>
                            </m:r>
                          </m:sup>
                        </m:sSubSup>
                        <m:sSubSup>
                          <m:sSubSupPr>
                            <m:ctrlPr>
                              <w:rPr>
                                <w:rFonts w:ascii="Cambria Math" w:hAnsi="Cambria Math" w:cs="Arial"/>
                                <w:i/>
                              </w:rPr>
                            </m:ctrlPr>
                          </m:sSubSupPr>
                          <m:e>
                            <m:r>
                              <w:rPr>
                                <w:rFonts w:ascii="Cambria Math" w:hAnsi="Cambria Math" w:cs="Arial"/>
                              </w:rPr>
                              <m:t>λ</m:t>
                            </m:r>
                          </m:e>
                          <m:sub>
                            <m:r>
                              <w:rPr>
                                <w:rFonts w:ascii="Cambria Math" w:hAnsi="Cambria Math" w:cs="Arial"/>
                              </w:rPr>
                              <m:t>g</m:t>
                            </m:r>
                          </m:sub>
                          <m:sup>
                            <m:r>
                              <w:rPr>
                                <w:rFonts w:ascii="Cambria Math" w:hAnsi="Cambria Math" w:cs="Arial"/>
                              </w:rPr>
                              <m:t>ϕ</m:t>
                            </m:r>
                          </m:sup>
                        </m:sSubSup>
                      </m:e>
                    </m:d>
                  </m:e>
                  <m:sup>
                    <m:sSub>
                      <m:sSubPr>
                        <m:ctrlPr>
                          <w:rPr>
                            <w:rFonts w:ascii="Cambria Math" w:hAnsi="Cambria Math" w:cs="Arial"/>
                            <w:i/>
                          </w:rPr>
                        </m:ctrlPr>
                      </m:sSubPr>
                      <m:e>
                        <m:r>
                          <w:rPr>
                            <w:rFonts w:ascii="Cambria Math" w:hAnsi="Cambria Math" w:cs="Arial"/>
                          </w:rPr>
                          <m:t>1-S</m:t>
                        </m:r>
                      </m:e>
                      <m:sub>
                        <m:r>
                          <w:rPr>
                            <w:rFonts w:ascii="Cambria Math" w:hAnsi="Cambria Math" w:cs="Arial"/>
                          </w:rPr>
                          <m:t>a</m:t>
                        </m:r>
                      </m:sub>
                    </m:sSub>
                  </m:sup>
                </m:sSup>
              </m:oMath>
            </m:oMathPara>
          </w:p>
        </w:tc>
        <w:tc>
          <w:tcPr>
            <w:tcW w:w="2547" w:type="dxa"/>
            <w:vAlign w:val="center"/>
          </w:tcPr>
          <w:p w14:paraId="3870F265" w14:textId="77777777" w:rsidR="00DB1505" w:rsidRPr="00DC4CF0" w:rsidRDefault="00DB1505" w:rsidP="007239FB">
            <w:pPr>
              <w:jc w:val="right"/>
            </w:pPr>
            <w:r w:rsidRPr="00DC4CF0">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rsidRPr="00DC4CF0">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20</w:t>
            </w:r>
            <w:r w:rsidR="00606172">
              <w:rPr>
                <w:noProof/>
              </w:rPr>
              <w:fldChar w:fldCharType="end"/>
            </w:r>
          </w:p>
        </w:tc>
      </w:tr>
    </w:tbl>
    <w:p w14:paraId="5E7310E9" w14:textId="68D23781" w:rsidR="00DB1505" w:rsidRPr="00DC4CF0" w:rsidRDefault="00C4277C" w:rsidP="00DB1505">
      <w:r>
        <w:t>‘M</w:t>
      </w:r>
      <w:r w:rsidRPr="00DC4CF0">
        <w:t xml:space="preserve">odel </w:t>
      </w:r>
      <w:r w:rsidR="00DB1505" w:rsidRPr="00DC4CF0">
        <w:t>5</w:t>
      </w:r>
      <w:r>
        <w:t>’</w:t>
      </w:r>
      <w:r w:rsidR="00DB1505" w:rsidRPr="00DC4CF0">
        <w:t xml:space="preserve"> is calculated as:</w:t>
      </w:r>
    </w:p>
    <w:tbl>
      <w:tblPr>
        <w:tblW w:w="0" w:type="auto"/>
        <w:tblLook w:val="04A0" w:firstRow="1" w:lastRow="0" w:firstColumn="1" w:lastColumn="0" w:noHBand="0" w:noVBand="1"/>
      </w:tblPr>
      <w:tblGrid>
        <w:gridCol w:w="6147"/>
        <w:gridCol w:w="2493"/>
      </w:tblGrid>
      <w:tr w:rsidR="00DB1505" w:rsidRPr="00DC4CF0" w14:paraId="049964EF" w14:textId="77777777" w:rsidTr="007239FB">
        <w:trPr>
          <w:trHeight w:val="819"/>
        </w:trPr>
        <w:tc>
          <w:tcPr>
            <w:tcW w:w="6309" w:type="dxa"/>
            <w:vAlign w:val="center"/>
          </w:tcPr>
          <w:p w14:paraId="7F5CA9FC" w14:textId="77777777" w:rsidR="00DB1505" w:rsidRPr="00DC4CF0" w:rsidRDefault="00DB1505" w:rsidP="007239FB">
            <w:pPr>
              <w:rPr>
                <w:rFonts w:cs="Arial"/>
              </w:rPr>
            </w:pPr>
            <m:oMathPara>
              <m:oMathParaPr>
                <m:jc m:val="left"/>
              </m:oMathParaPr>
              <m:oMath>
                <m:r>
                  <w:rPr>
                    <w:rFonts w:ascii="Cambria Math" w:hAnsi="Cambria Math" w:cs="Arial"/>
                  </w:rPr>
                  <m:t>λ=</m:t>
                </m:r>
                <m:sSup>
                  <m:sSupPr>
                    <m:ctrlPr>
                      <w:rPr>
                        <w:rFonts w:ascii="Cambria Math" w:hAnsi="Cambria Math" w:cs="Arial"/>
                        <w:i/>
                      </w:rPr>
                    </m:ctrlPr>
                  </m:sSupPr>
                  <m:e>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λ</m:t>
                            </m:r>
                          </m:e>
                          <m:sub>
                            <m:r>
                              <w:rPr>
                                <w:rFonts w:ascii="Cambria Math" w:hAnsi="Cambria Math" w:cs="Arial"/>
                              </w:rPr>
                              <m:t>s</m:t>
                            </m:r>
                          </m:sub>
                        </m:sSub>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1-ϕ</m:t>
                                </m:r>
                              </m:e>
                            </m:d>
                          </m:e>
                          <m:sup>
                            <m:r>
                              <w:rPr>
                                <w:rFonts w:ascii="Cambria Math" w:hAnsi="Cambria Math" w:cs="Arial"/>
                              </w:rPr>
                              <m:t>n</m:t>
                            </m:r>
                          </m:sup>
                        </m:sSup>
                        <m:r>
                          <w:rPr>
                            <w:rFonts w:ascii="Cambria Math" w:hAnsi="Cambria Math" w:cs="Arial"/>
                          </w:rPr>
                          <m:t>+</m:t>
                        </m:r>
                        <m:sSub>
                          <m:sSubPr>
                            <m:ctrlPr>
                              <w:rPr>
                                <w:rFonts w:ascii="Cambria Math" w:hAnsi="Cambria Math" w:cs="Arial"/>
                                <w:i/>
                              </w:rPr>
                            </m:ctrlPr>
                          </m:sSubPr>
                          <m:e>
                            <m:r>
                              <w:rPr>
                                <w:rFonts w:ascii="Cambria Math" w:hAnsi="Cambria Math" w:cs="Arial"/>
                              </w:rPr>
                              <m:t>λ</m:t>
                            </m:r>
                          </m:e>
                          <m:sub>
                            <m:r>
                              <w:rPr>
                                <w:rFonts w:ascii="Cambria Math" w:hAnsi="Cambria Math" w:cs="Arial"/>
                              </w:rPr>
                              <m:t>a</m:t>
                            </m:r>
                          </m:sub>
                        </m:sSub>
                        <m:sSup>
                          <m:sSupPr>
                            <m:ctrlPr>
                              <w:rPr>
                                <w:rFonts w:ascii="Cambria Math" w:hAnsi="Cambria Math" w:cs="Arial"/>
                                <w:i/>
                              </w:rPr>
                            </m:ctrlPr>
                          </m:sSupPr>
                          <m:e>
                            <m:r>
                              <w:rPr>
                                <w:rFonts w:ascii="Cambria Math" w:hAnsi="Cambria Math" w:cs="Arial"/>
                              </w:rPr>
                              <m:t>ϕ</m:t>
                            </m:r>
                          </m:e>
                          <m:sup>
                            <m:r>
                              <w:rPr>
                                <w:rFonts w:ascii="Cambria Math" w:hAnsi="Cambria Math" w:cs="Arial"/>
                              </w:rPr>
                              <m:t>n</m:t>
                            </m:r>
                          </m:sup>
                        </m:sSup>
                        <m:r>
                          <w:rPr>
                            <w:rFonts w:ascii="Cambria Math" w:hAnsi="Cambria Math" w:cs="Arial"/>
                          </w:rPr>
                          <m:t xml:space="preserve"> </m:t>
                        </m:r>
                      </m:e>
                    </m:d>
                  </m:e>
                  <m:sup>
                    <m:sSub>
                      <m:sSubPr>
                        <m:ctrlPr>
                          <w:rPr>
                            <w:rFonts w:ascii="Cambria Math" w:hAnsi="Cambria Math" w:cs="Arial"/>
                            <w:i/>
                          </w:rPr>
                        </m:ctrlPr>
                      </m:sSubPr>
                      <m:e>
                        <m:r>
                          <w:rPr>
                            <w:rFonts w:ascii="Cambria Math" w:hAnsi="Cambria Math" w:cs="Arial"/>
                          </w:rPr>
                          <m:t>S</m:t>
                        </m:r>
                      </m:e>
                      <m:sub>
                        <m:r>
                          <w:rPr>
                            <w:rFonts w:ascii="Cambria Math" w:hAnsi="Cambria Math" w:cs="Arial"/>
                          </w:rPr>
                          <m:t>a</m:t>
                        </m:r>
                      </m:sub>
                    </m:sSub>
                  </m:sup>
                </m:sSup>
                <m:sSup>
                  <m:sSupPr>
                    <m:ctrlPr>
                      <w:rPr>
                        <w:rFonts w:ascii="Cambria Math" w:hAnsi="Cambria Math" w:cs="Arial"/>
                        <w:i/>
                      </w:rPr>
                    </m:ctrlPr>
                  </m:sSupPr>
                  <m:e>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λ</m:t>
                            </m:r>
                          </m:e>
                          <m:sub>
                            <m:r>
                              <w:rPr>
                                <w:rFonts w:ascii="Cambria Math" w:hAnsi="Cambria Math" w:cs="Arial"/>
                              </w:rPr>
                              <m:t>s</m:t>
                            </m:r>
                          </m:sub>
                        </m:sSub>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1-ϕ</m:t>
                                </m:r>
                              </m:e>
                            </m:d>
                          </m:e>
                          <m:sup>
                            <m:r>
                              <w:rPr>
                                <w:rFonts w:ascii="Cambria Math" w:hAnsi="Cambria Math" w:cs="Arial"/>
                              </w:rPr>
                              <m:t>n</m:t>
                            </m:r>
                          </m:sup>
                        </m:sSup>
                        <m:r>
                          <w:rPr>
                            <w:rFonts w:ascii="Cambria Math" w:hAnsi="Cambria Math" w:cs="Arial"/>
                          </w:rPr>
                          <m:t>+</m:t>
                        </m:r>
                        <m:sSub>
                          <m:sSubPr>
                            <m:ctrlPr>
                              <w:rPr>
                                <w:rFonts w:ascii="Cambria Math" w:hAnsi="Cambria Math" w:cs="Arial"/>
                                <w:i/>
                              </w:rPr>
                            </m:ctrlPr>
                          </m:sSubPr>
                          <m:e>
                            <m:r>
                              <w:rPr>
                                <w:rFonts w:ascii="Cambria Math" w:hAnsi="Cambria Math" w:cs="Arial"/>
                              </w:rPr>
                              <m:t>λ</m:t>
                            </m:r>
                          </m:e>
                          <m:sub>
                            <m:r>
                              <w:rPr>
                                <w:rFonts w:ascii="Cambria Math" w:hAnsi="Cambria Math" w:cs="Arial"/>
                              </w:rPr>
                              <m:t>g</m:t>
                            </m:r>
                          </m:sub>
                        </m:sSub>
                        <m:sSup>
                          <m:sSupPr>
                            <m:ctrlPr>
                              <w:rPr>
                                <w:rFonts w:ascii="Cambria Math" w:hAnsi="Cambria Math" w:cs="Arial"/>
                                <w:i/>
                              </w:rPr>
                            </m:ctrlPr>
                          </m:sSupPr>
                          <m:e>
                            <m:r>
                              <w:rPr>
                                <w:rFonts w:ascii="Cambria Math" w:hAnsi="Cambria Math" w:cs="Arial"/>
                              </w:rPr>
                              <m:t>ϕ</m:t>
                            </m:r>
                          </m:e>
                          <m:sup>
                            <m:r>
                              <w:rPr>
                                <w:rFonts w:ascii="Cambria Math" w:hAnsi="Cambria Math" w:cs="Arial"/>
                              </w:rPr>
                              <m:t>n</m:t>
                            </m:r>
                          </m:sup>
                        </m:sSup>
                        <m:r>
                          <w:rPr>
                            <w:rFonts w:ascii="Cambria Math" w:hAnsi="Cambria Math" w:cs="Arial"/>
                          </w:rPr>
                          <m:t xml:space="preserve"> </m:t>
                        </m:r>
                      </m:e>
                    </m:d>
                  </m:e>
                  <m:sup>
                    <m:r>
                      <w:rPr>
                        <w:rFonts w:ascii="Cambria Math" w:hAnsi="Cambria Math" w:cs="Arial"/>
                      </w:rPr>
                      <m:t>1-</m:t>
                    </m:r>
                    <m:sSub>
                      <m:sSubPr>
                        <m:ctrlPr>
                          <w:rPr>
                            <w:rFonts w:ascii="Cambria Math" w:hAnsi="Cambria Math" w:cs="Arial"/>
                            <w:i/>
                          </w:rPr>
                        </m:ctrlPr>
                      </m:sSubPr>
                      <m:e>
                        <m:r>
                          <w:rPr>
                            <w:rFonts w:ascii="Cambria Math" w:hAnsi="Cambria Math" w:cs="Arial"/>
                          </w:rPr>
                          <m:t>S</m:t>
                        </m:r>
                      </m:e>
                      <m:sub>
                        <m:r>
                          <w:rPr>
                            <w:rFonts w:ascii="Cambria Math" w:hAnsi="Cambria Math" w:cs="Arial"/>
                          </w:rPr>
                          <m:t>a</m:t>
                        </m:r>
                      </m:sub>
                    </m:sSub>
                  </m:sup>
                </m:sSup>
              </m:oMath>
            </m:oMathPara>
          </w:p>
        </w:tc>
        <w:tc>
          <w:tcPr>
            <w:tcW w:w="2547" w:type="dxa"/>
            <w:vAlign w:val="center"/>
          </w:tcPr>
          <w:p w14:paraId="20F2259B" w14:textId="77777777" w:rsidR="00DB1505" w:rsidRPr="00DC4CF0" w:rsidRDefault="00DB1505" w:rsidP="007239FB">
            <w:pPr>
              <w:jc w:val="right"/>
            </w:pPr>
            <w:r w:rsidRPr="00DC4CF0">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rsidRPr="00DC4CF0">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21</w:t>
            </w:r>
            <w:r w:rsidR="00606172">
              <w:rPr>
                <w:noProof/>
              </w:rPr>
              <w:fldChar w:fldCharType="end"/>
            </w:r>
          </w:p>
        </w:tc>
      </w:tr>
    </w:tbl>
    <w:p w14:paraId="0BC1CC17" w14:textId="39038E8E" w:rsidR="00DB1505" w:rsidRPr="00DC4CF0" w:rsidRDefault="00DB1505" w:rsidP="00DB1505">
      <w:r w:rsidRPr="00DC4CF0">
        <w:t xml:space="preserve">where n is a coefficient that should be provided in the MIN3P-THCm input file </w:t>
      </w:r>
      <w:r w:rsidR="00C4277C" w:rsidRPr="00DC4CF0">
        <w:t>following</w:t>
      </w:r>
      <w:r w:rsidRPr="00DC4CF0">
        <w:t xml:space="preserve"> </w:t>
      </w:r>
      <w:r w:rsidR="00C4277C">
        <w:t>‘</w:t>
      </w:r>
      <w:r w:rsidRPr="00DC4CF0">
        <w:t>model 5</w:t>
      </w:r>
      <w:r w:rsidR="00C4277C">
        <w:t>.’</w:t>
      </w:r>
    </w:p>
    <w:p w14:paraId="24BF48BA" w14:textId="5880C13D" w:rsidR="00DB1505" w:rsidRPr="00816BA9" w:rsidRDefault="00C4277C" w:rsidP="00DB1505">
      <w:pPr>
        <w:pStyle w:val="Heading4"/>
      </w:pPr>
      <w:bookmarkStart w:id="226" w:name="_Toc13055978"/>
      <w:r>
        <w:t>‘</w:t>
      </w:r>
      <w:r w:rsidR="00DB1505" w:rsidRPr="00FC2059">
        <w:rPr>
          <w:noProof/>
        </w:rPr>
        <w:t>newton</w:t>
      </w:r>
      <w:r w:rsidR="00DB1505" w:rsidRPr="00816BA9">
        <w:t xml:space="preserve"> iteration settings’</w:t>
      </w:r>
      <w:bookmarkEnd w:id="226"/>
    </w:p>
    <w:p w14:paraId="5955CE27" w14:textId="0F771962" w:rsidR="00DB1505" w:rsidRPr="00816BA9" w:rsidRDefault="00DB1505" w:rsidP="00DB1505">
      <w:r w:rsidRPr="00816BA9">
        <w:t xml:space="preserve">This sub-block defines the parameters affecting the Newton iteration. Similar to the definitions for reactive transport, the parameters are used to specify the settings of the Newton iteration for heat transport (see </w:t>
      </w:r>
      <w:r w:rsidR="00C4277C">
        <w:t>S</w:t>
      </w:r>
      <w:r w:rsidR="00C4277C" w:rsidRPr="00816BA9">
        <w:t xml:space="preserve">ection </w:t>
      </w:r>
      <w:r w:rsidRPr="00816BA9">
        <w:t>3.9.2.9).</w:t>
      </w:r>
    </w:p>
    <w:p w14:paraId="4BD28C0D" w14:textId="77777777" w:rsidR="00DB1505" w:rsidRPr="00816BA9" w:rsidRDefault="00DB1505" w:rsidP="00DB1505">
      <w:pPr>
        <w:pStyle w:val="Heading4"/>
      </w:pPr>
      <w:bookmarkStart w:id="227" w:name="_Toc13055979"/>
      <w:r w:rsidRPr="00816BA9">
        <w:t>‘solver settings’</w:t>
      </w:r>
      <w:bookmarkEnd w:id="227"/>
      <w:r w:rsidRPr="00816BA9">
        <w:t xml:space="preserve"> </w:t>
      </w:r>
    </w:p>
    <w:p w14:paraId="6753BF6A" w14:textId="693CC5B9" w:rsidR="00DB1505" w:rsidRPr="00D81AA7" w:rsidRDefault="00DB1505" w:rsidP="00DB1505">
      <w:r w:rsidRPr="00816BA9">
        <w:t xml:space="preserve">The solver package </w:t>
      </w:r>
      <w:r w:rsidR="00D955CA" w:rsidRPr="00816BA9">
        <w:t>W</w:t>
      </w:r>
      <w:r w:rsidR="00D955CA">
        <w:t>atSolv</w:t>
      </w:r>
      <w:r w:rsidR="00D955CA" w:rsidRPr="00816BA9">
        <w:t xml:space="preserve"> </w:t>
      </w:r>
      <w:r>
        <w:t>(</w:t>
      </w:r>
      <w:r w:rsidRPr="00816BA9">
        <w:t>VanderKwaak et al., 1997</w:t>
      </w:r>
      <w:r>
        <w:t>)</w:t>
      </w:r>
      <w:r w:rsidRPr="00816BA9">
        <w:t xml:space="preserve"> is also used for the solution of the heat transport problem. The settings defined in the sub-block ‘solver settings’ are</w:t>
      </w:r>
      <w:r w:rsidR="00D955CA">
        <w:t>,</w:t>
      </w:r>
      <w:r w:rsidRPr="00816BA9">
        <w:t xml:space="preserve"> therefore</w:t>
      </w:r>
      <w:r w:rsidR="00D955CA">
        <w:t>,</w:t>
      </w:r>
      <w:r w:rsidRPr="00816BA9">
        <w:t xml:space="preserve"> </w:t>
      </w:r>
      <w:r w:rsidR="00D955CA" w:rsidRPr="00816BA9">
        <w:t>equ</w:t>
      </w:r>
      <w:r w:rsidR="00D955CA">
        <w:t>al</w:t>
      </w:r>
      <w:r w:rsidR="00D955CA" w:rsidRPr="00816BA9">
        <w:t xml:space="preserve"> </w:t>
      </w:r>
      <w:r w:rsidRPr="00816BA9">
        <w:t>to the one for the variably-saturated flow problem</w:t>
      </w:r>
      <w:r w:rsidR="00D955CA">
        <w:t>,</w:t>
      </w:r>
      <w:r w:rsidRPr="00816BA9">
        <w:t xml:space="preserve"> </w:t>
      </w:r>
      <w:r>
        <w:t>as</w:t>
      </w:r>
      <w:r w:rsidRPr="00816BA9">
        <w:t xml:space="preserve"> described in </w:t>
      </w:r>
      <w:r w:rsidR="00D955CA">
        <w:t>S</w:t>
      </w:r>
      <w:r w:rsidR="00D955CA" w:rsidRPr="00816BA9">
        <w:t>ection</w:t>
      </w:r>
      <w:r w:rsidR="00D955CA">
        <w:t xml:space="preserve"> </w:t>
      </w:r>
      <w:r>
        <w:fldChar w:fldCharType="begin"/>
      </w:r>
      <w:r>
        <w:instrText xml:space="preserve"> REF _Ref417036414 \r \h </w:instrText>
      </w:r>
      <w:r>
        <w:fldChar w:fldCharType="separate"/>
      </w:r>
      <w:r w:rsidR="00D41448">
        <w:t>3.7.2.12</w:t>
      </w:r>
      <w:r>
        <w:fldChar w:fldCharType="end"/>
      </w:r>
      <w:r w:rsidRPr="00816BA9">
        <w:t>.</w:t>
      </w:r>
    </w:p>
    <w:p w14:paraId="12E3268B" w14:textId="0D0D8FBF" w:rsidR="00DB1505" w:rsidRPr="00B11744" w:rsidRDefault="00DB1505" w:rsidP="00DB1505">
      <w:r w:rsidRPr="00B11744">
        <w:t xml:space="preserve">All other parameters are listed in Table </w:t>
      </w:r>
      <w:r w:rsidRPr="00B11744">
        <w:rPr>
          <w:noProof/>
        </w:rPr>
        <w:t xml:space="preserve">3.9 </w:t>
      </w:r>
      <w:r>
        <w:t>w</w:t>
      </w:r>
      <w:r w:rsidRPr="00402645">
        <w:t>ith the corresponding default settings, possible parameter settings</w:t>
      </w:r>
      <w:r w:rsidR="00D955CA">
        <w:t>,</w:t>
      </w:r>
      <w:r w:rsidRPr="00402645">
        <w:t xml:space="preserve"> and the recommended range for the parameters.</w:t>
      </w:r>
      <w:bookmarkStart w:id="228" w:name="_Ref392233863"/>
    </w:p>
    <w:p w14:paraId="2F4A5E97" w14:textId="363E176D" w:rsidR="00DB1505" w:rsidRPr="00ED3698" w:rsidRDefault="005C0C03" w:rsidP="00DB1505">
      <w:pPr>
        <w:pStyle w:val="Heading3"/>
      </w:pPr>
      <w:bookmarkStart w:id="229" w:name="_Toc13055980"/>
      <w:r>
        <w:t>Data input file</w:t>
      </w:r>
      <w:bookmarkEnd w:id="229"/>
    </w:p>
    <w:p w14:paraId="531B9441" w14:textId="77777777" w:rsidR="00DB1505" w:rsidRPr="00ED3698" w:rsidRDefault="00DB1505" w:rsidP="00DB1505">
      <w:r>
        <w:t>Two examples were provided to demonstrate the functions. The first example is:</w:t>
      </w:r>
    </w:p>
    <w:p w14:paraId="641373CD" w14:textId="77777777" w:rsidR="00DB1505" w:rsidRPr="00ED3698" w:rsidRDefault="00DB1505" w:rsidP="00DB1505">
      <w:pPr>
        <w:pStyle w:val="StyleCode"/>
      </w:pPr>
      <w:r w:rsidRPr="00ED3698">
        <w:t>! ---------------------------------------------------------------------------</w:t>
      </w:r>
    </w:p>
    <w:p w14:paraId="594E78C8" w14:textId="77777777" w:rsidR="00DB1505" w:rsidRDefault="00DB1505" w:rsidP="00DB1505">
      <w:pPr>
        <w:pStyle w:val="StyleCode"/>
      </w:pPr>
      <w:r>
        <w:t>'control parameters - energy balance'</w:t>
      </w:r>
    </w:p>
    <w:p w14:paraId="327C6D6B" w14:textId="77777777" w:rsidR="00DB1505" w:rsidRDefault="00DB1505" w:rsidP="00DB1505">
      <w:pPr>
        <w:pStyle w:val="StyleCode"/>
      </w:pPr>
    </w:p>
    <w:p w14:paraId="6A7E76C3" w14:textId="77777777" w:rsidR="00DB1505" w:rsidRDefault="00DB1505" w:rsidP="00DB1505">
      <w:pPr>
        <w:pStyle w:val="StyleCode"/>
      </w:pPr>
      <w:r>
        <w:t xml:space="preserve">'update viscosity' </w:t>
      </w:r>
    </w:p>
    <w:p w14:paraId="109F0F54" w14:textId="77777777" w:rsidR="00DB1505" w:rsidRDefault="00DB1505" w:rsidP="00DB1505">
      <w:pPr>
        <w:pStyle w:val="StyleCode"/>
      </w:pPr>
      <w:r>
        <w:t xml:space="preserve"> </w:t>
      </w:r>
    </w:p>
    <w:p w14:paraId="411BBFFD" w14:textId="77777777" w:rsidR="00DB1505" w:rsidRDefault="00DB1505" w:rsidP="00DB1505">
      <w:pPr>
        <w:pStyle w:val="StyleCode"/>
      </w:pPr>
      <w:r>
        <w:t>'viscosity model'</w:t>
      </w:r>
    </w:p>
    <w:p w14:paraId="60A128C5" w14:textId="77777777" w:rsidR="00DB1505" w:rsidRDefault="00DB1505" w:rsidP="00DB1505">
      <w:pPr>
        <w:pStyle w:val="StyleCode"/>
      </w:pPr>
      <w:r>
        <w:t>'</w:t>
      </w:r>
      <w:r w:rsidRPr="00FC2059">
        <w:rPr>
          <w:noProof/>
        </w:rPr>
        <w:t>sutra</w:t>
      </w:r>
      <w:r>
        <w:t xml:space="preserve">' </w:t>
      </w:r>
    </w:p>
    <w:p w14:paraId="21A601EF" w14:textId="77777777" w:rsidR="00DB1505" w:rsidRDefault="00DB1505" w:rsidP="00DB1505">
      <w:pPr>
        <w:pStyle w:val="StyleCode"/>
      </w:pPr>
    </w:p>
    <w:p w14:paraId="78A4E4AB" w14:textId="77777777" w:rsidR="00DB1505" w:rsidRDefault="00DB1505" w:rsidP="00DB1505">
      <w:pPr>
        <w:pStyle w:val="StyleCode"/>
      </w:pPr>
      <w:r>
        <w:t>'reference tds'</w:t>
      </w:r>
    </w:p>
    <w:p w14:paraId="68E572D3" w14:textId="77777777" w:rsidR="00DB1505" w:rsidRDefault="00DB1505" w:rsidP="00DB1505">
      <w:pPr>
        <w:pStyle w:val="StyleCode"/>
      </w:pPr>
      <w:r>
        <w:t>0.0d0</w:t>
      </w:r>
    </w:p>
    <w:p w14:paraId="4572E87C" w14:textId="77777777" w:rsidR="00DB1505" w:rsidRDefault="00DB1505" w:rsidP="00DB1505">
      <w:pPr>
        <w:pStyle w:val="StyleCode"/>
      </w:pPr>
    </w:p>
    <w:p w14:paraId="644DC319" w14:textId="77777777" w:rsidR="00DB1505" w:rsidRDefault="00DB1505" w:rsidP="00DB1505">
      <w:pPr>
        <w:pStyle w:val="StyleCode"/>
      </w:pPr>
      <w:r>
        <w:t>'spatial weighting'</w:t>
      </w:r>
    </w:p>
    <w:p w14:paraId="16427F0F" w14:textId="77777777" w:rsidR="00DB1505" w:rsidRDefault="00DB1505" w:rsidP="00DB1505">
      <w:pPr>
        <w:pStyle w:val="StyleCode"/>
      </w:pPr>
      <w:r>
        <w:t>'</w:t>
      </w:r>
      <w:r w:rsidRPr="00FC2059">
        <w:rPr>
          <w:noProof/>
        </w:rPr>
        <w:t>centered</w:t>
      </w:r>
      <w:r>
        <w:t xml:space="preserve">' </w:t>
      </w:r>
    </w:p>
    <w:p w14:paraId="10112849" w14:textId="77777777" w:rsidR="00DB1505" w:rsidRDefault="00DB1505" w:rsidP="00DB1505">
      <w:pPr>
        <w:pStyle w:val="StyleCode"/>
      </w:pPr>
    </w:p>
    <w:p w14:paraId="7D433715" w14:textId="77777777" w:rsidR="00DB1505" w:rsidRDefault="00DB1505" w:rsidP="00DB1505">
      <w:pPr>
        <w:pStyle w:val="StyleCode"/>
      </w:pPr>
      <w:r>
        <w:t>'gravity constant'</w:t>
      </w:r>
    </w:p>
    <w:p w14:paraId="16A5142C" w14:textId="77777777" w:rsidR="00DB1505" w:rsidRDefault="00DB1505" w:rsidP="00DB1505">
      <w:pPr>
        <w:pStyle w:val="StyleCode"/>
      </w:pPr>
      <w:r>
        <w:t>9.81d0</w:t>
      </w:r>
    </w:p>
    <w:p w14:paraId="5603930E" w14:textId="77777777" w:rsidR="00DB1505" w:rsidRDefault="00DB1505" w:rsidP="00DB1505">
      <w:pPr>
        <w:pStyle w:val="StyleCode"/>
      </w:pPr>
    </w:p>
    <w:p w14:paraId="622D6D54" w14:textId="77777777" w:rsidR="00DB1505" w:rsidRDefault="00DB1505" w:rsidP="00DB1505">
      <w:pPr>
        <w:pStyle w:val="StyleCode"/>
      </w:pPr>
      <w:r>
        <w:t xml:space="preserve">'non-storage term </w:t>
      </w:r>
      <w:r w:rsidRPr="00FC2059">
        <w:rPr>
          <w:noProof/>
        </w:rPr>
        <w:t>in flow</w:t>
      </w:r>
      <w:r>
        <w:t xml:space="preserve"> equation'</w:t>
      </w:r>
    </w:p>
    <w:p w14:paraId="03C82947" w14:textId="77777777" w:rsidR="00DB1505" w:rsidRDefault="00DB1505" w:rsidP="00DB1505">
      <w:pPr>
        <w:pStyle w:val="StyleCode"/>
      </w:pPr>
    </w:p>
    <w:p w14:paraId="30E442A4" w14:textId="77777777" w:rsidR="00DB1505" w:rsidRDefault="00DB1505" w:rsidP="00DB1505">
      <w:pPr>
        <w:pStyle w:val="StyleCode"/>
      </w:pPr>
      <w:r>
        <w:t>'reference temperature for density'</w:t>
      </w:r>
    </w:p>
    <w:p w14:paraId="3FDD49BF" w14:textId="77777777" w:rsidR="00DB1505" w:rsidRDefault="00DB1505" w:rsidP="00DB1505">
      <w:pPr>
        <w:pStyle w:val="StyleCode"/>
      </w:pPr>
      <w:r>
        <w:t>20.0d0</w:t>
      </w:r>
    </w:p>
    <w:p w14:paraId="2762F8C2" w14:textId="77777777" w:rsidR="00DB1505" w:rsidRDefault="00DB1505" w:rsidP="00DB1505">
      <w:pPr>
        <w:pStyle w:val="StyleCode"/>
      </w:pPr>
      <w:r>
        <w:t xml:space="preserve"> </w:t>
      </w:r>
    </w:p>
    <w:p w14:paraId="1AEDF22F" w14:textId="77777777" w:rsidR="00DB1505" w:rsidRDefault="00DB1505" w:rsidP="00DB1505">
      <w:pPr>
        <w:pStyle w:val="StyleCode"/>
      </w:pPr>
      <w:r>
        <w:t>'energy balance parameters'</w:t>
      </w:r>
    </w:p>
    <w:p w14:paraId="3570C865" w14:textId="77777777" w:rsidR="00DB1505" w:rsidRDefault="00DB1505" w:rsidP="00DB1505">
      <w:pPr>
        <w:pStyle w:val="StyleCode"/>
      </w:pPr>
      <w:r>
        <w:t>-0.375d0                      ;linear density coefficient d(rho)/d(T)</w:t>
      </w:r>
    </w:p>
    <w:p w14:paraId="42C4A3EE" w14:textId="77777777" w:rsidR="00DB1505" w:rsidRDefault="00DB1505" w:rsidP="00DB1505">
      <w:pPr>
        <w:pStyle w:val="StyleCode"/>
      </w:pPr>
    </w:p>
    <w:p w14:paraId="0CD1C81E" w14:textId="77777777" w:rsidR="00DB1505" w:rsidRDefault="00DB1505" w:rsidP="00DB1505">
      <w:pPr>
        <w:pStyle w:val="StyleCode"/>
      </w:pPr>
    </w:p>
    <w:p w14:paraId="66F6D487" w14:textId="77777777" w:rsidR="00DB1505" w:rsidRDefault="00DB1505" w:rsidP="00DB1505">
      <w:pPr>
        <w:pStyle w:val="StyleCode"/>
      </w:pPr>
      <w:r>
        <w:lastRenderedPageBreak/>
        <w:t>'newton iteration settings'</w:t>
      </w:r>
    </w:p>
    <w:p w14:paraId="264430A3" w14:textId="77777777" w:rsidR="00DB1505" w:rsidRDefault="00DB1505" w:rsidP="00DB1505">
      <w:pPr>
        <w:pStyle w:val="StyleCode"/>
      </w:pPr>
      <w:r>
        <w:t>1.0d-4                        ;increment for numerical differentiation</w:t>
      </w:r>
    </w:p>
    <w:p w14:paraId="210A9EC8" w14:textId="77777777" w:rsidR="00DB1505" w:rsidRDefault="00DB1505" w:rsidP="00DB1505">
      <w:pPr>
        <w:pStyle w:val="StyleCode"/>
      </w:pPr>
      <w:r>
        <w:t>30                            ;max. number of newton iterations</w:t>
      </w:r>
    </w:p>
    <w:p w14:paraId="2F7A0FA9" w14:textId="77777777" w:rsidR="00DB1505" w:rsidRDefault="00DB1505" w:rsidP="00DB1505">
      <w:pPr>
        <w:pStyle w:val="StyleCode"/>
      </w:pPr>
      <w:r>
        <w:t>1.0d-7                        ;convergence tolerance</w:t>
      </w:r>
    </w:p>
    <w:p w14:paraId="78B7984A" w14:textId="77777777" w:rsidR="00DB1505" w:rsidRDefault="00DB1505" w:rsidP="00DB1505">
      <w:pPr>
        <w:pStyle w:val="StyleCode"/>
      </w:pPr>
      <w:r>
        <w:t>5.0d0                         ;maximum log cycles update</w:t>
      </w:r>
    </w:p>
    <w:p w14:paraId="365A3D2E" w14:textId="77777777" w:rsidR="00DB1505" w:rsidRDefault="00DB1505" w:rsidP="00DB1505">
      <w:pPr>
        <w:pStyle w:val="StyleCode"/>
      </w:pPr>
    </w:p>
    <w:p w14:paraId="3EE9CF93" w14:textId="77777777" w:rsidR="00DB1505" w:rsidRDefault="00DB1505" w:rsidP="00DB1505">
      <w:pPr>
        <w:pStyle w:val="StyleCode"/>
      </w:pPr>
    </w:p>
    <w:p w14:paraId="2ACD0748" w14:textId="77777777" w:rsidR="00DB1505" w:rsidRDefault="00DB1505" w:rsidP="00DB1505">
      <w:pPr>
        <w:pStyle w:val="StyleCode"/>
      </w:pPr>
      <w:r>
        <w:t>'solver settings'</w:t>
      </w:r>
    </w:p>
    <w:p w14:paraId="169D1692" w14:textId="77777777" w:rsidR="00DB1505" w:rsidRDefault="00DB1505" w:rsidP="00DB1505">
      <w:pPr>
        <w:pStyle w:val="StyleCode"/>
      </w:pPr>
      <w:r>
        <w:t>1                             ;level_vs, incomplete factorization level</w:t>
      </w:r>
    </w:p>
    <w:p w14:paraId="2377A879" w14:textId="77777777" w:rsidR="00DB1505" w:rsidRDefault="00DB1505" w:rsidP="00DB1505">
      <w:pPr>
        <w:pStyle w:val="StyleCode"/>
      </w:pPr>
      <w:r>
        <w:t>100                           ;msolvit_vs, max. number of solver iterations</w:t>
      </w:r>
    </w:p>
    <w:p w14:paraId="4086DDBC" w14:textId="77777777" w:rsidR="00DB1505" w:rsidRDefault="00DB1505" w:rsidP="00DB1505">
      <w:pPr>
        <w:pStyle w:val="StyleCode"/>
      </w:pPr>
      <w:r>
        <w:t>0                            ;idetail_vs, solver information level</w:t>
      </w:r>
    </w:p>
    <w:p w14:paraId="10F53C7B" w14:textId="77777777" w:rsidR="00DB1505" w:rsidRDefault="00DB1505" w:rsidP="00DB1505">
      <w:pPr>
        <w:pStyle w:val="StyleCode"/>
      </w:pPr>
      <w:r>
        <w:t>1.0d-10                       ;restol_vs, solver residual tolerance</w:t>
      </w:r>
    </w:p>
    <w:p w14:paraId="2B1E0397" w14:textId="77777777" w:rsidR="00DB1505" w:rsidRDefault="00DB1505" w:rsidP="00DB1505">
      <w:pPr>
        <w:pStyle w:val="StyleCode"/>
      </w:pPr>
      <w:r>
        <w:t>1.0d-10                       ;deltol_vs, solver update tolerance</w:t>
      </w:r>
    </w:p>
    <w:p w14:paraId="397C8794" w14:textId="77777777" w:rsidR="00DB1505" w:rsidRDefault="00DB1505" w:rsidP="00DB1505">
      <w:pPr>
        <w:pStyle w:val="StyleCode"/>
      </w:pPr>
    </w:p>
    <w:p w14:paraId="796A1CCB" w14:textId="77777777" w:rsidR="00DB1505" w:rsidRDefault="00DB1505" w:rsidP="00DB1505">
      <w:pPr>
        <w:pStyle w:val="StyleCode"/>
      </w:pPr>
      <w:r>
        <w:t>'done'</w:t>
      </w:r>
    </w:p>
    <w:p w14:paraId="76DF8464" w14:textId="77777777" w:rsidR="00DB1505" w:rsidRDefault="00DB1505" w:rsidP="00DB1505">
      <w:pPr>
        <w:pStyle w:val="StyleCode"/>
      </w:pPr>
    </w:p>
    <w:p w14:paraId="77E6D8DA" w14:textId="77777777" w:rsidR="00DB1505" w:rsidRPr="00615346" w:rsidRDefault="00DB1505" w:rsidP="00DB1505">
      <w:pPr>
        <w:pStyle w:val="StyleCode"/>
        <w:rPr>
          <w:rFonts w:ascii="Times New Roman" w:hAnsi="Times New Roman"/>
          <w:sz w:val="24"/>
          <w:szCs w:val="24"/>
        </w:rPr>
      </w:pPr>
      <w:r w:rsidRPr="00615346">
        <w:rPr>
          <w:rFonts w:ascii="Times New Roman" w:hAnsi="Times New Roman"/>
          <w:sz w:val="24"/>
          <w:szCs w:val="24"/>
        </w:rPr>
        <w:t xml:space="preserve">The </w:t>
      </w:r>
      <w:r>
        <w:rPr>
          <w:rFonts w:ascii="Times New Roman" w:hAnsi="Times New Roman"/>
          <w:sz w:val="24"/>
          <w:szCs w:val="24"/>
        </w:rPr>
        <w:t>second</w:t>
      </w:r>
      <w:r w:rsidRPr="00615346">
        <w:rPr>
          <w:rFonts w:ascii="Times New Roman" w:hAnsi="Times New Roman"/>
          <w:sz w:val="24"/>
          <w:szCs w:val="24"/>
        </w:rPr>
        <w:t xml:space="preserve"> example </w:t>
      </w:r>
      <w:r>
        <w:rPr>
          <w:rFonts w:ascii="Times New Roman" w:hAnsi="Times New Roman"/>
          <w:sz w:val="24"/>
          <w:szCs w:val="24"/>
        </w:rPr>
        <w:t>provides the input option of evaporation</w:t>
      </w:r>
      <w:r w:rsidRPr="00615346">
        <w:rPr>
          <w:rFonts w:ascii="Times New Roman" w:hAnsi="Times New Roman"/>
          <w:sz w:val="24"/>
          <w:szCs w:val="24"/>
        </w:rPr>
        <w:t>:</w:t>
      </w:r>
    </w:p>
    <w:p w14:paraId="6E1A0C04" w14:textId="77777777" w:rsidR="00DB1505" w:rsidRDefault="00DB1505" w:rsidP="00DB1505">
      <w:pPr>
        <w:pStyle w:val="StyleCode"/>
      </w:pPr>
    </w:p>
    <w:p w14:paraId="784BFA26" w14:textId="77777777" w:rsidR="00DB1505" w:rsidRDefault="00DB1505" w:rsidP="00DB1505">
      <w:pPr>
        <w:pStyle w:val="StyleCode"/>
      </w:pPr>
      <w:r>
        <w:t>! Data Block 6B: control parameters - energy balance</w:t>
      </w:r>
    </w:p>
    <w:p w14:paraId="15C87805" w14:textId="77777777" w:rsidR="00DB1505" w:rsidRDefault="00DB1505" w:rsidP="00DB1505">
      <w:pPr>
        <w:pStyle w:val="StyleCode"/>
      </w:pPr>
      <w:r>
        <w:t>! ---------------------------------------------------------------------------</w:t>
      </w:r>
    </w:p>
    <w:p w14:paraId="46B1272A" w14:textId="77777777" w:rsidR="00DB1505" w:rsidRDefault="00DB1505" w:rsidP="00DB1505">
      <w:pPr>
        <w:pStyle w:val="StyleCode"/>
      </w:pPr>
      <w:r>
        <w:t>!</w:t>
      </w:r>
    </w:p>
    <w:p w14:paraId="15385DD0" w14:textId="77777777" w:rsidR="00DB1505" w:rsidRDefault="00DB1505" w:rsidP="00DB1505">
      <w:pPr>
        <w:pStyle w:val="StyleCode"/>
      </w:pPr>
      <w:r>
        <w:t>'control parameters - energy balance'</w:t>
      </w:r>
    </w:p>
    <w:p w14:paraId="2E73A917" w14:textId="77777777" w:rsidR="00DB1505" w:rsidRDefault="00DB1505" w:rsidP="00DB1505">
      <w:pPr>
        <w:pStyle w:val="StyleCode"/>
      </w:pPr>
    </w:p>
    <w:p w14:paraId="262A977F" w14:textId="77777777" w:rsidR="00DB1505" w:rsidRDefault="00DB1505" w:rsidP="00DB1505">
      <w:pPr>
        <w:pStyle w:val="StyleCode"/>
      </w:pPr>
      <w:r>
        <w:t>'energy balance'</w:t>
      </w:r>
    </w:p>
    <w:p w14:paraId="4B02A932" w14:textId="77777777" w:rsidR="00DB1505" w:rsidRDefault="00DB1505" w:rsidP="00DB1505">
      <w:pPr>
        <w:pStyle w:val="StyleCode"/>
      </w:pPr>
    </w:p>
    <w:p w14:paraId="4021B6A2" w14:textId="77777777" w:rsidR="00DB1505" w:rsidRDefault="00DB1505" w:rsidP="00DB1505">
      <w:pPr>
        <w:pStyle w:val="StyleCode"/>
      </w:pPr>
      <w:r>
        <w:t>'upstream factor for heat equation'</w:t>
      </w:r>
    </w:p>
    <w:p w14:paraId="68684C07" w14:textId="77777777" w:rsidR="00DB1505" w:rsidRDefault="00DB1505" w:rsidP="00DB1505">
      <w:pPr>
        <w:pStyle w:val="StyleCode"/>
      </w:pPr>
      <w:r>
        <w:t>1.0d0</w:t>
      </w:r>
    </w:p>
    <w:p w14:paraId="043986F5" w14:textId="77777777" w:rsidR="00DB1505" w:rsidRDefault="00DB1505" w:rsidP="00DB1505">
      <w:pPr>
        <w:pStyle w:val="StyleCode"/>
      </w:pPr>
    </w:p>
    <w:p w14:paraId="2DFB1363" w14:textId="77777777" w:rsidR="00DB1505" w:rsidRDefault="00DB1505" w:rsidP="00DB1505">
      <w:pPr>
        <w:pStyle w:val="StyleCode"/>
      </w:pPr>
      <w:r>
        <w:t>'thermal conductivity model'</w:t>
      </w:r>
    </w:p>
    <w:p w14:paraId="14238127" w14:textId="77777777" w:rsidR="00DB1505" w:rsidRDefault="00DB1505" w:rsidP="00DB1505">
      <w:pPr>
        <w:pStyle w:val="StyleCode"/>
      </w:pPr>
      <w:r>
        <w:t>'model 2'</w:t>
      </w:r>
    </w:p>
    <w:p w14:paraId="311E73E2" w14:textId="77777777" w:rsidR="00DB1505" w:rsidRDefault="00DB1505" w:rsidP="00DB1505">
      <w:pPr>
        <w:pStyle w:val="StyleCode"/>
      </w:pPr>
      <w:r>
        <w:t>1.0d0</w:t>
      </w:r>
    </w:p>
    <w:p w14:paraId="78508036" w14:textId="77777777" w:rsidR="00DB1505" w:rsidRDefault="00DB1505" w:rsidP="00DB1505">
      <w:pPr>
        <w:pStyle w:val="StyleCode"/>
      </w:pPr>
    </w:p>
    <w:p w14:paraId="43539306" w14:textId="77777777" w:rsidR="00DB1505" w:rsidRDefault="00DB1505" w:rsidP="00DB1505">
      <w:pPr>
        <w:pStyle w:val="StyleCode"/>
      </w:pPr>
      <w:r>
        <w:t>'compute evaporation'</w:t>
      </w:r>
    </w:p>
    <w:p w14:paraId="783C2D4F" w14:textId="77777777" w:rsidR="00DB1505" w:rsidRDefault="00DB1505" w:rsidP="00DB1505">
      <w:pPr>
        <w:pStyle w:val="StyleCode"/>
      </w:pPr>
      <w:r>
        <w:t xml:space="preserve"> </w:t>
      </w:r>
    </w:p>
    <w:p w14:paraId="37A331A0" w14:textId="77777777" w:rsidR="00DB1505" w:rsidRDefault="00DB1505" w:rsidP="00DB1505">
      <w:pPr>
        <w:pStyle w:val="StyleCode"/>
      </w:pPr>
      <w:r>
        <w:t>'reference temperature for density'</w:t>
      </w:r>
    </w:p>
    <w:p w14:paraId="0AB39FC5" w14:textId="77777777" w:rsidR="00DB1505" w:rsidRDefault="00DB1505" w:rsidP="00DB1505">
      <w:pPr>
        <w:pStyle w:val="StyleCode"/>
      </w:pPr>
      <w:r>
        <w:t>25.0d0</w:t>
      </w:r>
    </w:p>
    <w:p w14:paraId="2804F779" w14:textId="77777777" w:rsidR="00DB1505" w:rsidRDefault="00DB1505" w:rsidP="00DB1505">
      <w:pPr>
        <w:pStyle w:val="StyleCode"/>
      </w:pPr>
    </w:p>
    <w:p w14:paraId="6196AB8E" w14:textId="77777777" w:rsidR="00DB1505" w:rsidRDefault="00DB1505" w:rsidP="00DB1505">
      <w:pPr>
        <w:pStyle w:val="StyleCode"/>
      </w:pPr>
      <w:r>
        <w:t>'energy balance parameters'</w:t>
      </w:r>
    </w:p>
    <w:p w14:paraId="6C40552D" w14:textId="77777777" w:rsidR="00DB1505" w:rsidRDefault="00DB1505" w:rsidP="00DB1505">
      <w:pPr>
        <w:pStyle w:val="StyleCode"/>
      </w:pPr>
      <w:r>
        <w:t>0.0     ;linear density coefficient d(rho)/d(T)</w:t>
      </w:r>
    </w:p>
    <w:p w14:paraId="7B10A371" w14:textId="77777777" w:rsidR="00DB1505" w:rsidRDefault="00DB1505" w:rsidP="00DB1505">
      <w:pPr>
        <w:pStyle w:val="StyleCode"/>
      </w:pPr>
    </w:p>
    <w:p w14:paraId="485B2F3F" w14:textId="77777777" w:rsidR="00DB1505" w:rsidRDefault="00DB1505" w:rsidP="00DB1505">
      <w:pPr>
        <w:pStyle w:val="StyleCode"/>
      </w:pPr>
      <w:r>
        <w:t>'newton iteration settings'</w:t>
      </w:r>
    </w:p>
    <w:p w14:paraId="6D304DD7" w14:textId="77777777" w:rsidR="00DB1505" w:rsidRDefault="00DB1505" w:rsidP="00DB1505">
      <w:pPr>
        <w:pStyle w:val="StyleCode"/>
      </w:pPr>
      <w:r>
        <w:t>1.0d-3                        ;increment for numerical differentiation</w:t>
      </w:r>
    </w:p>
    <w:p w14:paraId="712715A8" w14:textId="77777777" w:rsidR="00DB1505" w:rsidRDefault="00DB1505" w:rsidP="00DB1505">
      <w:pPr>
        <w:pStyle w:val="StyleCode"/>
      </w:pPr>
      <w:r>
        <w:t>100                           ;max. number of newton iterations</w:t>
      </w:r>
    </w:p>
    <w:p w14:paraId="0376C53F" w14:textId="77777777" w:rsidR="00DB1505" w:rsidRDefault="00DB1505" w:rsidP="00DB1505">
      <w:pPr>
        <w:pStyle w:val="StyleCode"/>
      </w:pPr>
      <w:r>
        <w:t>1.0d-6                        ;convergence tolerance</w:t>
      </w:r>
    </w:p>
    <w:p w14:paraId="7E79B50F" w14:textId="77777777" w:rsidR="00DB1505" w:rsidRDefault="00DB1505" w:rsidP="00DB1505">
      <w:pPr>
        <w:pStyle w:val="StyleCode"/>
      </w:pPr>
      <w:r>
        <w:t>15.0d0                        ;maximum log cycles update</w:t>
      </w:r>
    </w:p>
    <w:p w14:paraId="1E2402FA" w14:textId="77777777" w:rsidR="00DB1505" w:rsidRDefault="00DB1505" w:rsidP="00DB1505">
      <w:pPr>
        <w:pStyle w:val="StyleCode"/>
      </w:pPr>
    </w:p>
    <w:p w14:paraId="6692F47B" w14:textId="77777777" w:rsidR="00DB1505" w:rsidRDefault="00DB1505" w:rsidP="00DB1505">
      <w:pPr>
        <w:pStyle w:val="StyleCode"/>
      </w:pPr>
      <w:r>
        <w:t>'solver settings'</w:t>
      </w:r>
    </w:p>
    <w:p w14:paraId="2EB9ED59" w14:textId="77777777" w:rsidR="00DB1505" w:rsidRDefault="00DB1505" w:rsidP="00DB1505">
      <w:pPr>
        <w:pStyle w:val="StyleCode"/>
      </w:pPr>
      <w:r>
        <w:t>0                             ;level_vs, incomplete factorization level</w:t>
      </w:r>
    </w:p>
    <w:p w14:paraId="2DD340EE" w14:textId="77777777" w:rsidR="00DB1505" w:rsidRDefault="00DB1505" w:rsidP="00DB1505">
      <w:pPr>
        <w:pStyle w:val="StyleCode"/>
      </w:pPr>
      <w:r>
        <w:t>100                           ;msolvit_vs, max. number of solver iterations</w:t>
      </w:r>
    </w:p>
    <w:p w14:paraId="1C6EBCE2" w14:textId="77777777" w:rsidR="00DB1505" w:rsidRDefault="00DB1505" w:rsidP="00DB1505">
      <w:pPr>
        <w:pStyle w:val="StyleCode"/>
      </w:pPr>
      <w:r>
        <w:t>0                             ;idetail_vs, solver information level</w:t>
      </w:r>
    </w:p>
    <w:p w14:paraId="5F50FC72" w14:textId="77777777" w:rsidR="00DB1505" w:rsidRDefault="00DB1505" w:rsidP="00DB1505">
      <w:pPr>
        <w:pStyle w:val="StyleCode"/>
      </w:pPr>
      <w:r>
        <w:t>1.0d-10                       ;restol_vs, solver residual tolerance</w:t>
      </w:r>
    </w:p>
    <w:p w14:paraId="40F19328" w14:textId="77777777" w:rsidR="00DB1505" w:rsidRDefault="00DB1505" w:rsidP="00DB1505">
      <w:pPr>
        <w:pStyle w:val="StyleCode"/>
      </w:pPr>
      <w:r>
        <w:t>1.0d-10                       ;deltol_vs, solver update tolerance</w:t>
      </w:r>
    </w:p>
    <w:p w14:paraId="0EA73509" w14:textId="77777777" w:rsidR="00DB1505" w:rsidRDefault="00DB1505" w:rsidP="00DB1505">
      <w:pPr>
        <w:pStyle w:val="StyleCode"/>
      </w:pPr>
    </w:p>
    <w:p w14:paraId="3FAA4308" w14:textId="77777777" w:rsidR="00DB1505" w:rsidRDefault="00DB1505" w:rsidP="00DB1505">
      <w:pPr>
        <w:pStyle w:val="StyleCode"/>
      </w:pPr>
      <w:r>
        <w:t>'done'</w:t>
      </w:r>
    </w:p>
    <w:p w14:paraId="01DA5C8E" w14:textId="77777777" w:rsidR="00DB1505" w:rsidRDefault="00DB1505" w:rsidP="00DB1505">
      <w:pPr>
        <w:pStyle w:val="StyleCode"/>
      </w:pPr>
      <w:r>
        <w:t>! ---------------------------------------------------------------------------</w:t>
      </w:r>
    </w:p>
    <w:p w14:paraId="311D747A" w14:textId="77777777" w:rsidR="00DB1505" w:rsidRPr="00ED3698" w:rsidRDefault="00DB1505" w:rsidP="00DB1505">
      <w:pPr>
        <w:pStyle w:val="StyleCode"/>
      </w:pPr>
    </w:p>
    <w:p w14:paraId="520A2B56" w14:textId="3289519C" w:rsidR="00DB1505" w:rsidRPr="00ED3698" w:rsidRDefault="00DB1505" w:rsidP="00DB1505">
      <w:pPr>
        <w:pStyle w:val="Heading3"/>
      </w:pPr>
      <w:bookmarkStart w:id="230" w:name="_Toc13055981"/>
      <w:r w:rsidRPr="00ED3698">
        <w:t xml:space="preserve">Description of </w:t>
      </w:r>
      <w:r w:rsidR="008D3306">
        <w:t xml:space="preserve">the </w:t>
      </w:r>
      <w:r w:rsidRPr="00ED3698">
        <w:t>Example Input</w:t>
      </w:r>
      <w:bookmarkEnd w:id="230"/>
    </w:p>
    <w:p w14:paraId="6B2D69DE" w14:textId="49BD8CD9" w:rsidR="00DB1505" w:rsidRPr="00ED3698" w:rsidRDefault="00DB1505" w:rsidP="00DB1505">
      <w:r w:rsidRPr="00ED3698">
        <w:t>In the</w:t>
      </w:r>
      <w:r>
        <w:t xml:space="preserve"> first</w:t>
      </w:r>
      <w:r w:rsidRPr="00ED3698">
        <w:t xml:space="preserve"> example, </w:t>
      </w:r>
      <w:r w:rsidR="00D955CA">
        <w:t xml:space="preserve">an </w:t>
      </w:r>
      <w:r>
        <w:t>energy balance calculation</w:t>
      </w:r>
      <w:r w:rsidRPr="00ED3698">
        <w:t xml:space="preserve"> </w:t>
      </w:r>
      <w:r>
        <w:t>is</w:t>
      </w:r>
      <w:r w:rsidRPr="00ED3698">
        <w:t xml:space="preserve"> performed. The code uses </w:t>
      </w:r>
      <w:r w:rsidR="00FC2059" w:rsidRPr="00FC2059">
        <w:rPr>
          <w:noProof/>
        </w:rPr>
        <w:t>centred</w:t>
      </w:r>
      <w:r w:rsidR="00FC2059" w:rsidRPr="00ED3698">
        <w:t xml:space="preserve"> </w:t>
      </w:r>
      <w:r w:rsidRPr="00ED3698">
        <w:t xml:space="preserve">weighting for </w:t>
      </w:r>
      <w:r>
        <w:t>heat</w:t>
      </w:r>
      <w:r w:rsidRPr="00ED3698">
        <w:t xml:space="preserve"> transport in the aqueous phase. </w:t>
      </w:r>
      <w:r>
        <w:t xml:space="preserve">The Sutra </w:t>
      </w:r>
      <w:r w:rsidRPr="00FC2059">
        <w:rPr>
          <w:noProof/>
        </w:rPr>
        <w:t>viscosity</w:t>
      </w:r>
      <w:r w:rsidR="00FC2059">
        <w:rPr>
          <w:noProof/>
        </w:rPr>
        <w:t>-</w:t>
      </w:r>
      <w:r w:rsidRPr="00FC2059">
        <w:rPr>
          <w:noProof/>
        </w:rPr>
        <w:t>temperature</w:t>
      </w:r>
      <w:r>
        <w:t xml:space="preserve"> dependence model is applied to update the dynamic viscosity of the aqueous phase</w:t>
      </w:r>
      <w:r w:rsidRPr="00ED3698">
        <w:t>.</w:t>
      </w:r>
      <w:r>
        <w:t xml:space="preserve"> The reference total dry substance was set to 0.0, </w:t>
      </w:r>
      <w:r w:rsidR="0069610C">
        <w:t xml:space="preserve">meaning </w:t>
      </w:r>
      <w:r>
        <w:t xml:space="preserve">that the viscosity change </w:t>
      </w:r>
      <w:r w:rsidR="0069610C">
        <w:t>as a result of</w:t>
      </w:r>
      <w:r>
        <w:t xml:space="preserve"> </w:t>
      </w:r>
      <w:r w:rsidR="0069610C">
        <w:t xml:space="preserve">solutes </w:t>
      </w:r>
      <w:r>
        <w:t>in the solution is neglected. No storage term is considered in the flow calculation. The reference temperature for density is 20.</w:t>
      </w:r>
      <w:r w:rsidRPr="00912928">
        <w:t>0</w:t>
      </w:r>
      <w:r>
        <w:t>°C. The aqueous phase density is linearly dependent on the temperature in the coefficient -0.375 kg m</w:t>
      </w:r>
      <w:r w:rsidRPr="00615346">
        <w:rPr>
          <w:vertAlign w:val="superscript"/>
        </w:rPr>
        <w:t>-3</w:t>
      </w:r>
      <w:r>
        <w:t> °C</w:t>
      </w:r>
      <w:r w:rsidRPr="00615346">
        <w:rPr>
          <w:vertAlign w:val="superscript"/>
        </w:rPr>
        <w:t>-1</w:t>
      </w:r>
      <w:r>
        <w:t xml:space="preserve">. </w:t>
      </w:r>
      <w:r w:rsidRPr="00ED3698">
        <w:t>An increment of 10</w:t>
      </w:r>
      <w:r w:rsidRPr="00ED3698">
        <w:rPr>
          <w:vertAlign w:val="superscript"/>
        </w:rPr>
        <w:t>-4</w:t>
      </w:r>
      <w:r w:rsidRPr="00ED3698">
        <w:t xml:space="preserve"> (relative to the actual </w:t>
      </w:r>
      <w:r>
        <w:t>temperature</w:t>
      </w:r>
      <w:r w:rsidRPr="00ED3698">
        <w:t xml:space="preserve">) is specified. The </w:t>
      </w:r>
      <w:r w:rsidRPr="00ED3698">
        <w:lastRenderedPageBreak/>
        <w:t xml:space="preserve">maximum number of iterations in the Newton loop </w:t>
      </w:r>
      <w:r>
        <w:t>is</w:t>
      </w:r>
      <w:r w:rsidRPr="00ED3698">
        <w:t xml:space="preserve"> </w:t>
      </w:r>
      <w:r>
        <w:t>30</w:t>
      </w:r>
      <w:r w:rsidRPr="00ED3698">
        <w:t xml:space="preserve">. The maximum update is locally restricted to </w:t>
      </w:r>
      <w:r w:rsidR="0069610C">
        <w:t>five</w:t>
      </w:r>
      <w:r w:rsidR="0069610C" w:rsidRPr="00ED3698">
        <w:t xml:space="preserve"> </w:t>
      </w:r>
      <w:r w:rsidRPr="00ED3698">
        <w:t xml:space="preserve">log cycles. The solution is deemed sufficiently accurate if the magnitude of the logarithm of the </w:t>
      </w:r>
      <w:r>
        <w:t>temperature</w:t>
      </w:r>
      <w:r w:rsidRPr="00ED3698">
        <w:t xml:space="preserve"> update is less than 10</w:t>
      </w:r>
      <w:r w:rsidRPr="00ED3698">
        <w:rPr>
          <w:vertAlign w:val="superscript"/>
        </w:rPr>
        <w:t>-</w:t>
      </w:r>
      <w:r>
        <w:rPr>
          <w:vertAlign w:val="superscript"/>
        </w:rPr>
        <w:t>7</w:t>
      </w:r>
      <w:r w:rsidRPr="00ED3698">
        <w:t xml:space="preserve">. The sparse iterative matrix solver will operate with a level </w:t>
      </w:r>
      <w:r>
        <w:t>1</w:t>
      </w:r>
      <w:r w:rsidRPr="00ED3698">
        <w:t>-preconditioning, use natural ordering of the Jacobian matrix</w:t>
      </w:r>
      <w:r w:rsidR="0069610C">
        <w:t>,</w:t>
      </w:r>
      <w:r w:rsidRPr="00ED3698">
        <w:t xml:space="preserve"> and will perform 100 solver iterations before the solution is considered non-convergent. The information level is set to </w:t>
      </w:r>
      <w:r>
        <w:t>0</w:t>
      </w:r>
      <w:r w:rsidRPr="00ED3698">
        <w:t>, providing</w:t>
      </w:r>
      <w:r>
        <w:t xml:space="preserve"> no</w:t>
      </w:r>
      <w:r w:rsidRPr="00ED3698">
        <w:t xml:space="preserve"> information on the </w:t>
      </w:r>
      <w:r w:rsidR="0069610C" w:rsidRPr="00ED3698">
        <w:t>Newton</w:t>
      </w:r>
      <w:r w:rsidR="0069610C">
        <w:t xml:space="preserve"> </w:t>
      </w:r>
      <w:r w:rsidR="0069610C" w:rsidRPr="00ED3698">
        <w:t>loop</w:t>
      </w:r>
      <w:r w:rsidRPr="00ED3698">
        <w:t xml:space="preserve">. The </w:t>
      </w:r>
      <w:r w:rsidR="0069610C" w:rsidRPr="00ED3698">
        <w:t>solve</w:t>
      </w:r>
      <w:r w:rsidR="0069610C">
        <w:t>r’s</w:t>
      </w:r>
      <w:r w:rsidR="0069610C" w:rsidRPr="00ED3698">
        <w:t xml:space="preserve"> </w:t>
      </w:r>
      <w:r w:rsidRPr="00ED3698">
        <w:t xml:space="preserve">residual </w:t>
      </w:r>
      <w:r w:rsidR="0069610C">
        <w:t>and</w:t>
      </w:r>
      <w:r w:rsidRPr="00ED3698">
        <w:t xml:space="preserve"> update tolerance have been specified </w:t>
      </w:r>
      <w:r>
        <w:t>three</w:t>
      </w:r>
      <w:r w:rsidRPr="00ED3698">
        <w:t xml:space="preserve"> order</w:t>
      </w:r>
      <w:r>
        <w:t>s</w:t>
      </w:r>
      <w:r w:rsidRPr="00ED3698">
        <w:t xml:space="preserve"> of magnitude more stringent </w:t>
      </w:r>
      <w:r>
        <w:t>than the convergence tolerance.</w:t>
      </w:r>
    </w:p>
    <w:p w14:paraId="48434B81" w14:textId="07D12A6A" w:rsidR="00DB1505" w:rsidRPr="006B48C2" w:rsidRDefault="00DB1505" w:rsidP="00DB1505">
      <w:r>
        <w:t>In the second example, ‘</w:t>
      </w:r>
      <w:r w:rsidRPr="006B48C2">
        <w:t xml:space="preserve">model 2’ is selected for </w:t>
      </w:r>
      <w:r w:rsidR="0069610C">
        <w:t>calculating</w:t>
      </w:r>
      <w:r w:rsidRPr="006B48C2">
        <w:t xml:space="preserve"> the thermal conductivity</w:t>
      </w:r>
      <w:r>
        <w:t xml:space="preserve"> (λ</w:t>
      </w:r>
      <w:r w:rsidRPr="006B48C2">
        <w:t>)</w:t>
      </w:r>
      <w:r>
        <w:t xml:space="preserve"> as a function of aqueous saturation.</w:t>
      </w:r>
    </w:p>
    <w:p w14:paraId="58B47665" w14:textId="13EE3A88" w:rsidR="00DB1505" w:rsidRDefault="00DB1505" w:rsidP="00DB1505">
      <w:r w:rsidRPr="006B48C2">
        <w:t xml:space="preserve">The </w:t>
      </w:r>
      <w:r w:rsidRPr="00FC2059">
        <w:rPr>
          <w:noProof/>
        </w:rPr>
        <w:t>key words</w:t>
      </w:r>
      <w:r w:rsidRPr="006B48C2">
        <w:t xml:space="preserve"> ‘energy balance’ and ‘compute evaporation’ activate the energy balance equations and computation of evaporation rates. The linear density coefficient to determine the dependence of density on temperature (</w:t>
      </w:r>
      <m:oMath>
        <m:f>
          <m:fPr>
            <m:ctrlPr>
              <w:rPr>
                <w:rFonts w:ascii="Cambria Math" w:hAnsi="Cambria Math"/>
                <w:i/>
              </w:rPr>
            </m:ctrlPr>
          </m:fPr>
          <m:num>
            <m:r>
              <w:rPr>
                <w:rFonts w:ascii="Cambria Math" w:hAnsi="Cambria Math"/>
              </w:rPr>
              <m:t>∂ρ</m:t>
            </m:r>
          </m:num>
          <m:den>
            <m:r>
              <w:rPr>
                <w:rFonts w:ascii="Cambria Math" w:hAnsi="Cambria Math"/>
              </w:rPr>
              <m:t>∂T</m:t>
            </m:r>
          </m:den>
        </m:f>
      </m:oMath>
      <w:r w:rsidRPr="006B48C2">
        <w:t>) is also specified in this input and</w:t>
      </w:r>
      <w:r w:rsidR="000B6578">
        <w:t>,</w:t>
      </w:r>
      <w:r w:rsidRPr="006B48C2">
        <w:t xml:space="preserve"> in this case</w:t>
      </w:r>
      <w:r w:rsidR="000B6578">
        <w:t>,</w:t>
      </w:r>
      <w:r w:rsidRPr="006B48C2">
        <w:t xml:space="preserve"> is equal to zero.</w:t>
      </w:r>
    </w:p>
    <w:p w14:paraId="1E2ED510" w14:textId="77777777" w:rsidR="00DC4CF0" w:rsidRDefault="00DC4CF0" w:rsidP="00DB1505"/>
    <w:p w14:paraId="10E0532F" w14:textId="77777777" w:rsidR="003404C6" w:rsidRDefault="003404C6" w:rsidP="00DB1505"/>
    <w:p w14:paraId="05B08E86" w14:textId="77777777" w:rsidR="00DB1505" w:rsidRPr="00ED3698" w:rsidRDefault="00DB1505" w:rsidP="00DB1505">
      <w:pPr>
        <w:pStyle w:val="Caption"/>
      </w:pPr>
      <w:bookmarkStart w:id="231" w:name="_Ref392258444"/>
      <w:bookmarkStart w:id="232" w:name="_Toc13056210"/>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9</w:t>
      </w:r>
      <w:r w:rsidR="00606172">
        <w:rPr>
          <w:noProof/>
        </w:rPr>
        <w:fldChar w:fldCharType="end"/>
      </w:r>
      <w:bookmarkEnd w:id="228"/>
      <w:bookmarkEnd w:id="231"/>
      <w:r w:rsidRPr="00ED3698">
        <w:t>: Summary of input parameters for section</w:t>
      </w:r>
      <w:r w:rsidRPr="00ED3698">
        <w:rPr>
          <w:sz w:val="20"/>
        </w:rPr>
        <w:t xml:space="preserve"> </w:t>
      </w:r>
      <w:r w:rsidRPr="009C6DC5">
        <w:t>'control parameters - energy balance'</w:t>
      </w:r>
      <w:bookmarkEnd w:id="232"/>
    </w:p>
    <w:tbl>
      <w:tblPr>
        <w:tblW w:w="4962" w:type="pct"/>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963"/>
        <w:gridCol w:w="2316"/>
        <w:gridCol w:w="1244"/>
        <w:gridCol w:w="1241"/>
        <w:gridCol w:w="1794"/>
      </w:tblGrid>
      <w:tr w:rsidR="00DB1505" w:rsidRPr="00ED3698" w14:paraId="6DBFC32C" w14:textId="77777777" w:rsidTr="007239FB">
        <w:tc>
          <w:tcPr>
            <w:tcW w:w="1147" w:type="pct"/>
            <w:vAlign w:val="center"/>
          </w:tcPr>
          <w:p w14:paraId="615857A3" w14:textId="77777777" w:rsidR="00DB1505" w:rsidRPr="00ED3698" w:rsidRDefault="00DB1505" w:rsidP="000D018B">
            <w:pPr>
              <w:pStyle w:val="Tableheader"/>
            </w:pPr>
            <w:r w:rsidRPr="00ED3698">
              <w:br w:type="page"/>
            </w:r>
            <w:r w:rsidRPr="00ED3698">
              <w:br w:type="page"/>
              <w:t>Subsection</w:t>
            </w:r>
          </w:p>
        </w:tc>
        <w:tc>
          <w:tcPr>
            <w:tcW w:w="1353" w:type="pct"/>
            <w:vAlign w:val="center"/>
          </w:tcPr>
          <w:p w14:paraId="1526E175" w14:textId="77777777" w:rsidR="00DB1505" w:rsidRPr="00ED3698" w:rsidRDefault="00DB1505" w:rsidP="000D018B">
            <w:pPr>
              <w:pStyle w:val="Tableheader"/>
            </w:pPr>
            <w:r w:rsidRPr="00ED3698">
              <w:t>Parameter</w:t>
            </w:r>
          </w:p>
        </w:tc>
        <w:tc>
          <w:tcPr>
            <w:tcW w:w="727" w:type="pct"/>
            <w:vAlign w:val="center"/>
          </w:tcPr>
          <w:p w14:paraId="0FA405CC" w14:textId="77777777" w:rsidR="00DB1505" w:rsidRPr="00ED3698" w:rsidRDefault="00DB1505" w:rsidP="000D018B">
            <w:pPr>
              <w:pStyle w:val="Tableheader"/>
            </w:pPr>
            <w:r w:rsidRPr="00ED3698">
              <w:t>Default value</w:t>
            </w:r>
          </w:p>
        </w:tc>
        <w:tc>
          <w:tcPr>
            <w:tcW w:w="725" w:type="pct"/>
            <w:vAlign w:val="center"/>
          </w:tcPr>
          <w:p w14:paraId="227F10BE" w14:textId="77777777" w:rsidR="00DB1505" w:rsidRPr="00ED3698" w:rsidRDefault="00DB1505" w:rsidP="000D018B">
            <w:pPr>
              <w:pStyle w:val="Tableheader"/>
            </w:pPr>
            <w:r w:rsidRPr="00ED3698">
              <w:t>Possible parameter settings</w:t>
            </w:r>
          </w:p>
        </w:tc>
        <w:tc>
          <w:tcPr>
            <w:tcW w:w="1048" w:type="pct"/>
            <w:vAlign w:val="center"/>
          </w:tcPr>
          <w:p w14:paraId="7FB2143F" w14:textId="77777777" w:rsidR="00DB1505" w:rsidRPr="00ED3698" w:rsidRDefault="00DB1505" w:rsidP="000D018B">
            <w:pPr>
              <w:pStyle w:val="Tableheader"/>
            </w:pPr>
            <w:r w:rsidRPr="00ED3698">
              <w:t>Recommended range/parameter</w:t>
            </w:r>
          </w:p>
        </w:tc>
      </w:tr>
      <w:tr w:rsidR="00DB1505" w:rsidRPr="00ED3698" w14:paraId="4537AEC0" w14:textId="77777777" w:rsidTr="007239FB">
        <w:tc>
          <w:tcPr>
            <w:tcW w:w="1147" w:type="pct"/>
            <w:vAlign w:val="center"/>
          </w:tcPr>
          <w:p w14:paraId="70AF6CC9" w14:textId="752F0077" w:rsidR="00DB1505" w:rsidRPr="00ED3698" w:rsidRDefault="00663410" w:rsidP="00663410">
            <w:pPr>
              <w:pStyle w:val="Tablebodynospace"/>
            </w:pPr>
            <w:r>
              <w:t>‘</w:t>
            </w:r>
            <w:r w:rsidR="00DB1505" w:rsidRPr="00306CD1">
              <w:t>energy balance</w:t>
            </w:r>
            <w:r>
              <w:t>’</w:t>
            </w:r>
          </w:p>
        </w:tc>
        <w:tc>
          <w:tcPr>
            <w:tcW w:w="1353" w:type="pct"/>
            <w:vAlign w:val="center"/>
          </w:tcPr>
          <w:p w14:paraId="14ED5A53" w14:textId="77777777" w:rsidR="00DB1505" w:rsidRPr="00ED3698" w:rsidRDefault="00DB1505" w:rsidP="000D018B">
            <w:pPr>
              <w:pStyle w:val="Tablebodynospace"/>
            </w:pPr>
            <w:r>
              <w:t>-</w:t>
            </w:r>
          </w:p>
        </w:tc>
        <w:tc>
          <w:tcPr>
            <w:tcW w:w="727" w:type="pct"/>
            <w:vAlign w:val="center"/>
          </w:tcPr>
          <w:p w14:paraId="70AEED01" w14:textId="77777777" w:rsidR="00DB1505" w:rsidRPr="00ED3698" w:rsidRDefault="00DB1505" w:rsidP="000D018B">
            <w:pPr>
              <w:pStyle w:val="Tablebodynospace"/>
              <w:jc w:val="center"/>
            </w:pPr>
            <w:r>
              <w:t>-</w:t>
            </w:r>
          </w:p>
        </w:tc>
        <w:tc>
          <w:tcPr>
            <w:tcW w:w="725" w:type="pct"/>
            <w:vAlign w:val="center"/>
          </w:tcPr>
          <w:p w14:paraId="01C72AD1" w14:textId="77777777" w:rsidR="00DB1505" w:rsidRPr="00ED3698" w:rsidRDefault="00DB1505" w:rsidP="000D018B">
            <w:pPr>
              <w:pStyle w:val="Tablebodynospace"/>
              <w:jc w:val="center"/>
            </w:pPr>
            <w:r>
              <w:t>-</w:t>
            </w:r>
          </w:p>
        </w:tc>
        <w:tc>
          <w:tcPr>
            <w:tcW w:w="1048" w:type="pct"/>
            <w:vAlign w:val="center"/>
          </w:tcPr>
          <w:p w14:paraId="50C23352" w14:textId="77777777" w:rsidR="00DB1505" w:rsidRPr="00ED3698" w:rsidRDefault="00DB1505" w:rsidP="000D018B">
            <w:pPr>
              <w:pStyle w:val="Tablebodynospace"/>
              <w:jc w:val="center"/>
            </w:pPr>
            <w:r>
              <w:t>-</w:t>
            </w:r>
          </w:p>
        </w:tc>
      </w:tr>
      <w:tr w:rsidR="00DB1505" w:rsidRPr="00ED3698" w14:paraId="3B2EDA86" w14:textId="77777777" w:rsidTr="007239FB">
        <w:tc>
          <w:tcPr>
            <w:tcW w:w="1147" w:type="pct"/>
            <w:vAlign w:val="center"/>
          </w:tcPr>
          <w:p w14:paraId="0437E40E" w14:textId="3BBF2D20" w:rsidR="00DB1505" w:rsidRPr="00306CD1" w:rsidRDefault="00663410" w:rsidP="00094774">
            <w:pPr>
              <w:pStyle w:val="Tablebodynospace"/>
            </w:pPr>
            <w:r>
              <w:t>‘</w:t>
            </w:r>
            <w:r w:rsidR="00DB1505" w:rsidRPr="00B227C6">
              <w:t>compute evaporation</w:t>
            </w:r>
            <w:r>
              <w:t>’</w:t>
            </w:r>
          </w:p>
        </w:tc>
        <w:tc>
          <w:tcPr>
            <w:tcW w:w="1353" w:type="pct"/>
            <w:vAlign w:val="center"/>
          </w:tcPr>
          <w:p w14:paraId="6F349A91" w14:textId="77777777" w:rsidR="00DB1505" w:rsidRDefault="00DB1505" w:rsidP="000D018B">
            <w:pPr>
              <w:pStyle w:val="Tablebodynospace"/>
            </w:pPr>
            <w:r>
              <w:t>-</w:t>
            </w:r>
          </w:p>
        </w:tc>
        <w:tc>
          <w:tcPr>
            <w:tcW w:w="727" w:type="pct"/>
            <w:vAlign w:val="center"/>
          </w:tcPr>
          <w:p w14:paraId="501A9054" w14:textId="77777777" w:rsidR="00DB1505" w:rsidRDefault="00DB1505" w:rsidP="000D018B">
            <w:pPr>
              <w:pStyle w:val="Tablebodynospace"/>
              <w:jc w:val="center"/>
            </w:pPr>
            <w:r>
              <w:t>-</w:t>
            </w:r>
          </w:p>
        </w:tc>
        <w:tc>
          <w:tcPr>
            <w:tcW w:w="725" w:type="pct"/>
            <w:vAlign w:val="center"/>
          </w:tcPr>
          <w:p w14:paraId="261FD6D6" w14:textId="77777777" w:rsidR="00DB1505" w:rsidRDefault="00DB1505" w:rsidP="000D018B">
            <w:pPr>
              <w:pStyle w:val="Tablebodynospace"/>
              <w:jc w:val="center"/>
            </w:pPr>
            <w:r>
              <w:t>-</w:t>
            </w:r>
          </w:p>
        </w:tc>
        <w:tc>
          <w:tcPr>
            <w:tcW w:w="1048" w:type="pct"/>
            <w:vAlign w:val="center"/>
          </w:tcPr>
          <w:p w14:paraId="2E818DEF" w14:textId="77777777" w:rsidR="00DB1505" w:rsidRDefault="00DB1505" w:rsidP="000D018B">
            <w:pPr>
              <w:pStyle w:val="Tablebodynospace"/>
              <w:jc w:val="center"/>
            </w:pPr>
            <w:r>
              <w:t>-</w:t>
            </w:r>
          </w:p>
        </w:tc>
      </w:tr>
      <w:tr w:rsidR="00DB1505" w:rsidRPr="00ED3698" w14:paraId="23CFD101" w14:textId="77777777" w:rsidTr="007239FB">
        <w:trPr>
          <w:cantSplit/>
        </w:trPr>
        <w:tc>
          <w:tcPr>
            <w:tcW w:w="1147" w:type="pct"/>
            <w:vAlign w:val="center"/>
          </w:tcPr>
          <w:p w14:paraId="0F821236" w14:textId="303642F2" w:rsidR="00DB1505" w:rsidRPr="00BD78A7" w:rsidRDefault="00663410" w:rsidP="00094774">
            <w:pPr>
              <w:pStyle w:val="Tablebodynospace"/>
            </w:pPr>
            <w:r>
              <w:t>‘</w:t>
            </w:r>
            <w:r w:rsidR="00DB1505" w:rsidRPr="009C6DC5">
              <w:t>update viscosity</w:t>
            </w:r>
            <w:r>
              <w:t>’</w:t>
            </w:r>
          </w:p>
        </w:tc>
        <w:tc>
          <w:tcPr>
            <w:tcW w:w="1353" w:type="pct"/>
            <w:vAlign w:val="center"/>
          </w:tcPr>
          <w:p w14:paraId="0C0158B1" w14:textId="6C024B89" w:rsidR="00DB1505" w:rsidRPr="00ED3698" w:rsidRDefault="00663410" w:rsidP="00094774">
            <w:pPr>
              <w:pStyle w:val="Tablebodynospace"/>
            </w:pPr>
            <w:r>
              <w:t>‘</w:t>
            </w:r>
            <w:r w:rsidR="00DB1505" w:rsidRPr="00606D5C">
              <w:t>viscosity model</w:t>
            </w:r>
            <w:r>
              <w:t>’</w:t>
            </w:r>
          </w:p>
        </w:tc>
        <w:tc>
          <w:tcPr>
            <w:tcW w:w="727" w:type="pct"/>
            <w:vAlign w:val="center"/>
          </w:tcPr>
          <w:p w14:paraId="2AB4452F" w14:textId="77777777" w:rsidR="00DB1505" w:rsidRPr="00BD78A7" w:rsidRDefault="00DB1505" w:rsidP="000D018B">
            <w:pPr>
              <w:pStyle w:val="Tablebodynospace"/>
              <w:jc w:val="center"/>
            </w:pPr>
            <w:r>
              <w:t>-</w:t>
            </w:r>
          </w:p>
        </w:tc>
        <w:tc>
          <w:tcPr>
            <w:tcW w:w="725" w:type="pct"/>
            <w:vAlign w:val="center"/>
          </w:tcPr>
          <w:p w14:paraId="60CEEF78" w14:textId="68DCC93F" w:rsidR="00DB1505" w:rsidRPr="00BD78A7" w:rsidRDefault="00663410" w:rsidP="00094774">
            <w:pPr>
              <w:pStyle w:val="Tablebodynospace"/>
              <w:jc w:val="center"/>
            </w:pPr>
            <w:r>
              <w:t>‘</w:t>
            </w:r>
            <w:r w:rsidR="00DB1505" w:rsidRPr="00606D5C">
              <w:t>sutra</w:t>
            </w:r>
            <w:r>
              <w:t>’</w:t>
            </w:r>
            <w:r w:rsidR="00DB1505">
              <w:t xml:space="preserve"> </w:t>
            </w:r>
            <w:r>
              <w:t>‘</w:t>
            </w:r>
            <w:r w:rsidR="00DB1505" w:rsidRPr="00606D5C">
              <w:t>diersch</w:t>
            </w:r>
            <w:r>
              <w:t>’</w:t>
            </w:r>
          </w:p>
        </w:tc>
        <w:tc>
          <w:tcPr>
            <w:tcW w:w="1048" w:type="pct"/>
            <w:vAlign w:val="center"/>
          </w:tcPr>
          <w:p w14:paraId="7DC5AECC" w14:textId="0E94BD64" w:rsidR="00DB1505" w:rsidRPr="00BD78A7" w:rsidRDefault="00663410" w:rsidP="00094774">
            <w:pPr>
              <w:pStyle w:val="Tablebodynospace"/>
              <w:jc w:val="center"/>
            </w:pPr>
            <w:r>
              <w:t>‘</w:t>
            </w:r>
            <w:r w:rsidR="00DB1505" w:rsidRPr="00606D5C">
              <w:t>diersch</w:t>
            </w:r>
            <w:r>
              <w:t>’</w:t>
            </w:r>
          </w:p>
        </w:tc>
      </w:tr>
      <w:tr w:rsidR="00DB1505" w:rsidRPr="00ED3698" w14:paraId="7E7F9204" w14:textId="77777777" w:rsidTr="007239FB">
        <w:trPr>
          <w:cantSplit/>
        </w:trPr>
        <w:tc>
          <w:tcPr>
            <w:tcW w:w="1147" w:type="pct"/>
            <w:vAlign w:val="center"/>
          </w:tcPr>
          <w:p w14:paraId="7691E7CE" w14:textId="77777777" w:rsidR="00DB1505" w:rsidRPr="00BD78A7" w:rsidRDefault="00DB1505" w:rsidP="000D018B">
            <w:pPr>
              <w:pStyle w:val="Tablebodynospace"/>
            </w:pPr>
            <w:r w:rsidRPr="00BD78A7">
              <w:t>‘spatial weighting’</w:t>
            </w:r>
          </w:p>
        </w:tc>
        <w:tc>
          <w:tcPr>
            <w:tcW w:w="1353" w:type="pct"/>
            <w:vAlign w:val="center"/>
          </w:tcPr>
          <w:p w14:paraId="5676BEDF" w14:textId="7B326431" w:rsidR="00DB1505" w:rsidRPr="00ED3698" w:rsidRDefault="00663410" w:rsidP="000D018B">
            <w:pPr>
              <w:pStyle w:val="Tablebodynospace"/>
            </w:pPr>
            <w:r>
              <w:t>T</w:t>
            </w:r>
            <w:r w:rsidRPr="00ED3698">
              <w:t xml:space="preserve">ype </w:t>
            </w:r>
            <w:r w:rsidR="00DB1505" w:rsidRPr="00ED3698">
              <w:t>of weighting scheme</w:t>
            </w:r>
          </w:p>
        </w:tc>
        <w:tc>
          <w:tcPr>
            <w:tcW w:w="727" w:type="pct"/>
            <w:vAlign w:val="center"/>
          </w:tcPr>
          <w:p w14:paraId="248566BA" w14:textId="77777777" w:rsidR="00DB1505" w:rsidRPr="00BD78A7" w:rsidRDefault="00DB1505" w:rsidP="000D018B">
            <w:pPr>
              <w:pStyle w:val="Tablebodynospace"/>
              <w:jc w:val="center"/>
            </w:pPr>
            <w:r w:rsidRPr="00BD78A7">
              <w:t>‘upstream’</w:t>
            </w:r>
          </w:p>
        </w:tc>
        <w:tc>
          <w:tcPr>
            <w:tcW w:w="725" w:type="pct"/>
            <w:vAlign w:val="center"/>
          </w:tcPr>
          <w:p w14:paraId="2CC2AEC2" w14:textId="77777777" w:rsidR="00DB1505" w:rsidRPr="00BD78A7" w:rsidRDefault="00DB1505" w:rsidP="000D018B">
            <w:pPr>
              <w:pStyle w:val="Tablebodynospace"/>
              <w:jc w:val="center"/>
            </w:pPr>
            <w:r w:rsidRPr="00BD78A7">
              <w:t>‘upstream’</w:t>
            </w:r>
          </w:p>
          <w:p w14:paraId="43B7235D" w14:textId="77777777" w:rsidR="00DB1505" w:rsidRPr="00BD78A7" w:rsidRDefault="00DB1505" w:rsidP="000D018B">
            <w:pPr>
              <w:pStyle w:val="Tablebodynospace"/>
              <w:jc w:val="center"/>
            </w:pPr>
            <w:r w:rsidRPr="00BD78A7">
              <w:t>‘</w:t>
            </w:r>
            <w:r w:rsidRPr="00FC2059">
              <w:rPr>
                <w:noProof/>
              </w:rPr>
              <w:t>centered</w:t>
            </w:r>
            <w:r w:rsidRPr="00BD78A7">
              <w:t>’</w:t>
            </w:r>
          </w:p>
          <w:p w14:paraId="63D48D49" w14:textId="77777777" w:rsidR="00DB1505" w:rsidRPr="00BD78A7" w:rsidRDefault="00DB1505" w:rsidP="000D018B">
            <w:pPr>
              <w:pStyle w:val="Tablebodynospace"/>
              <w:jc w:val="center"/>
            </w:pPr>
            <w:r w:rsidRPr="00BD78A7">
              <w:t>‘van leer’</w:t>
            </w:r>
          </w:p>
        </w:tc>
        <w:tc>
          <w:tcPr>
            <w:tcW w:w="1048" w:type="pct"/>
            <w:vAlign w:val="center"/>
          </w:tcPr>
          <w:p w14:paraId="6C3D15F0" w14:textId="77777777" w:rsidR="00DB1505" w:rsidRPr="00BD78A7" w:rsidRDefault="00DB1505" w:rsidP="000D018B">
            <w:pPr>
              <w:pStyle w:val="Tablebodynospace"/>
              <w:jc w:val="center"/>
            </w:pPr>
            <w:r w:rsidRPr="00BD78A7">
              <w:t>‘upstream’</w:t>
            </w:r>
          </w:p>
        </w:tc>
      </w:tr>
      <w:tr w:rsidR="00DB1505" w:rsidRPr="00ED3698" w14:paraId="4AE40A44" w14:textId="77777777" w:rsidTr="007239FB">
        <w:tc>
          <w:tcPr>
            <w:tcW w:w="1147" w:type="pct"/>
            <w:vAlign w:val="center"/>
          </w:tcPr>
          <w:p w14:paraId="7F11B124" w14:textId="7D6D3C25" w:rsidR="00DB1505" w:rsidRPr="00BD78A7" w:rsidRDefault="00663410" w:rsidP="00094774">
            <w:pPr>
              <w:pStyle w:val="Tablebodynospace"/>
            </w:pPr>
            <w:r>
              <w:t>‘</w:t>
            </w:r>
            <w:r w:rsidR="00DB1505" w:rsidRPr="00615613">
              <w:t xml:space="preserve">reference </w:t>
            </w:r>
            <w:r w:rsidR="00DB1505" w:rsidRPr="00FC2059">
              <w:rPr>
                <w:noProof/>
              </w:rPr>
              <w:t>tds</w:t>
            </w:r>
            <w:r>
              <w:t>’</w:t>
            </w:r>
          </w:p>
        </w:tc>
        <w:tc>
          <w:tcPr>
            <w:tcW w:w="1353" w:type="pct"/>
            <w:vAlign w:val="center"/>
          </w:tcPr>
          <w:p w14:paraId="64C59E7F" w14:textId="12F664E6" w:rsidR="00DB1505" w:rsidRPr="00ED3698" w:rsidRDefault="00663410" w:rsidP="000D018B">
            <w:pPr>
              <w:pStyle w:val="Tablebodynospace"/>
            </w:pPr>
            <w:r>
              <w:t xml:space="preserve">Reference </w:t>
            </w:r>
            <w:r w:rsidR="00DB1505">
              <w:t>total dry substance</w:t>
            </w:r>
          </w:p>
        </w:tc>
        <w:tc>
          <w:tcPr>
            <w:tcW w:w="727" w:type="pct"/>
            <w:vAlign w:val="center"/>
          </w:tcPr>
          <w:p w14:paraId="0C5E680C" w14:textId="77777777" w:rsidR="00DB1505" w:rsidRPr="00BD78A7" w:rsidRDefault="00DB1505" w:rsidP="000D018B">
            <w:pPr>
              <w:pStyle w:val="Tablebodynospace"/>
              <w:jc w:val="center"/>
            </w:pPr>
            <w:r w:rsidRPr="00BD78A7">
              <w:t>10</w:t>
            </w:r>
            <w:r w:rsidRPr="00BD78A7">
              <w:rPr>
                <w:vertAlign w:val="superscript"/>
              </w:rPr>
              <w:t>-</w:t>
            </w:r>
            <w:r>
              <w:rPr>
                <w:vertAlign w:val="superscript"/>
              </w:rPr>
              <w:t>20</w:t>
            </w:r>
          </w:p>
        </w:tc>
        <w:tc>
          <w:tcPr>
            <w:tcW w:w="725" w:type="pct"/>
            <w:vAlign w:val="center"/>
          </w:tcPr>
          <w:p w14:paraId="1CCA5C25" w14:textId="77777777" w:rsidR="00DB1505" w:rsidRPr="00BD78A7" w:rsidRDefault="00DB1505" w:rsidP="000D018B">
            <w:pPr>
              <w:pStyle w:val="Tablebodynospace"/>
              <w:jc w:val="center"/>
            </w:pPr>
            <w:r>
              <w:t>-</w:t>
            </w:r>
          </w:p>
        </w:tc>
        <w:tc>
          <w:tcPr>
            <w:tcW w:w="1048" w:type="pct"/>
            <w:vAlign w:val="center"/>
          </w:tcPr>
          <w:p w14:paraId="1A3DAB5F" w14:textId="77777777" w:rsidR="00DB1505" w:rsidRPr="00BD78A7" w:rsidRDefault="00DB1505" w:rsidP="000D018B">
            <w:pPr>
              <w:pStyle w:val="Tablebodynospace"/>
              <w:jc w:val="center"/>
            </w:pPr>
            <w:r>
              <w:t>-</w:t>
            </w:r>
          </w:p>
        </w:tc>
      </w:tr>
      <w:tr w:rsidR="00DB1505" w:rsidRPr="00ED3698" w14:paraId="51E22F1D" w14:textId="77777777" w:rsidTr="007239FB">
        <w:tc>
          <w:tcPr>
            <w:tcW w:w="1147" w:type="pct"/>
            <w:vAlign w:val="center"/>
          </w:tcPr>
          <w:p w14:paraId="296AB9BB" w14:textId="650BAE5C" w:rsidR="00DB1505" w:rsidRPr="00BD78A7" w:rsidRDefault="00663410" w:rsidP="00094774">
            <w:pPr>
              <w:pStyle w:val="Tablebodynospace"/>
            </w:pPr>
            <w:r>
              <w:t>‘</w:t>
            </w:r>
            <w:r w:rsidR="00DB1505" w:rsidRPr="00615613">
              <w:t>reference temperature for density</w:t>
            </w:r>
            <w:r>
              <w:t>’</w:t>
            </w:r>
          </w:p>
        </w:tc>
        <w:tc>
          <w:tcPr>
            <w:tcW w:w="1353" w:type="pct"/>
            <w:vAlign w:val="center"/>
          </w:tcPr>
          <w:p w14:paraId="7E640B67" w14:textId="2FD40E4C" w:rsidR="00DB1505" w:rsidRPr="00ED3698" w:rsidRDefault="00663410" w:rsidP="000D018B">
            <w:pPr>
              <w:pStyle w:val="Tablebodynospace"/>
            </w:pPr>
            <w:r>
              <w:t>R</w:t>
            </w:r>
            <w:r w:rsidRPr="008C7767">
              <w:t xml:space="preserve">eference </w:t>
            </w:r>
            <w:r w:rsidR="00DB1505" w:rsidRPr="008C7767">
              <w:t>temperature for density</w:t>
            </w:r>
            <w:r w:rsidR="00DB1505">
              <w:t xml:space="preserve"> in [°C]</w:t>
            </w:r>
          </w:p>
        </w:tc>
        <w:tc>
          <w:tcPr>
            <w:tcW w:w="727" w:type="pct"/>
            <w:vAlign w:val="center"/>
          </w:tcPr>
          <w:p w14:paraId="5F1671C4" w14:textId="77777777" w:rsidR="00DB1505" w:rsidRPr="00BD78A7" w:rsidRDefault="00DB1505" w:rsidP="000D018B">
            <w:pPr>
              <w:pStyle w:val="Tablebodynospace"/>
              <w:jc w:val="center"/>
            </w:pPr>
            <w:r>
              <w:t>20.0</w:t>
            </w:r>
          </w:p>
        </w:tc>
        <w:tc>
          <w:tcPr>
            <w:tcW w:w="725" w:type="pct"/>
            <w:vAlign w:val="center"/>
          </w:tcPr>
          <w:p w14:paraId="7B175613" w14:textId="77777777" w:rsidR="00DB1505" w:rsidRPr="00BD78A7" w:rsidRDefault="00DB1505" w:rsidP="000D018B">
            <w:pPr>
              <w:pStyle w:val="Tablebodynospace"/>
              <w:jc w:val="center"/>
            </w:pPr>
            <w:r>
              <w:t>-</w:t>
            </w:r>
          </w:p>
        </w:tc>
        <w:tc>
          <w:tcPr>
            <w:tcW w:w="1048" w:type="pct"/>
            <w:vAlign w:val="center"/>
          </w:tcPr>
          <w:p w14:paraId="494E09FE" w14:textId="77777777" w:rsidR="00DB1505" w:rsidRPr="00BD78A7" w:rsidRDefault="00DB1505" w:rsidP="000D018B">
            <w:pPr>
              <w:pStyle w:val="Tablebodynospace"/>
              <w:jc w:val="center"/>
            </w:pPr>
            <w:r>
              <w:t>-</w:t>
            </w:r>
          </w:p>
        </w:tc>
      </w:tr>
      <w:tr w:rsidR="00DB1505" w:rsidRPr="00ED3698" w14:paraId="0A8E8249" w14:textId="77777777" w:rsidTr="007239FB">
        <w:tc>
          <w:tcPr>
            <w:tcW w:w="1147" w:type="pct"/>
            <w:vAlign w:val="center"/>
          </w:tcPr>
          <w:p w14:paraId="6D363D34" w14:textId="1845662B" w:rsidR="00DB1505" w:rsidRPr="00BD78A7" w:rsidRDefault="00663410" w:rsidP="00094774">
            <w:pPr>
              <w:pStyle w:val="Tablebodynospace"/>
            </w:pPr>
            <w:r>
              <w:t>‘</w:t>
            </w:r>
            <w:r w:rsidR="00DB1505" w:rsidRPr="008C7767">
              <w:t>gravity constant</w:t>
            </w:r>
            <w:r>
              <w:t>’</w:t>
            </w:r>
          </w:p>
        </w:tc>
        <w:tc>
          <w:tcPr>
            <w:tcW w:w="1353" w:type="pct"/>
            <w:vAlign w:val="center"/>
          </w:tcPr>
          <w:p w14:paraId="54D6F3A4" w14:textId="396D4E39" w:rsidR="00DB1505" w:rsidRPr="00ED3698" w:rsidRDefault="00663410" w:rsidP="000D018B">
            <w:pPr>
              <w:pStyle w:val="Tablebodynospace"/>
            </w:pPr>
            <w:r>
              <w:t>G</w:t>
            </w:r>
            <w:r w:rsidRPr="008C7767">
              <w:t xml:space="preserve">ravitational </w:t>
            </w:r>
            <w:r w:rsidR="00DB1505" w:rsidRPr="008C7767">
              <w:t>acceleration [m s</w:t>
            </w:r>
            <w:r w:rsidR="00DB1505" w:rsidRPr="008C7767">
              <w:rPr>
                <w:vertAlign w:val="superscript"/>
              </w:rPr>
              <w:t>-2</w:t>
            </w:r>
            <w:r w:rsidR="00DB1505" w:rsidRPr="008C7767">
              <w:t>]</w:t>
            </w:r>
          </w:p>
        </w:tc>
        <w:tc>
          <w:tcPr>
            <w:tcW w:w="727" w:type="pct"/>
            <w:vAlign w:val="center"/>
          </w:tcPr>
          <w:p w14:paraId="554DCF3E" w14:textId="77777777" w:rsidR="00DB1505" w:rsidRPr="00BD78A7" w:rsidRDefault="00DB1505" w:rsidP="000D018B">
            <w:pPr>
              <w:pStyle w:val="Tablebodynospace"/>
              <w:jc w:val="center"/>
            </w:pPr>
            <w:r w:rsidRPr="008C7767">
              <w:t>9.80665</w:t>
            </w:r>
          </w:p>
        </w:tc>
        <w:tc>
          <w:tcPr>
            <w:tcW w:w="725" w:type="pct"/>
            <w:vAlign w:val="center"/>
          </w:tcPr>
          <w:p w14:paraId="2514503F" w14:textId="77777777" w:rsidR="00DB1505" w:rsidRPr="00BD78A7" w:rsidRDefault="00DB1505" w:rsidP="000D018B">
            <w:pPr>
              <w:pStyle w:val="Tablebodynospace"/>
              <w:jc w:val="center"/>
            </w:pPr>
            <w:r w:rsidRPr="00BD78A7">
              <w:t>-</w:t>
            </w:r>
          </w:p>
        </w:tc>
        <w:tc>
          <w:tcPr>
            <w:tcW w:w="1048" w:type="pct"/>
            <w:vAlign w:val="center"/>
          </w:tcPr>
          <w:p w14:paraId="175748BF" w14:textId="77777777" w:rsidR="00DB1505" w:rsidRPr="00BD78A7" w:rsidRDefault="00DB1505" w:rsidP="000D018B">
            <w:pPr>
              <w:pStyle w:val="Tablebodynospace"/>
              <w:jc w:val="center"/>
            </w:pPr>
            <w:r>
              <w:t>-</w:t>
            </w:r>
          </w:p>
        </w:tc>
      </w:tr>
      <w:tr w:rsidR="00DB1505" w:rsidRPr="00ED3698" w14:paraId="6FAE5102" w14:textId="77777777" w:rsidTr="007239FB">
        <w:tc>
          <w:tcPr>
            <w:tcW w:w="1147" w:type="pct"/>
            <w:vAlign w:val="center"/>
          </w:tcPr>
          <w:p w14:paraId="1828D528" w14:textId="1783DCED" w:rsidR="00DB1505" w:rsidRPr="00BD78A7" w:rsidRDefault="00663410" w:rsidP="00094774">
            <w:pPr>
              <w:pStyle w:val="Tablebodynospace"/>
            </w:pPr>
            <w:r>
              <w:t>‘</w:t>
            </w:r>
            <w:r w:rsidR="00DB1505" w:rsidRPr="00D31869">
              <w:t>energy balance parameters</w:t>
            </w:r>
            <w:r>
              <w:t>’</w:t>
            </w:r>
          </w:p>
        </w:tc>
        <w:tc>
          <w:tcPr>
            <w:tcW w:w="1353" w:type="pct"/>
            <w:vAlign w:val="center"/>
          </w:tcPr>
          <w:p w14:paraId="71862091" w14:textId="191AA0B0" w:rsidR="00DB1505" w:rsidRPr="00ED3698" w:rsidRDefault="00663410" w:rsidP="000D018B">
            <w:pPr>
              <w:pStyle w:val="Tablebodynospace"/>
            </w:pPr>
            <w:r>
              <w:t xml:space="preserve">Linear </w:t>
            </w:r>
            <w:r w:rsidR="00DB1505">
              <w:t>density – temperature dependence coefficient (d</w:t>
            </w:r>
            <w:r w:rsidR="00DB1505">
              <w:rPr>
                <w:rFonts w:ascii="Cambria Math" w:hAnsi="Cambria Math"/>
              </w:rPr>
              <w:t>𝜌</w:t>
            </w:r>
            <w:r w:rsidR="00DB1505">
              <w:t xml:space="preserve">/dT) in </w:t>
            </w:r>
            <w:r w:rsidR="00DB1505" w:rsidRPr="00100814">
              <w:t>[M L</w:t>
            </w:r>
            <w:r w:rsidR="00DB1505" w:rsidRPr="00615346">
              <w:rPr>
                <w:vertAlign w:val="superscript"/>
              </w:rPr>
              <w:t>-3</w:t>
            </w:r>
            <w:r w:rsidR="00DB1505" w:rsidRPr="00100814">
              <w:t xml:space="preserve"> </w:t>
            </w:r>
            <w:r w:rsidR="00DB1505">
              <w:t>°</w:t>
            </w:r>
            <w:r w:rsidR="00DB1505" w:rsidRPr="00100814">
              <w:t>C</w:t>
            </w:r>
            <w:r w:rsidR="00DB1505" w:rsidRPr="00615346">
              <w:rPr>
                <w:vertAlign w:val="superscript"/>
              </w:rPr>
              <w:t>-1</w:t>
            </w:r>
            <w:r w:rsidR="00DB1505" w:rsidRPr="00100814">
              <w:t>]</w:t>
            </w:r>
          </w:p>
        </w:tc>
        <w:tc>
          <w:tcPr>
            <w:tcW w:w="727" w:type="pct"/>
            <w:vAlign w:val="center"/>
          </w:tcPr>
          <w:p w14:paraId="419C4DFE" w14:textId="77777777" w:rsidR="00DB1505" w:rsidRPr="00BD78A7" w:rsidRDefault="00DB1505" w:rsidP="000D018B">
            <w:pPr>
              <w:pStyle w:val="Tablebodynospace"/>
              <w:jc w:val="center"/>
            </w:pPr>
            <w:r w:rsidRPr="00D31869">
              <w:t>-0.34</w:t>
            </w:r>
          </w:p>
        </w:tc>
        <w:tc>
          <w:tcPr>
            <w:tcW w:w="725" w:type="pct"/>
            <w:vAlign w:val="center"/>
          </w:tcPr>
          <w:p w14:paraId="2468D1BB" w14:textId="77777777" w:rsidR="00DB1505" w:rsidRPr="00BD78A7" w:rsidRDefault="00DB1505" w:rsidP="000D018B">
            <w:pPr>
              <w:pStyle w:val="Tablebodynospace"/>
              <w:jc w:val="center"/>
            </w:pPr>
            <w:r w:rsidRPr="00BD78A7">
              <w:t>-</w:t>
            </w:r>
          </w:p>
        </w:tc>
        <w:tc>
          <w:tcPr>
            <w:tcW w:w="1048" w:type="pct"/>
            <w:vAlign w:val="center"/>
          </w:tcPr>
          <w:p w14:paraId="6442BF35" w14:textId="77777777" w:rsidR="00DB1505" w:rsidRPr="00BD78A7" w:rsidRDefault="00DB1505" w:rsidP="000D018B">
            <w:pPr>
              <w:pStyle w:val="Tablebodynospace"/>
              <w:jc w:val="center"/>
            </w:pPr>
            <w:r>
              <w:t>-</w:t>
            </w:r>
          </w:p>
        </w:tc>
      </w:tr>
      <w:tr w:rsidR="00DB1505" w:rsidRPr="00ED3698" w14:paraId="3786D092" w14:textId="77777777" w:rsidTr="007239FB">
        <w:tc>
          <w:tcPr>
            <w:tcW w:w="1147" w:type="pct"/>
            <w:vAlign w:val="center"/>
          </w:tcPr>
          <w:p w14:paraId="0D66A421" w14:textId="04560D9B" w:rsidR="00DB1505" w:rsidRPr="00100814" w:rsidRDefault="00663410" w:rsidP="00094774">
            <w:pPr>
              <w:pStyle w:val="Tablebodynospace"/>
            </w:pPr>
            <w:r>
              <w:t>‘</w:t>
            </w:r>
            <w:r w:rsidRPr="00100814">
              <w:t>non</w:t>
            </w:r>
            <w:r w:rsidR="00DB1505" w:rsidRPr="00100814">
              <w:t>-linear density</w:t>
            </w:r>
            <w:r>
              <w:t>’</w:t>
            </w:r>
          </w:p>
        </w:tc>
        <w:tc>
          <w:tcPr>
            <w:tcW w:w="1353" w:type="pct"/>
            <w:vAlign w:val="center"/>
          </w:tcPr>
          <w:p w14:paraId="35B336C4" w14:textId="6CE2F1F5" w:rsidR="00DB1505" w:rsidRDefault="00663410" w:rsidP="000D018B">
            <w:pPr>
              <w:pStyle w:val="Tablebodynospace"/>
            </w:pPr>
            <w:r>
              <w:t>N</w:t>
            </w:r>
            <w:r w:rsidRPr="00100814">
              <w:t>on</w:t>
            </w:r>
            <w:r w:rsidR="00DB1505" w:rsidRPr="00100814">
              <w:t>-lineal dependence of density with temperature</w:t>
            </w:r>
            <w:r w:rsidR="00DB1505">
              <w:t xml:space="preserve"> </w:t>
            </w:r>
          </w:p>
        </w:tc>
        <w:tc>
          <w:tcPr>
            <w:tcW w:w="727" w:type="pct"/>
            <w:vAlign w:val="center"/>
          </w:tcPr>
          <w:p w14:paraId="3748E08F" w14:textId="77777777" w:rsidR="00DB1505" w:rsidRDefault="00DB1505" w:rsidP="000D018B">
            <w:pPr>
              <w:pStyle w:val="Tablebodynospace"/>
              <w:jc w:val="center"/>
            </w:pPr>
            <w:r>
              <w:t>-</w:t>
            </w:r>
          </w:p>
        </w:tc>
        <w:tc>
          <w:tcPr>
            <w:tcW w:w="725" w:type="pct"/>
            <w:vAlign w:val="center"/>
          </w:tcPr>
          <w:p w14:paraId="01DBA23F" w14:textId="77777777" w:rsidR="00DB1505" w:rsidRDefault="00DB1505" w:rsidP="000D018B">
            <w:pPr>
              <w:pStyle w:val="Tablebodynospace"/>
              <w:jc w:val="center"/>
            </w:pPr>
            <w:r>
              <w:t>-</w:t>
            </w:r>
          </w:p>
        </w:tc>
        <w:tc>
          <w:tcPr>
            <w:tcW w:w="1048" w:type="pct"/>
            <w:vAlign w:val="center"/>
          </w:tcPr>
          <w:p w14:paraId="61EC0B9F" w14:textId="77777777" w:rsidR="00DB1505" w:rsidRDefault="00DB1505" w:rsidP="000D018B">
            <w:pPr>
              <w:pStyle w:val="Tablebodynospace"/>
              <w:jc w:val="center"/>
            </w:pPr>
            <w:r>
              <w:t>-</w:t>
            </w:r>
          </w:p>
        </w:tc>
      </w:tr>
      <w:tr w:rsidR="00DB1505" w:rsidRPr="00ED3698" w14:paraId="48D2D6C0" w14:textId="77777777" w:rsidTr="007239FB">
        <w:tc>
          <w:tcPr>
            <w:tcW w:w="1147" w:type="pct"/>
            <w:vAlign w:val="center"/>
          </w:tcPr>
          <w:p w14:paraId="49FC3A8B" w14:textId="3664B743" w:rsidR="00DB1505" w:rsidRPr="00D31869" w:rsidRDefault="00663410" w:rsidP="00094774">
            <w:pPr>
              <w:pStyle w:val="Tablebodynospace"/>
            </w:pPr>
            <w:r>
              <w:t>‘</w:t>
            </w:r>
            <w:r w:rsidR="00DB1505" w:rsidRPr="00100814">
              <w:t>logarithm in unknowns</w:t>
            </w:r>
            <w:r>
              <w:t>’</w:t>
            </w:r>
          </w:p>
        </w:tc>
        <w:tc>
          <w:tcPr>
            <w:tcW w:w="1353" w:type="pct"/>
            <w:vAlign w:val="center"/>
          </w:tcPr>
          <w:p w14:paraId="6C5EC79A" w14:textId="6DE1C21E" w:rsidR="00DB1505" w:rsidRDefault="00663410" w:rsidP="000D018B">
            <w:pPr>
              <w:pStyle w:val="Tablebodynospace"/>
            </w:pPr>
            <w:r>
              <w:t>D</w:t>
            </w:r>
            <w:r w:rsidRPr="00100814">
              <w:t xml:space="preserve">erivatives </w:t>
            </w:r>
            <w:r w:rsidR="00DB1505" w:rsidRPr="00100814">
              <w:t>with respect to log Pa and log T are considered</w:t>
            </w:r>
            <w:r w:rsidR="00DB1505">
              <w:t>, if true</w:t>
            </w:r>
          </w:p>
        </w:tc>
        <w:tc>
          <w:tcPr>
            <w:tcW w:w="727" w:type="pct"/>
            <w:vAlign w:val="center"/>
          </w:tcPr>
          <w:p w14:paraId="0B1C485F" w14:textId="77777777" w:rsidR="00DB1505" w:rsidRPr="00D31869" w:rsidRDefault="00DB1505" w:rsidP="000D018B">
            <w:pPr>
              <w:pStyle w:val="Tablebodynospace"/>
              <w:jc w:val="center"/>
            </w:pPr>
            <w:r>
              <w:t>.false.</w:t>
            </w:r>
          </w:p>
        </w:tc>
        <w:tc>
          <w:tcPr>
            <w:tcW w:w="725" w:type="pct"/>
            <w:vAlign w:val="center"/>
          </w:tcPr>
          <w:p w14:paraId="57112DDE" w14:textId="77777777" w:rsidR="00DB1505" w:rsidRDefault="00DB1505" w:rsidP="000D018B">
            <w:pPr>
              <w:pStyle w:val="Tablebodynospace"/>
              <w:jc w:val="center"/>
            </w:pPr>
            <w:r>
              <w:t>.false.</w:t>
            </w:r>
          </w:p>
          <w:p w14:paraId="491970D2" w14:textId="77777777" w:rsidR="00DB1505" w:rsidRPr="00BD78A7" w:rsidRDefault="00DB1505" w:rsidP="000D018B">
            <w:pPr>
              <w:pStyle w:val="Tablebodynospace"/>
              <w:jc w:val="center"/>
            </w:pPr>
            <w:r>
              <w:t>.true.</w:t>
            </w:r>
          </w:p>
        </w:tc>
        <w:tc>
          <w:tcPr>
            <w:tcW w:w="1048" w:type="pct"/>
            <w:vAlign w:val="center"/>
          </w:tcPr>
          <w:p w14:paraId="7009F397" w14:textId="77777777" w:rsidR="00DB1505" w:rsidRDefault="00DB1505" w:rsidP="000D018B">
            <w:pPr>
              <w:pStyle w:val="Tablebodynospace"/>
              <w:jc w:val="center"/>
            </w:pPr>
            <w:r>
              <w:t>-</w:t>
            </w:r>
          </w:p>
        </w:tc>
      </w:tr>
      <w:tr w:rsidR="00DB1505" w:rsidRPr="00ED3698" w14:paraId="19097E09" w14:textId="77777777" w:rsidTr="007239FB">
        <w:tc>
          <w:tcPr>
            <w:tcW w:w="1147" w:type="pct"/>
            <w:vAlign w:val="center"/>
          </w:tcPr>
          <w:p w14:paraId="5B8556FE" w14:textId="38C157C7" w:rsidR="00DB1505" w:rsidRPr="00100814" w:rsidRDefault="00663410" w:rsidP="00094774">
            <w:pPr>
              <w:pStyle w:val="Tablebodynospace"/>
            </w:pPr>
            <w:r>
              <w:t>‘</w:t>
            </w:r>
            <w:r w:rsidR="00DB1505" w:rsidRPr="00E565E3">
              <w:t>non-advection</w:t>
            </w:r>
            <w:r>
              <w:t>’</w:t>
            </w:r>
          </w:p>
        </w:tc>
        <w:tc>
          <w:tcPr>
            <w:tcW w:w="1353" w:type="pct"/>
            <w:vAlign w:val="center"/>
          </w:tcPr>
          <w:p w14:paraId="256746E9" w14:textId="04A15AD9" w:rsidR="00DB1505" w:rsidRPr="00100814" w:rsidRDefault="00663410" w:rsidP="000D018B">
            <w:pPr>
              <w:pStyle w:val="Tablebodynospace"/>
            </w:pPr>
            <w:r>
              <w:t>N</w:t>
            </w:r>
            <w:r w:rsidRPr="00E565E3">
              <w:t>on</w:t>
            </w:r>
            <w:r w:rsidR="00DB1505" w:rsidRPr="00E565E3">
              <w:t>-advection in energy balance</w:t>
            </w:r>
          </w:p>
        </w:tc>
        <w:tc>
          <w:tcPr>
            <w:tcW w:w="727" w:type="pct"/>
            <w:vAlign w:val="center"/>
          </w:tcPr>
          <w:p w14:paraId="06181D0F" w14:textId="77777777" w:rsidR="00DB1505" w:rsidRDefault="00DB1505" w:rsidP="000D018B">
            <w:pPr>
              <w:pStyle w:val="Tablebodynospace"/>
              <w:jc w:val="center"/>
            </w:pPr>
            <w:r>
              <w:t>-</w:t>
            </w:r>
          </w:p>
        </w:tc>
        <w:tc>
          <w:tcPr>
            <w:tcW w:w="725" w:type="pct"/>
            <w:vAlign w:val="center"/>
          </w:tcPr>
          <w:p w14:paraId="661F75B4" w14:textId="77777777" w:rsidR="00DB1505" w:rsidRDefault="00DB1505" w:rsidP="000D018B">
            <w:pPr>
              <w:pStyle w:val="Tablebodynospace"/>
              <w:jc w:val="center"/>
            </w:pPr>
            <w:r>
              <w:t>-</w:t>
            </w:r>
          </w:p>
        </w:tc>
        <w:tc>
          <w:tcPr>
            <w:tcW w:w="1048" w:type="pct"/>
            <w:vAlign w:val="center"/>
          </w:tcPr>
          <w:p w14:paraId="5FF36F80" w14:textId="77777777" w:rsidR="00DB1505" w:rsidRDefault="00DB1505" w:rsidP="000D018B">
            <w:pPr>
              <w:pStyle w:val="Tablebodynospace"/>
              <w:jc w:val="center"/>
            </w:pPr>
            <w:r>
              <w:t>-</w:t>
            </w:r>
          </w:p>
        </w:tc>
      </w:tr>
      <w:tr w:rsidR="00DB1505" w:rsidRPr="00ED3698" w14:paraId="1AB3EB00" w14:textId="77777777" w:rsidTr="007239FB">
        <w:tc>
          <w:tcPr>
            <w:tcW w:w="1147" w:type="pct"/>
            <w:vAlign w:val="center"/>
          </w:tcPr>
          <w:p w14:paraId="1C34CE67" w14:textId="17F4F603" w:rsidR="00DB1505" w:rsidRPr="00E565E3" w:rsidRDefault="00663410" w:rsidP="00094774">
            <w:pPr>
              <w:pStyle w:val="Tablebodynospace"/>
            </w:pPr>
            <w:r>
              <w:lastRenderedPageBreak/>
              <w:t>‘</w:t>
            </w:r>
            <w:r w:rsidR="00DB1505" w:rsidRPr="00E565E3">
              <w:t>non-dispersion</w:t>
            </w:r>
            <w:r>
              <w:t>’</w:t>
            </w:r>
          </w:p>
        </w:tc>
        <w:tc>
          <w:tcPr>
            <w:tcW w:w="1353" w:type="pct"/>
            <w:vAlign w:val="center"/>
          </w:tcPr>
          <w:p w14:paraId="30DF0290" w14:textId="194654E6" w:rsidR="00DB1505" w:rsidRPr="00E565E3" w:rsidRDefault="00663410" w:rsidP="000D018B">
            <w:pPr>
              <w:pStyle w:val="Tablebodynospace"/>
            </w:pPr>
            <w:r>
              <w:t>N</w:t>
            </w:r>
            <w:r w:rsidRPr="00E565E3">
              <w:t>on</w:t>
            </w:r>
            <w:r w:rsidR="00DB1505" w:rsidRPr="00E565E3">
              <w:t>-dispersion in energy balance</w:t>
            </w:r>
          </w:p>
        </w:tc>
        <w:tc>
          <w:tcPr>
            <w:tcW w:w="727" w:type="pct"/>
            <w:vAlign w:val="center"/>
          </w:tcPr>
          <w:p w14:paraId="76720A2D" w14:textId="77777777" w:rsidR="00DB1505" w:rsidRDefault="00DB1505" w:rsidP="000D018B">
            <w:pPr>
              <w:pStyle w:val="Tablebodynospace"/>
              <w:jc w:val="center"/>
            </w:pPr>
            <w:r>
              <w:t>-</w:t>
            </w:r>
          </w:p>
        </w:tc>
        <w:tc>
          <w:tcPr>
            <w:tcW w:w="725" w:type="pct"/>
            <w:vAlign w:val="center"/>
          </w:tcPr>
          <w:p w14:paraId="0FFD6593" w14:textId="77777777" w:rsidR="00DB1505" w:rsidRDefault="00DB1505" w:rsidP="000D018B">
            <w:pPr>
              <w:pStyle w:val="Tablebodynospace"/>
              <w:jc w:val="center"/>
            </w:pPr>
            <w:r>
              <w:t>-</w:t>
            </w:r>
          </w:p>
        </w:tc>
        <w:tc>
          <w:tcPr>
            <w:tcW w:w="1048" w:type="pct"/>
            <w:vAlign w:val="center"/>
          </w:tcPr>
          <w:p w14:paraId="072E6A62" w14:textId="77777777" w:rsidR="00DB1505" w:rsidRDefault="00DB1505" w:rsidP="000D018B">
            <w:pPr>
              <w:pStyle w:val="Tablebodynospace"/>
              <w:jc w:val="center"/>
            </w:pPr>
            <w:r>
              <w:t>-</w:t>
            </w:r>
          </w:p>
        </w:tc>
      </w:tr>
      <w:tr w:rsidR="00DB1505" w:rsidRPr="00ED3698" w14:paraId="1EC0EFD6" w14:textId="77777777" w:rsidTr="007239FB">
        <w:tc>
          <w:tcPr>
            <w:tcW w:w="1147" w:type="pct"/>
            <w:vAlign w:val="center"/>
          </w:tcPr>
          <w:p w14:paraId="034B17BA" w14:textId="6B335E8F" w:rsidR="00DB1505" w:rsidRPr="00E565E3" w:rsidRDefault="00663410" w:rsidP="00094774">
            <w:pPr>
              <w:pStyle w:val="Tablebodynospace"/>
            </w:pPr>
            <w:r>
              <w:t>‘</w:t>
            </w:r>
            <w:r w:rsidR="00DB1505" w:rsidRPr="00E565E3">
              <w:t>non-conduction</w:t>
            </w:r>
            <w:r>
              <w:t>’</w:t>
            </w:r>
          </w:p>
        </w:tc>
        <w:tc>
          <w:tcPr>
            <w:tcW w:w="1353" w:type="pct"/>
            <w:vAlign w:val="center"/>
          </w:tcPr>
          <w:p w14:paraId="72D9DAF0" w14:textId="2CBF8C10" w:rsidR="00DB1505" w:rsidRPr="00E565E3" w:rsidRDefault="00663410" w:rsidP="000D018B">
            <w:pPr>
              <w:pStyle w:val="Tablebodynospace"/>
            </w:pPr>
            <w:r>
              <w:t>O</w:t>
            </w:r>
            <w:r w:rsidRPr="00E565E3">
              <w:t>n</w:t>
            </w:r>
            <w:r w:rsidR="00DB1505" w:rsidRPr="00E565E3">
              <w:t>-conduction in energy balance</w:t>
            </w:r>
          </w:p>
        </w:tc>
        <w:tc>
          <w:tcPr>
            <w:tcW w:w="727" w:type="pct"/>
            <w:vAlign w:val="center"/>
          </w:tcPr>
          <w:p w14:paraId="2AB11503" w14:textId="77777777" w:rsidR="00DB1505" w:rsidRDefault="00DB1505" w:rsidP="000D018B">
            <w:pPr>
              <w:pStyle w:val="Tablebodynospace"/>
              <w:jc w:val="center"/>
            </w:pPr>
            <w:r>
              <w:t>-</w:t>
            </w:r>
          </w:p>
        </w:tc>
        <w:tc>
          <w:tcPr>
            <w:tcW w:w="725" w:type="pct"/>
            <w:vAlign w:val="center"/>
          </w:tcPr>
          <w:p w14:paraId="667FED2D" w14:textId="77777777" w:rsidR="00DB1505" w:rsidRDefault="00DB1505" w:rsidP="000D018B">
            <w:pPr>
              <w:pStyle w:val="Tablebodynospace"/>
              <w:jc w:val="center"/>
            </w:pPr>
            <w:r>
              <w:t>-</w:t>
            </w:r>
          </w:p>
        </w:tc>
        <w:tc>
          <w:tcPr>
            <w:tcW w:w="1048" w:type="pct"/>
            <w:vAlign w:val="center"/>
          </w:tcPr>
          <w:p w14:paraId="54BAD66D" w14:textId="77777777" w:rsidR="00DB1505" w:rsidRDefault="00DB1505" w:rsidP="000D018B">
            <w:pPr>
              <w:pStyle w:val="Tablebodynospace"/>
              <w:jc w:val="center"/>
            </w:pPr>
            <w:r>
              <w:t>-</w:t>
            </w:r>
          </w:p>
        </w:tc>
      </w:tr>
      <w:tr w:rsidR="00DB1505" w:rsidRPr="00ED3698" w14:paraId="6B5D3D20" w14:textId="77777777" w:rsidTr="007239FB">
        <w:tc>
          <w:tcPr>
            <w:tcW w:w="1147" w:type="pct"/>
            <w:vAlign w:val="center"/>
          </w:tcPr>
          <w:p w14:paraId="6ABDAF38" w14:textId="2F07DE2D" w:rsidR="00DB1505" w:rsidRPr="00BD78A7" w:rsidRDefault="00663410" w:rsidP="00094774">
            <w:pPr>
              <w:pStyle w:val="Tablebodynospace"/>
            </w:pPr>
            <w:r>
              <w:t>‘</w:t>
            </w:r>
            <w:r w:rsidR="00DB1505" w:rsidRPr="008C7767">
              <w:t xml:space="preserve">non-storage term </w:t>
            </w:r>
            <w:r w:rsidR="00DB1505" w:rsidRPr="00FC2059">
              <w:rPr>
                <w:noProof/>
              </w:rPr>
              <w:t>in flow</w:t>
            </w:r>
            <w:r w:rsidR="00DB1505" w:rsidRPr="008C7767">
              <w:t xml:space="preserve"> equation</w:t>
            </w:r>
            <w:r>
              <w:t>’</w:t>
            </w:r>
          </w:p>
        </w:tc>
        <w:tc>
          <w:tcPr>
            <w:tcW w:w="1353" w:type="pct"/>
            <w:vAlign w:val="center"/>
          </w:tcPr>
          <w:p w14:paraId="09F7E651" w14:textId="352967E4" w:rsidR="00DB1505" w:rsidRPr="00ED3698" w:rsidRDefault="00663410" w:rsidP="000D018B">
            <w:pPr>
              <w:pStyle w:val="Tablebodynospace"/>
            </w:pPr>
            <w:r w:rsidRPr="00FC2059">
              <w:rPr>
                <w:noProof/>
              </w:rPr>
              <w:t>Non</w:t>
            </w:r>
            <w:r w:rsidR="00DB1505" w:rsidRPr="00FC2059">
              <w:rPr>
                <w:noProof/>
              </w:rPr>
              <w:t>-storage</w:t>
            </w:r>
            <w:r w:rsidR="00DB1505" w:rsidRPr="008C7767">
              <w:t xml:space="preserve"> term is computed </w:t>
            </w:r>
            <w:r w:rsidR="00DB1505" w:rsidRPr="00FC2059">
              <w:rPr>
                <w:noProof/>
              </w:rPr>
              <w:t>in flow</w:t>
            </w:r>
            <w:r w:rsidR="00DB1505" w:rsidRPr="008C7767">
              <w:t xml:space="preserve"> equation</w:t>
            </w:r>
          </w:p>
        </w:tc>
        <w:tc>
          <w:tcPr>
            <w:tcW w:w="727" w:type="pct"/>
            <w:vAlign w:val="center"/>
          </w:tcPr>
          <w:p w14:paraId="064B6548" w14:textId="77777777" w:rsidR="00DB1505" w:rsidRPr="00BD78A7" w:rsidRDefault="00DB1505" w:rsidP="000D018B">
            <w:pPr>
              <w:pStyle w:val="Tablebodynospace"/>
              <w:jc w:val="center"/>
            </w:pPr>
            <w:r w:rsidRPr="00BD78A7">
              <w:t>-</w:t>
            </w:r>
          </w:p>
        </w:tc>
        <w:tc>
          <w:tcPr>
            <w:tcW w:w="725" w:type="pct"/>
            <w:vAlign w:val="center"/>
          </w:tcPr>
          <w:p w14:paraId="157922F2" w14:textId="77777777" w:rsidR="00DB1505" w:rsidRPr="00BD78A7" w:rsidRDefault="00DB1505" w:rsidP="000D018B">
            <w:pPr>
              <w:pStyle w:val="Tablebodynospace"/>
              <w:jc w:val="center"/>
            </w:pPr>
            <w:r w:rsidRPr="00BD78A7">
              <w:t>-</w:t>
            </w:r>
          </w:p>
        </w:tc>
        <w:tc>
          <w:tcPr>
            <w:tcW w:w="1048" w:type="pct"/>
            <w:vAlign w:val="center"/>
          </w:tcPr>
          <w:p w14:paraId="633E62B2" w14:textId="77777777" w:rsidR="00DB1505" w:rsidRPr="00BD78A7" w:rsidRDefault="00DB1505" w:rsidP="000D018B">
            <w:pPr>
              <w:pStyle w:val="Tablebodynospace"/>
              <w:jc w:val="center"/>
            </w:pPr>
            <w:r w:rsidRPr="00BD78A7">
              <w:t>-</w:t>
            </w:r>
          </w:p>
        </w:tc>
      </w:tr>
      <w:tr w:rsidR="00DB1505" w:rsidRPr="00ED3698" w14:paraId="2DA1CFCB" w14:textId="77777777" w:rsidTr="007239FB">
        <w:tc>
          <w:tcPr>
            <w:tcW w:w="1147" w:type="pct"/>
            <w:vAlign w:val="center"/>
          </w:tcPr>
          <w:p w14:paraId="72FED521" w14:textId="1AD06248" w:rsidR="00DB1505" w:rsidRPr="00BD78A7" w:rsidRDefault="00663410" w:rsidP="000D018B">
            <w:pPr>
              <w:pStyle w:val="Tablebodynospace"/>
            </w:pPr>
            <w:r>
              <w:t>‘</w:t>
            </w:r>
            <w:r w:rsidR="00DB1505" w:rsidRPr="00D31869">
              <w:t>non-storage term in heat equation</w:t>
            </w:r>
            <w:r>
              <w:t>’</w:t>
            </w:r>
          </w:p>
        </w:tc>
        <w:tc>
          <w:tcPr>
            <w:tcW w:w="1353" w:type="pct"/>
            <w:vAlign w:val="center"/>
          </w:tcPr>
          <w:p w14:paraId="35435165" w14:textId="75F593B5" w:rsidR="00DB1505" w:rsidRPr="00ED3698" w:rsidRDefault="00663410" w:rsidP="000D018B">
            <w:pPr>
              <w:pStyle w:val="Tablebodynospace"/>
            </w:pPr>
            <w:r w:rsidRPr="00FC2059">
              <w:rPr>
                <w:noProof/>
              </w:rPr>
              <w:t>Non</w:t>
            </w:r>
            <w:r w:rsidR="00DB1505" w:rsidRPr="00FC2059">
              <w:rPr>
                <w:noProof/>
              </w:rPr>
              <w:t>-storage</w:t>
            </w:r>
            <w:r w:rsidR="00DB1505" w:rsidRPr="00D31869">
              <w:t xml:space="preserve"> term is computed in heat equation</w:t>
            </w:r>
          </w:p>
        </w:tc>
        <w:tc>
          <w:tcPr>
            <w:tcW w:w="727" w:type="pct"/>
            <w:vAlign w:val="center"/>
          </w:tcPr>
          <w:p w14:paraId="729653A6" w14:textId="77777777" w:rsidR="00DB1505" w:rsidRPr="00BD78A7" w:rsidRDefault="00DB1505" w:rsidP="000D018B">
            <w:pPr>
              <w:pStyle w:val="Tablebodynospace"/>
              <w:jc w:val="center"/>
            </w:pPr>
            <w:r w:rsidRPr="00BD78A7">
              <w:t>-</w:t>
            </w:r>
          </w:p>
        </w:tc>
        <w:tc>
          <w:tcPr>
            <w:tcW w:w="725" w:type="pct"/>
            <w:vAlign w:val="center"/>
          </w:tcPr>
          <w:p w14:paraId="0C13FDD8" w14:textId="77777777" w:rsidR="00DB1505" w:rsidRPr="00BD78A7" w:rsidRDefault="00DB1505" w:rsidP="000D018B">
            <w:pPr>
              <w:pStyle w:val="Tablebodynospace"/>
              <w:jc w:val="center"/>
            </w:pPr>
            <w:r w:rsidRPr="00BD78A7">
              <w:t>-</w:t>
            </w:r>
          </w:p>
        </w:tc>
        <w:tc>
          <w:tcPr>
            <w:tcW w:w="1048" w:type="pct"/>
            <w:vAlign w:val="center"/>
          </w:tcPr>
          <w:p w14:paraId="75FE08BA" w14:textId="77777777" w:rsidR="00DB1505" w:rsidRPr="00BD78A7" w:rsidRDefault="00DB1505" w:rsidP="000D018B">
            <w:pPr>
              <w:pStyle w:val="Tablebodynospace"/>
              <w:jc w:val="center"/>
            </w:pPr>
            <w:r w:rsidRPr="00BD78A7">
              <w:t>-</w:t>
            </w:r>
          </w:p>
        </w:tc>
      </w:tr>
      <w:tr w:rsidR="00DB1505" w:rsidRPr="00ED3698" w14:paraId="274740EC" w14:textId="77777777" w:rsidTr="007239FB">
        <w:trPr>
          <w:cantSplit/>
        </w:trPr>
        <w:tc>
          <w:tcPr>
            <w:tcW w:w="1147" w:type="pct"/>
            <w:vMerge w:val="restart"/>
            <w:vAlign w:val="center"/>
          </w:tcPr>
          <w:p w14:paraId="33AD5AEA" w14:textId="77777777" w:rsidR="00DB1505" w:rsidRPr="00BD78A7" w:rsidRDefault="00DB1505" w:rsidP="000D018B">
            <w:pPr>
              <w:pStyle w:val="Tablebodynospace"/>
            </w:pPr>
            <w:r w:rsidRPr="00BD78A7">
              <w:t>‘newton iteration settings’</w:t>
            </w:r>
          </w:p>
        </w:tc>
        <w:tc>
          <w:tcPr>
            <w:tcW w:w="1353" w:type="pct"/>
            <w:vAlign w:val="center"/>
          </w:tcPr>
          <w:p w14:paraId="1C859761" w14:textId="6930762C" w:rsidR="00DB1505" w:rsidRPr="00ED3698" w:rsidRDefault="00663410" w:rsidP="000D018B">
            <w:pPr>
              <w:pStyle w:val="Tablebodynospace"/>
            </w:pPr>
            <w:r>
              <w:t>I</w:t>
            </w:r>
            <w:r w:rsidRPr="00ED3698">
              <w:t xml:space="preserve">ncrement </w:t>
            </w:r>
            <w:r w:rsidR="00DB1505" w:rsidRPr="00ED3698">
              <w:t>for numerical differentiation [m]</w:t>
            </w:r>
          </w:p>
        </w:tc>
        <w:tc>
          <w:tcPr>
            <w:tcW w:w="727" w:type="pct"/>
            <w:vAlign w:val="center"/>
          </w:tcPr>
          <w:p w14:paraId="4C0D2BF2" w14:textId="77777777" w:rsidR="00DB1505" w:rsidRPr="00BD78A7" w:rsidRDefault="00DB1505" w:rsidP="000D018B">
            <w:pPr>
              <w:pStyle w:val="Tablebodynospace"/>
              <w:jc w:val="center"/>
            </w:pPr>
            <w:r w:rsidRPr="00BD78A7">
              <w:t>10</w:t>
            </w:r>
            <w:r w:rsidRPr="00BD78A7">
              <w:rPr>
                <w:vertAlign w:val="superscript"/>
              </w:rPr>
              <w:t>-4</w:t>
            </w:r>
          </w:p>
        </w:tc>
        <w:tc>
          <w:tcPr>
            <w:tcW w:w="725" w:type="pct"/>
            <w:vAlign w:val="center"/>
          </w:tcPr>
          <w:p w14:paraId="305BB63C" w14:textId="77777777" w:rsidR="00DB1505" w:rsidRPr="00BD78A7" w:rsidRDefault="00DB1505" w:rsidP="000D018B">
            <w:pPr>
              <w:pStyle w:val="Tablebodynospace"/>
              <w:jc w:val="center"/>
            </w:pPr>
            <w:r w:rsidRPr="00BD78A7">
              <w:t>-</w:t>
            </w:r>
          </w:p>
        </w:tc>
        <w:tc>
          <w:tcPr>
            <w:tcW w:w="1048" w:type="pct"/>
            <w:vAlign w:val="center"/>
          </w:tcPr>
          <w:p w14:paraId="496AF509" w14:textId="77777777" w:rsidR="00DB1505" w:rsidRPr="00BD78A7" w:rsidRDefault="00DB1505" w:rsidP="000D018B">
            <w:pPr>
              <w:pStyle w:val="Tablebodynospace"/>
              <w:jc w:val="center"/>
            </w:pPr>
            <w:r w:rsidRPr="00BD78A7">
              <w:t>10</w:t>
            </w:r>
            <w:r w:rsidRPr="00BD78A7">
              <w:rPr>
                <w:vertAlign w:val="superscript"/>
              </w:rPr>
              <w:t>-6</w:t>
            </w:r>
            <w:r w:rsidRPr="00BD78A7">
              <w:t>-10</w:t>
            </w:r>
            <w:r w:rsidRPr="00BD78A7">
              <w:rPr>
                <w:vertAlign w:val="superscript"/>
              </w:rPr>
              <w:t>-4</w:t>
            </w:r>
          </w:p>
        </w:tc>
      </w:tr>
      <w:tr w:rsidR="00DB1505" w:rsidRPr="00ED3698" w14:paraId="75863977" w14:textId="77777777" w:rsidTr="007239FB">
        <w:trPr>
          <w:cantSplit/>
        </w:trPr>
        <w:tc>
          <w:tcPr>
            <w:tcW w:w="1147" w:type="pct"/>
            <w:vMerge/>
            <w:vAlign w:val="center"/>
          </w:tcPr>
          <w:p w14:paraId="739271BA" w14:textId="77777777" w:rsidR="00DB1505" w:rsidRPr="00BD78A7" w:rsidRDefault="00DB1505" w:rsidP="000D018B">
            <w:pPr>
              <w:pStyle w:val="Tablebodynospace"/>
            </w:pPr>
          </w:p>
        </w:tc>
        <w:tc>
          <w:tcPr>
            <w:tcW w:w="1353" w:type="pct"/>
            <w:vAlign w:val="center"/>
          </w:tcPr>
          <w:p w14:paraId="5421DE29" w14:textId="033253B9" w:rsidR="00DB1505" w:rsidRPr="00ED3698" w:rsidRDefault="00663410" w:rsidP="000D018B">
            <w:pPr>
              <w:pStyle w:val="Tablebodynospace"/>
            </w:pPr>
            <w:r>
              <w:t>M</w:t>
            </w:r>
            <w:r w:rsidRPr="00ED3698">
              <w:t xml:space="preserve">aximum </w:t>
            </w:r>
            <w:r w:rsidR="00DB1505" w:rsidRPr="00ED3698">
              <w:t>number of Newton iterations</w:t>
            </w:r>
          </w:p>
        </w:tc>
        <w:tc>
          <w:tcPr>
            <w:tcW w:w="727" w:type="pct"/>
            <w:vAlign w:val="center"/>
          </w:tcPr>
          <w:p w14:paraId="3254B2D2" w14:textId="77777777" w:rsidR="00DB1505" w:rsidRPr="00BD78A7" w:rsidRDefault="00DB1505" w:rsidP="000D018B">
            <w:pPr>
              <w:pStyle w:val="Tablebodynospace"/>
              <w:jc w:val="center"/>
            </w:pPr>
            <w:r>
              <w:t>30</w:t>
            </w:r>
          </w:p>
        </w:tc>
        <w:tc>
          <w:tcPr>
            <w:tcW w:w="725" w:type="pct"/>
            <w:vAlign w:val="center"/>
          </w:tcPr>
          <w:p w14:paraId="765CF9A7" w14:textId="77777777" w:rsidR="00DB1505" w:rsidRPr="00BD78A7" w:rsidRDefault="00DB1505" w:rsidP="000D018B">
            <w:pPr>
              <w:pStyle w:val="Tablebodynospace"/>
              <w:jc w:val="center"/>
            </w:pPr>
            <w:r w:rsidRPr="00BD78A7">
              <w:t>-</w:t>
            </w:r>
          </w:p>
        </w:tc>
        <w:tc>
          <w:tcPr>
            <w:tcW w:w="1048" w:type="pct"/>
            <w:vAlign w:val="center"/>
          </w:tcPr>
          <w:p w14:paraId="67E273ED" w14:textId="77777777" w:rsidR="00DB1505" w:rsidRPr="00BD78A7" w:rsidRDefault="00DB1505" w:rsidP="000D018B">
            <w:pPr>
              <w:pStyle w:val="Tablebodynospace"/>
              <w:jc w:val="center"/>
            </w:pPr>
            <w:r w:rsidRPr="00BD78A7">
              <w:t>20-60</w:t>
            </w:r>
          </w:p>
        </w:tc>
      </w:tr>
      <w:tr w:rsidR="00DB1505" w:rsidRPr="00ED3698" w14:paraId="2D6221C9" w14:textId="77777777" w:rsidTr="007239FB">
        <w:trPr>
          <w:cantSplit/>
        </w:trPr>
        <w:tc>
          <w:tcPr>
            <w:tcW w:w="1147" w:type="pct"/>
            <w:vMerge/>
            <w:vAlign w:val="center"/>
          </w:tcPr>
          <w:p w14:paraId="3957796D" w14:textId="77777777" w:rsidR="00DB1505" w:rsidRPr="00BD78A7" w:rsidRDefault="00DB1505" w:rsidP="000D018B">
            <w:pPr>
              <w:pStyle w:val="Tablebodynospace"/>
            </w:pPr>
          </w:p>
        </w:tc>
        <w:tc>
          <w:tcPr>
            <w:tcW w:w="1353" w:type="pct"/>
            <w:vAlign w:val="center"/>
          </w:tcPr>
          <w:p w14:paraId="6BDA135A" w14:textId="3CC29C9A" w:rsidR="00DB1505" w:rsidRPr="00ED3698" w:rsidRDefault="00663410" w:rsidP="000D018B">
            <w:pPr>
              <w:pStyle w:val="Tablebodynospace"/>
            </w:pPr>
            <w:r>
              <w:t>C</w:t>
            </w:r>
            <w:r w:rsidRPr="00ED3698">
              <w:t xml:space="preserve">onvergence </w:t>
            </w:r>
            <w:r w:rsidR="00DB1505" w:rsidRPr="00ED3698">
              <w:t>tolerance in log cycles</w:t>
            </w:r>
          </w:p>
        </w:tc>
        <w:tc>
          <w:tcPr>
            <w:tcW w:w="727" w:type="pct"/>
            <w:vAlign w:val="center"/>
          </w:tcPr>
          <w:p w14:paraId="28254BD9" w14:textId="77777777" w:rsidR="00DB1505" w:rsidRPr="00BD78A7" w:rsidRDefault="00DB1505" w:rsidP="000D018B">
            <w:pPr>
              <w:pStyle w:val="Tablebodynospace"/>
              <w:jc w:val="center"/>
            </w:pPr>
            <w:r w:rsidRPr="00BD78A7">
              <w:t>10</w:t>
            </w:r>
            <w:r w:rsidRPr="00BD78A7">
              <w:rPr>
                <w:vertAlign w:val="superscript"/>
              </w:rPr>
              <w:t>-6</w:t>
            </w:r>
          </w:p>
        </w:tc>
        <w:tc>
          <w:tcPr>
            <w:tcW w:w="725" w:type="pct"/>
            <w:vAlign w:val="center"/>
          </w:tcPr>
          <w:p w14:paraId="39DB89E4" w14:textId="77777777" w:rsidR="00DB1505" w:rsidRPr="00BD78A7" w:rsidRDefault="00DB1505" w:rsidP="000D018B">
            <w:pPr>
              <w:pStyle w:val="Tablebodynospace"/>
              <w:jc w:val="center"/>
            </w:pPr>
            <w:r w:rsidRPr="00BD78A7">
              <w:t>-</w:t>
            </w:r>
          </w:p>
        </w:tc>
        <w:tc>
          <w:tcPr>
            <w:tcW w:w="1048" w:type="pct"/>
            <w:vAlign w:val="center"/>
          </w:tcPr>
          <w:p w14:paraId="3645C34D" w14:textId="77777777" w:rsidR="00DB1505" w:rsidRPr="00BD78A7" w:rsidRDefault="00DB1505" w:rsidP="000D018B">
            <w:pPr>
              <w:pStyle w:val="Tablebodynospace"/>
              <w:jc w:val="center"/>
            </w:pPr>
            <w:r w:rsidRPr="00BD78A7">
              <w:t>10</w:t>
            </w:r>
            <w:r w:rsidRPr="00BD78A7">
              <w:rPr>
                <w:vertAlign w:val="superscript"/>
              </w:rPr>
              <w:t>-7</w:t>
            </w:r>
            <w:r w:rsidRPr="00BD78A7">
              <w:t>-10</w:t>
            </w:r>
            <w:r w:rsidRPr="00BD78A7">
              <w:rPr>
                <w:vertAlign w:val="superscript"/>
              </w:rPr>
              <w:t>-4</w:t>
            </w:r>
          </w:p>
        </w:tc>
      </w:tr>
      <w:tr w:rsidR="00DB1505" w:rsidRPr="00ED3698" w14:paraId="233112F9" w14:textId="77777777" w:rsidTr="007239FB">
        <w:trPr>
          <w:cantSplit/>
        </w:trPr>
        <w:tc>
          <w:tcPr>
            <w:tcW w:w="1147" w:type="pct"/>
            <w:vMerge/>
            <w:vAlign w:val="center"/>
          </w:tcPr>
          <w:p w14:paraId="28B6FA6E" w14:textId="77777777" w:rsidR="00DB1505" w:rsidRPr="00BD78A7" w:rsidRDefault="00DB1505" w:rsidP="000D018B">
            <w:pPr>
              <w:pStyle w:val="Tablebodynospace"/>
            </w:pPr>
          </w:p>
        </w:tc>
        <w:tc>
          <w:tcPr>
            <w:tcW w:w="1353" w:type="pct"/>
            <w:vAlign w:val="center"/>
          </w:tcPr>
          <w:p w14:paraId="0EB222B5" w14:textId="10FE82DD" w:rsidR="00DB1505" w:rsidRPr="00ED3698" w:rsidRDefault="00663410" w:rsidP="000D018B">
            <w:pPr>
              <w:pStyle w:val="Tablebodynospace"/>
            </w:pPr>
            <w:r>
              <w:t>M</w:t>
            </w:r>
            <w:r w:rsidRPr="00ED3698">
              <w:t xml:space="preserve">aximum </w:t>
            </w:r>
            <w:r w:rsidR="00DB1505">
              <w:t>temperature</w:t>
            </w:r>
            <w:r w:rsidR="00DB1505" w:rsidRPr="00ED3698">
              <w:t xml:space="preserve"> update in log cycles</w:t>
            </w:r>
          </w:p>
        </w:tc>
        <w:tc>
          <w:tcPr>
            <w:tcW w:w="727" w:type="pct"/>
            <w:vAlign w:val="center"/>
          </w:tcPr>
          <w:p w14:paraId="62EA3DF0" w14:textId="77777777" w:rsidR="00DB1505" w:rsidRPr="00BD78A7" w:rsidRDefault="00DB1505" w:rsidP="000D018B">
            <w:pPr>
              <w:pStyle w:val="Tablebodynospace"/>
              <w:jc w:val="center"/>
            </w:pPr>
            <w:r w:rsidRPr="00BD78A7">
              <w:t>1.0</w:t>
            </w:r>
          </w:p>
        </w:tc>
        <w:tc>
          <w:tcPr>
            <w:tcW w:w="725" w:type="pct"/>
            <w:vAlign w:val="center"/>
          </w:tcPr>
          <w:p w14:paraId="4F570544" w14:textId="77777777" w:rsidR="00DB1505" w:rsidRPr="00BD78A7" w:rsidRDefault="00DB1505" w:rsidP="000D018B">
            <w:pPr>
              <w:pStyle w:val="Tablebodynospace"/>
              <w:jc w:val="center"/>
            </w:pPr>
            <w:r w:rsidRPr="00BD78A7">
              <w:t>-</w:t>
            </w:r>
          </w:p>
        </w:tc>
        <w:tc>
          <w:tcPr>
            <w:tcW w:w="1048" w:type="pct"/>
            <w:vAlign w:val="center"/>
          </w:tcPr>
          <w:p w14:paraId="5871DCD1" w14:textId="77777777" w:rsidR="00DB1505" w:rsidRPr="00BD78A7" w:rsidRDefault="00DB1505" w:rsidP="000D018B">
            <w:pPr>
              <w:pStyle w:val="Tablebodynospace"/>
              <w:jc w:val="center"/>
            </w:pPr>
            <w:r w:rsidRPr="00BD78A7">
              <w:t>1.0-</w:t>
            </w:r>
            <w:r>
              <w:t>5</w:t>
            </w:r>
            <w:r w:rsidRPr="00BD78A7">
              <w:t>.0</w:t>
            </w:r>
          </w:p>
        </w:tc>
      </w:tr>
      <w:tr w:rsidR="00DB1505" w:rsidRPr="00ED3698" w14:paraId="42919080" w14:textId="77777777" w:rsidTr="007239FB">
        <w:trPr>
          <w:cantSplit/>
        </w:trPr>
        <w:tc>
          <w:tcPr>
            <w:tcW w:w="1147" w:type="pct"/>
            <w:vMerge w:val="restart"/>
            <w:vAlign w:val="center"/>
          </w:tcPr>
          <w:p w14:paraId="2CB19427" w14:textId="77777777" w:rsidR="00DB1505" w:rsidRPr="00BD78A7" w:rsidRDefault="00DB1505" w:rsidP="000D018B">
            <w:pPr>
              <w:pStyle w:val="Tablebodynospace"/>
            </w:pPr>
            <w:r w:rsidRPr="00BD78A7">
              <w:t>‘solver settings’</w:t>
            </w:r>
          </w:p>
        </w:tc>
        <w:tc>
          <w:tcPr>
            <w:tcW w:w="1353" w:type="pct"/>
            <w:vAlign w:val="center"/>
          </w:tcPr>
          <w:p w14:paraId="338D70C3" w14:textId="0EEF0445" w:rsidR="00DB1505" w:rsidRPr="00ED3698" w:rsidRDefault="00663410" w:rsidP="000D018B">
            <w:pPr>
              <w:pStyle w:val="Tablebodynospace"/>
            </w:pPr>
            <w:r>
              <w:t>I</w:t>
            </w:r>
            <w:r w:rsidRPr="00ED3698">
              <w:t xml:space="preserve">ncomplete </w:t>
            </w:r>
            <w:r w:rsidR="00DB1505" w:rsidRPr="00ED3698">
              <w:t>factorization level</w:t>
            </w:r>
          </w:p>
        </w:tc>
        <w:tc>
          <w:tcPr>
            <w:tcW w:w="727" w:type="pct"/>
            <w:vAlign w:val="center"/>
          </w:tcPr>
          <w:p w14:paraId="542BC573" w14:textId="77777777" w:rsidR="00DB1505" w:rsidRPr="00BD78A7" w:rsidRDefault="00DB1505" w:rsidP="000D018B">
            <w:pPr>
              <w:pStyle w:val="Tablebodynospace"/>
              <w:jc w:val="center"/>
            </w:pPr>
            <w:r w:rsidRPr="00BD78A7">
              <w:t>0</w:t>
            </w:r>
          </w:p>
        </w:tc>
        <w:tc>
          <w:tcPr>
            <w:tcW w:w="725" w:type="pct"/>
            <w:vAlign w:val="center"/>
          </w:tcPr>
          <w:p w14:paraId="2E42BA19" w14:textId="77777777" w:rsidR="00DB1505" w:rsidRPr="00BD78A7" w:rsidRDefault="00DB1505" w:rsidP="000D018B">
            <w:pPr>
              <w:pStyle w:val="Tablebodynospace"/>
              <w:jc w:val="center"/>
            </w:pPr>
            <w:r w:rsidRPr="00BD78A7">
              <w:t>-</w:t>
            </w:r>
          </w:p>
        </w:tc>
        <w:tc>
          <w:tcPr>
            <w:tcW w:w="1048" w:type="pct"/>
            <w:vAlign w:val="center"/>
          </w:tcPr>
          <w:p w14:paraId="50EA2B72" w14:textId="77777777" w:rsidR="00DB1505" w:rsidRPr="00BD78A7" w:rsidRDefault="00DB1505" w:rsidP="000D018B">
            <w:pPr>
              <w:pStyle w:val="Tablebodynospace"/>
              <w:jc w:val="center"/>
            </w:pPr>
            <w:r w:rsidRPr="00BD78A7">
              <w:t>0-2</w:t>
            </w:r>
          </w:p>
        </w:tc>
      </w:tr>
      <w:tr w:rsidR="00DB1505" w:rsidRPr="00ED3698" w14:paraId="0FD2413B" w14:textId="77777777" w:rsidTr="007239FB">
        <w:trPr>
          <w:cantSplit/>
        </w:trPr>
        <w:tc>
          <w:tcPr>
            <w:tcW w:w="1147" w:type="pct"/>
            <w:vMerge/>
            <w:vAlign w:val="center"/>
          </w:tcPr>
          <w:p w14:paraId="65616167" w14:textId="77777777" w:rsidR="00DB1505" w:rsidRPr="00BD78A7" w:rsidRDefault="00DB1505" w:rsidP="000D018B">
            <w:pPr>
              <w:pStyle w:val="Tablebodynospace"/>
            </w:pPr>
          </w:p>
        </w:tc>
        <w:tc>
          <w:tcPr>
            <w:tcW w:w="1353" w:type="pct"/>
            <w:vAlign w:val="center"/>
          </w:tcPr>
          <w:p w14:paraId="63E2A3A1" w14:textId="02839673" w:rsidR="00DB1505" w:rsidRPr="00ED3698" w:rsidRDefault="00663410" w:rsidP="000D018B">
            <w:pPr>
              <w:pStyle w:val="Tablebodynospace"/>
            </w:pPr>
            <w:r>
              <w:t>M</w:t>
            </w:r>
            <w:r w:rsidRPr="00ED3698">
              <w:t xml:space="preserve">aximum </w:t>
            </w:r>
            <w:r w:rsidR="00DB1505" w:rsidRPr="00ED3698">
              <w:t>number of solver iterations</w:t>
            </w:r>
          </w:p>
        </w:tc>
        <w:tc>
          <w:tcPr>
            <w:tcW w:w="727" w:type="pct"/>
            <w:vAlign w:val="center"/>
          </w:tcPr>
          <w:p w14:paraId="08AC30F5" w14:textId="77777777" w:rsidR="00DB1505" w:rsidRPr="00BD78A7" w:rsidRDefault="00DB1505" w:rsidP="000D018B">
            <w:pPr>
              <w:pStyle w:val="Tablebodynospace"/>
              <w:jc w:val="center"/>
            </w:pPr>
            <w:r w:rsidRPr="00BD78A7">
              <w:t>100</w:t>
            </w:r>
          </w:p>
        </w:tc>
        <w:tc>
          <w:tcPr>
            <w:tcW w:w="725" w:type="pct"/>
            <w:vAlign w:val="center"/>
          </w:tcPr>
          <w:p w14:paraId="50DED5D5" w14:textId="77777777" w:rsidR="00DB1505" w:rsidRPr="00BD78A7" w:rsidRDefault="00DB1505" w:rsidP="000D018B">
            <w:pPr>
              <w:pStyle w:val="Tablebodynospace"/>
              <w:jc w:val="center"/>
            </w:pPr>
            <w:r w:rsidRPr="00BD78A7">
              <w:t>-</w:t>
            </w:r>
          </w:p>
        </w:tc>
        <w:tc>
          <w:tcPr>
            <w:tcW w:w="1048" w:type="pct"/>
            <w:vAlign w:val="center"/>
          </w:tcPr>
          <w:p w14:paraId="0FBE3A60" w14:textId="77777777" w:rsidR="00DB1505" w:rsidRPr="00BD78A7" w:rsidRDefault="00DB1505" w:rsidP="000D018B">
            <w:pPr>
              <w:pStyle w:val="Tablebodynospace"/>
              <w:jc w:val="center"/>
            </w:pPr>
            <w:r w:rsidRPr="00BD78A7">
              <w:t>100-1000</w:t>
            </w:r>
          </w:p>
        </w:tc>
      </w:tr>
      <w:tr w:rsidR="00DB1505" w:rsidRPr="00ED3698" w14:paraId="45CD4C50" w14:textId="77777777" w:rsidTr="007239FB">
        <w:trPr>
          <w:cantSplit/>
        </w:trPr>
        <w:tc>
          <w:tcPr>
            <w:tcW w:w="1147" w:type="pct"/>
            <w:vMerge/>
            <w:vAlign w:val="center"/>
          </w:tcPr>
          <w:p w14:paraId="101D2B6F" w14:textId="77777777" w:rsidR="00DB1505" w:rsidRPr="00BD78A7" w:rsidRDefault="00DB1505" w:rsidP="000D018B">
            <w:pPr>
              <w:pStyle w:val="Tablebodynospace"/>
            </w:pPr>
          </w:p>
        </w:tc>
        <w:tc>
          <w:tcPr>
            <w:tcW w:w="1353" w:type="pct"/>
            <w:vAlign w:val="center"/>
          </w:tcPr>
          <w:p w14:paraId="4A18013D" w14:textId="0D2F62EB" w:rsidR="00DB1505" w:rsidRPr="00ED3698" w:rsidRDefault="00663410" w:rsidP="000D018B">
            <w:pPr>
              <w:pStyle w:val="Tablebodynospace"/>
            </w:pPr>
            <w:r>
              <w:t>S</w:t>
            </w:r>
            <w:r w:rsidRPr="00ED3698">
              <w:t xml:space="preserve">olver </w:t>
            </w:r>
            <w:r w:rsidR="00DB1505" w:rsidRPr="00ED3698">
              <w:t>information level</w:t>
            </w:r>
          </w:p>
        </w:tc>
        <w:tc>
          <w:tcPr>
            <w:tcW w:w="727" w:type="pct"/>
            <w:vAlign w:val="center"/>
          </w:tcPr>
          <w:p w14:paraId="15F458AE" w14:textId="77777777" w:rsidR="00DB1505" w:rsidRPr="00BD78A7" w:rsidRDefault="00DB1505" w:rsidP="000D018B">
            <w:pPr>
              <w:pStyle w:val="Tablebodynospace"/>
              <w:jc w:val="center"/>
            </w:pPr>
            <w:r w:rsidRPr="00BD78A7">
              <w:t>1</w:t>
            </w:r>
          </w:p>
        </w:tc>
        <w:tc>
          <w:tcPr>
            <w:tcW w:w="725" w:type="pct"/>
            <w:vAlign w:val="center"/>
          </w:tcPr>
          <w:p w14:paraId="59FAC4AE" w14:textId="77777777" w:rsidR="00DB1505" w:rsidRPr="00BD78A7" w:rsidRDefault="00DB1505" w:rsidP="000D018B">
            <w:pPr>
              <w:pStyle w:val="Tablebodynospace"/>
              <w:jc w:val="center"/>
            </w:pPr>
            <w:r w:rsidRPr="00BD78A7">
              <w:t>0,1,2</w:t>
            </w:r>
          </w:p>
        </w:tc>
        <w:tc>
          <w:tcPr>
            <w:tcW w:w="1048" w:type="pct"/>
            <w:vAlign w:val="center"/>
          </w:tcPr>
          <w:p w14:paraId="04582D44" w14:textId="77777777" w:rsidR="00DB1505" w:rsidRPr="00BD78A7" w:rsidRDefault="00DB1505" w:rsidP="000D018B">
            <w:pPr>
              <w:pStyle w:val="Tablebodynospace"/>
              <w:jc w:val="center"/>
            </w:pPr>
            <w:r w:rsidRPr="00BD78A7">
              <w:t>-</w:t>
            </w:r>
          </w:p>
        </w:tc>
      </w:tr>
      <w:tr w:rsidR="00DB1505" w:rsidRPr="00ED3698" w14:paraId="51255137" w14:textId="77777777" w:rsidTr="007239FB">
        <w:trPr>
          <w:cantSplit/>
        </w:trPr>
        <w:tc>
          <w:tcPr>
            <w:tcW w:w="1147" w:type="pct"/>
            <w:vMerge/>
            <w:vAlign w:val="center"/>
          </w:tcPr>
          <w:p w14:paraId="6FF58542" w14:textId="77777777" w:rsidR="00DB1505" w:rsidRPr="00BD78A7" w:rsidRDefault="00DB1505" w:rsidP="000D018B">
            <w:pPr>
              <w:pStyle w:val="Tablebodynospace"/>
            </w:pPr>
          </w:p>
        </w:tc>
        <w:tc>
          <w:tcPr>
            <w:tcW w:w="1353" w:type="pct"/>
            <w:vAlign w:val="center"/>
          </w:tcPr>
          <w:p w14:paraId="390619E8" w14:textId="6DF27A22" w:rsidR="00DB1505" w:rsidRPr="00ED3698" w:rsidRDefault="00663410" w:rsidP="000D018B">
            <w:pPr>
              <w:pStyle w:val="Tablebodynospace"/>
            </w:pPr>
            <w:r>
              <w:t>S</w:t>
            </w:r>
            <w:r w:rsidRPr="00ED3698">
              <w:t xml:space="preserve">olver </w:t>
            </w:r>
            <w:r w:rsidR="00DB1505" w:rsidRPr="00ED3698">
              <w:t>residual tolerance [m]</w:t>
            </w:r>
          </w:p>
        </w:tc>
        <w:tc>
          <w:tcPr>
            <w:tcW w:w="727" w:type="pct"/>
            <w:vAlign w:val="center"/>
          </w:tcPr>
          <w:p w14:paraId="3A1CA688" w14:textId="77777777" w:rsidR="00DB1505" w:rsidRPr="00BD78A7" w:rsidRDefault="00DB1505" w:rsidP="000D018B">
            <w:pPr>
              <w:pStyle w:val="Tablebodynospace"/>
              <w:jc w:val="center"/>
            </w:pPr>
            <w:r w:rsidRPr="00BD78A7">
              <w:t>10</w:t>
            </w:r>
            <w:r w:rsidRPr="00BD78A7">
              <w:rPr>
                <w:vertAlign w:val="superscript"/>
              </w:rPr>
              <w:t>-7</w:t>
            </w:r>
          </w:p>
        </w:tc>
        <w:tc>
          <w:tcPr>
            <w:tcW w:w="725" w:type="pct"/>
            <w:vAlign w:val="center"/>
          </w:tcPr>
          <w:p w14:paraId="782D93A8" w14:textId="77777777" w:rsidR="00DB1505" w:rsidRPr="00BD78A7" w:rsidRDefault="00DB1505" w:rsidP="000D018B">
            <w:pPr>
              <w:pStyle w:val="Tablebodynospace"/>
              <w:jc w:val="center"/>
            </w:pPr>
            <w:r w:rsidRPr="00BD78A7">
              <w:t>-</w:t>
            </w:r>
          </w:p>
        </w:tc>
        <w:tc>
          <w:tcPr>
            <w:tcW w:w="1048" w:type="pct"/>
            <w:vAlign w:val="center"/>
          </w:tcPr>
          <w:p w14:paraId="07869596" w14:textId="77777777" w:rsidR="00DB1505" w:rsidRPr="00BD78A7" w:rsidRDefault="00DB1505" w:rsidP="000D018B">
            <w:pPr>
              <w:pStyle w:val="Tablebodynospace"/>
              <w:jc w:val="center"/>
            </w:pPr>
            <w:r w:rsidRPr="00BD78A7">
              <w:t>10</w:t>
            </w:r>
            <w:r w:rsidRPr="00BD78A7">
              <w:rPr>
                <w:vertAlign w:val="superscript"/>
              </w:rPr>
              <w:t>-8</w:t>
            </w:r>
            <w:r w:rsidRPr="00BD78A7">
              <w:t>-10</w:t>
            </w:r>
            <w:r w:rsidRPr="00BD78A7">
              <w:rPr>
                <w:vertAlign w:val="superscript"/>
              </w:rPr>
              <w:t>-5</w:t>
            </w:r>
          </w:p>
        </w:tc>
      </w:tr>
      <w:tr w:rsidR="00DB1505" w:rsidRPr="00ED3698" w14:paraId="7BE7C318" w14:textId="77777777" w:rsidTr="007239FB">
        <w:trPr>
          <w:cantSplit/>
        </w:trPr>
        <w:tc>
          <w:tcPr>
            <w:tcW w:w="1147" w:type="pct"/>
            <w:vMerge/>
            <w:vAlign w:val="center"/>
          </w:tcPr>
          <w:p w14:paraId="1FA98DE3" w14:textId="77777777" w:rsidR="00DB1505" w:rsidRPr="00BD78A7" w:rsidRDefault="00DB1505" w:rsidP="000D018B">
            <w:pPr>
              <w:pStyle w:val="Tablebodynospace"/>
            </w:pPr>
          </w:p>
        </w:tc>
        <w:tc>
          <w:tcPr>
            <w:tcW w:w="1353" w:type="pct"/>
            <w:vAlign w:val="center"/>
          </w:tcPr>
          <w:p w14:paraId="46B50E50" w14:textId="0A4453FF" w:rsidR="00DB1505" w:rsidRPr="00ED3698" w:rsidRDefault="00663410" w:rsidP="000D018B">
            <w:pPr>
              <w:pStyle w:val="Tablebodynospace"/>
            </w:pPr>
            <w:r>
              <w:t>S</w:t>
            </w:r>
            <w:r w:rsidRPr="00ED3698">
              <w:t xml:space="preserve">olver </w:t>
            </w:r>
            <w:r w:rsidR="00DB1505" w:rsidRPr="00ED3698">
              <w:t>update tolerance [m]</w:t>
            </w:r>
          </w:p>
        </w:tc>
        <w:tc>
          <w:tcPr>
            <w:tcW w:w="727" w:type="pct"/>
            <w:vAlign w:val="center"/>
          </w:tcPr>
          <w:p w14:paraId="2AF2EC87" w14:textId="77777777" w:rsidR="00DB1505" w:rsidRPr="00BD78A7" w:rsidRDefault="00DB1505" w:rsidP="000D018B">
            <w:pPr>
              <w:pStyle w:val="Tablebodynospace"/>
              <w:jc w:val="center"/>
            </w:pPr>
            <w:r w:rsidRPr="00BD78A7">
              <w:t>10</w:t>
            </w:r>
            <w:r w:rsidRPr="00BD78A7">
              <w:rPr>
                <w:vertAlign w:val="superscript"/>
              </w:rPr>
              <w:t>-7</w:t>
            </w:r>
          </w:p>
        </w:tc>
        <w:tc>
          <w:tcPr>
            <w:tcW w:w="725" w:type="pct"/>
            <w:vAlign w:val="center"/>
          </w:tcPr>
          <w:p w14:paraId="4468CC3D" w14:textId="77777777" w:rsidR="00DB1505" w:rsidRPr="00BD78A7" w:rsidRDefault="00DB1505" w:rsidP="000D018B">
            <w:pPr>
              <w:pStyle w:val="Tablebodynospace"/>
              <w:jc w:val="center"/>
            </w:pPr>
            <w:r w:rsidRPr="00BD78A7">
              <w:t>-</w:t>
            </w:r>
          </w:p>
        </w:tc>
        <w:tc>
          <w:tcPr>
            <w:tcW w:w="1048" w:type="pct"/>
            <w:vAlign w:val="center"/>
          </w:tcPr>
          <w:p w14:paraId="037007CC" w14:textId="77777777" w:rsidR="00DB1505" w:rsidRPr="00BD78A7" w:rsidRDefault="00DB1505" w:rsidP="000D018B">
            <w:pPr>
              <w:pStyle w:val="Tablebodynospace"/>
              <w:jc w:val="center"/>
            </w:pPr>
            <w:r w:rsidRPr="00BD78A7">
              <w:t>10</w:t>
            </w:r>
            <w:r w:rsidRPr="00BD78A7">
              <w:rPr>
                <w:vertAlign w:val="superscript"/>
              </w:rPr>
              <w:t>-8</w:t>
            </w:r>
            <w:r w:rsidRPr="00BD78A7">
              <w:t>-10</w:t>
            </w:r>
            <w:r w:rsidRPr="00BD78A7">
              <w:rPr>
                <w:vertAlign w:val="superscript"/>
              </w:rPr>
              <w:t>-5</w:t>
            </w:r>
          </w:p>
        </w:tc>
      </w:tr>
    </w:tbl>
    <w:p w14:paraId="05347372" w14:textId="77777777" w:rsidR="00DB1505" w:rsidRDefault="00DB1505" w:rsidP="00DB1505"/>
    <w:p w14:paraId="483D9C7A" w14:textId="77777777" w:rsidR="00DB1505" w:rsidRDefault="00DB1505" w:rsidP="00DB1505">
      <w:pPr>
        <w:pStyle w:val="Heading2"/>
      </w:pPr>
      <w:bookmarkStart w:id="233" w:name="_Ref393786391"/>
      <w:bookmarkStart w:id="234" w:name="_Toc13055982"/>
      <w:r>
        <w:t>Control parameters – evaporation</w:t>
      </w:r>
      <w:bookmarkEnd w:id="233"/>
      <w:bookmarkEnd w:id="234"/>
    </w:p>
    <w:p w14:paraId="7EA8D9C5" w14:textId="5C41575C" w:rsidR="00DB1505" w:rsidRPr="006B48C2" w:rsidRDefault="00DB1505" w:rsidP="00DB1505">
      <w:r w:rsidRPr="006B48C2">
        <w:t xml:space="preserve">This </w:t>
      </w:r>
      <w:r w:rsidR="00F95CE8">
        <w:t>data block</w:t>
      </w:r>
      <w:r w:rsidR="00F95CE8" w:rsidRPr="006B48C2">
        <w:t xml:space="preserve"> </w:t>
      </w:r>
      <w:r w:rsidRPr="006B48C2">
        <w:t xml:space="preserve">specifies the parameters </w:t>
      </w:r>
      <w:r w:rsidR="00F95CE8">
        <w:t>for calculating</w:t>
      </w:r>
      <w:r w:rsidRPr="006B48C2">
        <w:t xml:space="preserve"> the evaporation rate.</w:t>
      </w:r>
      <w:r>
        <w:t xml:space="preserve"> </w:t>
      </w:r>
      <w:r w:rsidRPr="006B48C2">
        <w:t>It includes the specification of a tortuosity model for vapour flow (τ</w:t>
      </w:r>
      <w:r w:rsidRPr="006B48C2">
        <w:rPr>
          <w:vertAlign w:val="subscript"/>
        </w:rPr>
        <w:t>v</w:t>
      </w:r>
      <w:r w:rsidRPr="006B48C2">
        <w:t>), a reference vapour diffusivity, and a model to determine the porous medium surface resistance to flow (r</w:t>
      </w:r>
      <w:r w:rsidRPr="006B48C2">
        <w:rPr>
          <w:vertAlign w:val="subscript"/>
        </w:rPr>
        <w:t>s</w:t>
      </w:r>
      <w:r w:rsidRPr="006B48C2">
        <w:t xml:space="preserve">). The model for </w:t>
      </w:r>
      <w:r w:rsidR="00DE057A">
        <w:t>calculating</w:t>
      </w:r>
      <w:r w:rsidRPr="006B48C2">
        <w:t xml:space="preserve"> the saturated vapour density (</w:t>
      </w:r>
      <w:r w:rsidR="00D52C88" w:rsidRPr="006B48C2">
        <w:rPr>
          <w:noProof/>
          <w:position w:val="-12"/>
        </w:rPr>
        <w:object w:dxaOrig="340" w:dyaOrig="340" w14:anchorId="08E21876">
          <v:shape id="_x0000_i1094" type="#_x0000_t75" alt="" style="width:17.35pt;height:17.35pt;mso-width-percent:0;mso-height-percent:0;mso-width-percent:0;mso-height-percent:0" o:ole="">
            <v:imagedata r:id="rId45" o:title=""/>
          </v:shape>
          <o:OLEObject Type="Embed" ProgID="Equation.3" ShapeID="_x0000_i1094" DrawAspect="Content" ObjectID="_1776598742" r:id="rId46"/>
        </w:object>
      </w:r>
      <w:r w:rsidRPr="006B48C2">
        <w:t xml:space="preserve">) is </w:t>
      </w:r>
      <w:r>
        <w:t xml:space="preserve">also defined in this </w:t>
      </w:r>
      <w:r w:rsidR="00F95CE8">
        <w:t>data block</w:t>
      </w:r>
      <w:r w:rsidRPr="006B48C2">
        <w:t xml:space="preserve">. The enhanced factor in thermal vapour fluxes is also specified in this </w:t>
      </w:r>
      <w:r w:rsidR="00F95CE8">
        <w:t>data block</w:t>
      </w:r>
      <w:r w:rsidRPr="006B48C2">
        <w:t xml:space="preserve">. </w:t>
      </w:r>
    </w:p>
    <w:p w14:paraId="2EB75886" w14:textId="52191EFE" w:rsidR="00DB1505" w:rsidRDefault="00DB1505" w:rsidP="00DB1505">
      <w:r w:rsidRPr="006B48C2">
        <w:t xml:space="preserve">Importantly, this </w:t>
      </w:r>
      <w:r w:rsidR="00DE057A">
        <w:t>data block</w:t>
      </w:r>
      <w:r w:rsidR="00DE057A" w:rsidRPr="006B48C2">
        <w:t xml:space="preserve"> </w:t>
      </w:r>
      <w:r w:rsidRPr="006B48C2">
        <w:t xml:space="preserve">also allows you to specify the desired weather conditions for your simulation. </w:t>
      </w:r>
      <w:r>
        <w:t>Correspondence parameters</w:t>
      </w:r>
      <w:r w:rsidR="00DE057A">
        <w:t>,</w:t>
      </w:r>
      <w:r>
        <w:t xml:space="preserve"> such as r</w:t>
      </w:r>
      <w:r w:rsidRPr="006B48C2">
        <w:t xml:space="preserve">elative humidity, temperature, solar radiation, rainfall, and evaporation </w:t>
      </w:r>
      <w:r>
        <w:t>rate</w:t>
      </w:r>
      <w:r w:rsidRPr="006B48C2">
        <w:t xml:space="preserve"> are specified. Parameters for each of these aspects can be specified directly in </w:t>
      </w:r>
      <w:r>
        <w:t>the</w:t>
      </w:r>
      <w:r w:rsidR="00ED75DA">
        <w:t xml:space="preserve"> prefix.</w:t>
      </w:r>
      <w:r>
        <w:t>dat</w:t>
      </w:r>
      <w:r w:rsidRPr="006B48C2">
        <w:t xml:space="preserve"> </w:t>
      </w:r>
      <w:r w:rsidRPr="00FC2059">
        <w:rPr>
          <w:noProof/>
        </w:rPr>
        <w:t>file,</w:t>
      </w:r>
      <w:r w:rsidRPr="006B48C2">
        <w:t xml:space="preserve"> or may be specified in the separate ‘atmospheric’ file (.atm)</w:t>
      </w:r>
      <w:r>
        <w:t xml:space="preserve"> (see subsection </w:t>
      </w:r>
      <w:r>
        <w:fldChar w:fldCharType="begin"/>
      </w:r>
      <w:r>
        <w:instrText xml:space="preserve"> REF _Ref394066505 \r \h </w:instrText>
      </w:r>
      <w:r>
        <w:fldChar w:fldCharType="separate"/>
      </w:r>
      <w:r w:rsidR="00D41448">
        <w:t>3.9.5</w:t>
      </w:r>
      <w:r>
        <w:fldChar w:fldCharType="end"/>
      </w:r>
      <w:r>
        <w:t>)</w:t>
      </w:r>
      <w:r w:rsidRPr="006B48C2">
        <w:t xml:space="preserve">. A sinusoidal function with both daily and annual cycles may be specified in </w:t>
      </w:r>
      <w:r w:rsidR="00857CBB">
        <w:t>Data Block</w:t>
      </w:r>
      <w:r w:rsidRPr="006B48C2">
        <w:t xml:space="preserve"> 6B for temperature and relative humidity. If the sinusoidal function is used, a maximum, minimum, and amplitude must be specified for each parameter in the input file. An example of the output</w:t>
      </w:r>
      <w:r w:rsidR="00DE057A">
        <w:t>,</w:t>
      </w:r>
      <w:r w:rsidRPr="006B48C2">
        <w:t xml:space="preserve"> if temperature and relative humidity values are applied as sinusoidal functions</w:t>
      </w:r>
      <w:r w:rsidR="00DE057A">
        <w:t>,</w:t>
      </w:r>
      <w:r w:rsidRPr="006B48C2">
        <w:t xml:space="preserve"> is depicted in</w:t>
      </w:r>
      <w:r w:rsidR="00FC6030">
        <w:t xml:space="preserve"> </w:t>
      </w:r>
      <w:r w:rsidR="00FC6030">
        <w:fldChar w:fldCharType="begin"/>
      </w:r>
      <w:r w:rsidR="00FC6030">
        <w:instrText xml:space="preserve"> REF _Ref417374980 \h </w:instrText>
      </w:r>
      <w:r w:rsidR="00FC6030">
        <w:fldChar w:fldCharType="separate"/>
      </w:r>
      <w:r w:rsidR="00D41448" w:rsidRPr="00ED3698">
        <w:t xml:space="preserve">Figure </w:t>
      </w:r>
      <w:r w:rsidR="00D41448">
        <w:rPr>
          <w:noProof/>
        </w:rPr>
        <w:t>3</w:t>
      </w:r>
      <w:r w:rsidR="00D41448">
        <w:t>.</w:t>
      </w:r>
      <w:r w:rsidR="00D41448">
        <w:rPr>
          <w:noProof/>
        </w:rPr>
        <w:t>1</w:t>
      </w:r>
      <w:r w:rsidR="00FC6030">
        <w:fldChar w:fldCharType="end"/>
      </w:r>
      <w:r w:rsidR="00FC6030">
        <w:t>.</w:t>
      </w:r>
    </w:p>
    <w:p w14:paraId="4ACBCD31" w14:textId="77777777" w:rsidR="00DB1505" w:rsidRDefault="00DB1505" w:rsidP="00DB1505">
      <w:pPr>
        <w:keepNext/>
        <w:ind w:firstLine="720"/>
      </w:pPr>
      <w:r w:rsidRPr="006B48C2">
        <w:rPr>
          <w:noProof/>
        </w:rPr>
        <w:lastRenderedPageBreak/>
        <w:drawing>
          <wp:inline distT="0" distB="0" distL="0" distR="0" wp14:anchorId="47B883C2" wp14:editId="0CA3875D">
            <wp:extent cx="4544424" cy="34290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e function climate variable.png"/>
                    <pic:cNvPicPr/>
                  </pic:nvPicPr>
                  <pic:blipFill rotWithShape="1">
                    <a:blip r:embed="rId47">
                      <a:extLst>
                        <a:ext uri="{28A0092B-C50C-407E-A947-70E740481C1C}">
                          <a14:useLocalDpi xmlns:a14="http://schemas.microsoft.com/office/drawing/2010/main" val="0"/>
                        </a:ext>
                      </a:extLst>
                    </a:blip>
                    <a:srcRect r="36420"/>
                    <a:stretch/>
                  </pic:blipFill>
                  <pic:spPr bwMode="auto">
                    <a:xfrm>
                      <a:off x="0" y="0"/>
                      <a:ext cx="4546678" cy="3430701"/>
                    </a:xfrm>
                    <a:prstGeom prst="rect">
                      <a:avLst/>
                    </a:prstGeom>
                    <a:ln>
                      <a:noFill/>
                    </a:ln>
                    <a:extLst>
                      <a:ext uri="{53640926-AAD7-44D8-BBD7-CCE9431645EC}">
                        <a14:shadowObscured xmlns:a14="http://schemas.microsoft.com/office/drawing/2010/main"/>
                      </a:ext>
                    </a:extLst>
                  </pic:spPr>
                </pic:pic>
              </a:graphicData>
            </a:graphic>
          </wp:inline>
        </w:drawing>
      </w:r>
    </w:p>
    <w:p w14:paraId="078BB9B4" w14:textId="77777777" w:rsidR="00DB1505" w:rsidRPr="00927C31" w:rsidRDefault="00E7179A" w:rsidP="00DB1505">
      <w:pPr>
        <w:pStyle w:val="Caption"/>
        <w:jc w:val="both"/>
        <w:rPr>
          <w:rFonts w:ascii="Times" w:hAnsi="Times"/>
        </w:rPr>
      </w:pPr>
      <w:bookmarkStart w:id="235" w:name="_Ref417374980"/>
      <w:bookmarkStart w:id="236" w:name="_Toc13056226"/>
      <w:r w:rsidRPr="00ED3698">
        <w:t xml:space="preserve">Figure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Figure \* ARABIC \s 1 </w:instrText>
      </w:r>
      <w:r w:rsidR="00606172">
        <w:rPr>
          <w:noProof/>
        </w:rPr>
        <w:fldChar w:fldCharType="separate"/>
      </w:r>
      <w:r w:rsidR="00D41448">
        <w:rPr>
          <w:noProof/>
        </w:rPr>
        <w:t>1</w:t>
      </w:r>
      <w:r w:rsidR="00606172">
        <w:rPr>
          <w:noProof/>
        </w:rPr>
        <w:fldChar w:fldCharType="end"/>
      </w:r>
      <w:bookmarkEnd w:id="235"/>
      <w:r>
        <w:t>:</w:t>
      </w:r>
      <w:r w:rsidR="00DB1505">
        <w:t xml:space="preserve"> </w:t>
      </w:r>
      <w:r w:rsidR="00DB1505" w:rsidRPr="006B48C2">
        <w:rPr>
          <w:rFonts w:ascii="Times" w:hAnsi="Times"/>
          <w:szCs w:val="24"/>
        </w:rPr>
        <w:t>MIN3P-THCm output</w:t>
      </w:r>
      <w:r w:rsidR="00DB1505">
        <w:rPr>
          <w:rFonts w:ascii="Times" w:hAnsi="Times"/>
          <w:szCs w:val="24"/>
        </w:rPr>
        <w:t xml:space="preserve"> example</w:t>
      </w:r>
      <w:r w:rsidR="00DB1505" w:rsidRPr="006B48C2">
        <w:rPr>
          <w:rFonts w:ascii="Times" w:hAnsi="Times"/>
          <w:szCs w:val="24"/>
        </w:rPr>
        <w:t xml:space="preserve"> when a sinusoidal function for climate variables is employed.</w:t>
      </w:r>
      <w:bookmarkEnd w:id="236"/>
    </w:p>
    <w:p w14:paraId="165FED42" w14:textId="09672172" w:rsidR="00DB1505" w:rsidRPr="00ED3698" w:rsidRDefault="00DB1505" w:rsidP="00DB1505">
      <w:pPr>
        <w:pStyle w:val="Heading3"/>
      </w:pPr>
      <w:bookmarkStart w:id="237" w:name="_Toc13055983"/>
      <w:r w:rsidRPr="00ED3698">
        <w:t>Description of</w:t>
      </w:r>
      <w:r w:rsidR="006C5428">
        <w:t xml:space="preserve"> </w:t>
      </w:r>
      <w:r w:rsidR="009A27B2">
        <w:t>the</w:t>
      </w:r>
      <w:r w:rsidRPr="00ED3698">
        <w:t xml:space="preserve"> Data Block</w:t>
      </w:r>
      <w:bookmarkEnd w:id="237"/>
    </w:p>
    <w:p w14:paraId="791DBFA9" w14:textId="421CF468" w:rsidR="00F27092" w:rsidRDefault="00DB1505" w:rsidP="00F27092">
      <w:r w:rsidRPr="00F21D5C">
        <w:t xml:space="preserve"> </w:t>
      </w:r>
      <w:r w:rsidRPr="00ED3698">
        <w:t xml:space="preserve">In this section, control parameters affecting the </w:t>
      </w:r>
      <w:r>
        <w:t xml:space="preserve">evaporation model </w:t>
      </w:r>
      <w:r w:rsidRPr="00ED3698">
        <w:t>are defined</w:t>
      </w:r>
      <w:r>
        <w:t xml:space="preserve"> using the header</w:t>
      </w:r>
      <w:r w:rsidRPr="00306CD1">
        <w:t xml:space="preserve"> </w:t>
      </w:r>
      <w:r w:rsidR="006C5428">
        <w:t>‘</w:t>
      </w:r>
      <w:r w:rsidRPr="001E5F06">
        <w:t xml:space="preserve">control parameters </w:t>
      </w:r>
      <w:r w:rsidR="006C5428">
        <w:t>–</w:t>
      </w:r>
      <w:r w:rsidRPr="001E5F06">
        <w:t xml:space="preserve"> evaporation</w:t>
      </w:r>
      <w:r w:rsidR="006C5428">
        <w:t>.’</w:t>
      </w:r>
      <w:r w:rsidRPr="00ED3698">
        <w:t xml:space="preserve"> </w:t>
      </w:r>
      <w:r>
        <w:t xml:space="preserve">It is </w:t>
      </w:r>
      <w:r w:rsidR="006C5428">
        <w:t>noteworthy</w:t>
      </w:r>
      <w:r>
        <w:t xml:space="preserve"> that the </w:t>
      </w:r>
      <w:r w:rsidR="006C5428">
        <w:t xml:space="preserve">keyword </w:t>
      </w:r>
      <w:r>
        <w:t xml:space="preserve">‘compute evaporation’ is required under the header ‘control parameters – energy balance’ to activate the evaporation model (see </w:t>
      </w:r>
      <w:r w:rsidR="006C5428">
        <w:t xml:space="preserve">Section </w:t>
      </w:r>
      <w:r>
        <w:fldChar w:fldCharType="begin"/>
      </w:r>
      <w:r>
        <w:instrText xml:space="preserve"> REF _Ref393786578 \r \h </w:instrText>
      </w:r>
      <w:r w:rsidR="00F27092">
        <w:instrText xml:space="preserve"> \* MERGEFORMAT </w:instrText>
      </w:r>
      <w:r>
        <w:fldChar w:fldCharType="separate"/>
      </w:r>
      <w:r w:rsidR="00D41448">
        <w:t>3.8.2.4</w:t>
      </w:r>
      <w:r>
        <w:fldChar w:fldCharType="end"/>
      </w:r>
      <w:r>
        <w:t>).</w:t>
      </w:r>
    </w:p>
    <w:p w14:paraId="054EA990" w14:textId="6BD8FF63" w:rsidR="00DB1505" w:rsidRDefault="00156AD3" w:rsidP="00DB1505">
      <w:pPr>
        <w:pStyle w:val="Heading3"/>
      </w:pPr>
      <w:bookmarkStart w:id="238" w:name="_Toc13055984"/>
      <w:r w:rsidRPr="00ED3698">
        <w:t>Descriptio</w:t>
      </w:r>
      <w:r>
        <w:t>ns</w:t>
      </w:r>
      <w:r w:rsidRPr="00ED3698">
        <w:t xml:space="preserve"> </w:t>
      </w:r>
      <w:r w:rsidR="00DB1505" w:rsidRPr="00ED3698">
        <w:t xml:space="preserve">of </w:t>
      </w:r>
      <w:r w:rsidR="009A27B2">
        <w:t>the</w:t>
      </w:r>
      <w:r w:rsidR="006C5428">
        <w:t xml:space="preserve"> </w:t>
      </w:r>
      <w:r w:rsidR="00DB1505" w:rsidRPr="00ED3698">
        <w:t>Input Parameters</w:t>
      </w:r>
      <w:bookmarkEnd w:id="238"/>
    </w:p>
    <w:p w14:paraId="35CBB3D5" w14:textId="13D128EB" w:rsidR="00DB1505" w:rsidRPr="00816BA9" w:rsidRDefault="006C5428" w:rsidP="00DB1505">
      <w:pPr>
        <w:pStyle w:val="Heading4"/>
      </w:pPr>
      <w:bookmarkStart w:id="239" w:name="_Toc13055985"/>
      <w:r>
        <w:t>‘</w:t>
      </w:r>
      <w:r w:rsidR="00DB1505" w:rsidRPr="00816BA9">
        <w:t>write transient evaporation info</w:t>
      </w:r>
      <w:r>
        <w:t>’</w:t>
      </w:r>
      <w:bookmarkEnd w:id="239"/>
    </w:p>
    <w:p w14:paraId="62BEC6E5" w14:textId="272B6AD5" w:rsidR="00DB1505" w:rsidRPr="00816BA9" w:rsidRDefault="00DB1505" w:rsidP="00DB1505">
      <w:r w:rsidRPr="00816BA9">
        <w:t xml:space="preserve">The </w:t>
      </w:r>
      <w:r w:rsidR="00FC6030">
        <w:t>sub-keyword</w:t>
      </w:r>
      <w:r w:rsidRPr="00816BA9">
        <w:t xml:space="preserve"> </w:t>
      </w:r>
      <w:r w:rsidR="006C5428">
        <w:t>‘</w:t>
      </w:r>
      <w:r w:rsidRPr="00816BA9">
        <w:rPr>
          <w:rFonts w:ascii="Courier New" w:hAnsi="Courier New" w:cs="Courier New"/>
          <w:sz w:val="20"/>
        </w:rPr>
        <w:t>write transient evaporation info</w:t>
      </w:r>
      <w:r w:rsidR="006C5428">
        <w:rPr>
          <w:rFonts w:ascii="Courier New" w:hAnsi="Courier New" w:cs="Courier New"/>
          <w:sz w:val="20"/>
        </w:rPr>
        <w:t>’</w:t>
      </w:r>
      <w:r w:rsidRPr="00816BA9">
        <w:rPr>
          <w:rFonts w:ascii="Courier New" w:hAnsi="Courier New" w:cs="Courier New"/>
          <w:sz w:val="20"/>
        </w:rPr>
        <w:t xml:space="preserve"> </w:t>
      </w:r>
      <w:r w:rsidRPr="00816BA9">
        <w:t>controls the output of transient evaporation information (e.g.</w:t>
      </w:r>
      <w:r w:rsidR="006C5428">
        <w:t>,</w:t>
      </w:r>
      <w:r w:rsidRPr="00816BA9">
        <w:t xml:space="preserve"> time, evaporation rate, temperature, wind speed, rain</w:t>
      </w:r>
      <w:r>
        <w:t>fall</w:t>
      </w:r>
      <w:r w:rsidRPr="00816BA9">
        <w:t xml:space="preserve">, </w:t>
      </w:r>
      <w:r w:rsidR="00FC2059" w:rsidRPr="00FC2059">
        <w:rPr>
          <w:noProof/>
        </w:rPr>
        <w:t>runoff</w:t>
      </w:r>
      <w:r w:rsidR="00FC2059" w:rsidRPr="00816BA9">
        <w:t xml:space="preserve"> </w:t>
      </w:r>
      <w:r w:rsidRPr="00816BA9">
        <w:t>etc.</w:t>
      </w:r>
      <w:r>
        <w:t>) in the file prefix.evap.</w:t>
      </w:r>
    </w:p>
    <w:p w14:paraId="4BE13B33" w14:textId="00292C79" w:rsidR="00DB1505" w:rsidRPr="00ED3698" w:rsidRDefault="006C5428" w:rsidP="00DB1505">
      <w:pPr>
        <w:pStyle w:val="Heading4"/>
      </w:pPr>
      <w:bookmarkStart w:id="240" w:name="_Toc13055986"/>
      <w:r>
        <w:t>‘</w:t>
      </w:r>
      <w:r w:rsidR="00DB1505" w:rsidRPr="00A3034E">
        <w:t>vapour density model</w:t>
      </w:r>
      <w:r>
        <w:t>’</w:t>
      </w:r>
      <w:bookmarkEnd w:id="240"/>
    </w:p>
    <w:p w14:paraId="1AA8DE9C" w14:textId="215981CF" w:rsidR="00DB1505" w:rsidRDefault="00DB1505" w:rsidP="00DB1505">
      <w:r w:rsidRPr="00ED3698">
        <w:t xml:space="preserve">If the sub-block </w:t>
      </w:r>
      <w:r w:rsidR="006C5428">
        <w:rPr>
          <w:rFonts w:ascii="Courier New" w:hAnsi="Courier New" w:cs="Courier New"/>
          <w:sz w:val="20"/>
        </w:rPr>
        <w:t>‘</w:t>
      </w:r>
      <w:r w:rsidRPr="00A3034E">
        <w:rPr>
          <w:rFonts w:ascii="Courier New" w:hAnsi="Courier New" w:cs="Courier New"/>
          <w:sz w:val="20"/>
        </w:rPr>
        <w:t>vapour density model</w:t>
      </w:r>
      <w:r w:rsidR="006C5428">
        <w:rPr>
          <w:rFonts w:ascii="Courier New" w:hAnsi="Courier New" w:cs="Courier New"/>
          <w:sz w:val="20"/>
        </w:rPr>
        <w:t>’</w:t>
      </w:r>
      <w:r w:rsidRPr="00ED3698">
        <w:t xml:space="preserve"> is specified, the </w:t>
      </w:r>
      <w:r w:rsidR="00FC2059" w:rsidRPr="00FC2059">
        <w:rPr>
          <w:noProof/>
        </w:rPr>
        <w:t>vapo</w:t>
      </w:r>
      <w:r w:rsidR="00FC2059">
        <w:rPr>
          <w:noProof/>
        </w:rPr>
        <w:t>u</w:t>
      </w:r>
      <w:r w:rsidR="00FC2059" w:rsidRPr="00FC2059">
        <w:rPr>
          <w:noProof/>
        </w:rPr>
        <w:t>r</w:t>
      </w:r>
      <w:r w:rsidR="00FC2059">
        <w:t xml:space="preserve"> </w:t>
      </w:r>
      <w:r>
        <w:t>density (</w:t>
      </w:r>
      <m:oMath>
        <m:sSub>
          <m:sSubPr>
            <m:ctrlPr>
              <w:rPr>
                <w:rFonts w:ascii="Cambria Math" w:hAnsi="Cambria Math"/>
                <w:i/>
              </w:rPr>
            </m:ctrlPr>
          </m:sSubPr>
          <m:e>
            <m:r>
              <w:rPr>
                <w:rFonts w:ascii="Cambria Math" w:hAnsi="Cambria Math"/>
              </w:rPr>
              <m:t>ρ</m:t>
            </m:r>
          </m:e>
          <m:sub>
            <m:r>
              <w:rPr>
                <w:rFonts w:ascii="Cambria Math" w:hAnsi="Cambria Math"/>
              </w:rPr>
              <m:t>v</m:t>
            </m:r>
          </m:sub>
        </m:sSub>
      </m:oMath>
      <w:r>
        <w:t>) is considered to be dependent on the relative humidity (</w:t>
      </w:r>
      <m:oMath>
        <m:sSub>
          <m:sSubPr>
            <m:ctrlPr>
              <w:rPr>
                <w:rFonts w:ascii="Cambria Math" w:hAnsi="Cambria Math"/>
                <w:i/>
              </w:rPr>
            </m:ctrlPr>
          </m:sSubPr>
          <m:e>
            <m:r>
              <w:rPr>
                <w:rFonts w:ascii="Cambria Math" w:hAnsi="Cambria Math"/>
              </w:rPr>
              <m:t>H</m:t>
            </m:r>
          </m:e>
          <m:sub>
            <m:r>
              <w:rPr>
                <w:rFonts w:ascii="Cambria Math" w:hAnsi="Cambria Math"/>
              </w:rPr>
              <m:t>r</m:t>
            </m:r>
          </m:sub>
        </m:sSub>
      </m:oMath>
      <w:r>
        <w:t>), salinity</w:t>
      </w:r>
      <w:r w:rsidR="006C5428">
        <w:t>,</w:t>
      </w:r>
      <w:r>
        <w:t xml:space="preserve"> represented by the activity of water</w:t>
      </w:r>
      <w:r w:rsidR="006C5428">
        <w:t>,</w:t>
      </w:r>
      <w:r>
        <w:t xml:space="preserve"> and the temperature-dependent saturated vapor density (</w:t>
      </w:r>
      <m:oMath>
        <m:sSub>
          <m:sSubPr>
            <m:ctrlPr>
              <w:rPr>
                <w:rFonts w:ascii="Cambria Math" w:hAnsi="Cambria Math"/>
                <w:i/>
              </w:rPr>
            </m:ctrlPr>
          </m:sSubPr>
          <m:e>
            <m:r>
              <w:rPr>
                <w:rFonts w:ascii="Cambria Math" w:hAnsi="Cambria Math"/>
              </w:rPr>
              <m:t>ρ</m:t>
            </m:r>
          </m:e>
          <m:sub>
            <m:r>
              <w:rPr>
                <w:rFonts w:ascii="Cambria Math" w:hAnsi="Cambria Math"/>
              </w:rPr>
              <m:t>sv</m:t>
            </m:r>
          </m:sub>
        </m:sSub>
      </m:oMath>
      <w:r>
        <w:t>) (Bea et al. 2012; Saaltink et al., 2005)</w:t>
      </w:r>
      <w:r w:rsidR="006C5428">
        <w:t>:</w:t>
      </w:r>
      <w:r>
        <w:t xml:space="preserve"> </w:t>
      </w:r>
    </w:p>
    <w:tbl>
      <w:tblPr>
        <w:tblW w:w="8897" w:type="dxa"/>
        <w:tblLook w:val="04A0" w:firstRow="1" w:lastRow="0" w:firstColumn="1" w:lastColumn="0" w:noHBand="0" w:noVBand="1"/>
      </w:tblPr>
      <w:tblGrid>
        <w:gridCol w:w="6771"/>
        <w:gridCol w:w="2126"/>
      </w:tblGrid>
      <w:tr w:rsidR="00DB1505" w:rsidRPr="00D910F5" w14:paraId="57AB967D" w14:textId="77777777" w:rsidTr="007239FB">
        <w:trPr>
          <w:trHeight w:val="819"/>
        </w:trPr>
        <w:tc>
          <w:tcPr>
            <w:tcW w:w="6771" w:type="dxa"/>
            <w:vAlign w:val="center"/>
          </w:tcPr>
          <w:p w14:paraId="5B70BA4C" w14:textId="77777777" w:rsidR="00DB1505" w:rsidRPr="00A3034E" w:rsidRDefault="00000000" w:rsidP="007239FB">
            <m:oMathPara>
              <m:oMathParaPr>
                <m:jc m:val="left"/>
              </m:oMathParaPr>
              <m:oMath>
                <m:sSub>
                  <m:sSubPr>
                    <m:ctrlPr>
                      <w:rPr>
                        <w:rFonts w:ascii="Cambria Math" w:hAnsi="Cambria Math"/>
                        <w:i/>
                      </w:rPr>
                    </m:ctrlPr>
                  </m:sSubPr>
                  <m:e>
                    <m:r>
                      <w:rPr>
                        <w:rFonts w:ascii="Cambria Math" w:hAnsi="Cambria Math"/>
                      </w:rPr>
                      <m:t>ρ</m:t>
                    </m:r>
                  </m:e>
                  <m:sub>
                    <m:r>
                      <w:rPr>
                        <w:rFonts w:ascii="Cambria Math" w:hAnsi="Cambria Math"/>
                      </w:rPr>
                      <m:t>v</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r</m:t>
                    </m:r>
                  </m:sub>
                </m:sSub>
                <m:sSub>
                  <m:sSubPr>
                    <m:ctrlPr>
                      <w:rPr>
                        <w:rFonts w:ascii="Cambria Math" w:hAnsi="Cambria Math"/>
                        <w:i/>
                      </w:rPr>
                    </m:ctrlPr>
                  </m:sSubPr>
                  <m:e>
                    <m:r>
                      <w:rPr>
                        <w:rFonts w:ascii="Cambria Math" w:hAnsi="Cambria Math"/>
                      </w:rPr>
                      <m:t>a</m:t>
                    </m:r>
                  </m:e>
                  <m:sub>
                    <m:r>
                      <w:rPr>
                        <w:rFonts w:ascii="Cambria Math" w:hAnsi="Cambria Math"/>
                      </w:rPr>
                      <m:t>w</m:t>
                    </m:r>
                  </m:sub>
                </m:sSub>
                <m:sSub>
                  <m:sSubPr>
                    <m:ctrlPr>
                      <w:rPr>
                        <w:rFonts w:ascii="Cambria Math" w:hAnsi="Cambria Math"/>
                        <w:i/>
                      </w:rPr>
                    </m:ctrlPr>
                  </m:sSubPr>
                  <m:e>
                    <m:r>
                      <w:rPr>
                        <w:rFonts w:ascii="Cambria Math" w:hAnsi="Cambria Math"/>
                      </w:rPr>
                      <m:t>ρ</m:t>
                    </m:r>
                  </m:e>
                  <m:sub>
                    <m:r>
                      <w:rPr>
                        <w:rFonts w:ascii="Cambria Math" w:hAnsi="Cambria Math"/>
                      </w:rPr>
                      <m:t>sv</m:t>
                    </m:r>
                  </m:sub>
                </m:sSub>
              </m:oMath>
            </m:oMathPara>
          </w:p>
        </w:tc>
        <w:tc>
          <w:tcPr>
            <w:tcW w:w="2126" w:type="dxa"/>
            <w:vAlign w:val="center"/>
          </w:tcPr>
          <w:p w14:paraId="0EA7D539"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22</w:t>
            </w:r>
            <w:r w:rsidR="00606172">
              <w:rPr>
                <w:noProof/>
              </w:rPr>
              <w:fldChar w:fldCharType="end"/>
            </w:r>
          </w:p>
        </w:tc>
      </w:tr>
    </w:tbl>
    <w:p w14:paraId="6CB92EBF" w14:textId="7A34FB82" w:rsidR="00DB1505" w:rsidRDefault="00DB1505" w:rsidP="00DB1505">
      <w:r>
        <w:t xml:space="preserve">Two </w:t>
      </w:r>
      <w:r>
        <w:rPr>
          <w:rFonts w:cs="Arial"/>
        </w:rPr>
        <w:t xml:space="preserve">empirical saturated </w:t>
      </w:r>
      <w:r w:rsidR="00FC2059" w:rsidRPr="00FC2059">
        <w:rPr>
          <w:noProof/>
        </w:rPr>
        <w:t>vapo</w:t>
      </w:r>
      <w:r w:rsidR="00FC2059">
        <w:rPr>
          <w:noProof/>
        </w:rPr>
        <w:t>u</w:t>
      </w:r>
      <w:r w:rsidR="00FC2059" w:rsidRPr="00FC2059">
        <w:rPr>
          <w:noProof/>
        </w:rPr>
        <w:t>r</w:t>
      </w:r>
      <w:r w:rsidR="00FC2059">
        <w:t xml:space="preserve"> </w:t>
      </w:r>
      <w:r>
        <w:t xml:space="preserve">density models are available: the default model and the Saito et al. </w:t>
      </w:r>
      <w:r>
        <w:lastRenderedPageBreak/>
        <w:t xml:space="preserve">(2006) model. </w:t>
      </w:r>
    </w:p>
    <w:p w14:paraId="17434076" w14:textId="23FB888B" w:rsidR="00DB1505" w:rsidRDefault="00DB1505" w:rsidP="00DB1505">
      <w:r>
        <w:t xml:space="preserve">The default model is the </w:t>
      </w:r>
      <w:r w:rsidR="00FC2059" w:rsidRPr="00FC2059">
        <w:rPr>
          <w:noProof/>
        </w:rPr>
        <w:t>vapo</w:t>
      </w:r>
      <w:r w:rsidR="00FC2059">
        <w:rPr>
          <w:noProof/>
        </w:rPr>
        <w:t>u</w:t>
      </w:r>
      <w:r w:rsidR="00FC2059" w:rsidRPr="00FC2059">
        <w:rPr>
          <w:noProof/>
        </w:rPr>
        <w:t>r</w:t>
      </w:r>
      <w:r w:rsidR="00FC2059">
        <w:t xml:space="preserve"> </w:t>
      </w:r>
      <w:r>
        <w:t>density is calculated</w:t>
      </w:r>
      <w:r w:rsidR="006C5428">
        <w:t xml:space="preserve"> as:</w:t>
      </w:r>
    </w:p>
    <w:tbl>
      <w:tblPr>
        <w:tblW w:w="0" w:type="auto"/>
        <w:tblLook w:val="04A0" w:firstRow="1" w:lastRow="0" w:firstColumn="1" w:lastColumn="0" w:noHBand="0" w:noVBand="1"/>
      </w:tblPr>
      <w:tblGrid>
        <w:gridCol w:w="6248"/>
        <w:gridCol w:w="2392"/>
      </w:tblGrid>
      <w:tr w:rsidR="00DB1505" w:rsidRPr="002D66AE" w14:paraId="5106F042" w14:textId="77777777" w:rsidTr="007239FB">
        <w:tc>
          <w:tcPr>
            <w:tcW w:w="6419" w:type="dxa"/>
            <w:vAlign w:val="center"/>
          </w:tcPr>
          <w:p w14:paraId="0A0CB813" w14:textId="77777777" w:rsidR="00DB1505" w:rsidRPr="00927C31" w:rsidRDefault="00000000" w:rsidP="007239FB">
            <w:pPr>
              <w:pStyle w:val="Simpleline"/>
              <w:rPr>
                <w:sz w:val="24"/>
                <w:szCs w:val="24"/>
              </w:rPr>
            </w:pPr>
            <m:oMathPara>
              <m:oMathParaPr>
                <m:jc m:val="left"/>
              </m:oMathParaPr>
              <m:oMath>
                <m:sSub>
                  <m:sSubPr>
                    <m:ctrlPr>
                      <w:rPr>
                        <w:rFonts w:ascii="Cambria Math" w:hAnsi="Cambria Math"/>
                        <w:i/>
                        <w:sz w:val="24"/>
                        <w:szCs w:val="24"/>
                      </w:rPr>
                    </m:ctrlPr>
                  </m:sSubPr>
                  <m:e>
                    <m:r>
                      <w:rPr>
                        <w:rFonts w:ascii="Cambria Math" w:hAnsi="Cambria Math" w:hint="eastAsia"/>
                        <w:sz w:val="24"/>
                        <w:szCs w:val="24"/>
                      </w:rPr>
                      <m:t>ρ</m:t>
                    </m:r>
                  </m:e>
                  <m:sub>
                    <m:r>
                      <w:rPr>
                        <w:rFonts w:ascii="Cambria Math" w:hAnsi="Cambria Math" w:hint="eastAsia"/>
                        <w:sz w:val="24"/>
                        <w:szCs w:val="24"/>
                      </w:rPr>
                      <m:t>sv</m:t>
                    </m:r>
                  </m:sub>
                </m:sSub>
                <m:r>
                  <w:rPr>
                    <w:rFonts w:ascii="Cambria Math" w:hAnsi="Cambria Math" w:hint="eastAsia"/>
                    <w:sz w:val="24"/>
                    <w:szCs w:val="24"/>
                  </w:rPr>
                  <m:t xml:space="preserve">=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hint="eastAsia"/>
                            <w:sz w:val="24"/>
                            <w:szCs w:val="24"/>
                          </w:rPr>
                          <m:t>M</m:t>
                        </m:r>
                      </m:e>
                      <m:sub>
                        <m:r>
                          <w:rPr>
                            <w:rFonts w:ascii="Cambria Math" w:hAnsi="Cambria Math" w:hint="eastAsia"/>
                            <w:sz w:val="24"/>
                            <w:szCs w:val="24"/>
                          </w:rPr>
                          <m:t>w</m:t>
                        </m:r>
                      </m:sub>
                    </m:sSub>
                    <m:sSub>
                      <m:sSubPr>
                        <m:ctrlPr>
                          <w:rPr>
                            <w:rFonts w:ascii="Cambria Math" w:hAnsi="Cambria Math"/>
                            <w:i/>
                            <w:sz w:val="24"/>
                            <w:szCs w:val="24"/>
                          </w:rPr>
                        </m:ctrlPr>
                      </m:sSubPr>
                      <m:e>
                        <m:r>
                          <w:rPr>
                            <w:rFonts w:ascii="Cambria Math" w:hAnsi="Cambria Math" w:hint="eastAsia"/>
                            <w:sz w:val="24"/>
                            <w:szCs w:val="24"/>
                          </w:rPr>
                          <m:t>P</m:t>
                        </m:r>
                      </m:e>
                      <m:sub>
                        <m:r>
                          <w:rPr>
                            <w:rFonts w:ascii="Cambria Math" w:hAnsi="Cambria Math" w:hint="eastAsia"/>
                            <w:sz w:val="24"/>
                            <w:szCs w:val="24"/>
                          </w:rPr>
                          <m:t>v</m:t>
                        </m:r>
                      </m:sub>
                    </m:sSub>
                  </m:num>
                  <m:den>
                    <m:r>
                      <w:rPr>
                        <w:rFonts w:ascii="Cambria Math" w:hAnsi="Cambria Math" w:hint="eastAsia"/>
                        <w:sz w:val="24"/>
                        <w:szCs w:val="24"/>
                      </w:rPr>
                      <m:t>RT</m:t>
                    </m:r>
                  </m:den>
                </m:f>
              </m:oMath>
            </m:oMathPara>
          </w:p>
        </w:tc>
        <w:tc>
          <w:tcPr>
            <w:tcW w:w="2437" w:type="dxa"/>
            <w:vAlign w:val="center"/>
          </w:tcPr>
          <w:p w14:paraId="24FE7623" w14:textId="77777777" w:rsidR="00DB1505" w:rsidRPr="002D66AE" w:rsidRDefault="00DB1505" w:rsidP="007239FB">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23</w:t>
            </w:r>
            <w:r w:rsidRPr="002D66AE">
              <w:rPr>
                <w:rFonts w:cs="Arial"/>
              </w:rPr>
              <w:fldChar w:fldCharType="end"/>
            </w:r>
          </w:p>
        </w:tc>
      </w:tr>
    </w:tbl>
    <w:p w14:paraId="123C0220" w14:textId="6E21CD03" w:rsidR="00DB1505" w:rsidRDefault="00DB1505" w:rsidP="00DB1505">
      <w:r>
        <w:t xml:space="preserve">The Saito et al. (2006) model is computed </w:t>
      </w:r>
      <w:r>
        <w:rPr>
          <w:rFonts w:cs="Arial"/>
        </w:rPr>
        <w:t>(e.g.</w:t>
      </w:r>
      <w:r w:rsidR="006C5428">
        <w:rPr>
          <w:rFonts w:cs="Arial"/>
        </w:rPr>
        <w:t>,</w:t>
      </w:r>
      <w:r>
        <w:rPr>
          <w:rFonts w:cs="Arial"/>
        </w:rPr>
        <w:t xml:space="preserve"> Saito et al.</w:t>
      </w:r>
      <w:r>
        <w:rPr>
          <w:rFonts w:cs="Arial"/>
          <w:noProof/>
        </w:rPr>
        <w:t>, 2006)</w:t>
      </w:r>
      <w:r w:rsidR="006C5428">
        <w:rPr>
          <w:rFonts w:cs="Arial"/>
          <w:noProof/>
        </w:rPr>
        <w:t xml:space="preserve"> as</w:t>
      </w:r>
      <w:r>
        <w:rPr>
          <w:rFonts w:cs="Arial"/>
          <w:noProof/>
        </w:rPr>
        <w:t>:</w:t>
      </w:r>
    </w:p>
    <w:tbl>
      <w:tblPr>
        <w:tblW w:w="8897" w:type="dxa"/>
        <w:tblLook w:val="04A0" w:firstRow="1" w:lastRow="0" w:firstColumn="1" w:lastColumn="0" w:noHBand="0" w:noVBand="1"/>
      </w:tblPr>
      <w:tblGrid>
        <w:gridCol w:w="6771"/>
        <w:gridCol w:w="2126"/>
      </w:tblGrid>
      <w:tr w:rsidR="00DB1505" w:rsidRPr="00D910F5" w14:paraId="50300FA2" w14:textId="77777777" w:rsidTr="007239FB">
        <w:trPr>
          <w:trHeight w:val="819"/>
        </w:trPr>
        <w:tc>
          <w:tcPr>
            <w:tcW w:w="6771" w:type="dxa"/>
            <w:vAlign w:val="center"/>
          </w:tcPr>
          <w:p w14:paraId="232A398D" w14:textId="77777777" w:rsidR="00DB1505" w:rsidRPr="00A3034E" w:rsidRDefault="00000000" w:rsidP="007239FB">
            <m:oMathPara>
              <m:oMathParaPr>
                <m:jc m:val="left"/>
              </m:oMathParaPr>
              <m:oMath>
                <m:sSub>
                  <m:sSubPr>
                    <m:ctrlPr>
                      <w:rPr>
                        <w:rFonts w:ascii="Cambria Math" w:hAnsi="Cambria Math"/>
                        <w:i/>
                      </w:rPr>
                    </m:ctrlPr>
                  </m:sSubPr>
                  <m:e>
                    <m:r>
                      <w:rPr>
                        <w:rFonts w:ascii="Cambria Math" w:hAnsi="Cambria Math"/>
                      </w:rPr>
                      <m:t>ρ</m:t>
                    </m:r>
                  </m:e>
                  <m:sub>
                    <m:r>
                      <w:rPr>
                        <w:rFonts w:ascii="Cambria Math" w:hAnsi="Cambria Math"/>
                      </w:rPr>
                      <m:t>sv</m:t>
                    </m:r>
                  </m:sub>
                </m:sSub>
                <m: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-3</m:t>
                    </m:r>
                  </m:sup>
                </m:sSup>
                <m:f>
                  <m:fPr>
                    <m:ctrlPr>
                      <w:rPr>
                        <w:rFonts w:ascii="Cambria Math" w:hAnsi="Cambria Math"/>
                        <w:i/>
                      </w:rPr>
                    </m:ctrlPr>
                  </m:fPr>
                  <m:num>
                    <m:r>
                      <m:rPr>
                        <m:sty m:val="p"/>
                      </m:rPr>
                      <w:rPr>
                        <w:rFonts w:ascii="Cambria Math" w:hAnsi="Cambria Math"/>
                      </w:rPr>
                      <m:t>exp⁡</m:t>
                    </m:r>
                    <m:r>
                      <w:rPr>
                        <w:rFonts w:ascii="Cambria Math" w:hAnsi="Cambria Math"/>
                      </w:rPr>
                      <m:t>(31.3716-</m:t>
                    </m:r>
                    <m:f>
                      <m:fPr>
                        <m:ctrlPr>
                          <w:rPr>
                            <w:rFonts w:ascii="Cambria Math" w:hAnsi="Cambria Math"/>
                            <w:i/>
                          </w:rPr>
                        </m:ctrlPr>
                      </m:fPr>
                      <m:num>
                        <m:r>
                          <w:rPr>
                            <w:rFonts w:ascii="Cambria Math" w:hAnsi="Cambria Math"/>
                          </w:rPr>
                          <m:t>6014.79</m:t>
                        </m:r>
                      </m:num>
                      <m:den>
                        <m:r>
                          <w:rPr>
                            <w:rFonts w:ascii="Cambria Math" w:hAnsi="Cambria Math"/>
                          </w:rPr>
                          <m:t>T</m:t>
                        </m:r>
                      </m:den>
                    </m:f>
                    <m:r>
                      <w:rPr>
                        <w:rFonts w:ascii="Cambria Math" w:hAnsi="Cambria Math"/>
                      </w:rPr>
                      <m:t>-7.92495∙</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T)</m:t>
                    </m:r>
                  </m:num>
                  <m:den>
                    <m:r>
                      <w:rPr>
                        <w:rFonts w:ascii="Cambria Math" w:hAnsi="Cambria Math"/>
                      </w:rPr>
                      <m:t>T</m:t>
                    </m:r>
                  </m:den>
                </m:f>
              </m:oMath>
            </m:oMathPara>
          </w:p>
        </w:tc>
        <w:tc>
          <w:tcPr>
            <w:tcW w:w="2126" w:type="dxa"/>
            <w:vAlign w:val="center"/>
          </w:tcPr>
          <w:p w14:paraId="25EEAB58"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24</w:t>
            </w:r>
            <w:r w:rsidR="00606172">
              <w:rPr>
                <w:noProof/>
              </w:rPr>
              <w:fldChar w:fldCharType="end"/>
            </w:r>
          </w:p>
        </w:tc>
      </w:tr>
    </w:tbl>
    <w:p w14:paraId="5ED48A53" w14:textId="617FF961" w:rsidR="00DB1505" w:rsidRPr="00ED3698" w:rsidRDefault="006C5428" w:rsidP="00DB1505">
      <w:pPr>
        <w:pStyle w:val="Heading4"/>
      </w:pPr>
      <w:bookmarkStart w:id="241" w:name="_Toc13055987"/>
      <w:r>
        <w:t>‘</w:t>
      </w:r>
      <w:r w:rsidR="00DB1505" w:rsidRPr="00A302EC">
        <w:t xml:space="preserve">update </w:t>
      </w:r>
      <w:commentRangeStart w:id="242"/>
      <w:commentRangeStart w:id="243"/>
      <w:r w:rsidR="00DB1505" w:rsidRPr="00FC2059">
        <w:rPr>
          <w:noProof/>
        </w:rPr>
        <w:t>vapor</w:t>
      </w:r>
      <w:r w:rsidR="00DB1505" w:rsidRPr="00A302EC">
        <w:t xml:space="preserve"> </w:t>
      </w:r>
      <w:commentRangeEnd w:id="242"/>
      <w:r w:rsidR="00FC2059">
        <w:rPr>
          <w:rStyle w:val="CommentReference"/>
        </w:rPr>
        <w:commentReference w:id="242"/>
      </w:r>
      <w:commentRangeEnd w:id="243"/>
      <w:r w:rsidR="00F23507">
        <w:rPr>
          <w:rStyle w:val="CommentReference"/>
        </w:rPr>
        <w:commentReference w:id="243"/>
      </w:r>
      <w:r w:rsidR="00DB1505" w:rsidRPr="00A302EC">
        <w:t>density derivatives</w:t>
      </w:r>
      <w:r>
        <w:t>’</w:t>
      </w:r>
      <w:bookmarkEnd w:id="241"/>
    </w:p>
    <w:p w14:paraId="1ACB6F24" w14:textId="02E0C6CB" w:rsidR="00DB1505" w:rsidRDefault="00DB1505" w:rsidP="00DB1505">
      <w:r>
        <w:t>If the keyword</w:t>
      </w:r>
      <w:r w:rsidRPr="00ED3698">
        <w:t xml:space="preserve"> </w:t>
      </w:r>
      <w:r w:rsidR="006C5428">
        <w:rPr>
          <w:rFonts w:ascii="Courier New" w:hAnsi="Courier New" w:cs="Courier New"/>
          <w:sz w:val="20"/>
        </w:rPr>
        <w:t>‘</w:t>
      </w:r>
      <w:r w:rsidRPr="00A302EC">
        <w:rPr>
          <w:rFonts w:ascii="Courier New" w:hAnsi="Courier New" w:cs="Courier New"/>
          <w:sz w:val="20"/>
        </w:rPr>
        <w:t xml:space="preserve">update </w:t>
      </w:r>
      <w:r w:rsidRPr="00FC2059">
        <w:rPr>
          <w:rFonts w:ascii="Courier New" w:hAnsi="Courier New" w:cs="Courier New"/>
          <w:noProof/>
          <w:sz w:val="20"/>
        </w:rPr>
        <w:t>vapor</w:t>
      </w:r>
      <w:r w:rsidRPr="00A302EC">
        <w:rPr>
          <w:rFonts w:ascii="Courier New" w:hAnsi="Courier New" w:cs="Courier New"/>
          <w:sz w:val="20"/>
        </w:rPr>
        <w:t xml:space="preserve"> density derivatives</w:t>
      </w:r>
      <w:r w:rsidR="006C5428">
        <w:rPr>
          <w:rFonts w:ascii="Courier New" w:hAnsi="Courier New" w:cs="Courier New"/>
          <w:sz w:val="20"/>
        </w:rPr>
        <w:t>’</w:t>
      </w:r>
      <w:r w:rsidRPr="00ED3698">
        <w:t xml:space="preserve"> </w:t>
      </w:r>
      <w:r>
        <w:t xml:space="preserve">is </w:t>
      </w:r>
      <w:r w:rsidRPr="00ED3698">
        <w:t>specifie</w:t>
      </w:r>
      <w:r>
        <w:t xml:space="preserve">d, the </w:t>
      </w:r>
      <w:r w:rsidRPr="00FC2059">
        <w:rPr>
          <w:noProof/>
        </w:rPr>
        <w:t>vapor</w:t>
      </w:r>
      <w:r w:rsidRPr="00417847">
        <w:t xml:space="preserve"> density derivatives</w:t>
      </w:r>
      <w:r>
        <w:t xml:space="preserve"> will be updated</w:t>
      </w:r>
      <w:r w:rsidRPr="00417847">
        <w:t xml:space="preserve"> in each time</w:t>
      </w:r>
      <w:r>
        <w:t xml:space="preserve"> increment. </w:t>
      </w:r>
    </w:p>
    <w:p w14:paraId="09737B84" w14:textId="4DA46529" w:rsidR="00DB1505" w:rsidRPr="00ED3698" w:rsidRDefault="006C5428" w:rsidP="00DB1505">
      <w:pPr>
        <w:pStyle w:val="Heading4"/>
      </w:pPr>
      <w:bookmarkStart w:id="244" w:name="_Toc13055988"/>
      <w:r>
        <w:t>‘</w:t>
      </w:r>
      <w:r w:rsidR="00DB1505" w:rsidRPr="003F6D63">
        <w:t>temperature gain factor for soil</w:t>
      </w:r>
      <w:r>
        <w:t>’</w:t>
      </w:r>
      <w:bookmarkEnd w:id="244"/>
    </w:p>
    <w:p w14:paraId="2E563CB6" w14:textId="75F56540" w:rsidR="00DB1505" w:rsidRDefault="00DB1505" w:rsidP="00DB1505">
      <w:r>
        <w:t>The parameter</w:t>
      </w:r>
      <w:r w:rsidRPr="00ED3698">
        <w:t xml:space="preserve"> </w:t>
      </w:r>
      <w:r w:rsidR="006C5428">
        <w:rPr>
          <w:rFonts w:ascii="Courier New" w:hAnsi="Courier New" w:cs="Courier New"/>
          <w:sz w:val="20"/>
        </w:rPr>
        <w:t>‘</w:t>
      </w:r>
      <w:r w:rsidRPr="003F6D63">
        <w:rPr>
          <w:rFonts w:ascii="Courier New" w:hAnsi="Courier New" w:cs="Courier New"/>
          <w:sz w:val="20"/>
        </w:rPr>
        <w:t>temperature gain factor for soil</w:t>
      </w:r>
      <w:r w:rsidR="006C5428">
        <w:rPr>
          <w:rFonts w:ascii="Courier New" w:hAnsi="Courier New" w:cs="Courier New"/>
          <w:sz w:val="20"/>
        </w:rPr>
        <w:t>’</w:t>
      </w:r>
      <w:r w:rsidRPr="00ED3698">
        <w:t xml:space="preserve"> specifie</w:t>
      </w:r>
      <w:r>
        <w:t>s the gain factor (</w:t>
      </w:r>
      <m:oMath>
        <m:sSub>
          <m:sSubPr>
            <m:ctrlPr>
              <w:rPr>
                <w:rFonts w:ascii="Cambria Math" w:hAnsi="Cambria Math"/>
                <w:i/>
              </w:rPr>
            </m:ctrlPr>
          </m:sSubPr>
          <m:e>
            <m:r>
              <w:rPr>
                <w:rFonts w:ascii="Cambria Math" w:hAnsi="Cambria Math"/>
              </w:rPr>
              <m:t>G</m:t>
            </m:r>
          </m:e>
          <m:sub>
            <m:r>
              <w:rPr>
                <w:rFonts w:ascii="Cambria Math" w:hAnsi="Cambria Math"/>
              </w:rPr>
              <m:t>at</m:t>
            </m:r>
          </m:sub>
        </m:sSub>
      </m:oMath>
      <w:r>
        <w:t>)</w:t>
      </w:r>
      <w:r w:rsidRPr="00ED3698">
        <w:t xml:space="preserve">, </w:t>
      </w:r>
      <w:r>
        <w:t>which corrects the temperature dependence of the surface tension (</w:t>
      </w:r>
      <w:r w:rsidR="006C5428">
        <w:t>which equals</w:t>
      </w:r>
      <w:r>
        <w:t xml:space="preserve"> 7 in Nimmo and </w:t>
      </w:r>
      <w:r w:rsidR="006C5428">
        <w:t xml:space="preserve">Miller’s </w:t>
      </w:r>
      <w:r>
        <w:t>(1986)</w:t>
      </w:r>
      <w:r w:rsidR="006C5428">
        <w:t xml:space="preserve"> study)</w:t>
      </w:r>
      <w:r>
        <w:t>.</w:t>
      </w:r>
    </w:p>
    <w:p w14:paraId="3D63F014" w14:textId="6EF7D2F6" w:rsidR="00DB1505" w:rsidRPr="00ED3698" w:rsidRDefault="006C5428" w:rsidP="00DB1505">
      <w:pPr>
        <w:pStyle w:val="Heading4"/>
      </w:pPr>
      <w:bookmarkStart w:id="245" w:name="_Toc13055989"/>
      <w:r>
        <w:t>‘</w:t>
      </w:r>
      <w:r w:rsidR="00DB1505" w:rsidRPr="00417847">
        <w:t xml:space="preserve">reference </w:t>
      </w:r>
      <w:r w:rsidR="00DB1505" w:rsidRPr="00FC2059">
        <w:rPr>
          <w:noProof/>
        </w:rPr>
        <w:t>vapor</w:t>
      </w:r>
      <w:r w:rsidR="00DB1505" w:rsidRPr="00417847">
        <w:t xml:space="preserve"> diffusivity</w:t>
      </w:r>
      <w:r>
        <w:t>’</w:t>
      </w:r>
      <w:bookmarkEnd w:id="245"/>
    </w:p>
    <w:p w14:paraId="3DFE0090" w14:textId="3B35D7EC" w:rsidR="00DB1505" w:rsidRDefault="00DB1505" w:rsidP="00DB1505">
      <w:r>
        <w:t>The parameter</w:t>
      </w:r>
      <w:r w:rsidRPr="00ED3698">
        <w:t xml:space="preserve"> </w:t>
      </w:r>
      <w:r w:rsidR="00094774">
        <w:t>‘</w:t>
      </w:r>
      <w:r w:rsidRPr="00417847">
        <w:rPr>
          <w:rFonts w:ascii="Courier New" w:hAnsi="Courier New" w:cs="Courier New"/>
          <w:sz w:val="20"/>
        </w:rPr>
        <w:t xml:space="preserve">reference </w:t>
      </w:r>
      <w:r w:rsidRPr="00FC2059">
        <w:rPr>
          <w:rFonts w:ascii="Courier New" w:hAnsi="Courier New" w:cs="Courier New"/>
          <w:noProof/>
          <w:sz w:val="20"/>
        </w:rPr>
        <w:t>vapor</w:t>
      </w:r>
      <w:r w:rsidRPr="00417847">
        <w:rPr>
          <w:rFonts w:ascii="Courier New" w:hAnsi="Courier New" w:cs="Courier New"/>
          <w:sz w:val="20"/>
        </w:rPr>
        <w:t xml:space="preserve"> diffusivity</w:t>
      </w:r>
      <w:r w:rsidR="00094774">
        <w:rPr>
          <w:rFonts w:ascii="Courier New" w:hAnsi="Courier New" w:cs="Courier New"/>
          <w:sz w:val="20"/>
        </w:rPr>
        <w:t>’</w:t>
      </w:r>
      <w:r w:rsidRPr="00ED3698">
        <w:t xml:space="preserve"> specifie</w:t>
      </w:r>
      <w:r>
        <w:t xml:space="preserve">s the reference </w:t>
      </w:r>
      <w:r w:rsidR="00FC2059" w:rsidRPr="00FC2059">
        <w:rPr>
          <w:noProof/>
        </w:rPr>
        <w:t xml:space="preserve">vapour </w:t>
      </w:r>
      <w:r>
        <w:t>diffusion coefficient in [m</w:t>
      </w:r>
      <w:r w:rsidRPr="00927C31">
        <w:rPr>
          <w:vertAlign w:val="superscript"/>
        </w:rPr>
        <w:t>2</w:t>
      </w:r>
      <w:r>
        <w:t xml:space="preserve"> s</w:t>
      </w:r>
      <w:r w:rsidRPr="00927C31">
        <w:rPr>
          <w:vertAlign w:val="superscript"/>
        </w:rPr>
        <w:t>-1</w:t>
      </w:r>
      <w:r>
        <w:t>].</w:t>
      </w:r>
    </w:p>
    <w:p w14:paraId="54687139" w14:textId="486A533D" w:rsidR="00DB1505" w:rsidRPr="00ED3698" w:rsidRDefault="00094774" w:rsidP="00DB1505">
      <w:pPr>
        <w:pStyle w:val="Heading4"/>
      </w:pPr>
      <w:bookmarkStart w:id="246" w:name="_Toc13055990"/>
      <w:r>
        <w:t>‘</w:t>
      </w:r>
      <w:r w:rsidR="00DB1505" w:rsidRPr="00417847">
        <w:t xml:space="preserve">enhanced factor in isothermal </w:t>
      </w:r>
      <w:r w:rsidR="00DB1505" w:rsidRPr="00FC2059">
        <w:rPr>
          <w:noProof/>
        </w:rPr>
        <w:t>vapor</w:t>
      </w:r>
      <w:r w:rsidR="00DB1505" w:rsidRPr="00417847">
        <w:t xml:space="preserve"> fluxes</w:t>
      </w:r>
      <w:r>
        <w:t>’</w:t>
      </w:r>
      <w:bookmarkEnd w:id="246"/>
      <w:r w:rsidR="00DB1505" w:rsidRPr="00417847">
        <w:t xml:space="preserve"> </w:t>
      </w:r>
    </w:p>
    <w:p w14:paraId="45CC7A8A" w14:textId="7C9F15F7" w:rsidR="00DB1505" w:rsidRDefault="00DB1505" w:rsidP="00DB1505">
      <w:r>
        <w:t>The parameter</w:t>
      </w:r>
      <w:r w:rsidRPr="00ED3698">
        <w:t xml:space="preserve"> </w:t>
      </w:r>
      <w:r w:rsidR="00094774">
        <w:rPr>
          <w:rFonts w:ascii="Courier New" w:hAnsi="Courier New" w:cs="Courier New"/>
          <w:sz w:val="20"/>
        </w:rPr>
        <w:t>‘</w:t>
      </w:r>
      <w:r w:rsidRPr="00417847">
        <w:rPr>
          <w:rFonts w:ascii="Courier New" w:hAnsi="Courier New" w:cs="Courier New"/>
          <w:sz w:val="20"/>
        </w:rPr>
        <w:t xml:space="preserve">enhanced factor in isothermal </w:t>
      </w:r>
      <w:r w:rsidRPr="00FC2059">
        <w:rPr>
          <w:rFonts w:ascii="Courier New" w:hAnsi="Courier New" w:cs="Courier New"/>
          <w:noProof/>
          <w:sz w:val="20"/>
        </w:rPr>
        <w:t>vapor</w:t>
      </w:r>
      <w:r w:rsidRPr="00417847">
        <w:rPr>
          <w:rFonts w:ascii="Courier New" w:hAnsi="Courier New" w:cs="Courier New"/>
          <w:sz w:val="20"/>
        </w:rPr>
        <w:t xml:space="preserve"> fluxes</w:t>
      </w:r>
      <w:r w:rsidR="00094774">
        <w:rPr>
          <w:rFonts w:ascii="Courier New" w:hAnsi="Courier New" w:cs="Courier New"/>
          <w:sz w:val="20"/>
        </w:rPr>
        <w:t>’</w:t>
      </w:r>
      <w:r w:rsidRPr="00ED3698">
        <w:t xml:space="preserve"> specifie</w:t>
      </w:r>
      <w:r>
        <w:t xml:space="preserve">s the </w:t>
      </w:r>
      <w:r w:rsidRPr="00180E86">
        <w:t>enhanced fa</w:t>
      </w:r>
      <w:r>
        <w:t>ctor (</w:t>
      </w:r>
      <m:oMath>
        <m:r>
          <w:rPr>
            <w:rFonts w:ascii="Cambria Math" w:hAnsi="Cambria Math"/>
          </w:rPr>
          <m:t>η</m:t>
        </m:r>
      </m:oMath>
      <w:r>
        <w:t>) in isothermal vapor fluxes [-].</w:t>
      </w:r>
    </w:p>
    <w:p w14:paraId="5085CA03" w14:textId="5D814A3A" w:rsidR="00DB1505" w:rsidRPr="00ED3698" w:rsidRDefault="00094774" w:rsidP="00DB1505">
      <w:pPr>
        <w:pStyle w:val="Heading4"/>
      </w:pPr>
      <w:bookmarkStart w:id="247" w:name="_Toc13055991"/>
      <w:r>
        <w:t>‘</w:t>
      </w:r>
      <w:r w:rsidR="00DB1505" w:rsidRPr="00FC2059">
        <w:rPr>
          <w:noProof/>
        </w:rPr>
        <w:t>compute</w:t>
      </w:r>
      <w:r w:rsidR="00DB1505" w:rsidRPr="00906EFB">
        <w:t xml:space="preserve"> enhanced factor in thermal </w:t>
      </w:r>
      <w:r w:rsidR="00DB1505" w:rsidRPr="00FC2059">
        <w:rPr>
          <w:noProof/>
        </w:rPr>
        <w:t>vapor</w:t>
      </w:r>
      <w:r w:rsidR="00DB1505" w:rsidRPr="00906EFB">
        <w:t xml:space="preserve"> fluxes</w:t>
      </w:r>
      <w:r>
        <w:t>’</w:t>
      </w:r>
      <w:bookmarkEnd w:id="247"/>
      <w:r w:rsidR="00DB1505" w:rsidRPr="00417847">
        <w:t xml:space="preserve"> </w:t>
      </w:r>
    </w:p>
    <w:p w14:paraId="37A3B2AD" w14:textId="2C7EFB4D" w:rsidR="00DB1505" w:rsidRDefault="00DB1505" w:rsidP="00DB1505">
      <w:r>
        <w:t>If the keyword</w:t>
      </w:r>
      <w:r w:rsidRPr="00ED3698">
        <w:t xml:space="preserve"> </w:t>
      </w:r>
      <w:r w:rsidR="00094774">
        <w:rPr>
          <w:rFonts w:ascii="Courier New" w:hAnsi="Courier New" w:cs="Courier New"/>
          <w:sz w:val="20"/>
        </w:rPr>
        <w:t>‘</w:t>
      </w:r>
      <w:r w:rsidRPr="00FC2059">
        <w:rPr>
          <w:rFonts w:ascii="Courier New" w:hAnsi="Courier New" w:cs="Courier New"/>
          <w:noProof/>
          <w:sz w:val="20"/>
        </w:rPr>
        <w:t>compute</w:t>
      </w:r>
      <w:r w:rsidRPr="00906EFB">
        <w:rPr>
          <w:rFonts w:ascii="Courier New" w:hAnsi="Courier New" w:cs="Courier New"/>
          <w:sz w:val="20"/>
        </w:rPr>
        <w:t xml:space="preserve"> enhanced factor in thermal </w:t>
      </w:r>
      <w:r w:rsidRPr="00FC2059">
        <w:rPr>
          <w:rFonts w:ascii="Courier New" w:hAnsi="Courier New" w:cs="Courier New"/>
          <w:noProof/>
          <w:sz w:val="20"/>
        </w:rPr>
        <w:t>vapor</w:t>
      </w:r>
      <w:r w:rsidRPr="00906EFB">
        <w:rPr>
          <w:rFonts w:ascii="Courier New" w:hAnsi="Courier New" w:cs="Courier New"/>
          <w:sz w:val="20"/>
        </w:rPr>
        <w:t xml:space="preserve"> fluxes</w:t>
      </w:r>
      <w:r w:rsidR="00094774">
        <w:rPr>
          <w:rFonts w:ascii="Courier New" w:hAnsi="Courier New" w:cs="Courier New"/>
          <w:sz w:val="20"/>
        </w:rPr>
        <w:t>’</w:t>
      </w:r>
      <w:r w:rsidRPr="00ED3698">
        <w:t xml:space="preserve"> </w:t>
      </w:r>
      <w:r>
        <w:t xml:space="preserve">is </w:t>
      </w:r>
      <w:r w:rsidRPr="00ED3698">
        <w:t>specifie</w:t>
      </w:r>
      <w:r w:rsidR="00D81AA7">
        <w:t xml:space="preserve">d, </w:t>
      </w:r>
      <w:r>
        <w:t xml:space="preserve">the </w:t>
      </w:r>
      <w:r w:rsidRPr="00180E86">
        <w:t>enhanced fa</w:t>
      </w:r>
      <w:r>
        <w:t>ctor (</w:t>
      </w:r>
      <m:oMath>
        <m:r>
          <w:rPr>
            <w:rFonts w:ascii="Cambria Math" w:hAnsi="Cambria Math"/>
          </w:rPr>
          <m:t>η</m:t>
        </m:r>
      </m:oMath>
      <w:r>
        <w:t>) in isothermal vapor fluxes will be calculated according to (Sakai et al. 2009):</w:t>
      </w:r>
    </w:p>
    <w:tbl>
      <w:tblPr>
        <w:tblW w:w="8897" w:type="dxa"/>
        <w:tblLook w:val="04A0" w:firstRow="1" w:lastRow="0" w:firstColumn="1" w:lastColumn="0" w:noHBand="0" w:noVBand="1"/>
      </w:tblPr>
      <w:tblGrid>
        <w:gridCol w:w="6771"/>
        <w:gridCol w:w="2126"/>
      </w:tblGrid>
      <w:tr w:rsidR="00DB1505" w:rsidRPr="00D910F5" w14:paraId="481B4063" w14:textId="77777777" w:rsidTr="007239FB">
        <w:trPr>
          <w:trHeight w:val="819"/>
        </w:trPr>
        <w:tc>
          <w:tcPr>
            <w:tcW w:w="6771" w:type="dxa"/>
            <w:vAlign w:val="center"/>
          </w:tcPr>
          <w:p w14:paraId="1E0A6BAB" w14:textId="77777777" w:rsidR="00DB1505" w:rsidRPr="00A3034E" w:rsidRDefault="00DB1505" w:rsidP="007239FB">
            <m:oMathPara>
              <m:oMathParaPr>
                <m:jc m:val="left"/>
              </m:oMathParaPr>
              <m:oMath>
                <m:r>
                  <w:rPr>
                    <w:rFonts w:ascii="Cambria Math" w:hAnsi="Cambria Math"/>
                  </w:rPr>
                  <m:t>η=a+3</m:t>
                </m:r>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-(a-1)</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2.6</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f</m:t>
                                                </m:r>
                                              </m:e>
                                              <m:sub>
                                                <m:r>
                                                  <w:rPr>
                                                    <w:rFonts w:ascii="Cambria Math" w:hAnsi="Cambria Math"/>
                                                  </w:rPr>
                                                  <m:t>c</m:t>
                                                </m:r>
                                              </m:sub>
                                            </m:sSub>
                                          </m:e>
                                        </m:rad>
                                      </m:den>
                                    </m:f>
                                  </m:e>
                                </m:d>
                                <m:r>
                                  <w:rPr>
                                    <w:rFonts w:ascii="Cambria Math" w:hAnsi="Cambria Math"/>
                                  </w:rPr>
                                  <m:t>S</m:t>
                                </m:r>
                              </m:e>
                              <m:sub>
                                <m:r>
                                  <w:rPr>
                                    <w:rFonts w:ascii="Cambria Math" w:hAnsi="Cambria Math"/>
                                  </w:rPr>
                                  <m:t>a</m:t>
                                </m:r>
                              </m:sub>
                            </m:sSub>
                          </m:e>
                        </m:d>
                      </m:e>
                      <m:sup>
                        <m:r>
                          <w:rPr>
                            <w:rFonts w:ascii="Cambria Math" w:hAnsi="Cambria Math"/>
                          </w:rPr>
                          <m:t>4</m:t>
                        </m:r>
                      </m:sup>
                    </m:sSup>
                  </m:sup>
                </m:sSup>
                <m:r>
                  <w:rPr>
                    <w:rFonts w:ascii="Cambria Math" w:hAnsi="Cambria Math"/>
                  </w:rPr>
                  <m:t xml:space="preserve"> </m:t>
                </m:r>
              </m:oMath>
            </m:oMathPara>
          </w:p>
        </w:tc>
        <w:tc>
          <w:tcPr>
            <w:tcW w:w="2126" w:type="dxa"/>
            <w:vAlign w:val="center"/>
          </w:tcPr>
          <w:p w14:paraId="10D14A47"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25</w:t>
            </w:r>
            <w:r w:rsidR="00606172">
              <w:rPr>
                <w:noProof/>
              </w:rPr>
              <w:fldChar w:fldCharType="end"/>
            </w:r>
          </w:p>
        </w:tc>
      </w:tr>
    </w:tbl>
    <w:p w14:paraId="5881F173" w14:textId="47702928" w:rsidR="00DB1505" w:rsidRDefault="00DB1505" w:rsidP="00DB1505">
      <w:r>
        <w:t xml:space="preserve">The parameters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(clay fraction in [%]) </w:t>
      </w:r>
      <w:commentRangeStart w:id="248"/>
      <w:commentRangeStart w:id="249"/>
      <w:r>
        <w:t>and a (</w:t>
      </w:r>
      <w:r w:rsidR="00F23507">
        <w:t xml:space="preserve">an </w:t>
      </w:r>
      <w:r>
        <w:t xml:space="preserve">empirical coefficient [-]) </w:t>
      </w:r>
      <w:commentRangeEnd w:id="248"/>
      <w:r w:rsidR="00094774">
        <w:rPr>
          <w:rStyle w:val="CommentReference"/>
        </w:rPr>
        <w:commentReference w:id="248"/>
      </w:r>
      <w:commentRangeEnd w:id="249"/>
      <w:r w:rsidR="00F23507">
        <w:rPr>
          <w:rStyle w:val="CommentReference"/>
        </w:rPr>
        <w:commentReference w:id="249"/>
      </w:r>
      <w:r>
        <w:t>should be provided.</w:t>
      </w:r>
    </w:p>
    <w:p w14:paraId="0C18C0AB" w14:textId="77777777" w:rsidR="00DB1505" w:rsidRDefault="00DB1505" w:rsidP="00DB1505">
      <w:r>
        <w:t>If the keyword is not provided, the enhanced factor is equal to 1.0.</w:t>
      </w:r>
    </w:p>
    <w:p w14:paraId="2CA40536" w14:textId="01079D6D" w:rsidR="00DB1505" w:rsidRPr="00ED3698" w:rsidRDefault="00094774" w:rsidP="00DB1505">
      <w:pPr>
        <w:pStyle w:val="Heading4"/>
      </w:pPr>
      <w:bookmarkStart w:id="250" w:name="_Toc13055992"/>
      <w:r>
        <w:t>‘</w:t>
      </w:r>
      <w:r w:rsidR="00DB1505" w:rsidRPr="00073FB9">
        <w:t xml:space="preserve">soil surface resistance to </w:t>
      </w:r>
      <w:r w:rsidR="00DB1505" w:rsidRPr="00FC2059">
        <w:rPr>
          <w:noProof/>
        </w:rPr>
        <w:t>vapor</w:t>
      </w:r>
      <w:r w:rsidR="00DB1505" w:rsidRPr="00073FB9">
        <w:t xml:space="preserve"> flow</w:t>
      </w:r>
      <w:r>
        <w:t>’</w:t>
      </w:r>
      <w:bookmarkEnd w:id="250"/>
    </w:p>
    <w:p w14:paraId="2B68BF16" w14:textId="082DAB1D" w:rsidR="00DB1505" w:rsidRDefault="00DB1505" w:rsidP="00DB1505">
      <w:r>
        <w:t>The keyword</w:t>
      </w:r>
      <w:r w:rsidRPr="00ED3698">
        <w:t xml:space="preserve"> </w:t>
      </w:r>
      <w:r w:rsidR="00094774">
        <w:rPr>
          <w:rFonts w:ascii="Courier New" w:hAnsi="Courier New" w:cs="Courier New"/>
          <w:sz w:val="20"/>
        </w:rPr>
        <w:t>‘</w:t>
      </w:r>
      <w:r w:rsidRPr="00073FB9">
        <w:rPr>
          <w:rFonts w:ascii="Courier New" w:hAnsi="Courier New" w:cs="Courier New"/>
          <w:sz w:val="20"/>
        </w:rPr>
        <w:t xml:space="preserve">soil surface resistance to </w:t>
      </w:r>
      <w:r w:rsidRPr="00FC2059">
        <w:rPr>
          <w:rFonts w:ascii="Courier New" w:hAnsi="Courier New" w:cs="Courier New"/>
          <w:noProof/>
          <w:sz w:val="20"/>
        </w:rPr>
        <w:t>vapor</w:t>
      </w:r>
      <w:r w:rsidRPr="00073FB9">
        <w:rPr>
          <w:rFonts w:ascii="Courier New" w:hAnsi="Courier New" w:cs="Courier New"/>
          <w:sz w:val="20"/>
        </w:rPr>
        <w:t xml:space="preserve"> flow</w:t>
      </w:r>
      <w:r w:rsidR="00094774">
        <w:rPr>
          <w:rFonts w:ascii="Courier New" w:hAnsi="Courier New" w:cs="Courier New"/>
          <w:sz w:val="20"/>
        </w:rPr>
        <w:t>’</w:t>
      </w:r>
      <w:r w:rsidRPr="00ED3698">
        <w:t xml:space="preserve"> </w:t>
      </w:r>
      <w:r>
        <w:t xml:space="preserve">followed by </w:t>
      </w:r>
      <w:r w:rsidR="00094774">
        <w:t xml:space="preserve">the model’s </w:t>
      </w:r>
      <w:r>
        <w:t xml:space="preserve">name </w:t>
      </w:r>
      <w:r w:rsidRPr="00ED3698">
        <w:t>specifie</w:t>
      </w:r>
      <w:r>
        <w:t>s the model to account</w:t>
      </w:r>
      <w:r w:rsidR="00094774">
        <w:t xml:space="preserve"> for</w:t>
      </w:r>
      <w:r>
        <w:t xml:space="preserve"> the effect of soil surface resistance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 on vapor diffusion. Four models are implemented in MIN3P-THCm. Model 1 is defined (Bittelli et al., 2008)</w:t>
      </w:r>
      <w:r w:rsidR="00094774">
        <w:t xml:space="preserve"> as</w:t>
      </w:r>
      <w:r>
        <w:t>:</w:t>
      </w:r>
    </w:p>
    <w:tbl>
      <w:tblPr>
        <w:tblW w:w="8897" w:type="dxa"/>
        <w:tblLook w:val="04A0" w:firstRow="1" w:lastRow="0" w:firstColumn="1" w:lastColumn="0" w:noHBand="0" w:noVBand="1"/>
      </w:tblPr>
      <w:tblGrid>
        <w:gridCol w:w="6771"/>
        <w:gridCol w:w="2126"/>
      </w:tblGrid>
      <w:tr w:rsidR="00DB1505" w:rsidRPr="00D910F5" w14:paraId="352956C3" w14:textId="77777777" w:rsidTr="007239FB">
        <w:trPr>
          <w:trHeight w:val="819"/>
        </w:trPr>
        <w:tc>
          <w:tcPr>
            <w:tcW w:w="6771" w:type="dxa"/>
            <w:vAlign w:val="center"/>
          </w:tcPr>
          <w:p w14:paraId="6C7779FE" w14:textId="77777777" w:rsidR="00DB1505" w:rsidRPr="00A3034E" w:rsidRDefault="00000000" w:rsidP="007239FB">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3.5</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S</m:t>
                                </m:r>
                              </m:e>
                              <m:sub>
                                <m:r>
                                  <w:rPr>
                                    <w:rFonts w:ascii="Cambria Math" w:hAnsi="Cambria Math"/>
                                  </w:rPr>
                                  <m:t>a</m:t>
                                </m:r>
                              </m:sub>
                            </m:sSub>
                          </m:den>
                        </m:f>
                      </m:e>
                    </m:d>
                  </m:e>
                  <m:sup>
                    <m:r>
                      <w:rPr>
                        <w:rFonts w:ascii="Cambria Math" w:hAnsi="Cambria Math"/>
                      </w:rPr>
                      <m:t>2.3</m:t>
                    </m:r>
                  </m:sup>
                </m:sSup>
                <m:r>
                  <w:rPr>
                    <w:rFonts w:ascii="Cambria Math" w:hAnsi="Cambria Math"/>
                  </w:rPr>
                  <m:t>+33.5</m:t>
                </m:r>
              </m:oMath>
            </m:oMathPara>
          </w:p>
        </w:tc>
        <w:tc>
          <w:tcPr>
            <w:tcW w:w="2126" w:type="dxa"/>
            <w:vAlign w:val="center"/>
          </w:tcPr>
          <w:p w14:paraId="3E8FFEA8"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26</w:t>
            </w:r>
            <w:r w:rsidR="00606172">
              <w:rPr>
                <w:noProof/>
              </w:rPr>
              <w:fldChar w:fldCharType="end"/>
            </w:r>
          </w:p>
        </w:tc>
      </w:tr>
    </w:tbl>
    <w:p w14:paraId="0DF2479E" w14:textId="5B0A2A56" w:rsidR="00DB1505" w:rsidRDefault="00DB1505" w:rsidP="00DB1505">
      <w:r>
        <w:lastRenderedPageBreak/>
        <w:t>The formulation of model 2 is defined</w:t>
      </w:r>
      <w:r w:rsidR="00094774">
        <w:t xml:space="preserve"> as</w:t>
      </w:r>
      <w:r>
        <w:t>:</w:t>
      </w:r>
    </w:p>
    <w:tbl>
      <w:tblPr>
        <w:tblW w:w="8897" w:type="dxa"/>
        <w:tblLook w:val="04A0" w:firstRow="1" w:lastRow="0" w:firstColumn="1" w:lastColumn="0" w:noHBand="0" w:noVBand="1"/>
      </w:tblPr>
      <w:tblGrid>
        <w:gridCol w:w="6771"/>
        <w:gridCol w:w="2126"/>
      </w:tblGrid>
      <w:tr w:rsidR="00DB1505" w:rsidRPr="00D910F5" w14:paraId="0348D678" w14:textId="77777777" w:rsidTr="007239FB">
        <w:trPr>
          <w:trHeight w:val="819"/>
        </w:trPr>
        <w:tc>
          <w:tcPr>
            <w:tcW w:w="6771" w:type="dxa"/>
            <w:vAlign w:val="center"/>
          </w:tcPr>
          <w:p w14:paraId="22B22489" w14:textId="77777777" w:rsidR="00DB1505" w:rsidRPr="00A3034E" w:rsidRDefault="00000000" w:rsidP="007239FB">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-805.0+4140.0ϕ</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a</m:t>
                        </m:r>
                      </m:sub>
                    </m:sSub>
                  </m:e>
                </m:d>
              </m:oMath>
            </m:oMathPara>
          </w:p>
        </w:tc>
        <w:tc>
          <w:tcPr>
            <w:tcW w:w="2126" w:type="dxa"/>
            <w:vAlign w:val="center"/>
          </w:tcPr>
          <w:p w14:paraId="27304EB9"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27</w:t>
            </w:r>
            <w:r w:rsidR="00606172">
              <w:rPr>
                <w:noProof/>
              </w:rPr>
              <w:fldChar w:fldCharType="end"/>
            </w:r>
          </w:p>
        </w:tc>
      </w:tr>
    </w:tbl>
    <w:p w14:paraId="1C58631B" w14:textId="799851B0" w:rsidR="00DB1505" w:rsidRDefault="00DB1505" w:rsidP="00DB1505">
      <w:r>
        <w:t>The formulation of the model 3 is defined</w:t>
      </w:r>
      <w:r w:rsidR="00094774">
        <w:t xml:space="preserve"> as</w:t>
      </w:r>
      <w:r>
        <w:t>:</w:t>
      </w:r>
    </w:p>
    <w:tbl>
      <w:tblPr>
        <w:tblW w:w="8897" w:type="dxa"/>
        <w:tblLook w:val="04A0" w:firstRow="1" w:lastRow="0" w:firstColumn="1" w:lastColumn="0" w:noHBand="0" w:noVBand="1"/>
      </w:tblPr>
      <w:tblGrid>
        <w:gridCol w:w="6771"/>
        <w:gridCol w:w="2126"/>
      </w:tblGrid>
      <w:tr w:rsidR="00DB1505" w:rsidRPr="00D910F5" w14:paraId="03C03A49" w14:textId="77777777" w:rsidTr="007239FB">
        <w:trPr>
          <w:trHeight w:val="819"/>
        </w:trPr>
        <w:tc>
          <w:tcPr>
            <w:tcW w:w="6771" w:type="dxa"/>
            <w:vAlign w:val="center"/>
          </w:tcPr>
          <w:p w14:paraId="05DECE6B" w14:textId="77777777" w:rsidR="00DB1505" w:rsidRPr="00A3034E" w:rsidRDefault="00000000" w:rsidP="007239FB">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0.3563(0.15-ϕ</m:t>
                    </m:r>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hAnsi="Cambria Math"/>
                      </w:rPr>
                      <m:t>)</m:t>
                    </m:r>
                  </m:sup>
                </m:sSup>
              </m:oMath>
            </m:oMathPara>
          </w:p>
        </w:tc>
        <w:tc>
          <w:tcPr>
            <w:tcW w:w="2126" w:type="dxa"/>
            <w:vAlign w:val="center"/>
          </w:tcPr>
          <w:p w14:paraId="4FA18D8D"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28</w:t>
            </w:r>
            <w:r w:rsidR="00606172">
              <w:rPr>
                <w:noProof/>
              </w:rPr>
              <w:fldChar w:fldCharType="end"/>
            </w:r>
          </w:p>
        </w:tc>
      </w:tr>
    </w:tbl>
    <w:p w14:paraId="0088B0C1" w14:textId="300704ED" w:rsidR="00DB1505" w:rsidRDefault="00DB1505" w:rsidP="00DB1505">
      <w:r>
        <w:t>The formulation of model 4 is defined (</w:t>
      </w:r>
      <w:r w:rsidRPr="004C2DBD">
        <w:t>Simunek</w:t>
      </w:r>
      <w:r>
        <w:t xml:space="preserve"> et al., 2009)</w:t>
      </w:r>
      <w:r w:rsidR="00094774">
        <w:t xml:space="preserve"> as</w:t>
      </w:r>
      <w:r>
        <w:t>:</w:t>
      </w:r>
    </w:p>
    <w:tbl>
      <w:tblPr>
        <w:tblW w:w="8897" w:type="dxa"/>
        <w:tblLook w:val="04A0" w:firstRow="1" w:lastRow="0" w:firstColumn="1" w:lastColumn="0" w:noHBand="0" w:noVBand="1"/>
      </w:tblPr>
      <w:tblGrid>
        <w:gridCol w:w="6771"/>
        <w:gridCol w:w="2126"/>
      </w:tblGrid>
      <w:tr w:rsidR="00DB1505" w:rsidRPr="00D910F5" w14:paraId="35571EE4" w14:textId="77777777" w:rsidTr="007239FB">
        <w:trPr>
          <w:trHeight w:val="819"/>
        </w:trPr>
        <w:tc>
          <w:tcPr>
            <w:tcW w:w="6771" w:type="dxa"/>
            <w:vAlign w:val="center"/>
          </w:tcPr>
          <w:p w14:paraId="16F1925D" w14:textId="77777777" w:rsidR="00DB1505" w:rsidRPr="00A3034E" w:rsidRDefault="00000000" w:rsidP="007239FB">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35.63</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-ϕ</m:t>
                                </m:r>
                                <m:sSub>
                                  <m:sSubPr>
                                    <m:ctrlPr>
                                      <w:rPr>
                                        <w:rFonts w:ascii="Cambria Math" w:hAnsi="Cambria Math"/>
                                        <w:i/>
                                      </w:rPr>
                                    </m:ctrlPr>
                                  </m:sSubPr>
                                  <m:e>
                                    <m:r>
                                      <w:rPr>
                                        <w:rFonts w:ascii="Cambria Math" w:hAnsi="Cambria Math"/>
                                      </w:rPr>
                                      <m:t>S</m:t>
                                    </m:r>
                                  </m:e>
                                  <m:sub>
                                    <m:r>
                                      <w:rPr>
                                        <w:rFonts w:ascii="Cambria Math" w:hAnsi="Cambria Math"/>
                                      </w:rPr>
                                      <m:t>a</m:t>
                                    </m:r>
                                  </m:sub>
                                </m:sSub>
                              </m:e>
                            </m:d>
                            <m:r>
                              <w:rPr>
                                <w:rFonts w:ascii="Cambria Math" w:hAnsi="Cambria Math"/>
                              </w:rPr>
                              <m:t xml:space="preserve"> </m:t>
                            </m:r>
                          </m:sup>
                        </m:sSup>
                        <m:r>
                          <w:rPr>
                            <w:rFonts w:ascii="Cambria Math" w:hAnsi="Cambria Math"/>
                          </w:rPr>
                          <m:t xml:space="preserve">,      if </m:t>
                        </m:r>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≥ϕ</m:t>
                        </m:r>
                        <m:sSub>
                          <m:sSubPr>
                            <m:ctrlPr>
                              <w:rPr>
                                <w:rFonts w:ascii="Cambria Math" w:hAnsi="Cambria Math"/>
                                <w:i/>
                              </w:rPr>
                            </m:ctrlPr>
                          </m:sSubPr>
                          <m:e>
                            <m:r>
                              <w:rPr>
                                <w:rFonts w:ascii="Cambria Math" w:hAnsi="Cambria Math"/>
                              </w:rPr>
                              <m:t>S</m:t>
                            </m:r>
                          </m:e>
                          <m:sub>
                            <m:r>
                              <w:rPr>
                                <w:rFonts w:ascii="Cambria Math" w:hAnsi="Cambria Math"/>
                              </w:rPr>
                              <m:t>a</m:t>
                            </m:r>
                          </m:sub>
                        </m:sSub>
                      </m:e>
                      <m:e>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if </m:t>
                        </m:r>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&lt;ϕ</m:t>
                        </m:r>
                        <m:sSub>
                          <m:sSubPr>
                            <m:ctrlPr>
                              <w:rPr>
                                <w:rFonts w:ascii="Cambria Math" w:hAnsi="Cambria Math"/>
                                <w:i/>
                              </w:rPr>
                            </m:ctrlPr>
                          </m:sSubPr>
                          <m:e>
                            <m:r>
                              <w:rPr>
                                <w:rFonts w:ascii="Cambria Math" w:hAnsi="Cambria Math"/>
                              </w:rPr>
                              <m:t>S</m:t>
                            </m:r>
                          </m:e>
                          <m:sub>
                            <m:r>
                              <w:rPr>
                                <w:rFonts w:ascii="Cambria Math" w:hAnsi="Cambria Math"/>
                              </w:rPr>
                              <m:t>a</m:t>
                            </m:r>
                          </m:sub>
                        </m:sSub>
                      </m:e>
                    </m:eqArr>
                  </m:e>
                </m:d>
              </m:oMath>
            </m:oMathPara>
          </w:p>
        </w:tc>
        <w:tc>
          <w:tcPr>
            <w:tcW w:w="2126" w:type="dxa"/>
            <w:vAlign w:val="center"/>
          </w:tcPr>
          <w:p w14:paraId="4C88C0BE"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29</w:t>
            </w:r>
            <w:r w:rsidR="00606172">
              <w:rPr>
                <w:noProof/>
              </w:rPr>
              <w:fldChar w:fldCharType="end"/>
            </w:r>
          </w:p>
        </w:tc>
      </w:tr>
    </w:tbl>
    <w:p w14:paraId="6A48D529" w14:textId="1854D037" w:rsidR="00DB1505" w:rsidRDefault="00DB1505" w:rsidP="00DB1505">
      <w:r>
        <w:t xml:space="preserve">In which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t xml:space="preserve"> is the surface resistance [s m-1], which should theoretically be equal to the resistance to molecular diffusion across the water surface (=10) (van de Griend and Owe, 1994). If no model is specified, the default value of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 xml:space="preserve"> is 0.0.</w:t>
      </w:r>
    </w:p>
    <w:p w14:paraId="072678EA" w14:textId="77777777" w:rsidR="00DB1505" w:rsidRPr="00ED3698" w:rsidRDefault="00DB1505" w:rsidP="00DB1505">
      <w:pPr>
        <w:pStyle w:val="Heading4"/>
      </w:pPr>
      <w:bookmarkStart w:id="251" w:name="_Toc13055993"/>
      <w:r>
        <w:t>‘</w:t>
      </w:r>
      <w:r w:rsidRPr="002746DA">
        <w:t xml:space="preserve">split divergence of </w:t>
      </w:r>
      <w:r w:rsidRPr="00FC2059">
        <w:rPr>
          <w:noProof/>
        </w:rPr>
        <w:t>vapor</w:t>
      </w:r>
      <w:r w:rsidRPr="002746DA">
        <w:t xml:space="preserve"> density</w:t>
      </w:r>
      <w:r>
        <w:t>’</w:t>
      </w:r>
      <w:bookmarkEnd w:id="251"/>
    </w:p>
    <w:p w14:paraId="69F95583" w14:textId="10CDA0A1" w:rsidR="00DB1505" w:rsidRDefault="00DB1505" w:rsidP="00DB1505">
      <w:r>
        <w:t>The keyword</w:t>
      </w:r>
      <w:r w:rsidRPr="00ED3698">
        <w:t xml:space="preserve"> </w:t>
      </w:r>
      <w:r w:rsidR="00094774">
        <w:rPr>
          <w:rFonts w:ascii="Courier New" w:hAnsi="Courier New" w:cs="Courier New"/>
          <w:sz w:val="20"/>
        </w:rPr>
        <w:t>‘</w:t>
      </w:r>
      <w:r w:rsidRPr="002746DA">
        <w:rPr>
          <w:rFonts w:ascii="Courier New" w:hAnsi="Courier New" w:cs="Courier New"/>
          <w:sz w:val="20"/>
        </w:rPr>
        <w:t xml:space="preserve">split divergence of </w:t>
      </w:r>
      <w:r w:rsidRPr="00FC2059">
        <w:rPr>
          <w:rFonts w:ascii="Courier New" w:hAnsi="Courier New" w:cs="Courier New"/>
          <w:noProof/>
          <w:sz w:val="20"/>
        </w:rPr>
        <w:t>vapor</w:t>
      </w:r>
      <w:r w:rsidRPr="002746DA">
        <w:rPr>
          <w:rFonts w:ascii="Courier New" w:hAnsi="Courier New" w:cs="Courier New"/>
          <w:sz w:val="20"/>
        </w:rPr>
        <w:t xml:space="preserve"> density</w:t>
      </w:r>
      <w:r w:rsidR="00094774">
        <w:rPr>
          <w:rFonts w:ascii="Courier New" w:hAnsi="Courier New" w:cs="Courier New"/>
          <w:sz w:val="20"/>
        </w:rPr>
        <w:t>’</w:t>
      </w:r>
      <w:r w:rsidRPr="00ED3698">
        <w:t xml:space="preserve"> </w:t>
      </w:r>
      <w:r w:rsidR="00094774">
        <w:t>allows for calculating</w:t>
      </w:r>
      <w:r>
        <w:t xml:space="preserve"> the vapour flux according to:</w:t>
      </w:r>
    </w:p>
    <w:tbl>
      <w:tblPr>
        <w:tblW w:w="8897" w:type="dxa"/>
        <w:tblLook w:val="04A0" w:firstRow="1" w:lastRow="0" w:firstColumn="1" w:lastColumn="0" w:noHBand="0" w:noVBand="1"/>
      </w:tblPr>
      <w:tblGrid>
        <w:gridCol w:w="6771"/>
        <w:gridCol w:w="2126"/>
      </w:tblGrid>
      <w:tr w:rsidR="00DB1505" w:rsidRPr="00D910F5" w14:paraId="0FC7C72B" w14:textId="77777777" w:rsidTr="007239FB">
        <w:trPr>
          <w:trHeight w:val="819"/>
        </w:trPr>
        <w:tc>
          <w:tcPr>
            <w:tcW w:w="6771" w:type="dxa"/>
            <w:vAlign w:val="center"/>
          </w:tcPr>
          <w:p w14:paraId="1D527EC0" w14:textId="77777777" w:rsidR="00DB1505" w:rsidRPr="00A3034E" w:rsidRDefault="00000000" w:rsidP="007239FB">
            <m:oMathPara>
              <m:oMathParaPr>
                <m:jc m:val="left"/>
              </m:oMathParaPr>
              <m:oMath>
                <m:sSub>
                  <m:sSubPr>
                    <m:ctrlPr>
                      <w:rPr>
                        <w:rFonts w:ascii="Cambria Math" w:hAnsi="Cambria Math"/>
                        <w:i/>
                      </w:rPr>
                    </m:ctrlPr>
                  </m:sSubPr>
                  <m:e>
                    <m:r>
                      <m:rPr>
                        <m:sty m:val="p"/>
                      </m:rPr>
                      <w:rPr>
                        <w:rFonts w:ascii="Cambria Math" w:hAnsi="Cambria Math"/>
                      </w:rPr>
                      <m:t>∇</m:t>
                    </m:r>
                    <m:r>
                      <w:rPr>
                        <w:rFonts w:ascii="Cambria Math" w:hAnsi="Cambria Math"/>
                      </w:rPr>
                      <m:t>∙q</m:t>
                    </m:r>
                  </m:e>
                  <m:sub>
                    <m:r>
                      <w:rPr>
                        <w:rFonts w:ascii="Cambria Math" w:hAnsi="Cambria Math"/>
                      </w:rPr>
                      <m:t>v</m:t>
                    </m:r>
                  </m:sub>
                </m:sSub>
                <m:r>
                  <w:rPr>
                    <w:rFonts w:ascii="Cambria Math" w:hAnsi="Cambria Math"/>
                  </w:rPr>
                  <m:t>=</m:t>
                </m:r>
                <m:r>
                  <m:rPr>
                    <m:sty m:val="p"/>
                  </m:rPr>
                  <w:rPr>
                    <w:rFonts w:ascii="Cambria Math" w:hAnsi="Cambria Math"/>
                  </w:rPr>
                  <m:t>∇</m:t>
                </m:r>
                <m:r>
                  <w:rPr>
                    <w:rFonts w:ascii="Cambria Math" w:hAnsi="Cambria Math"/>
                  </w:rPr>
                  <m:t>∙ ϕ</m:t>
                </m:r>
                <m:sSub>
                  <m:sSubPr>
                    <m:ctrlPr>
                      <w:rPr>
                        <w:rFonts w:ascii="Cambria Math" w:hAnsi="Cambria Math"/>
                        <w:i/>
                      </w:rPr>
                    </m:ctrlPr>
                  </m:sSubPr>
                  <m:e>
                    <m:r>
                      <w:rPr>
                        <w:rFonts w:ascii="Cambria Math" w:hAnsi="Cambria Math"/>
                      </w:rPr>
                      <m:t>S</m:t>
                    </m:r>
                  </m:e>
                  <m:sub>
                    <m:r>
                      <w:rPr>
                        <w:rFonts w:ascii="Cambria Math" w:hAnsi="Cambria Math"/>
                      </w:rPr>
                      <m:t>v</m:t>
                    </m:r>
                  </m:sub>
                </m:sSub>
                <m:sSub>
                  <m:sSubPr>
                    <m:ctrlPr>
                      <w:rPr>
                        <w:rFonts w:ascii="Cambria Math" w:hAnsi="Cambria Math"/>
                        <w:i/>
                      </w:rPr>
                    </m:ctrlPr>
                  </m:sSubPr>
                  <m:e>
                    <m:r>
                      <w:rPr>
                        <w:rFonts w:ascii="Cambria Math" w:hAnsi="Cambria Math"/>
                      </w:rPr>
                      <m:t>τ</m:t>
                    </m:r>
                  </m:e>
                  <m:sub>
                    <m:r>
                      <w:rPr>
                        <w:rFonts w:ascii="Cambria Math" w:hAnsi="Cambria Math"/>
                      </w:rPr>
                      <m:t>v</m:t>
                    </m:r>
                  </m:sub>
                </m:sSub>
                <m:sSub>
                  <m:sSubPr>
                    <m:ctrlPr>
                      <w:rPr>
                        <w:rFonts w:ascii="Cambria Math" w:hAnsi="Cambria Math"/>
                        <w:i/>
                      </w:rPr>
                    </m:ctrlPr>
                  </m:sSubPr>
                  <m:e>
                    <m:r>
                      <w:rPr>
                        <w:rFonts w:ascii="Cambria Math" w:hAnsi="Cambria Math"/>
                      </w:rPr>
                      <m:t>D</m:t>
                    </m:r>
                  </m:e>
                  <m:sub>
                    <m:r>
                      <w:rPr>
                        <w:rFonts w:ascii="Cambria Math" w:hAnsi="Cambria Math"/>
                      </w:rPr>
                      <m:t>w</m:t>
                    </m:r>
                  </m:sub>
                </m:sSub>
                <m:d>
                  <m:dPr>
                    <m:ctrlPr>
                      <w:rPr>
                        <w:rFonts w:ascii="Cambria Math" w:hAnsi="Cambria Math"/>
                        <w:i/>
                      </w:rPr>
                    </m:ctrlPr>
                  </m:dPr>
                  <m:e>
                    <m:r>
                      <w:rPr>
                        <w:rFonts w:ascii="Cambria Math" w:hAnsi="Cambria Math"/>
                      </w:rPr>
                      <m:t>η</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v</m:t>
                            </m:r>
                          </m:sub>
                        </m:sSub>
                      </m:num>
                      <m:den>
                        <m:r>
                          <w:rPr>
                            <w:rFonts w:ascii="Cambria Math" w:hAnsi="Cambria Math"/>
                          </w:rPr>
                          <m:t>∂T</m:t>
                        </m:r>
                      </m:den>
                    </m:f>
                    <m:r>
                      <m:rPr>
                        <m:sty m:val="p"/>
                      </m:rPr>
                      <w:rPr>
                        <w:rFonts w:ascii="Cambria Math" w:hAnsi="Cambria Math"/>
                      </w:rPr>
                      <m:t>∇T+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v</m:t>
                            </m:r>
                          </m:sub>
                        </m:sSub>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den>
                    </m:f>
                    <m:r>
                      <m:rPr>
                        <m:sty m:val="p"/>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e>
                </m:d>
              </m:oMath>
            </m:oMathPara>
          </w:p>
        </w:tc>
        <w:tc>
          <w:tcPr>
            <w:tcW w:w="2126" w:type="dxa"/>
            <w:vAlign w:val="center"/>
          </w:tcPr>
          <w:p w14:paraId="00D53E68"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30</w:t>
            </w:r>
            <w:r w:rsidR="00606172">
              <w:rPr>
                <w:noProof/>
              </w:rPr>
              <w:fldChar w:fldCharType="end"/>
            </w:r>
          </w:p>
        </w:tc>
      </w:tr>
    </w:tbl>
    <w:p w14:paraId="7E30769D" w14:textId="4E016D37" w:rsidR="00DB1505" w:rsidRDefault="00094774" w:rsidP="00DB1505">
      <w:r>
        <w:t>in</w:t>
      </w:r>
      <w:r w:rsidR="00DB1505">
        <w:t xml:space="preserve"> which the effect of temperature and liquid pressure on the vapour density is separately accounted. Otherwise,</w:t>
      </w:r>
    </w:p>
    <w:tbl>
      <w:tblPr>
        <w:tblW w:w="8897" w:type="dxa"/>
        <w:tblLook w:val="04A0" w:firstRow="1" w:lastRow="0" w:firstColumn="1" w:lastColumn="0" w:noHBand="0" w:noVBand="1"/>
      </w:tblPr>
      <w:tblGrid>
        <w:gridCol w:w="6771"/>
        <w:gridCol w:w="2126"/>
      </w:tblGrid>
      <w:tr w:rsidR="00DB1505" w:rsidRPr="00D910F5" w14:paraId="737A03C0" w14:textId="77777777" w:rsidTr="007239FB">
        <w:trPr>
          <w:trHeight w:val="819"/>
        </w:trPr>
        <w:tc>
          <w:tcPr>
            <w:tcW w:w="6771" w:type="dxa"/>
            <w:vAlign w:val="center"/>
          </w:tcPr>
          <w:p w14:paraId="24436102" w14:textId="77777777" w:rsidR="00DB1505" w:rsidRPr="00A3034E" w:rsidRDefault="00000000" w:rsidP="007239FB">
            <m:oMathPara>
              <m:oMathParaPr>
                <m:jc m:val="left"/>
              </m:oMathParaPr>
              <m:oMath>
                <m:sSub>
                  <m:sSubPr>
                    <m:ctrlPr>
                      <w:rPr>
                        <w:rFonts w:ascii="Cambria Math" w:hAnsi="Cambria Math"/>
                        <w:i/>
                      </w:rPr>
                    </m:ctrlPr>
                  </m:sSubPr>
                  <m:e>
                    <m:r>
                      <m:rPr>
                        <m:sty m:val="p"/>
                      </m:rPr>
                      <w:rPr>
                        <w:rFonts w:ascii="Cambria Math" w:hAnsi="Cambria Math"/>
                      </w:rPr>
                      <m:t>∇</m:t>
                    </m:r>
                    <m:r>
                      <w:rPr>
                        <w:rFonts w:ascii="Cambria Math" w:hAnsi="Cambria Math"/>
                      </w:rPr>
                      <m:t>∙q</m:t>
                    </m:r>
                  </m:e>
                  <m:sub>
                    <m:r>
                      <w:rPr>
                        <w:rFonts w:ascii="Cambria Math" w:hAnsi="Cambria Math"/>
                      </w:rPr>
                      <m:t>v</m:t>
                    </m:r>
                  </m:sub>
                </m:sSub>
                <m:r>
                  <w:rPr>
                    <w:rFonts w:ascii="Cambria Math" w:hAnsi="Cambria Math"/>
                  </w:rPr>
                  <m:t>=</m:t>
                </m:r>
                <m:r>
                  <m:rPr>
                    <m:sty m:val="p"/>
                  </m:rPr>
                  <w:rPr>
                    <w:rFonts w:ascii="Cambria Math" w:hAnsi="Cambria Math"/>
                  </w:rPr>
                  <m:t>∇</m:t>
                </m:r>
                <m:r>
                  <w:rPr>
                    <w:rFonts w:ascii="Cambria Math" w:hAnsi="Cambria Math"/>
                  </w:rPr>
                  <m:t>∙ ϕ</m:t>
                </m:r>
                <m:sSub>
                  <m:sSubPr>
                    <m:ctrlPr>
                      <w:rPr>
                        <w:rFonts w:ascii="Cambria Math" w:hAnsi="Cambria Math"/>
                        <w:i/>
                      </w:rPr>
                    </m:ctrlPr>
                  </m:sSubPr>
                  <m:e>
                    <m:r>
                      <w:rPr>
                        <w:rFonts w:ascii="Cambria Math" w:hAnsi="Cambria Math"/>
                      </w:rPr>
                      <m:t>S</m:t>
                    </m:r>
                  </m:e>
                  <m:sub>
                    <m:r>
                      <w:rPr>
                        <w:rFonts w:ascii="Cambria Math" w:hAnsi="Cambria Math"/>
                      </w:rPr>
                      <m:t>v</m:t>
                    </m:r>
                  </m:sub>
                </m:sSub>
                <m:sSub>
                  <m:sSubPr>
                    <m:ctrlPr>
                      <w:rPr>
                        <w:rFonts w:ascii="Cambria Math" w:hAnsi="Cambria Math"/>
                        <w:i/>
                      </w:rPr>
                    </m:ctrlPr>
                  </m:sSubPr>
                  <m:e>
                    <m:r>
                      <w:rPr>
                        <w:rFonts w:ascii="Cambria Math" w:hAnsi="Cambria Math"/>
                      </w:rPr>
                      <m:t>τ</m:t>
                    </m:r>
                  </m:e>
                  <m:sub>
                    <m:r>
                      <w:rPr>
                        <w:rFonts w:ascii="Cambria Math" w:hAnsi="Cambria Math"/>
                      </w:rPr>
                      <m:t>v</m:t>
                    </m:r>
                  </m:sub>
                </m:sSub>
                <m:sSub>
                  <m:sSubPr>
                    <m:ctrlPr>
                      <w:rPr>
                        <w:rFonts w:ascii="Cambria Math" w:hAnsi="Cambria Math"/>
                        <w:i/>
                      </w:rPr>
                    </m:ctrlPr>
                  </m:sSubPr>
                  <m:e>
                    <m:r>
                      <w:rPr>
                        <w:rFonts w:ascii="Cambria Math" w:hAnsi="Cambria Math"/>
                      </w:rPr>
                      <m:t>D</m:t>
                    </m:r>
                  </m:e>
                  <m:sub>
                    <m:r>
                      <w:rPr>
                        <w:rFonts w:ascii="Cambria Math" w:hAnsi="Cambria Math"/>
                      </w:rPr>
                      <m:t>w</m:t>
                    </m:r>
                  </m:sub>
                </m:sSub>
                <m:r>
                  <m:rPr>
                    <m:sty m:val="p"/>
                  </m:rP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v</m:t>
                    </m:r>
                  </m:sub>
                </m:sSub>
              </m:oMath>
            </m:oMathPara>
          </w:p>
        </w:tc>
        <w:tc>
          <w:tcPr>
            <w:tcW w:w="2126" w:type="dxa"/>
            <w:vAlign w:val="center"/>
          </w:tcPr>
          <w:p w14:paraId="47ED3E40"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31</w:t>
            </w:r>
            <w:r w:rsidR="00606172">
              <w:rPr>
                <w:noProof/>
              </w:rPr>
              <w:fldChar w:fldCharType="end"/>
            </w:r>
          </w:p>
        </w:tc>
      </w:tr>
    </w:tbl>
    <w:p w14:paraId="2AEEC92C" w14:textId="32923D11" w:rsidR="00DB1505" w:rsidRPr="00ED3698" w:rsidRDefault="00094774" w:rsidP="00DB1505">
      <w:pPr>
        <w:pStyle w:val="Heading4"/>
      </w:pPr>
      <w:bookmarkStart w:id="252" w:name="_Ref414888865"/>
      <w:bookmarkStart w:id="253" w:name="_Toc13055994"/>
      <w:r>
        <w:t>‘</w:t>
      </w:r>
      <w:r w:rsidR="00DB1505" w:rsidRPr="00BC0316">
        <w:t xml:space="preserve">tortuosity model to </w:t>
      </w:r>
      <w:r w:rsidR="00DB1505" w:rsidRPr="00FC2059">
        <w:rPr>
          <w:noProof/>
        </w:rPr>
        <w:t>vapor</w:t>
      </w:r>
      <w:r w:rsidR="00DB1505" w:rsidRPr="00BC0316">
        <w:t xml:space="preserve"> flow</w:t>
      </w:r>
      <w:r>
        <w:t>’</w:t>
      </w:r>
      <w:bookmarkEnd w:id="252"/>
      <w:bookmarkEnd w:id="253"/>
    </w:p>
    <w:p w14:paraId="25A87088" w14:textId="2841CED3" w:rsidR="00DB1505" w:rsidRDefault="00DB1505" w:rsidP="00DB1505">
      <w:r>
        <w:t>The keyword</w:t>
      </w:r>
      <w:r w:rsidRPr="00ED3698">
        <w:t xml:space="preserve"> </w:t>
      </w:r>
      <w:r w:rsidR="00094774">
        <w:t>‘</w:t>
      </w:r>
      <w:r w:rsidRPr="00BC0316">
        <w:rPr>
          <w:rFonts w:ascii="Courier New" w:hAnsi="Courier New" w:cs="Courier New"/>
          <w:sz w:val="20"/>
        </w:rPr>
        <w:t xml:space="preserve">tortuosity model to </w:t>
      </w:r>
      <w:r w:rsidRPr="00FC2059">
        <w:rPr>
          <w:rFonts w:ascii="Courier New" w:hAnsi="Courier New" w:cs="Courier New"/>
          <w:noProof/>
          <w:sz w:val="20"/>
        </w:rPr>
        <w:t>vapor</w:t>
      </w:r>
      <w:r w:rsidRPr="00BC0316">
        <w:rPr>
          <w:rFonts w:ascii="Courier New" w:hAnsi="Courier New" w:cs="Courier New"/>
          <w:sz w:val="20"/>
        </w:rPr>
        <w:t xml:space="preserve"> flow</w:t>
      </w:r>
      <w:r w:rsidR="00094774">
        <w:rPr>
          <w:rFonts w:ascii="Courier New" w:hAnsi="Courier New" w:cs="Courier New"/>
          <w:sz w:val="20"/>
        </w:rPr>
        <w:t>’</w:t>
      </w:r>
      <w:r w:rsidRPr="00ED3698">
        <w:t xml:space="preserve"> </w:t>
      </w:r>
      <w:r>
        <w:t xml:space="preserve">followed by the model name specifies the tortuosity model for </w:t>
      </w:r>
      <w:r w:rsidR="00094774">
        <w:t>calculating</w:t>
      </w:r>
      <w:r>
        <w:t xml:space="preserve"> diffusive vapour flow transport. The default model is:</w:t>
      </w:r>
    </w:p>
    <w:tbl>
      <w:tblPr>
        <w:tblW w:w="8897" w:type="dxa"/>
        <w:tblLook w:val="04A0" w:firstRow="1" w:lastRow="0" w:firstColumn="1" w:lastColumn="0" w:noHBand="0" w:noVBand="1"/>
      </w:tblPr>
      <w:tblGrid>
        <w:gridCol w:w="6771"/>
        <w:gridCol w:w="2126"/>
      </w:tblGrid>
      <w:tr w:rsidR="00DB1505" w:rsidRPr="00D910F5" w14:paraId="6E2B14B0" w14:textId="77777777" w:rsidTr="007239FB">
        <w:trPr>
          <w:trHeight w:val="819"/>
        </w:trPr>
        <w:tc>
          <w:tcPr>
            <w:tcW w:w="6771" w:type="dxa"/>
            <w:vAlign w:val="center"/>
          </w:tcPr>
          <w:p w14:paraId="49F1D930" w14:textId="77777777" w:rsidR="00DB1505" w:rsidRPr="00A3034E" w:rsidRDefault="00000000" w:rsidP="007239FB">
            <m:oMathPara>
              <m:oMathParaPr>
                <m:jc m:val="left"/>
              </m:oMathParaPr>
              <m:oMath>
                <m:sSub>
                  <m:sSubPr>
                    <m:ctrlPr>
                      <w:rPr>
                        <w:rFonts w:ascii="Cambria Math" w:hAnsi="Cambria Math"/>
                        <w:i/>
                      </w:rPr>
                    </m:ctrlPr>
                  </m:sSubPr>
                  <m:e>
                    <m:r>
                      <w:rPr>
                        <w:rFonts w:ascii="Cambria Math" w:hAnsi="Cambria Math"/>
                      </w:rPr>
                      <m:t>τ</m:t>
                    </m:r>
                  </m:e>
                  <m:sub>
                    <m:r>
                      <w:rPr>
                        <w:rFonts w:ascii="Cambria Math" w:hAnsi="Cambria Math"/>
                      </w:rPr>
                      <m:t>v</m:t>
                    </m:r>
                  </m:sub>
                </m:sSub>
                <m:r>
                  <w:rPr>
                    <w:rFonts w:ascii="Cambria Math" w:hAnsi="Cambria Math"/>
                  </w:rPr>
                  <m:t>=ϕ</m:t>
                </m:r>
                <m:sSub>
                  <m:sSubPr>
                    <m:ctrlPr>
                      <w:rPr>
                        <w:rFonts w:ascii="Cambria Math" w:hAnsi="Cambria Math"/>
                        <w:i/>
                      </w:rPr>
                    </m:ctrlPr>
                  </m:sSubPr>
                  <m:e>
                    <m:r>
                      <w:rPr>
                        <w:rFonts w:ascii="Cambria Math" w:hAnsi="Cambria Math"/>
                      </w:rPr>
                      <m:t>S</m:t>
                    </m:r>
                  </m:e>
                  <m:sub>
                    <m:r>
                      <w:rPr>
                        <w:rFonts w:ascii="Cambria Math" w:hAnsi="Cambria Math"/>
                      </w:rPr>
                      <m:t>g</m:t>
                    </m:r>
                  </m:sub>
                </m:sSub>
              </m:oMath>
            </m:oMathPara>
          </w:p>
        </w:tc>
        <w:tc>
          <w:tcPr>
            <w:tcW w:w="2126" w:type="dxa"/>
            <w:vAlign w:val="center"/>
          </w:tcPr>
          <w:p w14:paraId="5E25E0B9"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32</w:t>
            </w:r>
            <w:r w:rsidR="00606172">
              <w:rPr>
                <w:noProof/>
              </w:rPr>
              <w:fldChar w:fldCharType="end"/>
            </w:r>
          </w:p>
        </w:tc>
      </w:tr>
    </w:tbl>
    <w:p w14:paraId="05C58AF8" w14:textId="5B2FCBF0" w:rsidR="00DB1505" w:rsidRDefault="00DB1505" w:rsidP="00DB1505">
      <w:r>
        <w:t xml:space="preserve">Alternatively, </w:t>
      </w:r>
      <w:r w:rsidR="001F30A1">
        <w:t xml:space="preserve">Millington’s </w:t>
      </w:r>
      <w:r>
        <w:t>model (</w:t>
      </w:r>
      <w:r w:rsidR="001F30A1">
        <w:rPr>
          <w:rFonts w:ascii="Courier New" w:hAnsi="Courier New" w:cs="Courier New"/>
          <w:sz w:val="20"/>
        </w:rPr>
        <w:t>‘</w:t>
      </w:r>
      <w:r w:rsidRPr="00FC2059">
        <w:rPr>
          <w:rFonts w:ascii="Courier New" w:hAnsi="Courier New" w:cs="Courier New"/>
          <w:noProof/>
          <w:sz w:val="20"/>
        </w:rPr>
        <w:t>millington</w:t>
      </w:r>
      <w:r w:rsidR="001F30A1">
        <w:rPr>
          <w:rFonts w:ascii="Courier New" w:hAnsi="Courier New" w:cs="Courier New"/>
          <w:sz w:val="20"/>
        </w:rPr>
        <w:t>’</w:t>
      </w:r>
      <w:r>
        <w:t>) and no tortuosity model (</w:t>
      </w:r>
      <w:r w:rsidR="001F30A1" w:rsidRPr="0075340C">
        <w:rPr>
          <w:rFonts w:ascii="Courier New" w:hAnsi="Courier New" w:cs="Courier New"/>
          <w:sz w:val="20"/>
        </w:rPr>
        <w:t>‘</w:t>
      </w:r>
      <w:r w:rsidRPr="00927C31">
        <w:rPr>
          <w:rFonts w:ascii="Courier New" w:hAnsi="Courier New" w:cs="Courier New"/>
          <w:sz w:val="20"/>
        </w:rPr>
        <w:t>not consider</w:t>
      </w:r>
      <w:r w:rsidR="001F30A1">
        <w:rPr>
          <w:rFonts w:ascii="Courier New" w:hAnsi="Courier New" w:cs="Courier New"/>
          <w:sz w:val="20"/>
        </w:rPr>
        <w:t>’</w:t>
      </w:r>
      <w:r>
        <w:t>) can be specified. Millingto</w:t>
      </w:r>
      <w:r w:rsidR="00D62D86">
        <w:t>n’s</w:t>
      </w:r>
      <w:r>
        <w:t xml:space="preserve"> model is defined</w:t>
      </w:r>
      <w:r w:rsidR="00D62D86">
        <w:t xml:space="preserve"> as</w:t>
      </w:r>
      <w:r>
        <w:t>:</w:t>
      </w:r>
    </w:p>
    <w:tbl>
      <w:tblPr>
        <w:tblW w:w="8897" w:type="dxa"/>
        <w:tblLook w:val="04A0" w:firstRow="1" w:lastRow="0" w:firstColumn="1" w:lastColumn="0" w:noHBand="0" w:noVBand="1"/>
      </w:tblPr>
      <w:tblGrid>
        <w:gridCol w:w="6771"/>
        <w:gridCol w:w="2126"/>
      </w:tblGrid>
      <w:tr w:rsidR="00DB1505" w:rsidRPr="00D910F5" w14:paraId="6F0EB610" w14:textId="77777777" w:rsidTr="007239FB">
        <w:trPr>
          <w:trHeight w:val="819"/>
        </w:trPr>
        <w:tc>
          <w:tcPr>
            <w:tcW w:w="6771" w:type="dxa"/>
            <w:vAlign w:val="center"/>
          </w:tcPr>
          <w:p w14:paraId="0670F648" w14:textId="77777777" w:rsidR="00DB1505" w:rsidRPr="00A3034E" w:rsidRDefault="00000000" w:rsidP="007239FB">
            <m:oMathPara>
              <m:oMathParaPr>
                <m:jc m:val="left"/>
              </m:oMathParaPr>
              <m:oMath>
                <m:sSub>
                  <m:sSubPr>
                    <m:ctrlPr>
                      <w:rPr>
                        <w:rFonts w:ascii="Cambria Math" w:hAnsi="Cambria Math"/>
                        <w:i/>
                      </w:rPr>
                    </m:ctrlPr>
                  </m:sSubPr>
                  <m:e>
                    <m:r>
                      <w:rPr>
                        <w:rFonts w:ascii="Cambria Math" w:hAnsi="Cambria Math"/>
                      </w:rPr>
                      <m:t>τ</m:t>
                    </m:r>
                  </m:e>
                  <m:sub>
                    <m:r>
                      <w:rPr>
                        <w:rFonts w:ascii="Cambria Math" w:hAnsi="Cambria Math"/>
                      </w:rPr>
                      <m:t>v</m:t>
                    </m:r>
                  </m:sub>
                </m:sSub>
                <m:r>
                  <w:rPr>
                    <w:rFonts w:ascii="Cambria Math" w:hAnsi="Cambria Math"/>
                  </w:rPr>
                  <m:t>=ϕ</m:t>
                </m:r>
                <m:sSub>
                  <m:sSubPr>
                    <m:ctrlPr>
                      <w:rPr>
                        <w:rFonts w:ascii="Cambria Math" w:hAnsi="Cambria Math"/>
                        <w:i/>
                      </w:rPr>
                    </m:ctrlPr>
                  </m:sSubPr>
                  <m:e>
                    <m:r>
                      <w:rPr>
                        <w:rFonts w:ascii="Cambria Math" w:hAnsi="Cambria Math"/>
                      </w:rPr>
                      <m:t>S</m:t>
                    </m:r>
                  </m:e>
                  <m:sub>
                    <m:r>
                      <w:rPr>
                        <w:rFonts w:ascii="Cambria Math" w:hAnsi="Cambria Math"/>
                      </w:rPr>
                      <m:t>g</m:t>
                    </m:r>
                  </m:sub>
                </m:sSub>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ϕ</m:t>
                            </m:r>
                            <m:sSub>
                              <m:sSubPr>
                                <m:ctrlPr>
                                  <w:rPr>
                                    <w:rFonts w:ascii="Cambria Math" w:hAnsi="Cambria Math"/>
                                    <w:i/>
                                  </w:rPr>
                                </m:ctrlPr>
                              </m:sSubPr>
                              <m:e>
                                <m:r>
                                  <w:rPr>
                                    <w:rFonts w:ascii="Cambria Math" w:hAnsi="Cambria Math"/>
                                  </w:rPr>
                                  <m:t>S</m:t>
                                </m:r>
                              </m:e>
                              <m:sub>
                                <m:r>
                                  <w:rPr>
                                    <w:rFonts w:ascii="Cambria Math" w:hAnsi="Cambria Math"/>
                                  </w:rPr>
                                  <m:t>g</m:t>
                                </m:r>
                              </m:sub>
                            </m:sSub>
                          </m:e>
                        </m:d>
                      </m:e>
                      <m:sup>
                        <m:r>
                          <w:rPr>
                            <w:rFonts w:ascii="Cambria Math" w:hAnsi="Cambria Math"/>
                          </w:rPr>
                          <m:t>7/3</m:t>
                        </m:r>
                      </m:sup>
                    </m:sSup>
                  </m:num>
                  <m:den>
                    <m:sSup>
                      <m:sSupPr>
                        <m:ctrlPr>
                          <w:rPr>
                            <w:rFonts w:ascii="Cambria Math" w:hAnsi="Cambria Math"/>
                            <w:i/>
                          </w:rPr>
                        </m:ctrlPr>
                      </m:sSupPr>
                      <m:e>
                        <m:r>
                          <w:rPr>
                            <w:rFonts w:ascii="Cambria Math" w:hAnsi="Cambria Math"/>
                          </w:rPr>
                          <m:t>ϕ</m:t>
                        </m:r>
                      </m:e>
                      <m:sup>
                        <m:r>
                          <w:rPr>
                            <w:rFonts w:ascii="Cambria Math" w:hAnsi="Cambria Math"/>
                          </w:rPr>
                          <m:t>2</m:t>
                        </m:r>
                      </m:sup>
                    </m:sSup>
                  </m:den>
                </m:f>
              </m:oMath>
            </m:oMathPara>
          </w:p>
        </w:tc>
        <w:tc>
          <w:tcPr>
            <w:tcW w:w="2126" w:type="dxa"/>
            <w:vAlign w:val="center"/>
          </w:tcPr>
          <w:p w14:paraId="36A4E5C0" w14:textId="77777777" w:rsidR="00DB1505" w:rsidRPr="00D910F5" w:rsidRDefault="00DB1505" w:rsidP="007239FB">
            <w:pPr>
              <w:jc w:val="right"/>
            </w:pPr>
            <w:r w:rsidRPr="00D910F5">
              <w:t xml:space="preserve">Equation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33</w:t>
            </w:r>
            <w:r w:rsidR="00606172">
              <w:rPr>
                <w:noProof/>
              </w:rPr>
              <w:fldChar w:fldCharType="end"/>
            </w:r>
          </w:p>
        </w:tc>
      </w:tr>
    </w:tbl>
    <w:p w14:paraId="226B7050" w14:textId="13E70F2E" w:rsidR="00DB1505" w:rsidRDefault="00DB1505" w:rsidP="00DB1505">
      <w:r>
        <w:t>If the tortuosity effect can be neglected (</w:t>
      </w:r>
      <m:oMath>
        <m:sSub>
          <m:sSubPr>
            <m:ctrlPr>
              <w:rPr>
                <w:rFonts w:ascii="Cambria Math" w:hAnsi="Cambria Math"/>
                <w:i/>
              </w:rPr>
            </m:ctrlPr>
          </m:sSubPr>
          <m:e>
            <m:r>
              <w:rPr>
                <w:rFonts w:ascii="Cambria Math" w:hAnsi="Cambria Math"/>
              </w:rPr>
              <m:t>τ</m:t>
            </m:r>
          </m:e>
          <m:sub>
            <m:r>
              <w:rPr>
                <w:rFonts w:ascii="Cambria Math" w:hAnsi="Cambria Math"/>
              </w:rPr>
              <m:t>v</m:t>
            </m:r>
          </m:sub>
        </m:sSub>
        <m:r>
          <w:rPr>
            <w:rFonts w:ascii="Cambria Math" w:hAnsi="Cambria Math"/>
          </w:rPr>
          <m:t>=1</m:t>
        </m:r>
      </m:oMath>
      <w:r>
        <w:t xml:space="preserve">), the model </w:t>
      </w:r>
      <w:r w:rsidR="00D62D86" w:rsidRPr="0075340C">
        <w:rPr>
          <w:rFonts w:ascii="Courier New" w:hAnsi="Courier New" w:cs="Courier New"/>
          <w:sz w:val="20"/>
        </w:rPr>
        <w:t>‘</w:t>
      </w:r>
      <w:r w:rsidRPr="00847F02">
        <w:rPr>
          <w:rFonts w:ascii="Courier New" w:hAnsi="Courier New" w:cs="Courier New"/>
          <w:sz w:val="20"/>
        </w:rPr>
        <w:t>not consider</w:t>
      </w:r>
      <w:r w:rsidR="00D62D86">
        <w:rPr>
          <w:rFonts w:ascii="Courier New" w:hAnsi="Courier New" w:cs="Courier New"/>
          <w:sz w:val="20"/>
        </w:rPr>
        <w:t>’</w:t>
      </w:r>
      <w:r>
        <w:rPr>
          <w:rFonts w:ascii="Courier New" w:hAnsi="Courier New" w:cs="Courier New"/>
          <w:sz w:val="20"/>
        </w:rPr>
        <w:t xml:space="preserve"> </w:t>
      </w:r>
      <w:r w:rsidRPr="00927C31">
        <w:rPr>
          <w:szCs w:val="24"/>
        </w:rPr>
        <w:t>can be specified</w:t>
      </w:r>
      <w:r w:rsidRPr="00A141E3">
        <w:rPr>
          <w:szCs w:val="24"/>
        </w:rPr>
        <w:t>.</w:t>
      </w:r>
    </w:p>
    <w:p w14:paraId="0EC06124" w14:textId="4270B467" w:rsidR="00DB1505" w:rsidRPr="00ED3698" w:rsidRDefault="00D62D86" w:rsidP="00DB1505">
      <w:pPr>
        <w:pStyle w:val="Heading4"/>
      </w:pPr>
      <w:bookmarkStart w:id="254" w:name="_Toc13055995"/>
      <w:r>
        <w:lastRenderedPageBreak/>
        <w:t>‘</w:t>
      </w:r>
      <w:r w:rsidR="00DB1505" w:rsidRPr="00D54960">
        <w:t>relative humidity parameters</w:t>
      </w:r>
      <w:r>
        <w:t>’</w:t>
      </w:r>
      <w:bookmarkEnd w:id="254"/>
    </w:p>
    <w:p w14:paraId="055B5EC6" w14:textId="1DD186C4" w:rsidR="00DB1505" w:rsidRDefault="00DB1505" w:rsidP="00DB1505">
      <w:pPr>
        <w:rPr>
          <w:rFonts w:ascii="Times" w:hAnsi="Times"/>
        </w:rPr>
      </w:pPr>
      <w:r>
        <w:t>The keyword</w:t>
      </w:r>
      <w:r w:rsidRPr="00ED3698">
        <w:t xml:space="preserve"> </w:t>
      </w:r>
      <w:r w:rsidR="00D62D86">
        <w:rPr>
          <w:rFonts w:ascii="Courier New" w:hAnsi="Courier New" w:cs="Courier New"/>
          <w:sz w:val="20"/>
        </w:rPr>
        <w:t>‘</w:t>
      </w:r>
      <w:r w:rsidRPr="00D54960">
        <w:rPr>
          <w:rFonts w:ascii="Courier New" w:hAnsi="Courier New" w:cs="Courier New"/>
          <w:sz w:val="20"/>
        </w:rPr>
        <w:t>relative humidity parameters</w:t>
      </w:r>
      <w:r w:rsidR="00D62D86">
        <w:rPr>
          <w:rFonts w:ascii="Courier New" w:hAnsi="Courier New" w:cs="Courier New"/>
          <w:sz w:val="20"/>
        </w:rPr>
        <w:t>’</w:t>
      </w:r>
      <w:r w:rsidRPr="00ED3698">
        <w:t xml:space="preserve"> </w:t>
      </w:r>
      <w:r>
        <w:t xml:space="preserve">leads to the input of parameters for the relative humidity calculation. The following logical parameter specifies </w:t>
      </w:r>
      <w:r w:rsidR="00D62D86">
        <w:t>how the</w:t>
      </w:r>
      <w:r>
        <w:t xml:space="preserve"> </w:t>
      </w:r>
      <w:r w:rsidR="00D62D86">
        <w:t xml:space="preserve">parameters should be </w:t>
      </w:r>
      <w:r>
        <w:t xml:space="preserve">input. If it is .false., </w:t>
      </w:r>
      <w:r>
        <w:rPr>
          <w:rFonts w:ascii="Times" w:hAnsi="Times"/>
        </w:rPr>
        <w:t>a</w:t>
      </w:r>
      <w:r w:rsidRPr="006B48C2">
        <w:rPr>
          <w:rFonts w:ascii="Times" w:hAnsi="Times"/>
        </w:rPr>
        <w:t xml:space="preserve"> sinusoidal function with both daily and annual cycles may be specified in </w:t>
      </w:r>
      <w:r w:rsidR="00857CBB">
        <w:rPr>
          <w:rFonts w:ascii="Times" w:hAnsi="Times"/>
        </w:rPr>
        <w:t>Data Block</w:t>
      </w:r>
      <w:r w:rsidRPr="006B48C2">
        <w:rPr>
          <w:rFonts w:ascii="Times" w:hAnsi="Times"/>
        </w:rPr>
        <w:t xml:space="preserve"> 6B for relative humidity. </w:t>
      </w:r>
    </w:p>
    <w:tbl>
      <w:tblPr>
        <w:tblW w:w="0" w:type="auto"/>
        <w:tblLook w:val="04A0" w:firstRow="1" w:lastRow="0" w:firstColumn="1" w:lastColumn="0" w:noHBand="0" w:noVBand="1"/>
      </w:tblPr>
      <w:tblGrid>
        <w:gridCol w:w="6603"/>
        <w:gridCol w:w="2037"/>
      </w:tblGrid>
      <w:tr w:rsidR="00DB1505" w:rsidRPr="002D66AE" w14:paraId="0D816051" w14:textId="77777777" w:rsidTr="007239FB">
        <w:tc>
          <w:tcPr>
            <w:tcW w:w="6771" w:type="dxa"/>
            <w:vAlign w:val="center"/>
          </w:tcPr>
          <w:p w14:paraId="1D4F8A5A" w14:textId="77777777" w:rsidR="00DB1505" w:rsidRPr="00847F02" w:rsidRDefault="00000000" w:rsidP="007239FB">
            <w:pPr>
              <w:pStyle w:val="Simpleline"/>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r</m:t>
                    </m:r>
                  </m:sub>
                </m:sSub>
                <m:r>
                  <w:rPr>
                    <w:rFonts w:ascii="Cambria Math" w:hAnsi="Cambria Math"/>
                    <w:sz w:val="24"/>
                    <w:szCs w:val="24"/>
                  </w:rPr>
                  <m:t>=</m:t>
                </m:r>
                <m:bar>
                  <m:barPr>
                    <m:pos m:val="top"/>
                    <m:ctrlPr>
                      <w:rPr>
                        <w:rFonts w:ascii="Cambria Math" w:hAnsi="Cambria Math"/>
                        <w:i/>
                        <w:sz w:val="24"/>
                        <w:szCs w:val="24"/>
                      </w:rPr>
                    </m:ctrlPr>
                  </m:barPr>
                  <m:e>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r</m:t>
                        </m:r>
                      </m:sub>
                    </m:sSub>
                  </m:e>
                </m:ba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ry</m:t>
                    </m:r>
                  </m:sub>
                </m:sSub>
                <m:func>
                  <m:funcPr>
                    <m:ctrlPr>
                      <w:rPr>
                        <w:rFonts w:ascii="Cambria Math" w:hAnsi="Cambria Math"/>
                        <w:i/>
                        <w:sz w:val="24"/>
                        <w:szCs w:val="24"/>
                      </w:rPr>
                    </m:ctrlPr>
                  </m:funcPr>
                  <m:fName>
                    <m:r>
                      <m:rPr>
                        <m:sty m:val="p"/>
                      </m:rPr>
                      <w:rPr>
                        <w:rFonts w:ascii="Cambria Math" w:hAnsi="Cambria Math"/>
                        <w:sz w:val="24"/>
                        <w:szCs w:val="24"/>
                      </w:rPr>
                      <m:t>cos</m:t>
                    </m:r>
                  </m:fName>
                  <m:e>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2π</m:t>
                            </m:r>
                            <m:d>
                              <m:dPr>
                                <m:ctrlPr>
                                  <w:rPr>
                                    <w:rFonts w:ascii="Cambria Math" w:hAnsi="Cambria Math"/>
                                    <w:i/>
                                    <w:sz w:val="24"/>
                                    <w:szCs w:val="24"/>
                                  </w:rPr>
                                </m:ctrlPr>
                              </m:dPr>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ymax</m:t>
                                    </m:r>
                                  </m:sub>
                                </m:sSub>
                              </m:e>
                            </m:d>
                          </m:num>
                          <m:den>
                            <m:r>
                              <w:rPr>
                                <w:rFonts w:ascii="Cambria Math" w:hAnsi="Cambria Math"/>
                                <w:sz w:val="24"/>
                                <w:szCs w:val="24"/>
                              </w:rPr>
                              <m:t>365</m:t>
                            </m:r>
                          </m:den>
                        </m:f>
                      </m:e>
                    </m:d>
                  </m:e>
                </m:fun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rd</m:t>
                    </m:r>
                  </m:sub>
                </m:sSub>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[2π</m:t>
                    </m:r>
                    <m:d>
                      <m:dPr>
                        <m:ctrlPr>
                          <w:rPr>
                            <w:rFonts w:ascii="Cambria Math" w:hAnsi="Cambria Math"/>
                            <w:i/>
                            <w:sz w:val="24"/>
                            <w:szCs w:val="24"/>
                          </w:rPr>
                        </m:ctrlPr>
                      </m:dPr>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dmax</m:t>
                            </m:r>
                          </m:sub>
                        </m:sSub>
                      </m:e>
                    </m:d>
                    <m:r>
                      <w:rPr>
                        <w:rFonts w:ascii="Cambria Math" w:hAnsi="Cambria Math"/>
                        <w:sz w:val="24"/>
                        <w:szCs w:val="24"/>
                      </w:rPr>
                      <m:t>]</m:t>
                    </m:r>
                  </m:e>
                </m:func>
              </m:oMath>
            </m:oMathPara>
          </w:p>
        </w:tc>
        <w:tc>
          <w:tcPr>
            <w:tcW w:w="2085" w:type="dxa"/>
            <w:vAlign w:val="center"/>
          </w:tcPr>
          <w:p w14:paraId="0F7B6FEC" w14:textId="77777777" w:rsidR="00DB1505" w:rsidRPr="002D66AE" w:rsidRDefault="00DB1505" w:rsidP="007239FB">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34</w:t>
            </w:r>
            <w:r w:rsidRPr="002D66AE">
              <w:rPr>
                <w:rFonts w:cs="Arial"/>
              </w:rPr>
              <w:fldChar w:fldCharType="end"/>
            </w:r>
          </w:p>
        </w:tc>
      </w:tr>
    </w:tbl>
    <w:p w14:paraId="3758C404" w14:textId="77777777" w:rsidR="00DB1505" w:rsidRDefault="00DB1505" w:rsidP="00DB1505">
      <w:r w:rsidRPr="006B48C2">
        <w:rPr>
          <w:rFonts w:ascii="Times" w:hAnsi="Times"/>
        </w:rPr>
        <w:t>If the sinusoidal function is used, a maximum, minimum, and amplitude must be specified for each parameter in the input file.</w:t>
      </w:r>
      <w:r>
        <w:t xml:space="preserve"> In such case, the required parameters are provided in the following order:</w:t>
      </w:r>
    </w:p>
    <w:p w14:paraId="636496F5" w14:textId="0A2BDF41" w:rsidR="00DB1505" w:rsidRDefault="00D62D86" w:rsidP="00DB1505">
      <w:pPr>
        <w:pStyle w:val="ListParagraph"/>
        <w:numPr>
          <w:ilvl w:val="0"/>
          <w:numId w:val="15"/>
        </w:numPr>
      </w:pPr>
      <w:r w:rsidRPr="00FC2059">
        <w:rPr>
          <w:noProof/>
        </w:rPr>
        <w:t>Average</w:t>
      </w:r>
      <w:r>
        <w:t xml:space="preserve"> </w:t>
      </w:r>
      <w:r w:rsidR="00DB1505">
        <w:t>r</w:t>
      </w:r>
      <w:r w:rsidR="00DB1505" w:rsidRPr="008542FE">
        <w:t>elative humidity of the atmosphere</w:t>
      </w:r>
      <w:r w:rsidR="00DB1505">
        <w:t xml:space="preserve"> </w:t>
      </w:r>
      <m:oMath>
        <m:bar>
          <m:barPr>
            <m:pos m:val="top"/>
            <m:ctrlPr>
              <w:rPr>
                <w:rFonts w:ascii="Cambria Math" w:hAnsi="Cambria Math"/>
                <w:i/>
                <w:szCs w:val="24"/>
              </w:rPr>
            </m:ctrlPr>
          </m:barPr>
          <m:e>
            <m:sSub>
              <m:sSubPr>
                <m:ctrlPr>
                  <w:rPr>
                    <w:rFonts w:ascii="Cambria Math" w:hAnsi="Cambria Math"/>
                    <w:i/>
                    <w:szCs w:val="24"/>
                  </w:rPr>
                </m:ctrlPr>
              </m:sSubPr>
              <m:e>
                <m:r>
                  <w:rPr>
                    <w:rFonts w:ascii="Cambria Math" w:hAnsi="Cambria Math"/>
                    <w:szCs w:val="24"/>
                  </w:rPr>
                  <m:t>H</m:t>
                </m:r>
              </m:e>
              <m:sub>
                <m:r>
                  <w:rPr>
                    <w:rFonts w:ascii="Cambria Math" w:hAnsi="Cambria Math"/>
                    <w:szCs w:val="24"/>
                  </w:rPr>
                  <m:t>r</m:t>
                </m:r>
              </m:sub>
            </m:sSub>
          </m:e>
        </m:bar>
      </m:oMath>
      <w:r w:rsidR="00DB1505" w:rsidRPr="008542FE">
        <w:t xml:space="preserve"> [-]</w:t>
      </w:r>
    </w:p>
    <w:p w14:paraId="2500161D" w14:textId="5F483FA2" w:rsidR="00DB1505" w:rsidRDefault="00DB1505" w:rsidP="00DB1505">
      <w:pPr>
        <w:pStyle w:val="ListParagraph"/>
        <w:numPr>
          <w:ilvl w:val="0"/>
          <w:numId w:val="15"/>
        </w:numPr>
      </w:pPr>
      <w:r w:rsidRPr="008542FE">
        <w:t>Annual amplitude in the relative humidity</w:t>
      </w:r>
      <w:r>
        <w:t xml:space="preserve">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ry</m:t>
            </m:r>
          </m:sub>
        </m:sSub>
      </m:oMath>
      <w:r>
        <w:t xml:space="preserve"> [-]</w:t>
      </w:r>
    </w:p>
    <w:p w14:paraId="0F5D1999" w14:textId="77777777" w:rsidR="00DB1505" w:rsidRDefault="00DB1505" w:rsidP="00DB1505">
      <w:pPr>
        <w:pStyle w:val="ListParagraph"/>
        <w:numPr>
          <w:ilvl w:val="0"/>
          <w:numId w:val="15"/>
        </w:numPr>
      </w:pPr>
      <w:r w:rsidRPr="008542FE">
        <w:t>Diurnal amplitude in the relative humidity</w:t>
      </w:r>
      <w:r>
        <w:t xml:space="preserve">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rd</m:t>
            </m:r>
          </m:sub>
        </m:sSub>
      </m:oMath>
      <w:r>
        <w:t xml:space="preserve"> [-]</w:t>
      </w:r>
    </w:p>
    <w:p w14:paraId="01ABCBDE" w14:textId="5020701E" w:rsidR="00DB1505" w:rsidRDefault="00DB1505" w:rsidP="00DB1505">
      <w:pPr>
        <w:pStyle w:val="ListParagraph"/>
        <w:numPr>
          <w:ilvl w:val="0"/>
          <w:numId w:val="15"/>
        </w:numPr>
      </w:pPr>
      <w:r w:rsidRPr="008542FE">
        <w:t>Time d</w:t>
      </w:r>
      <w:r w:rsidRPr="00FC2059">
        <w:rPr>
          <w:noProof/>
        </w:rPr>
        <w:t>urin</w:t>
      </w:r>
      <w:r w:rsidRPr="008542FE">
        <w:t>g the year when relative humidity is maximum</w:t>
      </w:r>
      <w:r>
        <w:t xml:space="preserve"> </w:t>
      </w:r>
      <m:oMath>
        <m:sSub>
          <m:sSubPr>
            <m:ctrlPr>
              <w:rPr>
                <w:rFonts w:ascii="Cambria Math" w:hAnsi="Cambria Math"/>
                <w:i/>
                <w:szCs w:val="24"/>
              </w:rPr>
            </m:ctrlPr>
          </m:sSubPr>
          <m:e>
            <m:r>
              <w:rPr>
                <w:rFonts w:ascii="Cambria Math" w:hAnsi="Cambria Math"/>
                <w:szCs w:val="24"/>
              </w:rPr>
              <m:t>t</m:t>
            </m:r>
          </m:e>
          <m:sub>
            <m:r>
              <w:rPr>
                <w:rFonts w:ascii="Cambria Math" w:hAnsi="Cambria Math"/>
                <w:szCs w:val="24"/>
              </w:rPr>
              <m:t>ymax</m:t>
            </m:r>
          </m:sub>
        </m:sSub>
      </m:oMath>
      <w:r w:rsidRPr="008542FE">
        <w:t xml:space="preserve"> [time units </w:t>
      </w:r>
      <w:r w:rsidR="00D62D86" w:rsidRPr="008542FE">
        <w:t>depen</w:t>
      </w:r>
      <w:r w:rsidR="00D62D86">
        <w:t>d</w:t>
      </w:r>
      <w:r w:rsidR="00D62D86" w:rsidRPr="008542FE">
        <w:t xml:space="preserve"> </w:t>
      </w:r>
      <w:r w:rsidRPr="008542FE">
        <w:t>on units of the problem]</w:t>
      </w:r>
    </w:p>
    <w:p w14:paraId="36B8A97D" w14:textId="077A0EE3" w:rsidR="00DB1505" w:rsidRDefault="00DB1505" w:rsidP="00DB1505">
      <w:pPr>
        <w:pStyle w:val="ListParagraph"/>
        <w:numPr>
          <w:ilvl w:val="0"/>
          <w:numId w:val="15"/>
        </w:numPr>
      </w:pPr>
      <w:r w:rsidRPr="008542FE">
        <w:t>Time during</w:t>
      </w:r>
      <w:r w:rsidRPr="00FC2059">
        <w:rPr>
          <w:noProof/>
        </w:rPr>
        <w:t xml:space="preserve"> the</w:t>
      </w:r>
      <w:r w:rsidRPr="008542FE">
        <w:t xml:space="preserve"> day when relative humidity is maximum</w:t>
      </w:r>
      <w:r>
        <w:t xml:space="preserve"> </w:t>
      </w:r>
      <m:oMath>
        <m:sSub>
          <m:sSubPr>
            <m:ctrlPr>
              <w:rPr>
                <w:rFonts w:ascii="Cambria Math" w:hAnsi="Cambria Math"/>
                <w:i/>
                <w:szCs w:val="24"/>
              </w:rPr>
            </m:ctrlPr>
          </m:sSubPr>
          <m:e>
            <m:r>
              <w:rPr>
                <w:rFonts w:ascii="Cambria Math" w:hAnsi="Cambria Math"/>
                <w:szCs w:val="24"/>
              </w:rPr>
              <m:t>t</m:t>
            </m:r>
          </m:e>
          <m:sub>
            <m:r>
              <w:rPr>
                <w:rFonts w:ascii="Cambria Math" w:hAnsi="Cambria Math"/>
                <w:szCs w:val="24"/>
              </w:rPr>
              <m:t>dmax</m:t>
            </m:r>
          </m:sub>
        </m:sSub>
      </m:oMath>
      <w:r w:rsidRPr="008542FE">
        <w:t xml:space="preserve"> [time units </w:t>
      </w:r>
      <w:r w:rsidR="00D62D86" w:rsidRPr="008542FE">
        <w:t>depen</w:t>
      </w:r>
      <w:r w:rsidR="00D62D86">
        <w:t>d</w:t>
      </w:r>
      <w:r w:rsidR="00D62D86" w:rsidRPr="008542FE">
        <w:t xml:space="preserve"> </w:t>
      </w:r>
      <w:r w:rsidRPr="008542FE">
        <w:t>on units of the problem]</w:t>
      </w:r>
    </w:p>
    <w:p w14:paraId="654AEFD6" w14:textId="7099C1BA" w:rsidR="00DB1505" w:rsidRDefault="00DB1505" w:rsidP="00DB1505">
      <w:r>
        <w:t>Alternatively, the parameters may be read from a separate file (</w:t>
      </w:r>
      <w:r w:rsidR="006E2131">
        <w:t>prefix.</w:t>
      </w:r>
      <w:r>
        <w:t>atm) in the same folder of the input file</w:t>
      </w:r>
      <w:r w:rsidR="00ED75DA">
        <w:t xml:space="preserve"> prefix.</w:t>
      </w:r>
      <w:r>
        <w:t xml:space="preserve">dat if the logic parameter is set to ‘.true.’ (see </w:t>
      </w:r>
      <w:r w:rsidR="00D62D86">
        <w:t xml:space="preserve">Section </w:t>
      </w:r>
      <w:r>
        <w:fldChar w:fldCharType="begin"/>
      </w:r>
      <w:r>
        <w:instrText xml:space="preserve"> REF _Ref394066505 \r \h </w:instrText>
      </w:r>
      <w:r>
        <w:fldChar w:fldCharType="separate"/>
      </w:r>
      <w:r w:rsidR="00D41448">
        <w:t>3.9.5</w:t>
      </w:r>
      <w:r>
        <w:fldChar w:fldCharType="end"/>
      </w:r>
      <w:r>
        <w:t xml:space="preserve">). </w:t>
      </w:r>
    </w:p>
    <w:p w14:paraId="06DFC3E8" w14:textId="709BBFFE" w:rsidR="00DB1505" w:rsidRPr="00ED3698" w:rsidRDefault="00450D39" w:rsidP="00DB1505">
      <w:pPr>
        <w:pStyle w:val="Heading4"/>
      </w:pPr>
      <w:bookmarkStart w:id="255" w:name="_Toc13055996"/>
      <w:r>
        <w:t>‘</w:t>
      </w:r>
      <w:r w:rsidR="00DB1505" w:rsidRPr="00E55215">
        <w:t>temperature parameters</w:t>
      </w:r>
      <w:r>
        <w:t>’</w:t>
      </w:r>
      <w:bookmarkEnd w:id="255"/>
    </w:p>
    <w:p w14:paraId="516B429E" w14:textId="76931607" w:rsidR="00DB1505" w:rsidRDefault="00DB1505" w:rsidP="00DB1505">
      <w:pPr>
        <w:rPr>
          <w:rFonts w:ascii="Times" w:hAnsi="Times"/>
        </w:rPr>
      </w:pPr>
      <w:r>
        <w:t>The keyword</w:t>
      </w:r>
      <w:r w:rsidRPr="00ED3698">
        <w:t xml:space="preserve"> </w:t>
      </w:r>
      <w:r w:rsidR="00450D39">
        <w:rPr>
          <w:rFonts w:ascii="Courier New" w:hAnsi="Courier New" w:cs="Courier New"/>
          <w:sz w:val="20"/>
        </w:rPr>
        <w:t>‘</w:t>
      </w:r>
      <w:r w:rsidRPr="00E55215">
        <w:rPr>
          <w:rFonts w:ascii="Courier New" w:hAnsi="Courier New" w:cs="Courier New"/>
          <w:sz w:val="20"/>
        </w:rPr>
        <w:t>temperature parameters</w:t>
      </w:r>
      <w:r w:rsidR="00450D39">
        <w:rPr>
          <w:rFonts w:ascii="Courier New" w:hAnsi="Courier New" w:cs="Courier New"/>
          <w:sz w:val="20"/>
        </w:rPr>
        <w:t>’</w:t>
      </w:r>
      <w:r w:rsidRPr="00ED3698">
        <w:t xml:space="preserve"> </w:t>
      </w:r>
      <w:r>
        <w:t xml:space="preserve">leads to the input of parameters for </w:t>
      </w:r>
      <w:r w:rsidR="00450D39">
        <w:t xml:space="preserve">atmospheric </w:t>
      </w:r>
      <w:r>
        <w:t xml:space="preserve">temperature. The data structure is the same as the previous </w:t>
      </w:r>
      <w:r w:rsidR="00450D39">
        <w:t xml:space="preserve">section’s </w:t>
      </w:r>
      <w:r w:rsidRPr="00D54960">
        <w:t>relative humidity parameters</w:t>
      </w:r>
      <w:r>
        <w:t xml:space="preserve">. </w:t>
      </w:r>
      <w:r w:rsidRPr="006B48C2">
        <w:rPr>
          <w:rFonts w:ascii="Times" w:hAnsi="Times"/>
        </w:rPr>
        <w:t xml:space="preserve">A sinusoidal function with both daily and annual cycles may be specified in </w:t>
      </w:r>
      <w:r w:rsidR="00857CBB">
        <w:rPr>
          <w:rFonts w:ascii="Times" w:hAnsi="Times"/>
        </w:rPr>
        <w:t>Data Block</w:t>
      </w:r>
      <w:r w:rsidRPr="006B48C2">
        <w:rPr>
          <w:rFonts w:ascii="Times" w:hAnsi="Times"/>
        </w:rPr>
        <w:t xml:space="preserve"> 6B for</w:t>
      </w:r>
      <w:r>
        <w:rPr>
          <w:rFonts w:ascii="Times" w:hAnsi="Times"/>
        </w:rPr>
        <w:t xml:space="preserve"> </w:t>
      </w:r>
      <w:r w:rsidR="00450D39">
        <w:rPr>
          <w:rFonts w:ascii="Times" w:hAnsi="Times"/>
        </w:rPr>
        <w:t xml:space="preserve">atmospheric </w:t>
      </w:r>
      <w:r>
        <w:rPr>
          <w:rFonts w:ascii="Times" w:hAnsi="Times"/>
        </w:rPr>
        <w:t xml:space="preserve">temperature if the following parameters are provided in the </w:t>
      </w:r>
      <w:r w:rsidR="00450D39">
        <w:rPr>
          <w:rFonts w:ascii="Times" w:hAnsi="Times"/>
        </w:rPr>
        <w:t>data block</w:t>
      </w:r>
      <w:r>
        <w:rPr>
          <w:rFonts w:ascii="Times" w:hAnsi="Times"/>
        </w:rPr>
        <w:t>:</w:t>
      </w:r>
    </w:p>
    <w:p w14:paraId="1AE78F1A" w14:textId="77777777" w:rsidR="00DB1505" w:rsidRDefault="00DB1505" w:rsidP="00DB1505">
      <w:pPr>
        <w:pStyle w:val="ListParagraph"/>
        <w:numPr>
          <w:ilvl w:val="0"/>
          <w:numId w:val="15"/>
        </w:numPr>
      </w:pPr>
      <w:r w:rsidRPr="00FC2059">
        <w:rPr>
          <w:noProof/>
        </w:rPr>
        <w:t>Averaged</w:t>
      </w:r>
      <w:r>
        <w:t xml:space="preserve"> temperature</w:t>
      </w:r>
      <w:r w:rsidRPr="008542FE">
        <w:t xml:space="preserve"> of the atmosphere </w:t>
      </w:r>
      <m:oMath>
        <m:bar>
          <m:barPr>
            <m:pos m:val="top"/>
            <m:ctrlPr>
              <w:rPr>
                <w:rFonts w:ascii="Cambria Math" w:hAnsi="Cambria Math"/>
                <w:i/>
                <w:szCs w:val="24"/>
              </w:rPr>
            </m:ctrlPr>
          </m:barPr>
          <m:e>
            <m:sSub>
              <m:sSubPr>
                <m:ctrlPr>
                  <w:rPr>
                    <w:rFonts w:ascii="Cambria Math" w:hAnsi="Cambria Math"/>
                    <w:i/>
                    <w:szCs w:val="24"/>
                  </w:rPr>
                </m:ctrlPr>
              </m:sSubPr>
              <m:e>
                <m:r>
                  <w:rPr>
                    <w:rFonts w:ascii="Cambria Math" w:hAnsi="Cambria Math"/>
                    <w:szCs w:val="24"/>
                  </w:rPr>
                  <m:t>T</m:t>
                </m:r>
              </m:e>
              <m:sub>
                <m:r>
                  <w:rPr>
                    <w:rFonts w:ascii="Cambria Math" w:hAnsi="Cambria Math"/>
                    <w:szCs w:val="24"/>
                  </w:rPr>
                  <m:t>a</m:t>
                </m:r>
              </m:sub>
            </m:sSub>
          </m:e>
        </m:bar>
      </m:oMath>
      <w:r w:rsidRPr="008542FE">
        <w:t xml:space="preserve"> [</w:t>
      </w:r>
      <w:r>
        <w:t>°C</w:t>
      </w:r>
      <w:r w:rsidRPr="008542FE">
        <w:t>]</w:t>
      </w:r>
    </w:p>
    <w:p w14:paraId="40699AE8" w14:textId="77777777" w:rsidR="00DB1505" w:rsidRDefault="00DB1505" w:rsidP="00DB1505">
      <w:pPr>
        <w:pStyle w:val="ListParagraph"/>
        <w:numPr>
          <w:ilvl w:val="0"/>
          <w:numId w:val="15"/>
        </w:numPr>
      </w:pPr>
      <w:r w:rsidRPr="005F4622">
        <w:t xml:space="preserve">Annual temperature increment </w:t>
      </w:r>
      <m:oMath>
        <m:sSub>
          <m:sSubPr>
            <m:ctrlPr>
              <w:rPr>
                <w:rFonts w:ascii="Cambria Math" w:hAnsi="Cambria Math"/>
                <w:i/>
                <w:szCs w:val="24"/>
              </w:rPr>
            </m:ctrlPr>
          </m:sSubPr>
          <m:e>
            <m:r>
              <w:rPr>
                <w:rFonts w:ascii="Cambria Math" w:hAnsi="Cambria Math"/>
                <w:szCs w:val="24"/>
              </w:rPr>
              <m:t>∆T</m:t>
            </m:r>
          </m:e>
          <m:sub>
            <m:r>
              <w:rPr>
                <w:rFonts w:ascii="Cambria Math" w:hAnsi="Cambria Math"/>
                <w:szCs w:val="24"/>
              </w:rPr>
              <m:t>ay</m:t>
            </m:r>
          </m:sub>
        </m:sSub>
      </m:oMath>
      <w:r>
        <w:t xml:space="preserve"> [°C]</w:t>
      </w:r>
    </w:p>
    <w:p w14:paraId="2E68948B" w14:textId="77777777" w:rsidR="00DB1505" w:rsidRDefault="00DB1505" w:rsidP="00DB1505">
      <w:pPr>
        <w:pStyle w:val="ListParagraph"/>
        <w:numPr>
          <w:ilvl w:val="0"/>
          <w:numId w:val="15"/>
        </w:numPr>
      </w:pPr>
      <w:r w:rsidRPr="005F4622">
        <w:t>Daily temperature increment</w:t>
      </w:r>
      <w:r>
        <w:t xml:space="preserve"> </w:t>
      </w:r>
      <m:oMath>
        <m:sSub>
          <m:sSubPr>
            <m:ctrlPr>
              <w:rPr>
                <w:rFonts w:ascii="Cambria Math" w:hAnsi="Cambria Math"/>
                <w:i/>
                <w:szCs w:val="24"/>
              </w:rPr>
            </m:ctrlPr>
          </m:sSubPr>
          <m:e>
            <m:r>
              <w:rPr>
                <w:rFonts w:ascii="Cambria Math" w:hAnsi="Cambria Math"/>
                <w:szCs w:val="24"/>
              </w:rPr>
              <m:t>∆T</m:t>
            </m:r>
          </m:e>
          <m:sub>
            <m:r>
              <w:rPr>
                <w:rFonts w:ascii="Cambria Math" w:hAnsi="Cambria Math"/>
                <w:szCs w:val="24"/>
              </w:rPr>
              <m:t>ad</m:t>
            </m:r>
          </m:sub>
        </m:sSub>
      </m:oMath>
      <w:r w:rsidRPr="005F4622">
        <w:t xml:space="preserve"> </w:t>
      </w:r>
      <w:r>
        <w:t>[-]</w:t>
      </w:r>
    </w:p>
    <w:p w14:paraId="7D175F4D" w14:textId="03C10E1F" w:rsidR="00DB1505" w:rsidRDefault="00DB1505" w:rsidP="00DB1505">
      <w:pPr>
        <w:pStyle w:val="ListParagraph"/>
        <w:numPr>
          <w:ilvl w:val="0"/>
          <w:numId w:val="15"/>
        </w:numPr>
      </w:pPr>
      <w:r w:rsidRPr="005F4622">
        <w:t>Time d</w:t>
      </w:r>
      <w:r w:rsidRPr="00FC2059">
        <w:rPr>
          <w:noProof/>
        </w:rPr>
        <w:t>urin</w:t>
      </w:r>
      <w:r w:rsidRPr="005F4622">
        <w:t>g the year when atmosp</w:t>
      </w:r>
      <w:r w:rsidRPr="00FC2059">
        <w:rPr>
          <w:noProof/>
        </w:rPr>
        <w:t>heric</w:t>
      </w:r>
      <w:r w:rsidR="00FC2059" w:rsidRPr="0075340C">
        <w:rPr>
          <w:noProof/>
        </w:rPr>
        <w:t xml:space="preserve"> </w:t>
      </w:r>
      <w:r w:rsidRPr="00FC2059">
        <w:rPr>
          <w:noProof/>
        </w:rPr>
        <w:t>tempe</w:t>
      </w:r>
      <w:r w:rsidRPr="005F4622">
        <w:t xml:space="preserve">rature is maximum </w:t>
      </w:r>
      <m:oMath>
        <m:sSub>
          <m:sSubPr>
            <m:ctrlPr>
              <w:rPr>
                <w:rFonts w:ascii="Cambria Math" w:hAnsi="Cambria Math"/>
                <w:i/>
                <w:szCs w:val="24"/>
              </w:rPr>
            </m:ctrlPr>
          </m:sSubPr>
          <m:e>
            <m:r>
              <w:rPr>
                <w:rFonts w:ascii="Cambria Math" w:hAnsi="Cambria Math"/>
                <w:szCs w:val="24"/>
              </w:rPr>
              <m:t>t</m:t>
            </m:r>
          </m:e>
          <m:sub>
            <m:r>
              <w:rPr>
                <w:rFonts w:ascii="Cambria Math" w:hAnsi="Cambria Math"/>
                <w:szCs w:val="24"/>
              </w:rPr>
              <m:t>ymax</m:t>
            </m:r>
          </m:sub>
        </m:sSub>
      </m:oMath>
      <w:r w:rsidRPr="005F4622">
        <w:t xml:space="preserve"> [time units depends on units of the problem]</w:t>
      </w:r>
    </w:p>
    <w:p w14:paraId="04AFFFC4" w14:textId="77777777" w:rsidR="00DB1505" w:rsidRDefault="00DB1505" w:rsidP="00DB1505">
      <w:pPr>
        <w:pStyle w:val="ListParagraph"/>
        <w:numPr>
          <w:ilvl w:val="0"/>
          <w:numId w:val="15"/>
        </w:numPr>
      </w:pPr>
      <w:r w:rsidRPr="005F4622">
        <w:t>Time during</w:t>
      </w:r>
      <w:r w:rsidRPr="00FC2059">
        <w:rPr>
          <w:noProof/>
        </w:rPr>
        <w:t xml:space="preserve"> the</w:t>
      </w:r>
      <w:r w:rsidRPr="005F4622">
        <w:t xml:space="preserve"> day when atmospheric</w:t>
      </w:r>
      <w:r w:rsidRPr="00FC2059">
        <w:rPr>
          <w:noProof/>
        </w:rPr>
        <w:t xml:space="preserve"> temperatur</w:t>
      </w:r>
      <w:r w:rsidRPr="005F4622">
        <w:t xml:space="preserve">e is maximum </w:t>
      </w:r>
      <m:oMath>
        <m:sSub>
          <m:sSubPr>
            <m:ctrlPr>
              <w:rPr>
                <w:rFonts w:ascii="Cambria Math" w:hAnsi="Cambria Math"/>
                <w:i/>
                <w:szCs w:val="24"/>
              </w:rPr>
            </m:ctrlPr>
          </m:sSubPr>
          <m:e>
            <m:r>
              <w:rPr>
                <w:rFonts w:ascii="Cambria Math" w:hAnsi="Cambria Math"/>
                <w:szCs w:val="24"/>
              </w:rPr>
              <m:t>t</m:t>
            </m:r>
          </m:e>
          <m:sub>
            <m:r>
              <w:rPr>
                <w:rFonts w:ascii="Cambria Math" w:hAnsi="Cambria Math"/>
                <w:szCs w:val="24"/>
              </w:rPr>
              <m:t>dmax</m:t>
            </m:r>
          </m:sub>
        </m:sSub>
      </m:oMath>
      <w:r w:rsidRPr="005F4622">
        <w:t xml:space="preserve"> [time units depends on units of the problem]</w:t>
      </w:r>
    </w:p>
    <w:tbl>
      <w:tblPr>
        <w:tblW w:w="0" w:type="auto"/>
        <w:tblLook w:val="04A0" w:firstRow="1" w:lastRow="0" w:firstColumn="1" w:lastColumn="0" w:noHBand="0" w:noVBand="1"/>
      </w:tblPr>
      <w:tblGrid>
        <w:gridCol w:w="6603"/>
        <w:gridCol w:w="2037"/>
      </w:tblGrid>
      <w:tr w:rsidR="00DB1505" w:rsidRPr="002D66AE" w14:paraId="1B0B5421" w14:textId="77777777" w:rsidTr="007239FB">
        <w:tc>
          <w:tcPr>
            <w:tcW w:w="6771" w:type="dxa"/>
            <w:vAlign w:val="center"/>
          </w:tcPr>
          <w:p w14:paraId="6EF3C02B" w14:textId="77777777" w:rsidR="00DB1505" w:rsidRDefault="00DB1505" w:rsidP="007239FB">
            <w:pPr>
              <w:pStyle w:val="Simpleline"/>
              <w:rPr>
                <w:sz w:val="24"/>
                <w:szCs w:val="24"/>
              </w:rPr>
            </w:pPr>
            <w:r>
              <w:rPr>
                <w:sz w:val="24"/>
                <w:szCs w:val="24"/>
              </w:rPr>
              <w:t xml:space="preserve">The related </w:t>
            </w:r>
            <w:r w:rsidR="00FC6030">
              <w:rPr>
                <w:sz w:val="24"/>
                <w:szCs w:val="24"/>
              </w:rPr>
              <w:t>equation</w:t>
            </w:r>
            <w:r>
              <w:rPr>
                <w:sz w:val="24"/>
                <w:szCs w:val="24"/>
              </w:rPr>
              <w:t xml:space="preserve"> is:</w:t>
            </w:r>
          </w:p>
          <w:p w14:paraId="182013C8" w14:textId="77777777" w:rsidR="00DB1505" w:rsidRPr="00847F02" w:rsidRDefault="00000000" w:rsidP="007239FB">
            <w:pPr>
              <w:pStyle w:val="Simpleline"/>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r>
                  <w:rPr>
                    <w:rFonts w:ascii="Cambria Math" w:hAnsi="Cambria Math"/>
                    <w:sz w:val="24"/>
                    <w:szCs w:val="24"/>
                  </w:rPr>
                  <m:t>=</m:t>
                </m:r>
                <m:bar>
                  <m:barPr>
                    <m:pos m:val="top"/>
                    <m:ctrlPr>
                      <w:rPr>
                        <w:rFonts w:ascii="Cambria Math" w:hAnsi="Cambria Math"/>
                        <w:i/>
                        <w:sz w:val="24"/>
                        <w:szCs w:val="24"/>
                      </w:rPr>
                    </m:ctrlPr>
                  </m:bar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m:t>
                        </m:r>
                      </m:sub>
                    </m:sSub>
                  </m:e>
                </m:ba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ay</m:t>
                    </m:r>
                  </m:sub>
                </m:sSub>
                <m:func>
                  <m:funcPr>
                    <m:ctrlPr>
                      <w:rPr>
                        <w:rFonts w:ascii="Cambria Math" w:hAnsi="Cambria Math"/>
                        <w:i/>
                        <w:sz w:val="24"/>
                        <w:szCs w:val="24"/>
                      </w:rPr>
                    </m:ctrlPr>
                  </m:funcPr>
                  <m:fName>
                    <m:r>
                      <m:rPr>
                        <m:sty m:val="p"/>
                      </m:rPr>
                      <w:rPr>
                        <w:rFonts w:ascii="Cambria Math" w:hAnsi="Cambria Math"/>
                        <w:sz w:val="24"/>
                        <w:szCs w:val="24"/>
                      </w:rPr>
                      <m:t>cos</m:t>
                    </m:r>
                  </m:fName>
                  <m:e>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2π</m:t>
                            </m:r>
                            <m:d>
                              <m:dPr>
                                <m:ctrlPr>
                                  <w:rPr>
                                    <w:rFonts w:ascii="Cambria Math" w:hAnsi="Cambria Math"/>
                                    <w:i/>
                                    <w:sz w:val="24"/>
                                    <w:szCs w:val="24"/>
                                  </w:rPr>
                                </m:ctrlPr>
                              </m:dPr>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ymax</m:t>
                                    </m:r>
                                  </m:sub>
                                </m:sSub>
                              </m:e>
                            </m:d>
                          </m:num>
                          <m:den>
                            <m:r>
                              <w:rPr>
                                <w:rFonts w:ascii="Cambria Math" w:hAnsi="Cambria Math"/>
                                <w:sz w:val="24"/>
                                <w:szCs w:val="24"/>
                              </w:rPr>
                              <m:t>365</m:t>
                            </m:r>
                          </m:den>
                        </m:f>
                      </m:e>
                    </m:d>
                  </m:e>
                </m:fun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ad</m:t>
                    </m:r>
                  </m:sub>
                </m:sSub>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[2π</m:t>
                    </m:r>
                    <m:d>
                      <m:dPr>
                        <m:ctrlPr>
                          <w:rPr>
                            <w:rFonts w:ascii="Cambria Math" w:hAnsi="Cambria Math"/>
                            <w:i/>
                            <w:sz w:val="24"/>
                            <w:szCs w:val="24"/>
                          </w:rPr>
                        </m:ctrlPr>
                      </m:dPr>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dmax</m:t>
                            </m:r>
                          </m:sub>
                        </m:sSub>
                      </m:e>
                    </m:d>
                    <m:r>
                      <w:rPr>
                        <w:rFonts w:ascii="Cambria Math" w:hAnsi="Cambria Math"/>
                        <w:sz w:val="24"/>
                        <w:szCs w:val="24"/>
                      </w:rPr>
                      <m:t>]</m:t>
                    </m:r>
                  </m:e>
                </m:func>
              </m:oMath>
            </m:oMathPara>
          </w:p>
        </w:tc>
        <w:tc>
          <w:tcPr>
            <w:tcW w:w="2085" w:type="dxa"/>
            <w:vAlign w:val="center"/>
          </w:tcPr>
          <w:p w14:paraId="21A39156" w14:textId="77777777" w:rsidR="00DB1505" w:rsidRPr="002D66AE" w:rsidRDefault="00DB1505" w:rsidP="007239FB">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35</w:t>
            </w:r>
            <w:r w:rsidRPr="002D66AE">
              <w:rPr>
                <w:rFonts w:cs="Arial"/>
              </w:rPr>
              <w:fldChar w:fldCharType="end"/>
            </w:r>
          </w:p>
        </w:tc>
      </w:tr>
    </w:tbl>
    <w:p w14:paraId="1CA73F32" w14:textId="20476D3E" w:rsidR="00DB1505" w:rsidRDefault="00DB1505" w:rsidP="00DB1505">
      <w:r>
        <w:t>Alternatively, the parameters for the temperature of the atmosphere can be read from the separate file</w:t>
      </w:r>
      <w:r w:rsidR="00ED75DA">
        <w:t xml:space="preserve"> prefix.</w:t>
      </w:r>
      <w:r>
        <w:t>atm</w:t>
      </w:r>
      <w:r w:rsidR="00450D39">
        <w:t>,</w:t>
      </w:r>
      <w:r>
        <w:t xml:space="preserve"> as </w:t>
      </w:r>
      <w:r w:rsidR="00450D39">
        <w:t xml:space="preserve">previously </w:t>
      </w:r>
      <w:r>
        <w:t>described.</w:t>
      </w:r>
    </w:p>
    <w:p w14:paraId="57302666" w14:textId="1D2EC275" w:rsidR="00DB1505" w:rsidRPr="00ED3698" w:rsidRDefault="00450D39" w:rsidP="00DB1505">
      <w:pPr>
        <w:pStyle w:val="Heading4"/>
      </w:pPr>
      <w:bookmarkStart w:id="256" w:name="_Toc13055997"/>
      <w:r>
        <w:t>‘</w:t>
      </w:r>
      <w:r w:rsidR="00DB1505" w:rsidRPr="00DB71F3">
        <w:t>solar radiation parameters</w:t>
      </w:r>
      <w:r>
        <w:t>’</w:t>
      </w:r>
      <w:bookmarkEnd w:id="256"/>
    </w:p>
    <w:p w14:paraId="6D3DEA99" w14:textId="00650AB6" w:rsidR="00DB1505" w:rsidRDefault="00DB1505" w:rsidP="00DB1505">
      <w:r>
        <w:t>The keyword</w:t>
      </w:r>
      <w:r w:rsidRPr="00ED3698">
        <w:t xml:space="preserve"> </w:t>
      </w:r>
      <w:r w:rsidR="00450D39">
        <w:rPr>
          <w:rFonts w:ascii="Courier New" w:hAnsi="Courier New" w:cs="Courier New"/>
          <w:sz w:val="20"/>
        </w:rPr>
        <w:t>‘</w:t>
      </w:r>
      <w:r w:rsidRPr="00DB71F3">
        <w:rPr>
          <w:rFonts w:ascii="Courier New" w:hAnsi="Courier New" w:cs="Courier New"/>
          <w:sz w:val="20"/>
        </w:rPr>
        <w:t>solar radiation parameters</w:t>
      </w:r>
      <w:r w:rsidR="00450D39">
        <w:rPr>
          <w:rFonts w:ascii="Courier New" w:hAnsi="Courier New" w:cs="Courier New"/>
          <w:sz w:val="20"/>
        </w:rPr>
        <w:t>’</w:t>
      </w:r>
      <w:r>
        <w:rPr>
          <w:rFonts w:ascii="Courier New" w:hAnsi="Courier New" w:cs="Courier New"/>
          <w:sz w:val="20"/>
        </w:rPr>
        <w:t xml:space="preserve"> </w:t>
      </w:r>
      <w:r>
        <w:t>leads to the specification of parameters for solar radiation. The next two logical parameters (for radiation and the cloud index parameters) specify whether the parameters should be read from the file</w:t>
      </w:r>
      <w:r w:rsidR="00ED75DA">
        <w:t xml:space="preserve"> prefix.</w:t>
      </w:r>
      <w:r>
        <w:t xml:space="preserve">atm (see </w:t>
      </w:r>
      <w:r w:rsidR="00450D39">
        <w:t xml:space="preserve">Section </w:t>
      </w:r>
      <w:r>
        <w:fldChar w:fldCharType="begin"/>
      </w:r>
      <w:r>
        <w:instrText xml:space="preserve"> REF _Ref394066505 \r \h </w:instrText>
      </w:r>
      <w:r>
        <w:fldChar w:fldCharType="separate"/>
      </w:r>
      <w:r w:rsidR="00D41448">
        <w:t>3.9.5</w:t>
      </w:r>
      <w:r>
        <w:fldChar w:fldCharType="end"/>
      </w:r>
      <w:r>
        <w:t xml:space="preserve">). If both logical parameters are .true., or the second one is .true., the corresponding parameters should be </w:t>
      </w:r>
      <w:r>
        <w:lastRenderedPageBreak/>
        <w:t>read from the</w:t>
      </w:r>
      <w:r w:rsidR="00ED75DA">
        <w:t xml:space="preserve"> prefix.</w:t>
      </w:r>
      <w:r>
        <w:t>atm file. If only the first logical parameter is .true., the radiation parameters should be given in the</w:t>
      </w:r>
      <w:r w:rsidR="00ED75DA">
        <w:t xml:space="preserve"> prefix.</w:t>
      </w:r>
      <w:r>
        <w:t>atm file. In such case, the cloud index in the</w:t>
      </w:r>
      <w:r w:rsidR="00ED75DA">
        <w:t xml:space="preserve"> prefix.</w:t>
      </w:r>
      <w:r>
        <w:t>atm will be neglected. Otherwise, the following parameters are specified:</w:t>
      </w:r>
    </w:p>
    <w:p w14:paraId="7B5DDDB9" w14:textId="77777777" w:rsidR="00DB1505" w:rsidRDefault="00DB1505" w:rsidP="00DB1505">
      <w:pPr>
        <w:pStyle w:val="ListParagraph"/>
        <w:numPr>
          <w:ilvl w:val="0"/>
          <w:numId w:val="15"/>
        </w:numPr>
      </w:pPr>
      <w:r>
        <w:t xml:space="preserve">Factors to </w:t>
      </w:r>
      <w:r w:rsidRPr="00FC2059">
        <w:rPr>
          <w:noProof/>
        </w:rPr>
        <w:t>multiply</w:t>
      </w:r>
      <w:r>
        <w:t xml:space="preserve"> radiation term</w:t>
      </w:r>
      <w:r w:rsidRPr="008542FE">
        <w:t xml:space="preserve"> [</w:t>
      </w:r>
      <w:r>
        <w:t>-</w:t>
      </w:r>
      <w:r w:rsidRPr="008542FE">
        <w:t>]</w:t>
      </w:r>
    </w:p>
    <w:p w14:paraId="5B100302" w14:textId="44E6C246" w:rsidR="00DB1505" w:rsidRDefault="00DB1505" w:rsidP="00DB1505">
      <w:pPr>
        <w:pStyle w:val="ListParagraph"/>
        <w:numPr>
          <w:ilvl w:val="0"/>
          <w:numId w:val="15"/>
        </w:numPr>
      </w:pPr>
      <w:r w:rsidRPr="00793F4B">
        <w:t xml:space="preserve">Latitude of the place </w:t>
      </w:r>
      <w:r>
        <w:t xml:space="preserve">[rad]. Positive value when </w:t>
      </w:r>
      <w:r w:rsidR="00450D39">
        <w:t xml:space="preserve">located </w:t>
      </w:r>
      <w:r>
        <w:t>in the northern part of the earth</w:t>
      </w:r>
      <w:r w:rsidR="00450D39">
        <w:t xml:space="preserve"> and a</w:t>
      </w:r>
      <w:r>
        <w:t xml:space="preserve"> negative value</w:t>
      </w:r>
      <w:r w:rsidR="00450D39" w:rsidRPr="00450D39">
        <w:t xml:space="preserve"> </w:t>
      </w:r>
      <w:r w:rsidR="00450D39">
        <w:t>otherwise</w:t>
      </w:r>
      <w:r>
        <w:t>.</w:t>
      </w:r>
    </w:p>
    <w:p w14:paraId="105046DC" w14:textId="63B7D05E" w:rsidR="00DB1505" w:rsidRDefault="00DB1505" w:rsidP="00DB1505">
      <w:pPr>
        <w:pStyle w:val="ListParagraph"/>
        <w:numPr>
          <w:ilvl w:val="0"/>
          <w:numId w:val="15"/>
        </w:numPr>
      </w:pPr>
      <w:r w:rsidRPr="00793F4B">
        <w:t xml:space="preserve">Time </w:t>
      </w:r>
      <w:r w:rsidR="00450D39">
        <w:t xml:space="preserve">till </w:t>
      </w:r>
      <w:r w:rsidRPr="00793F4B">
        <w:t xml:space="preserve">when January </w:t>
      </w:r>
      <w:r w:rsidR="00450D39">
        <w:t>begins</w:t>
      </w:r>
      <w:r>
        <w:t>. For example, if the experiment starts on July 1, the value is 182.5 days.</w:t>
      </w:r>
    </w:p>
    <w:p w14:paraId="72BB254F" w14:textId="77777777" w:rsidR="00DB1505" w:rsidRDefault="00DB1505" w:rsidP="00DB1505">
      <w:pPr>
        <w:pStyle w:val="ListParagraph"/>
        <w:numPr>
          <w:ilvl w:val="0"/>
          <w:numId w:val="15"/>
        </w:numPr>
      </w:pPr>
      <w:r w:rsidRPr="00FC2059">
        <w:rPr>
          <w:noProof/>
        </w:rPr>
        <w:t>Time</w:t>
      </w:r>
      <w:r>
        <w:t xml:space="preserve"> corresponding to n</w:t>
      </w:r>
      <w:r w:rsidRPr="00793F4B">
        <w:t>oon</w:t>
      </w:r>
      <w:r>
        <w:t xml:space="preserve"> during the daylight period</w:t>
      </w:r>
    </w:p>
    <w:p w14:paraId="10933B2B" w14:textId="1DC1974B" w:rsidR="00DB1505" w:rsidRDefault="00DB1505" w:rsidP="00DB1505">
      <w:pPr>
        <w:pStyle w:val="ListParagraph"/>
        <w:numPr>
          <w:ilvl w:val="0"/>
          <w:numId w:val="15"/>
        </w:numPr>
      </w:pPr>
      <w:r w:rsidRPr="00793F4B">
        <w:t>Time when autumn is starting</w:t>
      </w:r>
      <w:r>
        <w:t xml:space="preserve"> </w:t>
      </w:r>
      <w:r w:rsidRPr="006B48C2">
        <w:rPr>
          <w:rFonts w:ascii="Times" w:hAnsi="Times"/>
        </w:rPr>
        <w:t>(e.g., September 21 in the northern hemisphere</w:t>
      </w:r>
      <w:r w:rsidR="00450D39">
        <w:rPr>
          <w:rFonts w:ascii="Times" w:hAnsi="Times"/>
        </w:rPr>
        <w:t>;</w:t>
      </w:r>
      <w:r w:rsidR="00450D39" w:rsidRPr="006B48C2">
        <w:rPr>
          <w:rFonts w:ascii="Times" w:hAnsi="Times"/>
        </w:rPr>
        <w:t xml:space="preserve"> </w:t>
      </w:r>
      <w:r w:rsidRPr="006B48C2">
        <w:rPr>
          <w:rFonts w:ascii="Times" w:hAnsi="Times"/>
        </w:rPr>
        <w:t>March 21 in the southern hemisphere)</w:t>
      </w:r>
    </w:p>
    <w:p w14:paraId="7B5190A6" w14:textId="77777777" w:rsidR="00DB1505" w:rsidRDefault="00DB1505" w:rsidP="00DB1505">
      <w:pPr>
        <w:pStyle w:val="ListParagraph"/>
        <w:numPr>
          <w:ilvl w:val="0"/>
          <w:numId w:val="15"/>
        </w:numPr>
      </w:pPr>
      <w:r w:rsidRPr="00793F4B">
        <w:t>Cloud index (0=completely clouded sky, 1=clear sky)</w:t>
      </w:r>
    </w:p>
    <w:p w14:paraId="03271AB5" w14:textId="77777777" w:rsidR="00DB1505" w:rsidRDefault="00DB1505" w:rsidP="00DB1505">
      <w:pPr>
        <w:pStyle w:val="ListParagraph"/>
        <w:numPr>
          <w:ilvl w:val="0"/>
          <w:numId w:val="15"/>
        </w:numPr>
      </w:pPr>
      <w:r w:rsidRPr="00FC2059">
        <w:rPr>
          <w:noProof/>
        </w:rPr>
        <w:t>Albedo</w:t>
      </w:r>
      <w:r w:rsidRPr="00793F4B">
        <w:t xml:space="preserve"> </w:t>
      </w:r>
      <w:r>
        <w:t xml:space="preserve">of </w:t>
      </w:r>
      <w:r w:rsidRPr="00793F4B">
        <w:t>dry soil</w:t>
      </w:r>
    </w:p>
    <w:p w14:paraId="0E384289" w14:textId="77777777" w:rsidR="00DB1505" w:rsidRDefault="00DB1505" w:rsidP="00DB1505">
      <w:pPr>
        <w:pStyle w:val="ListParagraph"/>
        <w:numPr>
          <w:ilvl w:val="0"/>
          <w:numId w:val="15"/>
        </w:numPr>
      </w:pPr>
      <w:r w:rsidRPr="00FC2059">
        <w:rPr>
          <w:noProof/>
        </w:rPr>
        <w:t>Albedo</w:t>
      </w:r>
      <w:r w:rsidRPr="00793F4B">
        <w:t xml:space="preserve"> </w:t>
      </w:r>
      <w:r>
        <w:t>of wet</w:t>
      </w:r>
      <w:r w:rsidRPr="00793F4B">
        <w:t xml:space="preserve"> soil</w:t>
      </w:r>
    </w:p>
    <w:p w14:paraId="1F5D3EC4" w14:textId="748D7783" w:rsidR="00DB1505" w:rsidRPr="00ED3698" w:rsidRDefault="00450D39" w:rsidP="00DB1505">
      <w:pPr>
        <w:pStyle w:val="Heading4"/>
      </w:pPr>
      <w:bookmarkStart w:id="257" w:name="_Toc13055998"/>
      <w:r>
        <w:t>‘</w:t>
      </w:r>
      <w:r w:rsidR="00DB1505" w:rsidRPr="00B37FF2">
        <w:t>rain parameters</w:t>
      </w:r>
      <w:r>
        <w:t>’</w:t>
      </w:r>
      <w:bookmarkEnd w:id="257"/>
    </w:p>
    <w:p w14:paraId="573DAA23" w14:textId="60B99DEF" w:rsidR="00DB1505" w:rsidRDefault="00DB1505" w:rsidP="00DB1505">
      <w:pPr>
        <w:rPr>
          <w:rFonts w:ascii="Times" w:hAnsi="Times"/>
        </w:rPr>
      </w:pPr>
      <w:r>
        <w:t>The keyword</w:t>
      </w:r>
      <w:r w:rsidRPr="00ED3698">
        <w:t xml:space="preserve"> </w:t>
      </w:r>
      <w:r w:rsidR="00450D39">
        <w:rPr>
          <w:rFonts w:ascii="Courier New" w:hAnsi="Courier New" w:cs="Courier New"/>
          <w:sz w:val="20"/>
        </w:rPr>
        <w:t>‘</w:t>
      </w:r>
      <w:r w:rsidRPr="00B37FF2">
        <w:rPr>
          <w:rFonts w:ascii="Courier New" w:hAnsi="Courier New" w:cs="Courier New"/>
          <w:sz w:val="20"/>
        </w:rPr>
        <w:t>rain parameters</w:t>
      </w:r>
      <w:r w:rsidR="00450D39">
        <w:rPr>
          <w:rFonts w:ascii="Courier New" w:hAnsi="Courier New" w:cs="Courier New"/>
          <w:sz w:val="20"/>
        </w:rPr>
        <w:t xml:space="preserve">’ </w:t>
      </w:r>
      <w:r>
        <w:t xml:space="preserve">leads to </w:t>
      </w:r>
      <w:r w:rsidRPr="00FC2059">
        <w:rPr>
          <w:noProof/>
        </w:rPr>
        <w:t>specification</w:t>
      </w:r>
      <w:r>
        <w:t xml:space="preserve"> of the l</w:t>
      </w:r>
      <w:r w:rsidRPr="00B37FF2">
        <w:t xml:space="preserve">eakage coefficient </w:t>
      </w:r>
      <w:r>
        <w:t>(</w:t>
      </w:r>
      <m:oMath>
        <m:sSub>
          <m:sSubPr>
            <m:ctrlPr>
              <w:rPr>
                <w:rFonts w:ascii="Cambria Math" w:hAnsi="Cambria Math"/>
                <w:i/>
              </w:rPr>
            </m:ctrlPr>
          </m:sSubPr>
          <m:e>
            <m:r>
              <w:rPr>
                <w:rFonts w:ascii="Cambria Math" w:hAnsi="Cambria Math"/>
              </w:rPr>
              <m:t>γ</m:t>
            </m:r>
          </m:e>
          <m:sub>
            <m:r>
              <w:rPr>
                <w:rFonts w:ascii="Cambria Math" w:hAnsi="Cambria Math"/>
              </w:rPr>
              <m:t>l</m:t>
            </m:r>
          </m:sub>
        </m:sSub>
      </m:oMath>
      <w:r>
        <w:t xml:space="preserve">) </w:t>
      </w:r>
      <w:r w:rsidRPr="00B37FF2">
        <w:t>for runoff term</w:t>
      </w:r>
      <w:r>
        <w:t xml:space="preserve"> (</w:t>
      </w:r>
      <m:oMath>
        <m:sSub>
          <m:sSubPr>
            <m:ctrlPr>
              <w:rPr>
                <w:rFonts w:ascii="Cambria Math" w:hAnsi="Cambria Math"/>
                <w:i/>
              </w:rPr>
            </m:ctrlPr>
          </m:sSubPr>
          <m:e>
            <m:r>
              <w:rPr>
                <w:rFonts w:ascii="Cambria Math" w:hAnsi="Cambria Math"/>
              </w:rPr>
              <m:t>J</m:t>
            </m:r>
          </m:e>
          <m:sub>
            <m:r>
              <w:rPr>
                <w:rFonts w:ascii="Cambria Math" w:hAnsi="Cambria Math"/>
              </w:rPr>
              <m:t>sr</m:t>
            </m:r>
          </m:sub>
        </m:sSub>
      </m:oMath>
      <w:r>
        <w:t xml:space="preserve">). </w:t>
      </w:r>
      <w:r w:rsidRPr="006B48C2">
        <w:rPr>
          <w:rFonts w:ascii="Times" w:hAnsi="Times"/>
        </w:rPr>
        <w:t>The surface runoff is considered in the water balance equations as a part of the ‘source/sink’ term ‘</w:t>
      </w:r>
      <w:r w:rsidR="00D52C88" w:rsidRPr="006B48C2">
        <w:rPr>
          <w:rFonts w:ascii="Times" w:hAnsi="Times"/>
          <w:noProof/>
          <w:position w:val="-12"/>
        </w:rPr>
        <w:object w:dxaOrig="280" w:dyaOrig="340" w14:anchorId="7D1ECA3A">
          <v:shape id="_x0000_i1093" type="#_x0000_t75" alt="" style="width:13.35pt;height:17.35pt;mso-width-percent:0;mso-height-percent:0;mso-width-percent:0;mso-height-percent:0" o:ole="">
            <v:imagedata r:id="rId48" o:title=""/>
          </v:shape>
          <o:OLEObject Type="Embed" ProgID="Equation.3" ShapeID="_x0000_i1093" DrawAspect="Content" ObjectID="_1776598743" r:id="rId49"/>
        </w:object>
      </w:r>
      <w:r w:rsidRPr="006B48C2">
        <w:rPr>
          <w:rFonts w:ascii="Times" w:hAnsi="Times"/>
        </w:rPr>
        <w:t>’.</w:t>
      </w:r>
    </w:p>
    <w:tbl>
      <w:tblPr>
        <w:tblW w:w="0" w:type="auto"/>
        <w:tblLook w:val="04A0" w:firstRow="1" w:lastRow="0" w:firstColumn="1" w:lastColumn="0" w:noHBand="0" w:noVBand="1"/>
      </w:tblPr>
      <w:tblGrid>
        <w:gridCol w:w="6255"/>
        <w:gridCol w:w="2385"/>
      </w:tblGrid>
      <w:tr w:rsidR="00DB1505" w:rsidRPr="002D66AE" w14:paraId="29882665" w14:textId="77777777" w:rsidTr="007239FB">
        <w:tc>
          <w:tcPr>
            <w:tcW w:w="6419" w:type="dxa"/>
            <w:vAlign w:val="center"/>
          </w:tcPr>
          <w:p w14:paraId="73B4DEBF" w14:textId="77777777" w:rsidR="00DB1505" w:rsidRPr="00927C31" w:rsidRDefault="00000000" w:rsidP="007239FB">
            <w:pPr>
              <w:pStyle w:val="Simpleline"/>
              <w:rPr>
                <w:sz w:val="24"/>
                <w:szCs w:val="24"/>
              </w:rPr>
            </w:pPr>
            <m:oMathPara>
              <m:oMathParaPr>
                <m:jc m:val="left"/>
              </m:oMathParaPr>
              <m:oMath>
                <m:sSub>
                  <m:sSubPr>
                    <m:ctrlPr>
                      <w:rPr>
                        <w:rFonts w:ascii="Cambria Math" w:hAnsi="Cambria Math"/>
                        <w:i/>
                        <w:sz w:val="24"/>
                        <w:szCs w:val="24"/>
                      </w:rPr>
                    </m:ctrlPr>
                  </m:sSubPr>
                  <m:e>
                    <m:r>
                      <w:rPr>
                        <w:rFonts w:ascii="Cambria Math" w:hAnsi="Cambria Math" w:hint="eastAsia"/>
                        <w:sz w:val="24"/>
                        <w:szCs w:val="24"/>
                      </w:rPr>
                      <m:t>J</m:t>
                    </m:r>
                  </m:e>
                  <m:sub>
                    <m:r>
                      <w:rPr>
                        <w:rFonts w:ascii="Cambria Math" w:hAnsi="Cambria Math" w:hint="eastAsia"/>
                        <w:sz w:val="24"/>
                        <w:szCs w:val="24"/>
                      </w:rPr>
                      <m:t>sr</m:t>
                    </m:r>
                  </m:sub>
                </m:sSub>
                <m:r>
                  <w:rPr>
                    <w:rFonts w:ascii="Cambria Math" w:hAnsi="Cambria Math" w:hint="eastAsia"/>
                    <w:sz w:val="24"/>
                    <w:szCs w:val="24"/>
                  </w:rPr>
                  <m:t xml:space="preserve">= </m:t>
                </m:r>
                <m:sSub>
                  <m:sSubPr>
                    <m:ctrlPr>
                      <w:rPr>
                        <w:rFonts w:ascii="Cambria Math" w:hAnsi="Cambria Math"/>
                        <w:i/>
                        <w:sz w:val="24"/>
                        <w:szCs w:val="24"/>
                      </w:rPr>
                    </m:ctrlPr>
                  </m:sSubPr>
                  <m:e>
                    <m:r>
                      <w:rPr>
                        <w:rFonts w:ascii="Cambria Math" w:hAnsi="Cambria Math" w:hint="eastAsia"/>
                        <w:sz w:val="24"/>
                        <w:szCs w:val="24"/>
                      </w:rPr>
                      <m:t>γ</m:t>
                    </m:r>
                  </m:e>
                  <m:sub>
                    <m:r>
                      <w:rPr>
                        <w:rFonts w:ascii="Cambria Math" w:hAnsi="Cambria Math" w:hint="eastAsia"/>
                        <w:sz w:val="24"/>
                        <w:szCs w:val="24"/>
                      </w:rPr>
                      <m:t>l</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hint="eastAsia"/>
                            <w:sz w:val="24"/>
                            <w:szCs w:val="24"/>
                          </w:rPr>
                          <m:t>P</m:t>
                        </m:r>
                      </m:e>
                      <m:sub>
                        <m:r>
                          <w:rPr>
                            <w:rFonts w:ascii="Cambria Math" w:hAnsi="Cambria Math" w:hint="eastAsia"/>
                            <w:sz w:val="24"/>
                            <w:szCs w:val="24"/>
                          </w:rPr>
                          <m:t>l</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hint="eastAsia"/>
                            <w:sz w:val="24"/>
                            <w:szCs w:val="24"/>
                          </w:rPr>
                          <m:t>P</m:t>
                        </m:r>
                      </m:e>
                      <m:sub>
                        <m:r>
                          <w:rPr>
                            <w:rFonts w:ascii="Cambria Math" w:hAnsi="Cambria Math" w:hint="eastAsia"/>
                            <w:sz w:val="24"/>
                            <w:szCs w:val="24"/>
                          </w:rPr>
                          <m:t>atm</m:t>
                        </m:r>
                      </m:sub>
                    </m:sSub>
                  </m:e>
                </m:d>
                <m:r>
                  <w:rPr>
                    <w:rFonts w:ascii="Cambria Math" w:hAnsi="Cambria Math" w:hint="eastAsia"/>
                    <w:sz w:val="24"/>
                    <w:szCs w:val="24"/>
                  </w:rPr>
                  <m:t xml:space="preserve">; </m:t>
                </m:r>
                <m:sSub>
                  <m:sSubPr>
                    <m:ctrlPr>
                      <w:rPr>
                        <w:rFonts w:ascii="Cambria Math" w:hAnsi="Cambria Math"/>
                        <w:i/>
                        <w:sz w:val="24"/>
                        <w:szCs w:val="24"/>
                      </w:rPr>
                    </m:ctrlPr>
                  </m:sSubPr>
                  <m:e>
                    <m:r>
                      <w:rPr>
                        <w:rFonts w:ascii="Cambria Math" w:hAnsi="Cambria Math" w:hint="eastAsia"/>
                        <w:sz w:val="24"/>
                        <w:szCs w:val="24"/>
                      </w:rPr>
                      <m:t xml:space="preserve">         P</m:t>
                    </m:r>
                  </m:e>
                  <m:sub>
                    <m:r>
                      <w:rPr>
                        <w:rFonts w:ascii="Cambria Math" w:hAnsi="Cambria Math" w:hint="eastAsia"/>
                        <w:sz w:val="24"/>
                        <w:szCs w:val="24"/>
                      </w:rPr>
                      <m:t>l</m:t>
                    </m:r>
                  </m:sub>
                </m:sSub>
                <m:r>
                  <w:rPr>
                    <w:rFonts w:ascii="Cambria Math" w:hAnsi="Cambria Math" w:hint="eastAsia"/>
                    <w:sz w:val="24"/>
                    <w:szCs w:val="24"/>
                  </w:rPr>
                  <m:t>&gt;</m:t>
                </m:r>
                <m:sSub>
                  <m:sSubPr>
                    <m:ctrlPr>
                      <w:rPr>
                        <w:rFonts w:ascii="Cambria Math" w:hAnsi="Cambria Math"/>
                        <w:i/>
                        <w:sz w:val="24"/>
                        <w:szCs w:val="24"/>
                      </w:rPr>
                    </m:ctrlPr>
                  </m:sSubPr>
                  <m:e>
                    <m:r>
                      <w:rPr>
                        <w:rFonts w:ascii="Cambria Math" w:hAnsi="Cambria Math" w:hint="eastAsia"/>
                        <w:sz w:val="24"/>
                        <w:szCs w:val="24"/>
                      </w:rPr>
                      <m:t>P</m:t>
                    </m:r>
                  </m:e>
                  <m:sub>
                    <m:r>
                      <w:rPr>
                        <w:rFonts w:ascii="Cambria Math" w:hAnsi="Cambria Math" w:hint="eastAsia"/>
                        <w:sz w:val="24"/>
                        <w:szCs w:val="24"/>
                      </w:rPr>
                      <m:t>atm</m:t>
                    </m:r>
                  </m:sub>
                </m:sSub>
              </m:oMath>
            </m:oMathPara>
          </w:p>
        </w:tc>
        <w:tc>
          <w:tcPr>
            <w:tcW w:w="2437" w:type="dxa"/>
            <w:vAlign w:val="center"/>
          </w:tcPr>
          <w:p w14:paraId="7CD24403" w14:textId="77777777" w:rsidR="00DB1505" w:rsidRPr="002D66AE" w:rsidRDefault="00DB1505" w:rsidP="007239FB">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36</w:t>
            </w:r>
            <w:r w:rsidRPr="002D66AE">
              <w:rPr>
                <w:rFonts w:cs="Arial"/>
              </w:rPr>
              <w:fldChar w:fldCharType="end"/>
            </w:r>
          </w:p>
        </w:tc>
      </w:tr>
    </w:tbl>
    <w:p w14:paraId="6735BB8B" w14:textId="57A059C9" w:rsidR="00DB1505" w:rsidRDefault="00DB1505" w:rsidP="00DB1505">
      <w:r w:rsidRPr="006B48C2">
        <w:rPr>
          <w:rFonts w:ascii="Times" w:hAnsi="Times"/>
        </w:rPr>
        <w:t>To read rainfall events f</w:t>
      </w:r>
      <w:r>
        <w:rPr>
          <w:rFonts w:ascii="Times" w:hAnsi="Times"/>
        </w:rPr>
        <w:t>rom</w:t>
      </w:r>
      <w:r w:rsidRPr="006B48C2">
        <w:rPr>
          <w:rFonts w:ascii="Times" w:hAnsi="Times"/>
        </w:rPr>
        <w:t xml:space="preserve"> </w:t>
      </w:r>
      <w:r>
        <w:rPr>
          <w:rFonts w:ascii="Times" w:hAnsi="Times"/>
        </w:rPr>
        <w:t>the</w:t>
      </w:r>
      <w:r w:rsidR="00ED75DA">
        <w:rPr>
          <w:rFonts w:ascii="Times" w:hAnsi="Times"/>
        </w:rPr>
        <w:t xml:space="preserve"> prefix.</w:t>
      </w:r>
      <w:r>
        <w:rPr>
          <w:rFonts w:ascii="Times" w:hAnsi="Times"/>
        </w:rPr>
        <w:t>atm</w:t>
      </w:r>
      <w:r w:rsidRPr="006B48C2">
        <w:rPr>
          <w:rFonts w:ascii="Times" w:hAnsi="Times"/>
        </w:rPr>
        <w:t xml:space="preserve"> file, the</w:t>
      </w:r>
      <w:r>
        <w:rPr>
          <w:rFonts w:ascii="Times" w:hAnsi="Times"/>
        </w:rPr>
        <w:t xml:space="preserve"> logical parameter followed by the keyword </w:t>
      </w:r>
      <w:r w:rsidR="00DA0477" w:rsidRPr="0075340C">
        <w:rPr>
          <w:rFonts w:ascii="Courier New" w:hAnsi="Courier New" w:cs="Courier New"/>
          <w:sz w:val="20"/>
        </w:rPr>
        <w:t>‘</w:t>
      </w:r>
      <w:r w:rsidRPr="00B37FF2">
        <w:rPr>
          <w:rFonts w:ascii="Courier New" w:hAnsi="Courier New" w:cs="Courier New"/>
          <w:sz w:val="20"/>
        </w:rPr>
        <w:t>rain parameters</w:t>
      </w:r>
      <w:r w:rsidR="00DA0477">
        <w:rPr>
          <w:rFonts w:ascii="Courier New" w:hAnsi="Courier New" w:cs="Courier New"/>
          <w:sz w:val="20"/>
        </w:rPr>
        <w:t>’</w:t>
      </w:r>
      <w:r w:rsidRPr="006B48C2">
        <w:rPr>
          <w:rFonts w:ascii="Times" w:hAnsi="Times"/>
        </w:rPr>
        <w:t xml:space="preserve"> is set to ‘</w:t>
      </w:r>
      <w:r>
        <w:rPr>
          <w:rFonts w:ascii="Times" w:hAnsi="Times"/>
        </w:rPr>
        <w:t>.</w:t>
      </w:r>
      <w:r w:rsidRPr="006B48C2">
        <w:rPr>
          <w:rFonts w:ascii="Times" w:hAnsi="Times"/>
        </w:rPr>
        <w:t>true.’</w:t>
      </w:r>
      <w:r>
        <w:rPr>
          <w:rFonts w:ascii="Times" w:hAnsi="Times"/>
        </w:rPr>
        <w:t xml:space="preserve"> If it is set to .false., the leakage coefficient for rain runoff term should be provided in the next line.</w:t>
      </w:r>
    </w:p>
    <w:p w14:paraId="1368AEF2" w14:textId="6FD8C6BB" w:rsidR="00DB1505" w:rsidRPr="00ED3698" w:rsidRDefault="00DA0477" w:rsidP="00DB1505">
      <w:pPr>
        <w:pStyle w:val="Heading4"/>
      </w:pPr>
      <w:bookmarkStart w:id="258" w:name="_Toc13055999"/>
      <w:r>
        <w:t>‘</w:t>
      </w:r>
      <w:r w:rsidR="00DB1505" w:rsidRPr="0092799E">
        <w:t>evaporation parameters</w:t>
      </w:r>
      <w:r>
        <w:t>’</w:t>
      </w:r>
      <w:bookmarkEnd w:id="258"/>
    </w:p>
    <w:p w14:paraId="320C3F86" w14:textId="768AFB23" w:rsidR="00DB1505" w:rsidRDefault="00DB1505" w:rsidP="00DB1505">
      <w:pPr>
        <w:rPr>
          <w:rFonts w:ascii="Times" w:hAnsi="Times"/>
        </w:rPr>
      </w:pPr>
      <w:r>
        <w:t>The keyword</w:t>
      </w:r>
      <w:r w:rsidRPr="00ED3698">
        <w:t xml:space="preserve"> </w:t>
      </w:r>
      <w:r w:rsidR="00DA0477">
        <w:rPr>
          <w:rFonts w:ascii="Courier New" w:hAnsi="Courier New" w:cs="Courier New"/>
          <w:sz w:val="20"/>
        </w:rPr>
        <w:t>‘</w:t>
      </w:r>
      <w:r w:rsidRPr="0092799E">
        <w:rPr>
          <w:rFonts w:ascii="Courier New" w:hAnsi="Courier New" w:cs="Courier New"/>
          <w:sz w:val="20"/>
        </w:rPr>
        <w:t>evaporation parameters</w:t>
      </w:r>
      <w:r w:rsidR="00DA0477">
        <w:rPr>
          <w:rFonts w:ascii="Courier New" w:hAnsi="Courier New" w:cs="Courier New"/>
          <w:sz w:val="20"/>
        </w:rPr>
        <w:t>’</w:t>
      </w:r>
      <w:r>
        <w:rPr>
          <w:rFonts w:ascii="Courier New" w:hAnsi="Courier New" w:cs="Courier New"/>
          <w:sz w:val="20"/>
        </w:rPr>
        <w:t xml:space="preserve"> </w:t>
      </w:r>
      <w:r>
        <w:t xml:space="preserve">leads to </w:t>
      </w:r>
      <w:r w:rsidRPr="00FC2059">
        <w:rPr>
          <w:noProof/>
        </w:rPr>
        <w:t>specification</w:t>
      </w:r>
      <w:r>
        <w:t xml:space="preserve"> of the parameters needed for the evaporation flux calculation. In the next two lines, two logical parameters specify the options for the parameter input. If the first is set to ‘.false.’, the evaporation rate [kg m</w:t>
      </w:r>
      <w:r w:rsidRPr="00927C31">
        <w:rPr>
          <w:vertAlign w:val="superscript"/>
        </w:rPr>
        <w:t>-2</w:t>
      </w:r>
      <w:r>
        <w:t xml:space="preserve"> s</w:t>
      </w:r>
      <w:r w:rsidRPr="00927C31">
        <w:rPr>
          <w:vertAlign w:val="superscript"/>
        </w:rPr>
        <w:t>-1</w:t>
      </w:r>
      <w:r>
        <w:t>] is to be read from the file</w:t>
      </w:r>
      <w:r w:rsidR="00ED75DA">
        <w:t xml:space="preserve"> prefix.</w:t>
      </w:r>
      <w:r>
        <w:t xml:space="preserve">atm (see </w:t>
      </w:r>
      <w:r w:rsidR="00DA0477">
        <w:t xml:space="preserve">Section </w:t>
      </w:r>
      <w:r>
        <w:fldChar w:fldCharType="begin"/>
      </w:r>
      <w:r>
        <w:instrText xml:space="preserve"> REF _Ref394066505 \r \h </w:instrText>
      </w:r>
      <w:r>
        <w:fldChar w:fldCharType="separate"/>
      </w:r>
      <w:r w:rsidR="00D41448">
        <w:t>3.9.5</w:t>
      </w:r>
      <w:r>
        <w:fldChar w:fldCharType="end"/>
      </w:r>
      <w:r>
        <w:t xml:space="preserve">). If the first is set to ‘.true.’, the evaporation rate is to be calculated and the related six parameters and/or the wind parameters should be provided in this block. </w:t>
      </w:r>
      <w:r>
        <w:rPr>
          <w:rFonts w:ascii="Times" w:hAnsi="Times"/>
        </w:rPr>
        <w:t>The six parameters are:</w:t>
      </w:r>
    </w:p>
    <w:p w14:paraId="1AEDC7B5" w14:textId="77777777" w:rsidR="00DB1505" w:rsidRDefault="00DB1505" w:rsidP="00DB1505">
      <w:pPr>
        <w:pStyle w:val="ListParagraph"/>
        <w:numPr>
          <w:ilvl w:val="0"/>
          <w:numId w:val="15"/>
        </w:numPr>
      </w:pPr>
      <w:r>
        <w:t>Imposed evaporation rate</w:t>
      </w:r>
      <w:r w:rsidRPr="008542FE">
        <w:t xml:space="preserve"> [</w:t>
      </w:r>
      <w:r>
        <w:t>kg m</w:t>
      </w:r>
      <w:r w:rsidRPr="00847F02">
        <w:rPr>
          <w:vertAlign w:val="superscript"/>
        </w:rPr>
        <w:t>-2</w:t>
      </w:r>
      <w:r>
        <w:t xml:space="preserve"> s</w:t>
      </w:r>
      <w:r w:rsidRPr="00847F02">
        <w:rPr>
          <w:vertAlign w:val="superscript"/>
        </w:rPr>
        <w:t>-1</w:t>
      </w:r>
      <w:r w:rsidRPr="008542FE">
        <w:t>]</w:t>
      </w:r>
      <w:r>
        <w:t>;</w:t>
      </w:r>
    </w:p>
    <w:p w14:paraId="2F131DEE" w14:textId="77777777" w:rsidR="00DB1505" w:rsidRDefault="00DB1505" w:rsidP="00DB1505">
      <w:pPr>
        <w:pStyle w:val="ListParagraph"/>
        <w:numPr>
          <w:ilvl w:val="0"/>
          <w:numId w:val="15"/>
        </w:numPr>
      </w:pPr>
      <w:r w:rsidRPr="00FC2059">
        <w:rPr>
          <w:noProof/>
        </w:rPr>
        <w:t>Factor</w:t>
      </w:r>
      <w:r w:rsidRPr="00455C99">
        <w:t xml:space="preserve"> to multiply evaporation</w:t>
      </w:r>
      <w:r>
        <w:t xml:space="preserve"> term [-];</w:t>
      </w:r>
    </w:p>
    <w:p w14:paraId="0B700FA0" w14:textId="77777777" w:rsidR="00DB1505" w:rsidRDefault="00DB1505" w:rsidP="00DB1505">
      <w:pPr>
        <w:pStyle w:val="ListParagraph"/>
        <w:numPr>
          <w:ilvl w:val="0"/>
          <w:numId w:val="15"/>
        </w:numPr>
      </w:pPr>
      <w:r w:rsidRPr="00E67918">
        <w:t>Roughness length [m]</w:t>
      </w:r>
    </w:p>
    <w:p w14:paraId="651430A2" w14:textId="77777777" w:rsidR="00DB1505" w:rsidRDefault="00DB1505" w:rsidP="00DB1505">
      <w:pPr>
        <w:pStyle w:val="ListParagraph"/>
        <w:numPr>
          <w:ilvl w:val="0"/>
          <w:numId w:val="15"/>
        </w:numPr>
      </w:pPr>
      <w:r w:rsidRPr="00E67918">
        <w:t>Screen height where parameters were measured [m]</w:t>
      </w:r>
    </w:p>
    <w:p w14:paraId="529AA9F1" w14:textId="77777777" w:rsidR="00DB1505" w:rsidRDefault="00DB1505" w:rsidP="00DB1505">
      <w:pPr>
        <w:pStyle w:val="ListParagraph"/>
        <w:numPr>
          <w:ilvl w:val="0"/>
          <w:numId w:val="15"/>
        </w:numPr>
      </w:pPr>
      <w:r w:rsidRPr="00E67918">
        <w:t>Stability factor</w:t>
      </w:r>
      <w:r>
        <w:t xml:space="preserve"> [-]</w:t>
      </w:r>
    </w:p>
    <w:p w14:paraId="12765C65" w14:textId="77777777" w:rsidR="00DB1505" w:rsidRDefault="00DB1505" w:rsidP="00DB1505">
      <w:pPr>
        <w:pStyle w:val="ListParagraph"/>
        <w:numPr>
          <w:ilvl w:val="0"/>
          <w:numId w:val="15"/>
        </w:numPr>
      </w:pPr>
      <w:r w:rsidRPr="00FC2059">
        <w:rPr>
          <w:noProof/>
        </w:rPr>
        <w:t>Density</w:t>
      </w:r>
      <w:r w:rsidRPr="00E67918">
        <w:t xml:space="preserve"> of air in the atmosphere</w:t>
      </w:r>
      <w:r>
        <w:t xml:space="preserve"> [kg m</w:t>
      </w:r>
      <w:r w:rsidRPr="00847F02">
        <w:rPr>
          <w:vertAlign w:val="superscript"/>
        </w:rPr>
        <w:t>-</w:t>
      </w:r>
      <w:r>
        <w:rPr>
          <w:vertAlign w:val="superscript"/>
        </w:rPr>
        <w:t>3</w:t>
      </w:r>
      <w:r w:rsidRPr="008542FE">
        <w:t>]</w:t>
      </w:r>
      <w:r>
        <w:t>;</w:t>
      </w:r>
    </w:p>
    <w:p w14:paraId="61C33A00" w14:textId="5BCF04CE" w:rsidR="00DB1505" w:rsidRDefault="00DB1505" w:rsidP="00DB1505">
      <w:pPr>
        <w:rPr>
          <w:rFonts w:ascii="Times" w:hAnsi="Times"/>
        </w:rPr>
      </w:pPr>
      <w:r>
        <w:t xml:space="preserve">The next terms deal with the input of </w:t>
      </w:r>
      <w:r w:rsidR="00DA0477">
        <w:t xml:space="preserve">wind-related </w:t>
      </w:r>
      <w:r>
        <w:t xml:space="preserve">parameters starting with a logical parameter, which defines </w:t>
      </w:r>
      <w:r w:rsidR="00DA0477">
        <w:t xml:space="preserve">options </w:t>
      </w:r>
      <w:r>
        <w:t>for the wind parameter input. If it is set to ‘.true.’, the wind speed(s) in [m s</w:t>
      </w:r>
      <w:r w:rsidRPr="00847F02">
        <w:rPr>
          <w:vertAlign w:val="superscript"/>
        </w:rPr>
        <w:t>-1</w:t>
      </w:r>
      <w:r>
        <w:t>] will be read from the file</w:t>
      </w:r>
      <w:r w:rsidR="00ED75DA">
        <w:t xml:space="preserve"> prefix.</w:t>
      </w:r>
      <w:r>
        <w:t xml:space="preserve">atm (see </w:t>
      </w:r>
      <w:r w:rsidR="003F4C3E">
        <w:t xml:space="preserve">Section </w:t>
      </w:r>
      <w:r>
        <w:fldChar w:fldCharType="begin"/>
      </w:r>
      <w:r>
        <w:instrText xml:space="preserve"> REF _Ref394066505 \r \h </w:instrText>
      </w:r>
      <w:r>
        <w:fldChar w:fldCharType="separate"/>
      </w:r>
      <w:r w:rsidR="00D41448">
        <w:t>3.9.5</w:t>
      </w:r>
      <w:r>
        <w:fldChar w:fldCharType="end"/>
      </w:r>
      <w:r>
        <w:t xml:space="preserve">). Otherwise, </w:t>
      </w:r>
      <w:r>
        <w:rPr>
          <w:rFonts w:ascii="Times" w:hAnsi="Times"/>
        </w:rPr>
        <w:t>a</w:t>
      </w:r>
      <w:r w:rsidRPr="006B48C2">
        <w:rPr>
          <w:rFonts w:ascii="Times" w:hAnsi="Times"/>
        </w:rPr>
        <w:t xml:space="preserve"> sinusoidal function may be applied for wind</w:t>
      </w:r>
      <w:r>
        <w:rPr>
          <w:rFonts w:ascii="Times" w:hAnsi="Times"/>
        </w:rPr>
        <w:t xml:space="preserve"> </w:t>
      </w:r>
      <w:r w:rsidRPr="006B48C2">
        <w:rPr>
          <w:rFonts w:ascii="Times" w:hAnsi="Times"/>
        </w:rPr>
        <w:t>speed, although this may not be representative of natural wind speed variations.</w:t>
      </w:r>
      <w:r>
        <w:rPr>
          <w:rFonts w:ascii="Times" w:hAnsi="Times"/>
        </w:rPr>
        <w:t xml:space="preserve"> </w:t>
      </w:r>
    </w:p>
    <w:tbl>
      <w:tblPr>
        <w:tblW w:w="0" w:type="auto"/>
        <w:tblLook w:val="04A0" w:firstRow="1" w:lastRow="0" w:firstColumn="1" w:lastColumn="0" w:noHBand="0" w:noVBand="1"/>
      </w:tblPr>
      <w:tblGrid>
        <w:gridCol w:w="6603"/>
        <w:gridCol w:w="2037"/>
      </w:tblGrid>
      <w:tr w:rsidR="00DB1505" w:rsidRPr="002D66AE" w14:paraId="70A1F856" w14:textId="77777777" w:rsidTr="007239FB">
        <w:tc>
          <w:tcPr>
            <w:tcW w:w="6771" w:type="dxa"/>
            <w:vAlign w:val="center"/>
          </w:tcPr>
          <w:p w14:paraId="1994EB64" w14:textId="77777777" w:rsidR="00DB1505" w:rsidRPr="00847F02" w:rsidRDefault="00000000" w:rsidP="007239FB">
            <w:pPr>
              <w:pStyle w:val="Simpleline"/>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a</m:t>
                    </m:r>
                  </m:sub>
                </m:sSub>
                <m:r>
                  <w:rPr>
                    <w:rFonts w:ascii="Cambria Math" w:hAnsi="Cambria Math"/>
                    <w:sz w:val="24"/>
                    <w:szCs w:val="24"/>
                  </w:rPr>
                  <m:t>=</m:t>
                </m:r>
                <m:bar>
                  <m:barPr>
                    <m:pos m:val="top"/>
                    <m:ctrlPr>
                      <w:rPr>
                        <w:rFonts w:ascii="Cambria Math" w:hAnsi="Cambria Math"/>
                        <w:i/>
                        <w:sz w:val="24"/>
                        <w:szCs w:val="24"/>
                      </w:rPr>
                    </m:ctrlPr>
                  </m:bar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a</m:t>
                        </m:r>
                      </m:sub>
                    </m:sSub>
                  </m:e>
                </m:ba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ay</m:t>
                    </m:r>
                  </m:sub>
                </m:sSub>
                <m:func>
                  <m:funcPr>
                    <m:ctrlPr>
                      <w:rPr>
                        <w:rFonts w:ascii="Cambria Math" w:hAnsi="Cambria Math"/>
                        <w:i/>
                        <w:sz w:val="24"/>
                        <w:szCs w:val="24"/>
                      </w:rPr>
                    </m:ctrlPr>
                  </m:funcPr>
                  <m:fName>
                    <m:r>
                      <m:rPr>
                        <m:sty m:val="p"/>
                      </m:rPr>
                      <w:rPr>
                        <w:rFonts w:ascii="Cambria Math" w:hAnsi="Cambria Math"/>
                        <w:sz w:val="24"/>
                        <w:szCs w:val="24"/>
                      </w:rPr>
                      <m:t>cos</m:t>
                    </m:r>
                  </m:fName>
                  <m:e>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2π</m:t>
                            </m:r>
                            <m:d>
                              <m:dPr>
                                <m:ctrlPr>
                                  <w:rPr>
                                    <w:rFonts w:ascii="Cambria Math" w:hAnsi="Cambria Math"/>
                                    <w:i/>
                                    <w:sz w:val="24"/>
                                    <w:szCs w:val="24"/>
                                  </w:rPr>
                                </m:ctrlPr>
                              </m:dPr>
                              <m:e>
                                <m:r>
                                  <w:rPr>
                                    <w:rFonts w:ascii="Cambria Math" w:hAnsi="Cambria Math"/>
                                    <w:sz w:val="24"/>
                                    <w:szCs w:val="24"/>
                                  </w:rPr>
                                  <m:t>t-</m:t>
                                </m:r>
                                <m:sSub>
                                  <m:sSubPr>
                                    <m:ctrlPr>
                                      <w:rPr>
                                        <w:rFonts w:ascii="Cambria Math" w:hAnsi="Cambria Math"/>
                                        <w:i/>
                                        <w:sz w:val="24"/>
                                        <w:szCs w:val="24"/>
                                      </w:rPr>
                                    </m:ctrlPr>
                                  </m:sSubPr>
                                  <m:e>
                                    <m:r>
                                      <w:rPr>
                                        <w:rFonts w:ascii="Cambria Math" w:hAnsi="Cambria Math" w:hint="eastAsia"/>
                                        <w:sz w:val="24"/>
                                        <w:szCs w:val="24"/>
                                      </w:rPr>
                                      <m:t>t</m:t>
                                    </m:r>
                                  </m:e>
                                  <m:sub>
                                    <m:r>
                                      <w:rPr>
                                        <w:rFonts w:ascii="Cambria Math" w:hAnsi="Cambria Math"/>
                                        <w:sz w:val="24"/>
                                        <w:szCs w:val="24"/>
                                      </w:rPr>
                                      <m:t>ymax</m:t>
                                    </m:r>
                                  </m:sub>
                                </m:sSub>
                              </m:e>
                            </m:d>
                          </m:num>
                          <m:den>
                            <m:r>
                              <w:rPr>
                                <w:rFonts w:ascii="Cambria Math" w:hAnsi="Cambria Math" w:hint="eastAsia"/>
                                <w:sz w:val="24"/>
                                <w:szCs w:val="24"/>
                              </w:rPr>
                              <m:t>365</m:t>
                            </m:r>
                          </m:den>
                        </m:f>
                      </m:e>
                    </m:d>
                  </m:e>
                </m:fun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ad</m:t>
                    </m:r>
                  </m:sub>
                </m:sSub>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[2π</m:t>
                    </m:r>
                    <m:d>
                      <m:dPr>
                        <m:ctrlPr>
                          <w:rPr>
                            <w:rFonts w:ascii="Cambria Math" w:hAnsi="Cambria Math"/>
                            <w:i/>
                            <w:sz w:val="24"/>
                            <w:szCs w:val="24"/>
                          </w:rPr>
                        </m:ctrlPr>
                      </m:dPr>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dmax</m:t>
                            </m:r>
                          </m:sub>
                        </m:sSub>
                      </m:e>
                    </m:d>
                    <m:r>
                      <w:rPr>
                        <w:rFonts w:ascii="Cambria Math" w:hAnsi="Cambria Math"/>
                        <w:sz w:val="24"/>
                        <w:szCs w:val="24"/>
                      </w:rPr>
                      <m:t>]</m:t>
                    </m:r>
                  </m:e>
                </m:func>
              </m:oMath>
            </m:oMathPara>
          </w:p>
        </w:tc>
        <w:tc>
          <w:tcPr>
            <w:tcW w:w="2085" w:type="dxa"/>
            <w:vAlign w:val="center"/>
          </w:tcPr>
          <w:p w14:paraId="0117298F" w14:textId="77777777" w:rsidR="00DB1505" w:rsidRPr="002D66AE" w:rsidRDefault="00DB1505" w:rsidP="007239FB">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37</w:t>
            </w:r>
            <w:r w:rsidRPr="002D66AE">
              <w:rPr>
                <w:rFonts w:cs="Arial"/>
              </w:rPr>
              <w:fldChar w:fldCharType="end"/>
            </w:r>
          </w:p>
        </w:tc>
      </w:tr>
    </w:tbl>
    <w:p w14:paraId="10C0ED96" w14:textId="2FF82FC0" w:rsidR="00DB1505" w:rsidRDefault="00DB1505" w:rsidP="00DB1505">
      <w:r>
        <w:rPr>
          <w:rFonts w:ascii="Times" w:hAnsi="Times"/>
        </w:rPr>
        <w:t>In such case,</w:t>
      </w:r>
      <w:r>
        <w:t xml:space="preserve"> five parameters </w:t>
      </w:r>
      <w:r w:rsidR="0077235F">
        <w:t>must</w:t>
      </w:r>
      <w:r>
        <w:t xml:space="preserve"> be provided in the following five lines</w:t>
      </w:r>
      <w:r w:rsidR="003F4C3E">
        <w:t>,</w:t>
      </w:r>
      <w:r>
        <w:t xml:space="preserve"> including:</w:t>
      </w:r>
    </w:p>
    <w:p w14:paraId="5467598D" w14:textId="5F4C9537" w:rsidR="00DB1505" w:rsidRDefault="003F4C3E" w:rsidP="00DB1505">
      <w:pPr>
        <w:pStyle w:val="ListParagraph"/>
        <w:numPr>
          <w:ilvl w:val="0"/>
          <w:numId w:val="15"/>
        </w:numPr>
      </w:pPr>
      <w:r>
        <w:t xml:space="preserve">Average </w:t>
      </w:r>
      <w:r w:rsidR="00DB1505">
        <w:t xml:space="preserve">wind speed </w:t>
      </w:r>
      <m:oMath>
        <m:bar>
          <m:barPr>
            <m:pos m:val="top"/>
            <m:ctrlPr>
              <w:rPr>
                <w:rFonts w:ascii="Cambria Math" w:hAnsi="Cambria Math"/>
                <w:i/>
                <w:szCs w:val="24"/>
              </w:rPr>
            </m:ctrlPr>
          </m:barP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a</m:t>
                </m:r>
              </m:sub>
            </m:sSub>
          </m:e>
        </m:bar>
        <m:r>
          <w:rPr>
            <w:rFonts w:ascii="Cambria Math" w:hAnsi="Cambria Math"/>
            <w:szCs w:val="24"/>
          </w:rPr>
          <m:t xml:space="preserve"> </m:t>
        </m:r>
      </m:oMath>
      <w:r w:rsidR="00DB1505">
        <w:t>in [m s</w:t>
      </w:r>
      <w:r w:rsidR="00DB1505" w:rsidRPr="00847F02">
        <w:rPr>
          <w:vertAlign w:val="superscript"/>
        </w:rPr>
        <w:t>-1</w:t>
      </w:r>
      <w:r w:rsidR="00DB1505">
        <w:t>];</w:t>
      </w:r>
    </w:p>
    <w:p w14:paraId="1BE349B2" w14:textId="77777777" w:rsidR="00DB1505" w:rsidRDefault="00DB1505" w:rsidP="00DB1505">
      <w:pPr>
        <w:pStyle w:val="ListParagraph"/>
        <w:numPr>
          <w:ilvl w:val="0"/>
          <w:numId w:val="15"/>
        </w:numPr>
      </w:pPr>
      <w:r w:rsidRPr="00C324DB">
        <w:t xml:space="preserve">Wind speed amplitude during </w:t>
      </w:r>
      <w:r w:rsidRPr="00FC2059">
        <w:rPr>
          <w:noProof/>
        </w:rPr>
        <w:t>year</w:t>
      </w:r>
      <w:r>
        <w:t xml:space="preserve"> </w:t>
      </w:r>
      <m:oMath>
        <m:sSub>
          <m:sSubPr>
            <m:ctrlPr>
              <w:rPr>
                <w:rFonts w:ascii="Cambria Math" w:hAnsi="Cambria Math"/>
                <w:i/>
                <w:szCs w:val="24"/>
              </w:rPr>
            </m:ctrlPr>
          </m:sSubPr>
          <m:e>
            <m:r>
              <w:rPr>
                <w:rFonts w:ascii="Cambria Math" w:hAnsi="Cambria Math"/>
                <w:szCs w:val="24"/>
              </w:rPr>
              <m:t>∆v</m:t>
            </m:r>
          </m:e>
          <m:sub>
            <m:r>
              <w:rPr>
                <w:rFonts w:ascii="Cambria Math" w:hAnsi="Cambria Math"/>
                <w:szCs w:val="24"/>
              </w:rPr>
              <m:t>ay</m:t>
            </m:r>
          </m:sub>
        </m:sSub>
      </m:oMath>
      <w:r>
        <w:rPr>
          <w:szCs w:val="24"/>
        </w:rPr>
        <w:t xml:space="preserve"> in</w:t>
      </w:r>
      <w:r w:rsidRPr="00C324DB">
        <w:t xml:space="preserve"> </w:t>
      </w:r>
      <w:r>
        <w:t>[m s</w:t>
      </w:r>
      <w:r w:rsidRPr="00847F02">
        <w:rPr>
          <w:vertAlign w:val="superscript"/>
        </w:rPr>
        <w:t>-1</w:t>
      </w:r>
      <w:r>
        <w:t>];</w:t>
      </w:r>
    </w:p>
    <w:p w14:paraId="798EF279" w14:textId="77777777" w:rsidR="00DB1505" w:rsidRDefault="00DB1505" w:rsidP="00DB1505">
      <w:pPr>
        <w:pStyle w:val="ListParagraph"/>
        <w:numPr>
          <w:ilvl w:val="0"/>
          <w:numId w:val="15"/>
        </w:numPr>
      </w:pPr>
      <w:r w:rsidRPr="00C324DB">
        <w:t>Wind speed amplitude during day</w:t>
      </w:r>
      <w:r>
        <w:t xml:space="preserve"> </w:t>
      </w:r>
      <m:oMath>
        <m:sSub>
          <m:sSubPr>
            <m:ctrlPr>
              <w:rPr>
                <w:rFonts w:ascii="Cambria Math" w:hAnsi="Cambria Math"/>
                <w:i/>
                <w:szCs w:val="24"/>
              </w:rPr>
            </m:ctrlPr>
          </m:sSubPr>
          <m:e>
            <m:r>
              <w:rPr>
                <w:rFonts w:ascii="Cambria Math" w:hAnsi="Cambria Math"/>
                <w:szCs w:val="24"/>
              </w:rPr>
              <m:t>∆v</m:t>
            </m:r>
          </m:e>
          <m:sub>
            <m:r>
              <w:rPr>
                <w:rFonts w:ascii="Cambria Math" w:hAnsi="Cambria Math"/>
                <w:szCs w:val="24"/>
              </w:rPr>
              <m:t>ad</m:t>
            </m:r>
          </m:sub>
        </m:sSub>
      </m:oMath>
      <w:r w:rsidRPr="00C324DB">
        <w:t xml:space="preserve"> </w:t>
      </w:r>
      <w:r>
        <w:t>[m s</w:t>
      </w:r>
      <w:r w:rsidRPr="00847F02">
        <w:rPr>
          <w:vertAlign w:val="superscript"/>
        </w:rPr>
        <w:t>-1</w:t>
      </w:r>
      <w:r>
        <w:t>];</w:t>
      </w:r>
    </w:p>
    <w:p w14:paraId="7BF910BA" w14:textId="77777777" w:rsidR="00DB1505" w:rsidRDefault="00DB1505" w:rsidP="00DB1505">
      <w:pPr>
        <w:pStyle w:val="ListParagraph"/>
        <w:numPr>
          <w:ilvl w:val="0"/>
          <w:numId w:val="15"/>
        </w:numPr>
      </w:pPr>
      <w:r>
        <w:t xml:space="preserve">The time at maximum wind speed during year </w:t>
      </w:r>
      <m:oMath>
        <m:sSub>
          <m:sSubPr>
            <m:ctrlPr>
              <w:rPr>
                <w:rFonts w:ascii="Cambria Math" w:hAnsi="Cambria Math"/>
                <w:i/>
                <w:szCs w:val="24"/>
              </w:rPr>
            </m:ctrlPr>
          </m:sSubPr>
          <m:e>
            <m:r>
              <w:rPr>
                <w:rFonts w:ascii="Cambria Math" w:hAnsi="Cambria Math"/>
                <w:noProof/>
                <w:szCs w:val="24"/>
              </w:rPr>
              <m:t>t</m:t>
            </m:r>
            <m:ctrlPr>
              <w:rPr>
                <w:rFonts w:ascii="Cambria Math" w:hAnsi="Cambria Math"/>
                <w:i/>
                <w:noProof/>
                <w:szCs w:val="24"/>
              </w:rPr>
            </m:ctrlPr>
          </m:e>
          <m:sub>
            <m:r>
              <w:rPr>
                <w:rFonts w:ascii="Cambria Math" w:hAnsi="Cambria Math"/>
                <w:noProof/>
                <w:szCs w:val="24"/>
              </w:rPr>
              <m:t>ymax</m:t>
            </m:r>
            <m:ctrlPr>
              <w:rPr>
                <w:rFonts w:ascii="Cambria Math" w:hAnsi="Cambria Math"/>
                <w:i/>
                <w:noProof/>
                <w:szCs w:val="24"/>
              </w:rPr>
            </m:ctrlPr>
          </m:sub>
        </m:sSub>
      </m:oMath>
      <w:r w:rsidRPr="00FC2059">
        <w:t xml:space="preserve"> [uni</w:t>
      </w:r>
      <w:r>
        <w:t>ts of the problem];</w:t>
      </w:r>
    </w:p>
    <w:p w14:paraId="1D03AAAE" w14:textId="77777777" w:rsidR="00DB1505" w:rsidRDefault="00DB1505" w:rsidP="00DB1505">
      <w:pPr>
        <w:pStyle w:val="ListParagraph"/>
        <w:numPr>
          <w:ilvl w:val="0"/>
          <w:numId w:val="15"/>
        </w:numPr>
      </w:pPr>
      <w:r>
        <w:t>The time at m</w:t>
      </w:r>
      <w:r w:rsidRPr="00C070FB">
        <w:t xml:space="preserve">aximum wind speed during day </w:t>
      </w:r>
      <m:oMath>
        <m:sSub>
          <m:sSubPr>
            <m:ctrlPr>
              <w:rPr>
                <w:rFonts w:ascii="Cambria Math" w:hAnsi="Cambria Math"/>
                <w:i/>
                <w:szCs w:val="24"/>
              </w:rPr>
            </m:ctrlPr>
          </m:sSubPr>
          <m:e>
            <m:r>
              <w:rPr>
                <w:rFonts w:ascii="Cambria Math" w:hAnsi="Cambria Math"/>
                <w:szCs w:val="24"/>
              </w:rPr>
              <m:t>t</m:t>
            </m:r>
          </m:e>
          <m:sub>
            <m:r>
              <w:rPr>
                <w:rFonts w:ascii="Cambria Math" w:hAnsi="Cambria Math"/>
                <w:szCs w:val="24"/>
              </w:rPr>
              <m:t>ymax</m:t>
            </m:r>
          </m:sub>
        </m:sSub>
      </m:oMath>
      <w:r w:rsidRPr="00C070FB">
        <w:t xml:space="preserve"> [un</w:t>
      </w:r>
      <w:r w:rsidRPr="00FC2059">
        <w:rPr>
          <w:noProof/>
        </w:rPr>
        <w:t>its</w:t>
      </w:r>
      <w:r w:rsidRPr="00C070FB">
        <w:t xml:space="preserve"> of the problem]</w:t>
      </w:r>
      <w:r>
        <w:t>.</w:t>
      </w:r>
    </w:p>
    <w:p w14:paraId="30B79979" w14:textId="18054F3A" w:rsidR="00DB1505" w:rsidRPr="00ED3698" w:rsidRDefault="005C0C03" w:rsidP="00DB1505">
      <w:pPr>
        <w:pStyle w:val="Heading3"/>
      </w:pPr>
      <w:bookmarkStart w:id="259" w:name="_Toc13056000"/>
      <w:r>
        <w:t>Data input file</w:t>
      </w:r>
      <w:bookmarkEnd w:id="259"/>
    </w:p>
    <w:p w14:paraId="0E877CA5" w14:textId="14C7160C" w:rsidR="00DB1505" w:rsidRPr="00ED3698" w:rsidRDefault="00DB1505" w:rsidP="00DB1505">
      <w:r>
        <w:t>The following example demonstrates</w:t>
      </w:r>
      <w:r w:rsidR="00FC6030">
        <w:t xml:space="preserve"> </w:t>
      </w:r>
      <w:r w:rsidR="003F4C3E" w:rsidRPr="00FC2059">
        <w:rPr>
          <w:noProof/>
        </w:rPr>
        <w:t>use</w:t>
      </w:r>
      <w:r>
        <w:t xml:space="preserve"> of the evaporation model. </w:t>
      </w:r>
    </w:p>
    <w:p w14:paraId="7EC57691" w14:textId="77777777" w:rsidR="000D018B" w:rsidRDefault="000D018B" w:rsidP="00DB1505">
      <w:pPr>
        <w:pStyle w:val="StyleCode"/>
      </w:pPr>
    </w:p>
    <w:p w14:paraId="78629474" w14:textId="77777777" w:rsidR="00DB1505" w:rsidRDefault="00DB1505" w:rsidP="00DB1505">
      <w:pPr>
        <w:pStyle w:val="StyleCode"/>
      </w:pPr>
      <w:r>
        <w:t>! Data Block 6B: control parameters - evaporation</w:t>
      </w:r>
    </w:p>
    <w:p w14:paraId="78E6290A" w14:textId="77777777" w:rsidR="00DB1505" w:rsidRDefault="00DB1505" w:rsidP="00DB1505">
      <w:pPr>
        <w:pStyle w:val="StyleCode"/>
      </w:pPr>
      <w:r>
        <w:t>! ---------------------------------------------------------------------------</w:t>
      </w:r>
    </w:p>
    <w:p w14:paraId="30C14B10" w14:textId="77777777" w:rsidR="00DB1505" w:rsidRDefault="00DB1505" w:rsidP="00DB1505">
      <w:pPr>
        <w:pStyle w:val="StyleCode"/>
      </w:pPr>
      <w:r>
        <w:t>!</w:t>
      </w:r>
    </w:p>
    <w:p w14:paraId="026963FB" w14:textId="77777777" w:rsidR="00DB1505" w:rsidRDefault="00DB1505" w:rsidP="00DB1505">
      <w:pPr>
        <w:pStyle w:val="StyleCode"/>
      </w:pPr>
      <w:r>
        <w:t>'control parameters - evaporation'</w:t>
      </w:r>
    </w:p>
    <w:p w14:paraId="202D4C62" w14:textId="77777777" w:rsidR="00DB1505" w:rsidRDefault="00DB1505" w:rsidP="00DB1505">
      <w:pPr>
        <w:pStyle w:val="StyleCode"/>
      </w:pPr>
    </w:p>
    <w:p w14:paraId="04D807ED" w14:textId="77777777" w:rsidR="00DB1505" w:rsidRDefault="00DB1505" w:rsidP="00DB1505">
      <w:pPr>
        <w:pStyle w:val="StyleCode"/>
      </w:pPr>
      <w:r>
        <w:t>'write transient evaporation info'</w:t>
      </w:r>
    </w:p>
    <w:p w14:paraId="6EB4BBAD" w14:textId="77777777" w:rsidR="00DB1505" w:rsidRDefault="00DB1505" w:rsidP="00DB1505">
      <w:pPr>
        <w:pStyle w:val="StyleCode"/>
      </w:pPr>
    </w:p>
    <w:p w14:paraId="2E5AA01C" w14:textId="77777777" w:rsidR="00DB1505" w:rsidRDefault="00DB1505" w:rsidP="00DB1505">
      <w:pPr>
        <w:pStyle w:val="StyleCode"/>
      </w:pPr>
      <w:r>
        <w:t>'temperature gain factor for soil'</w:t>
      </w:r>
    </w:p>
    <w:p w14:paraId="65BD1921" w14:textId="77777777" w:rsidR="00DB1505" w:rsidRDefault="00DB1505" w:rsidP="00DB1505">
      <w:pPr>
        <w:pStyle w:val="StyleCode"/>
      </w:pPr>
      <w:r>
        <w:t>7.0d0</w:t>
      </w:r>
    </w:p>
    <w:p w14:paraId="2279E15B" w14:textId="77777777" w:rsidR="00DB1505" w:rsidRDefault="00DB1505" w:rsidP="00DB1505">
      <w:pPr>
        <w:pStyle w:val="StyleCode"/>
      </w:pPr>
    </w:p>
    <w:p w14:paraId="38C715C8" w14:textId="77777777" w:rsidR="00DB1505" w:rsidRDefault="00DB1505" w:rsidP="00DB1505">
      <w:pPr>
        <w:pStyle w:val="StyleCode"/>
      </w:pPr>
      <w:r>
        <w:t>'update vapor density derivatives'</w:t>
      </w:r>
    </w:p>
    <w:p w14:paraId="489B7C90" w14:textId="77777777" w:rsidR="00DB1505" w:rsidRDefault="00DB1505" w:rsidP="00DB1505">
      <w:pPr>
        <w:pStyle w:val="StyleCode"/>
      </w:pPr>
    </w:p>
    <w:p w14:paraId="1006712A" w14:textId="77777777" w:rsidR="00DB1505" w:rsidRDefault="00DB1505" w:rsidP="00DB1505">
      <w:pPr>
        <w:pStyle w:val="StyleCode"/>
      </w:pPr>
      <w:r>
        <w:t>'reference vapor diffusivity'</w:t>
      </w:r>
    </w:p>
    <w:p w14:paraId="62300B5B" w14:textId="77777777" w:rsidR="00DB1505" w:rsidRDefault="00DB1505" w:rsidP="00DB1505">
      <w:pPr>
        <w:pStyle w:val="StyleCode"/>
      </w:pPr>
      <w:r>
        <w:t xml:space="preserve">2.12d-5 </w:t>
      </w:r>
    </w:p>
    <w:p w14:paraId="68309D9D" w14:textId="77777777" w:rsidR="00DB1505" w:rsidRDefault="00DB1505" w:rsidP="00DB1505">
      <w:pPr>
        <w:pStyle w:val="StyleCode"/>
      </w:pPr>
    </w:p>
    <w:p w14:paraId="2C1B7E08" w14:textId="77777777" w:rsidR="00DB1505" w:rsidRDefault="00DB1505" w:rsidP="00DB1505">
      <w:pPr>
        <w:pStyle w:val="StyleCode"/>
      </w:pPr>
      <w:r>
        <w:t xml:space="preserve">!'enhanced factor in isothermal </w:t>
      </w:r>
      <w:r w:rsidRPr="00FC2059">
        <w:rPr>
          <w:noProof/>
        </w:rPr>
        <w:t>vapor</w:t>
      </w:r>
      <w:r>
        <w:t xml:space="preserve"> fluxes'</w:t>
      </w:r>
    </w:p>
    <w:p w14:paraId="35BEC542" w14:textId="77777777" w:rsidR="00DB1505" w:rsidRDefault="00DB1505" w:rsidP="00DB1505">
      <w:pPr>
        <w:pStyle w:val="StyleCode"/>
      </w:pPr>
      <w:r>
        <w:t>8.0d0</w:t>
      </w:r>
    </w:p>
    <w:p w14:paraId="72A25256" w14:textId="77777777" w:rsidR="00DB1505" w:rsidRDefault="00DB1505" w:rsidP="00DB1505">
      <w:pPr>
        <w:pStyle w:val="StyleCode"/>
      </w:pPr>
    </w:p>
    <w:p w14:paraId="583D9385" w14:textId="77777777" w:rsidR="00DB1505" w:rsidRDefault="00DB1505" w:rsidP="00DB1505">
      <w:pPr>
        <w:pStyle w:val="StyleCode"/>
      </w:pPr>
      <w:r>
        <w:t>'soil surface resistance to vapor flow'</w:t>
      </w:r>
    </w:p>
    <w:p w14:paraId="4D512CE8" w14:textId="77777777" w:rsidR="00DB1505" w:rsidRDefault="00DB1505" w:rsidP="00DB1505">
      <w:pPr>
        <w:pStyle w:val="StyleCode"/>
      </w:pPr>
      <w:r>
        <w:t>'model 3'</w:t>
      </w:r>
    </w:p>
    <w:p w14:paraId="3E34A715" w14:textId="77777777" w:rsidR="00DB1505" w:rsidRDefault="00DB1505" w:rsidP="00DB1505">
      <w:pPr>
        <w:pStyle w:val="StyleCode"/>
      </w:pPr>
    </w:p>
    <w:p w14:paraId="04FAB290" w14:textId="77777777" w:rsidR="00DB1505" w:rsidRDefault="00DB1505" w:rsidP="00DB1505">
      <w:pPr>
        <w:pStyle w:val="StyleCode"/>
      </w:pPr>
      <w:r>
        <w:t>!'split divergence of vapor density'</w:t>
      </w:r>
    </w:p>
    <w:p w14:paraId="20A1014D" w14:textId="77777777" w:rsidR="00DB1505" w:rsidRDefault="00DB1505" w:rsidP="00DB1505">
      <w:pPr>
        <w:pStyle w:val="StyleCode"/>
      </w:pPr>
    </w:p>
    <w:p w14:paraId="5BBBA948" w14:textId="77777777" w:rsidR="00DB1505" w:rsidRDefault="00DB1505" w:rsidP="00DB1505">
      <w:pPr>
        <w:pStyle w:val="StyleCode"/>
      </w:pPr>
      <w:r>
        <w:t xml:space="preserve">'tortuosity model to </w:t>
      </w:r>
      <w:r w:rsidRPr="00FC2059">
        <w:rPr>
          <w:noProof/>
        </w:rPr>
        <w:t>vapor</w:t>
      </w:r>
      <w:r>
        <w:t xml:space="preserve"> flow'</w:t>
      </w:r>
    </w:p>
    <w:p w14:paraId="495A25D8" w14:textId="77777777" w:rsidR="00DB1505" w:rsidRDefault="00DB1505" w:rsidP="00DB1505">
      <w:pPr>
        <w:pStyle w:val="StyleCode"/>
      </w:pPr>
      <w:r>
        <w:t>'</w:t>
      </w:r>
      <w:r w:rsidRPr="00FC2059">
        <w:rPr>
          <w:noProof/>
        </w:rPr>
        <w:t>millington</w:t>
      </w:r>
      <w:r>
        <w:t>'</w:t>
      </w:r>
    </w:p>
    <w:p w14:paraId="226A9E85" w14:textId="77777777" w:rsidR="00DB1505" w:rsidRDefault="00DB1505" w:rsidP="00DB1505">
      <w:pPr>
        <w:pStyle w:val="StyleCode"/>
      </w:pPr>
    </w:p>
    <w:p w14:paraId="6F501FFE" w14:textId="77777777" w:rsidR="00DB1505" w:rsidRDefault="00DB1505" w:rsidP="00DB1505">
      <w:pPr>
        <w:pStyle w:val="StyleCode"/>
      </w:pPr>
      <w:r>
        <w:t>'compute enhanced factor in thermal vapor fluxes'</w:t>
      </w:r>
    </w:p>
    <w:p w14:paraId="6FE83EA5" w14:textId="77777777" w:rsidR="00DB1505" w:rsidRDefault="00DB1505" w:rsidP="00DB1505">
      <w:pPr>
        <w:pStyle w:val="StyleCode"/>
      </w:pPr>
      <w:r>
        <w:t>2.0              ! clay fraction content</w:t>
      </w:r>
    </w:p>
    <w:p w14:paraId="3BB82505" w14:textId="77777777" w:rsidR="00DB1505" w:rsidRDefault="00DB1505" w:rsidP="00DB1505">
      <w:pPr>
        <w:pStyle w:val="StyleCode"/>
      </w:pPr>
      <w:r>
        <w:t>8.0              ! nabla cte</w:t>
      </w:r>
    </w:p>
    <w:p w14:paraId="22710C02" w14:textId="77777777" w:rsidR="00DB1505" w:rsidRDefault="00DB1505" w:rsidP="00DB1505">
      <w:pPr>
        <w:pStyle w:val="StyleCode"/>
      </w:pPr>
    </w:p>
    <w:p w14:paraId="65E65E60" w14:textId="77777777" w:rsidR="00DB1505" w:rsidRDefault="00DB1505" w:rsidP="00DB1505">
      <w:pPr>
        <w:pStyle w:val="StyleCode"/>
      </w:pPr>
      <w:r>
        <w:t>'relative humidity parameters'</w:t>
      </w:r>
    </w:p>
    <w:p w14:paraId="51BF64D0" w14:textId="77777777" w:rsidR="00DB1505" w:rsidRDefault="00DB1505" w:rsidP="00DB1505">
      <w:pPr>
        <w:pStyle w:val="StyleCode"/>
      </w:pPr>
      <w:r>
        <w:t>.false.          ! Read Hr from file</w:t>
      </w:r>
    </w:p>
    <w:p w14:paraId="368B5488" w14:textId="77777777" w:rsidR="00DB1505" w:rsidRDefault="00DB1505" w:rsidP="00DB1505">
      <w:pPr>
        <w:pStyle w:val="StyleCode"/>
      </w:pPr>
      <w:r>
        <w:t xml:space="preserve">0.85d0           ! Relative humidity of the atmosphere (average) </w:t>
      </w:r>
    </w:p>
    <w:p w14:paraId="1A36BE80" w14:textId="77777777" w:rsidR="00DB1505" w:rsidRDefault="00DB1505" w:rsidP="00DB1505">
      <w:pPr>
        <w:pStyle w:val="StyleCode"/>
      </w:pPr>
      <w:r>
        <w:t>0.245d0            ! relative humidity (amplitude during the year)</w:t>
      </w:r>
    </w:p>
    <w:p w14:paraId="4136E6DA" w14:textId="77777777" w:rsidR="00DB1505" w:rsidRDefault="00DB1505" w:rsidP="00DB1505">
      <w:pPr>
        <w:pStyle w:val="StyleCode"/>
      </w:pPr>
      <w:r>
        <w:t>0.00d0           ! relative humidity (amplitude during the day)</w:t>
      </w:r>
    </w:p>
    <w:p w14:paraId="7243156E" w14:textId="77777777" w:rsidR="00DB1505" w:rsidRDefault="00DB1505" w:rsidP="00DB1505">
      <w:pPr>
        <w:pStyle w:val="StyleCode"/>
      </w:pPr>
      <w:r>
        <w:t>182.5d0          ! Time for maximum relative humidity during year [units of the problem]</w:t>
      </w:r>
    </w:p>
    <w:p w14:paraId="129A0DCE" w14:textId="77777777" w:rsidR="00DB1505" w:rsidRDefault="00DB1505" w:rsidP="00DB1505">
      <w:pPr>
        <w:pStyle w:val="StyleCode"/>
      </w:pPr>
      <w:r>
        <w:t>0.5d0            ! Maximum during day [units of the problem]</w:t>
      </w:r>
    </w:p>
    <w:p w14:paraId="3B106098" w14:textId="77777777" w:rsidR="00DB1505" w:rsidRDefault="00DB1505" w:rsidP="00DB1505">
      <w:pPr>
        <w:pStyle w:val="StyleCode"/>
      </w:pPr>
    </w:p>
    <w:p w14:paraId="7E566901" w14:textId="77777777" w:rsidR="00DB1505" w:rsidRDefault="00DB1505" w:rsidP="00DB1505">
      <w:pPr>
        <w:pStyle w:val="StyleCode"/>
      </w:pPr>
      <w:r>
        <w:t>'temperature parameters'</w:t>
      </w:r>
    </w:p>
    <w:p w14:paraId="540737A2" w14:textId="77777777" w:rsidR="00DB1505" w:rsidRDefault="00DB1505" w:rsidP="00DB1505">
      <w:pPr>
        <w:pStyle w:val="StyleCode"/>
      </w:pPr>
      <w:r>
        <w:t>.false.          ! Read temp from file</w:t>
      </w:r>
    </w:p>
    <w:p w14:paraId="33EE2DD3" w14:textId="77777777" w:rsidR="00DB1505" w:rsidRDefault="00DB1505" w:rsidP="00DB1505">
      <w:pPr>
        <w:pStyle w:val="StyleCode"/>
      </w:pPr>
      <w:r w:rsidRPr="00FC2059">
        <w:rPr>
          <w:noProof/>
        </w:rPr>
        <w:t>23.9d0           !</w:t>
      </w:r>
      <w:r>
        <w:t xml:space="preserve"> </w:t>
      </w:r>
      <w:r w:rsidRPr="00FC2059">
        <w:rPr>
          <w:noProof/>
        </w:rPr>
        <w:t>Temperature</w:t>
      </w:r>
      <w:r>
        <w:t xml:space="preserve"> of the atmosphere</w:t>
      </w:r>
    </w:p>
    <w:p w14:paraId="5360C7AD" w14:textId="77777777" w:rsidR="00DB1505" w:rsidRDefault="00DB1505" w:rsidP="00DB1505">
      <w:pPr>
        <w:pStyle w:val="StyleCode"/>
      </w:pPr>
      <w:r>
        <w:t>13.0d0           ! Temperature (amplitude during the year)</w:t>
      </w:r>
    </w:p>
    <w:p w14:paraId="42D91163" w14:textId="77777777" w:rsidR="00DB1505" w:rsidRDefault="00DB1505" w:rsidP="00DB1505">
      <w:pPr>
        <w:pStyle w:val="StyleCode"/>
      </w:pPr>
      <w:r w:rsidRPr="00FC2059">
        <w:rPr>
          <w:noProof/>
        </w:rPr>
        <w:t>0.0              !</w:t>
      </w:r>
      <w:r>
        <w:t xml:space="preserve"> Temperature (amplitude during the day)</w:t>
      </w:r>
    </w:p>
    <w:p w14:paraId="1C7CDF21" w14:textId="77777777" w:rsidR="00DB1505" w:rsidRDefault="00DB1505" w:rsidP="00DB1505">
      <w:pPr>
        <w:pStyle w:val="StyleCode"/>
      </w:pPr>
      <w:r w:rsidRPr="00FC2059">
        <w:rPr>
          <w:noProof/>
        </w:rPr>
        <w:t>0.5              !</w:t>
      </w:r>
      <w:r>
        <w:t xml:space="preserve"> maximum time during </w:t>
      </w:r>
      <w:r w:rsidRPr="00FC2059">
        <w:rPr>
          <w:noProof/>
        </w:rPr>
        <w:t>year</w:t>
      </w:r>
      <w:r>
        <w:t xml:space="preserve">  [units of the problem]</w:t>
      </w:r>
    </w:p>
    <w:p w14:paraId="7D88B87F" w14:textId="77777777" w:rsidR="00DB1505" w:rsidRDefault="00DB1505" w:rsidP="00DB1505">
      <w:pPr>
        <w:pStyle w:val="StyleCode"/>
      </w:pPr>
      <w:r w:rsidRPr="00FC2059">
        <w:rPr>
          <w:noProof/>
        </w:rPr>
        <w:t>0.5d0            !</w:t>
      </w:r>
      <w:r>
        <w:t xml:space="preserve"> maximum time during </w:t>
      </w:r>
      <w:r w:rsidRPr="00FC2059">
        <w:rPr>
          <w:noProof/>
        </w:rPr>
        <w:t>day</w:t>
      </w:r>
      <w:r>
        <w:t xml:space="preserve"> [units of the problem]</w:t>
      </w:r>
    </w:p>
    <w:p w14:paraId="011AD33B" w14:textId="77777777" w:rsidR="00DB1505" w:rsidRDefault="00DB1505" w:rsidP="00DB1505">
      <w:pPr>
        <w:pStyle w:val="StyleCode"/>
      </w:pPr>
    </w:p>
    <w:p w14:paraId="7D2631E8" w14:textId="77777777" w:rsidR="00DB1505" w:rsidRDefault="00DB1505" w:rsidP="00DB1505">
      <w:pPr>
        <w:pStyle w:val="StyleCode"/>
      </w:pPr>
      <w:r>
        <w:t>'solar radiation parameters'</w:t>
      </w:r>
    </w:p>
    <w:p w14:paraId="3D558951" w14:textId="77777777" w:rsidR="00DB1505" w:rsidRDefault="00DB1505" w:rsidP="00DB1505">
      <w:pPr>
        <w:pStyle w:val="StyleCode"/>
      </w:pPr>
      <w:r>
        <w:lastRenderedPageBreak/>
        <w:t xml:space="preserve">.false.          ! Read radiation from file </w:t>
      </w:r>
    </w:p>
    <w:p w14:paraId="1581CD5B" w14:textId="77777777" w:rsidR="00DB1505" w:rsidRDefault="00DB1505" w:rsidP="00DB1505">
      <w:pPr>
        <w:pStyle w:val="StyleCode"/>
      </w:pPr>
      <w:r>
        <w:t>.false.          ! Read cloud index from file</w:t>
      </w:r>
    </w:p>
    <w:p w14:paraId="2FAFE93C" w14:textId="77777777" w:rsidR="00DB1505" w:rsidRDefault="00DB1505" w:rsidP="00DB1505">
      <w:pPr>
        <w:pStyle w:val="StyleCode"/>
      </w:pPr>
      <w:r>
        <w:t xml:space="preserve">0.0d0            ! Factor to multiply radiation term </w:t>
      </w:r>
    </w:p>
    <w:p w14:paraId="0A938016" w14:textId="77777777" w:rsidR="00DB1505" w:rsidRDefault="00DB1505" w:rsidP="00DB1505">
      <w:pPr>
        <w:pStyle w:val="StyleCode"/>
      </w:pPr>
      <w:r>
        <w:t xml:space="preserve">-29.0d0          ! Latitude of the place </w:t>
      </w:r>
    </w:p>
    <w:p w14:paraId="57A584F0" w14:textId="77777777" w:rsidR="00DB1505" w:rsidRDefault="00DB1505" w:rsidP="00DB1505">
      <w:pPr>
        <w:pStyle w:val="StyleCode"/>
      </w:pPr>
      <w:r>
        <w:t>182.5d0          ! Time when January is starting</w:t>
      </w:r>
    </w:p>
    <w:p w14:paraId="03E9C6D4" w14:textId="77777777" w:rsidR="00DB1505" w:rsidRDefault="00DB1505" w:rsidP="00DB1505">
      <w:pPr>
        <w:pStyle w:val="StyleCode"/>
      </w:pPr>
      <w:r>
        <w:t xml:space="preserve">0.5d0            ! Time corresponding to moon  </w:t>
      </w:r>
    </w:p>
    <w:p w14:paraId="3A7D6C1D" w14:textId="77777777" w:rsidR="00DB1505" w:rsidRDefault="00DB1505" w:rsidP="00DB1505">
      <w:pPr>
        <w:pStyle w:val="StyleCode"/>
      </w:pPr>
      <w:r>
        <w:t xml:space="preserve">273.5d0          ! Time when autumn is starting </w:t>
      </w:r>
    </w:p>
    <w:p w14:paraId="78A957BE" w14:textId="77777777" w:rsidR="00DB1505" w:rsidRDefault="00DB1505" w:rsidP="00DB1505">
      <w:pPr>
        <w:pStyle w:val="StyleCode"/>
      </w:pPr>
      <w:r>
        <w:t xml:space="preserve">0.5d0            ! Cloud index (0=completely clouded sky, 1=clear sky)  </w:t>
      </w:r>
    </w:p>
    <w:p w14:paraId="1398119B" w14:textId="77777777" w:rsidR="00DB1505" w:rsidRDefault="00DB1505" w:rsidP="00DB1505">
      <w:pPr>
        <w:pStyle w:val="StyleCode"/>
      </w:pPr>
      <w:r>
        <w:t>0.2d0            ! Albedo dry soil</w:t>
      </w:r>
    </w:p>
    <w:p w14:paraId="4BE82B45" w14:textId="77777777" w:rsidR="00DB1505" w:rsidRDefault="00DB1505" w:rsidP="00DB1505">
      <w:pPr>
        <w:pStyle w:val="StyleCode"/>
      </w:pPr>
      <w:r>
        <w:t xml:space="preserve">0.1d0            ! Albedo wet soil </w:t>
      </w:r>
    </w:p>
    <w:p w14:paraId="24D0C63E" w14:textId="77777777" w:rsidR="00DB1505" w:rsidRDefault="00DB1505" w:rsidP="00DB1505">
      <w:pPr>
        <w:pStyle w:val="StyleCode"/>
      </w:pPr>
    </w:p>
    <w:p w14:paraId="7851F9A2" w14:textId="77777777" w:rsidR="00DB1505" w:rsidRDefault="00DB1505" w:rsidP="00DB1505">
      <w:pPr>
        <w:pStyle w:val="StyleCode"/>
      </w:pPr>
      <w:r>
        <w:t>'rain parameters'</w:t>
      </w:r>
    </w:p>
    <w:p w14:paraId="7BE2B622" w14:textId="77777777" w:rsidR="00DB1505" w:rsidRDefault="00DB1505" w:rsidP="00DB1505">
      <w:pPr>
        <w:pStyle w:val="StyleCode"/>
      </w:pPr>
      <w:r>
        <w:t xml:space="preserve">.false.          ! Read rain events from file </w:t>
      </w:r>
    </w:p>
    <w:p w14:paraId="437220FA" w14:textId="77777777" w:rsidR="00DB1505" w:rsidRDefault="00DB1505" w:rsidP="00DB1505">
      <w:pPr>
        <w:pStyle w:val="StyleCode"/>
      </w:pPr>
      <w:r>
        <w:t xml:space="preserve">-100.0d0         ! Leakage coefficient for runoff term </w:t>
      </w:r>
    </w:p>
    <w:p w14:paraId="0C67DC95" w14:textId="77777777" w:rsidR="00DB1505" w:rsidRDefault="00DB1505" w:rsidP="00DB1505">
      <w:pPr>
        <w:pStyle w:val="StyleCode"/>
      </w:pPr>
    </w:p>
    <w:p w14:paraId="0785F7BB" w14:textId="77777777" w:rsidR="00DB1505" w:rsidRDefault="00DB1505" w:rsidP="00DB1505">
      <w:pPr>
        <w:pStyle w:val="StyleCode"/>
      </w:pPr>
      <w:r>
        <w:t>'evaporation parameters'</w:t>
      </w:r>
    </w:p>
    <w:p w14:paraId="397D6BDE" w14:textId="77777777" w:rsidR="00DB1505" w:rsidRDefault="00DB1505" w:rsidP="00DB1505">
      <w:pPr>
        <w:pStyle w:val="StyleCode"/>
      </w:pPr>
      <w:r>
        <w:t>.false.          ! Compute evaporation rate based on aerodynamic relationship</w:t>
      </w:r>
    </w:p>
    <w:p w14:paraId="1BA00090" w14:textId="77777777" w:rsidR="00DB1505" w:rsidRDefault="00DB1505" w:rsidP="00DB1505">
      <w:pPr>
        <w:pStyle w:val="StyleCode"/>
      </w:pPr>
      <w:r>
        <w:t>.true.      ! Read evaporation rate from file (only if compute evaporation rate is false)</w:t>
      </w:r>
    </w:p>
    <w:p w14:paraId="644250C7" w14:textId="77777777" w:rsidR="00DB1505" w:rsidRDefault="00DB1505" w:rsidP="00DB1505">
      <w:pPr>
        <w:pStyle w:val="StyleCode"/>
      </w:pPr>
      <w:r>
        <w:t>1.9675E-06       ! Imposed evaporation rate [kg/m2/s]</w:t>
      </w:r>
    </w:p>
    <w:p w14:paraId="5F21D289" w14:textId="77777777" w:rsidR="00DB1505" w:rsidRDefault="00DB1505" w:rsidP="00DB1505">
      <w:pPr>
        <w:pStyle w:val="StyleCode"/>
      </w:pPr>
      <w:r>
        <w:t xml:space="preserve">1.0              ! Factor to multiply evaporation term </w:t>
      </w:r>
    </w:p>
    <w:p w14:paraId="2F96AF5B" w14:textId="77777777" w:rsidR="00DB1505" w:rsidRDefault="00DB1505" w:rsidP="00DB1505">
      <w:pPr>
        <w:pStyle w:val="StyleCode"/>
      </w:pPr>
      <w:r>
        <w:t>0.001d0          ! Roughness length [m]</w:t>
      </w:r>
    </w:p>
    <w:p w14:paraId="42D20AE1" w14:textId="77777777" w:rsidR="00DB1505" w:rsidRDefault="00DB1505" w:rsidP="00DB1505">
      <w:pPr>
        <w:pStyle w:val="StyleCode"/>
      </w:pPr>
      <w:r>
        <w:t xml:space="preserve">0.001d0          ! Screen height where parameters were measured [m] </w:t>
      </w:r>
    </w:p>
    <w:p w14:paraId="0EF824E5" w14:textId="77777777" w:rsidR="00DB1505" w:rsidRDefault="00DB1505" w:rsidP="00DB1505">
      <w:pPr>
        <w:pStyle w:val="StyleCode"/>
      </w:pPr>
      <w:r>
        <w:t xml:space="preserve">1.0              ! Stability factor </w:t>
      </w:r>
    </w:p>
    <w:p w14:paraId="60AC1FC9" w14:textId="77777777" w:rsidR="00DB1505" w:rsidRDefault="00DB1505" w:rsidP="00DB1505">
      <w:pPr>
        <w:pStyle w:val="StyleCode"/>
      </w:pPr>
      <w:r>
        <w:t xml:space="preserve">1.112d0          ! Density of air in the atmosphere </w:t>
      </w:r>
    </w:p>
    <w:p w14:paraId="464C3D82" w14:textId="77777777" w:rsidR="00DB1505" w:rsidRDefault="00DB1505" w:rsidP="00DB1505">
      <w:pPr>
        <w:pStyle w:val="StyleCode"/>
      </w:pPr>
      <w:r>
        <w:t xml:space="preserve">.false.          ! Read wind </w:t>
      </w:r>
    </w:p>
    <w:p w14:paraId="75E075BF" w14:textId="77777777" w:rsidR="00DB1505" w:rsidRDefault="00DB1505" w:rsidP="00DB1505">
      <w:pPr>
        <w:pStyle w:val="StyleCode"/>
      </w:pPr>
      <w:r>
        <w:t xml:space="preserve">1.               ! Wind speed [m s-1] </w:t>
      </w:r>
    </w:p>
    <w:p w14:paraId="3F121234" w14:textId="77777777" w:rsidR="00DB1505" w:rsidRDefault="00DB1505" w:rsidP="00DB1505">
      <w:pPr>
        <w:pStyle w:val="StyleCode"/>
      </w:pPr>
      <w:r>
        <w:t xml:space="preserve">0.0              ! Wind speed amplitude during year [m s-1] </w:t>
      </w:r>
    </w:p>
    <w:p w14:paraId="33512B6F" w14:textId="77777777" w:rsidR="00DB1505" w:rsidRDefault="00DB1505" w:rsidP="00DB1505">
      <w:pPr>
        <w:pStyle w:val="StyleCode"/>
      </w:pPr>
      <w:r>
        <w:t>0.0              ! Wind speed amplitude during day [m s-1]</w:t>
      </w:r>
    </w:p>
    <w:p w14:paraId="4BFC134C" w14:textId="77777777" w:rsidR="00DB1505" w:rsidRDefault="00DB1505" w:rsidP="00DB1505">
      <w:pPr>
        <w:pStyle w:val="StyleCode"/>
      </w:pPr>
      <w:r>
        <w:t xml:space="preserve">0.0              ! Maximum wind speed during year [units of the problem] </w:t>
      </w:r>
    </w:p>
    <w:p w14:paraId="207D1983" w14:textId="77777777" w:rsidR="00DB1505" w:rsidRDefault="00DB1505" w:rsidP="00DB1505">
      <w:pPr>
        <w:pStyle w:val="StyleCode"/>
      </w:pPr>
      <w:r>
        <w:t xml:space="preserve">0.0              ! Maximum wind speed during day [units of the problem] </w:t>
      </w:r>
    </w:p>
    <w:p w14:paraId="7A487454" w14:textId="77777777" w:rsidR="00DB1505" w:rsidRDefault="00DB1505" w:rsidP="00DB1505">
      <w:pPr>
        <w:pStyle w:val="StyleCode"/>
      </w:pPr>
    </w:p>
    <w:p w14:paraId="48A3AE21" w14:textId="77777777" w:rsidR="00DB1505" w:rsidRDefault="00DB1505" w:rsidP="00DB1505">
      <w:pPr>
        <w:pStyle w:val="StyleCode"/>
      </w:pPr>
      <w:r>
        <w:t>'done'</w:t>
      </w:r>
    </w:p>
    <w:p w14:paraId="4A5C0C51" w14:textId="77777777" w:rsidR="00FC6030" w:rsidRDefault="00FC6030" w:rsidP="00DB1505">
      <w:pPr>
        <w:pStyle w:val="StyleCode"/>
      </w:pPr>
    </w:p>
    <w:p w14:paraId="48516195" w14:textId="51BD49B7" w:rsidR="00DB1505" w:rsidRPr="00ED3698" w:rsidRDefault="00DB1505" w:rsidP="00DB1505">
      <w:pPr>
        <w:pStyle w:val="Heading3"/>
      </w:pPr>
      <w:bookmarkStart w:id="260" w:name="_Toc13056001"/>
      <w:r w:rsidRPr="00ED3698">
        <w:t xml:space="preserve">Description of </w:t>
      </w:r>
      <w:r w:rsidR="008D3306">
        <w:t xml:space="preserve">the </w:t>
      </w:r>
      <w:r w:rsidRPr="00ED3698">
        <w:t>Example Input</w:t>
      </w:r>
      <w:bookmarkEnd w:id="260"/>
    </w:p>
    <w:p w14:paraId="75196904" w14:textId="77777777" w:rsidR="00DB1505" w:rsidRDefault="00DB1505" w:rsidP="00DB1505">
      <w:pPr>
        <w:rPr>
          <w:rFonts w:ascii="Times" w:hAnsi="Times"/>
        </w:rPr>
      </w:pPr>
      <w:r w:rsidRPr="006B48C2">
        <w:rPr>
          <w:rFonts w:ascii="Times" w:hAnsi="Times"/>
        </w:rPr>
        <w:t xml:space="preserve">In the above input, model </w:t>
      </w:r>
      <w:r>
        <w:rPr>
          <w:rFonts w:ascii="Times" w:hAnsi="Times"/>
        </w:rPr>
        <w:t>3</w:t>
      </w:r>
      <w:r w:rsidRPr="006B48C2">
        <w:rPr>
          <w:rFonts w:ascii="Times" w:hAnsi="Times"/>
        </w:rPr>
        <w:t xml:space="preserve"> is used to calculate the porous medium resistance to flow (r</w:t>
      </w:r>
      <w:r w:rsidRPr="006B48C2">
        <w:rPr>
          <w:rFonts w:ascii="Times" w:hAnsi="Times"/>
          <w:vertAlign w:val="subscript"/>
        </w:rPr>
        <w:t>s</w:t>
      </w:r>
      <w:r w:rsidRPr="006B48C2">
        <w:rPr>
          <w:rFonts w:ascii="Times" w:hAnsi="Times"/>
        </w:rPr>
        <w:t>), and the default model (Millington, 1959) for tortuosity (τ</w:t>
      </w:r>
      <w:r w:rsidRPr="006B48C2">
        <w:rPr>
          <w:rFonts w:ascii="Times" w:hAnsi="Times"/>
          <w:vertAlign w:val="subscript"/>
        </w:rPr>
        <w:t>v</w:t>
      </w:r>
      <w:r w:rsidRPr="006B48C2">
        <w:rPr>
          <w:rFonts w:ascii="Times" w:hAnsi="Times"/>
        </w:rPr>
        <w:t>) is used.</w:t>
      </w:r>
    </w:p>
    <w:p w14:paraId="6ADEC120" w14:textId="25DEC284" w:rsidR="00DB1505" w:rsidRPr="006B48C2" w:rsidRDefault="00DB1505" w:rsidP="00DB1505">
      <w:pPr>
        <w:rPr>
          <w:rFonts w:ascii="Times" w:hAnsi="Times"/>
        </w:rPr>
      </w:pPr>
      <w:r w:rsidRPr="006B48C2">
        <w:rPr>
          <w:rFonts w:ascii="Times" w:hAnsi="Times"/>
        </w:rPr>
        <w:t xml:space="preserve">The enhanced thermal vapour flux is calculated using </w:t>
      </w:r>
      <w:r w:rsidR="003F4C3E" w:rsidRPr="006B48C2">
        <w:rPr>
          <w:rFonts w:ascii="Times" w:hAnsi="Times"/>
        </w:rPr>
        <w:t>clay</w:t>
      </w:r>
      <w:r w:rsidRPr="006B48C2">
        <w:rPr>
          <w:rFonts w:ascii="Times" w:hAnsi="Times"/>
        </w:rPr>
        <w:t xml:space="preserve"> content (</w:t>
      </w:r>
      <w:r w:rsidRPr="00FC2059">
        <w:rPr>
          <w:rFonts w:ascii="Times" w:hAnsi="Times"/>
          <w:noProof/>
        </w:rPr>
        <w:t>f</w:t>
      </w:r>
      <w:r w:rsidRPr="00FC2059">
        <w:rPr>
          <w:rFonts w:ascii="Times" w:hAnsi="Times"/>
          <w:noProof/>
          <w:vertAlign w:val="subscript"/>
        </w:rPr>
        <w:t>c</w:t>
      </w:r>
      <w:r w:rsidRPr="006B48C2">
        <w:rPr>
          <w:rFonts w:ascii="Times" w:hAnsi="Times"/>
        </w:rPr>
        <w:t>) of 2.0</w:t>
      </w:r>
      <w:r>
        <w:rPr>
          <w:rFonts w:ascii="Times" w:hAnsi="Times"/>
        </w:rPr>
        <w:t>%</w:t>
      </w:r>
      <w:r w:rsidRPr="006B48C2">
        <w:rPr>
          <w:rFonts w:ascii="Times" w:hAnsi="Times"/>
        </w:rPr>
        <w:t>, and an empirical constant (a) of 15.</w:t>
      </w:r>
    </w:p>
    <w:p w14:paraId="7EA3E06F" w14:textId="3AEFA4BB" w:rsidR="00DB1505" w:rsidRPr="006B48C2" w:rsidRDefault="003F4C3E" w:rsidP="00DB1505">
      <w:pPr>
        <w:rPr>
          <w:rFonts w:ascii="Times" w:hAnsi="Times"/>
        </w:rPr>
      </w:pPr>
      <w:r>
        <w:rPr>
          <w:rFonts w:ascii="Times" w:hAnsi="Times"/>
        </w:rPr>
        <w:t>As</w:t>
      </w:r>
      <w:r w:rsidRPr="006B48C2">
        <w:rPr>
          <w:rFonts w:ascii="Times" w:hAnsi="Times"/>
        </w:rPr>
        <w:t xml:space="preserve"> </w:t>
      </w:r>
      <w:r w:rsidR="00DB1505" w:rsidRPr="006B48C2">
        <w:rPr>
          <w:rFonts w:ascii="Times" w:hAnsi="Times"/>
        </w:rPr>
        <w:t xml:space="preserve">nothing is specified for </w:t>
      </w:r>
      <w:r>
        <w:rPr>
          <w:rFonts w:ascii="Times" w:hAnsi="Times"/>
        </w:rPr>
        <w:t>calculating</w:t>
      </w:r>
      <w:r w:rsidR="00DB1505" w:rsidRPr="006B48C2">
        <w:rPr>
          <w:rFonts w:ascii="Times" w:hAnsi="Times"/>
        </w:rPr>
        <w:t xml:space="preserve"> the saturated vapour density (</w:t>
      </w:r>
      <w:r w:rsidR="00D52C88" w:rsidRPr="006B48C2">
        <w:rPr>
          <w:noProof/>
          <w:position w:val="-12"/>
        </w:rPr>
        <w:object w:dxaOrig="340" w:dyaOrig="340" w14:anchorId="50DDE330">
          <v:shape id="_x0000_i1092" type="#_x0000_t75" alt="" style="width:18pt;height:18pt;mso-width-percent:0;mso-height-percent:0;mso-width-percent:0;mso-height-percent:0" o:ole="">
            <v:imagedata r:id="rId45" o:title=""/>
          </v:shape>
          <o:OLEObject Type="Embed" ProgID="Equation.3" ShapeID="_x0000_i1092" DrawAspect="Content" ObjectID="_1776598744" r:id="rId50"/>
        </w:object>
      </w:r>
      <w:r w:rsidR="00DB1505" w:rsidRPr="006B48C2">
        <w:rPr>
          <w:rFonts w:ascii="Times" w:hAnsi="Times"/>
        </w:rPr>
        <w:t>)</w:t>
      </w:r>
      <w:r w:rsidR="00DB1505">
        <w:rPr>
          <w:rFonts w:ascii="Times" w:hAnsi="Times"/>
        </w:rPr>
        <w:t xml:space="preserve">, it is calculated internally according to the default model. </w:t>
      </w:r>
      <w:r w:rsidR="00DB1505" w:rsidRPr="006B48C2">
        <w:rPr>
          <w:rFonts w:ascii="Times" w:hAnsi="Times"/>
        </w:rPr>
        <w:t>The alternative model after Saito et al. (2006) could</w:t>
      </w:r>
      <w:r>
        <w:rPr>
          <w:rFonts w:ascii="Times" w:hAnsi="Times"/>
        </w:rPr>
        <w:t>,</w:t>
      </w:r>
      <w:r w:rsidR="00DB1505" w:rsidRPr="006B48C2">
        <w:rPr>
          <w:rFonts w:ascii="Times" w:hAnsi="Times"/>
        </w:rPr>
        <w:t xml:space="preserve"> instead</w:t>
      </w:r>
      <w:r>
        <w:rPr>
          <w:rFonts w:ascii="Times" w:hAnsi="Times"/>
        </w:rPr>
        <w:t>,</w:t>
      </w:r>
      <w:r w:rsidR="00DB1505" w:rsidRPr="006B48C2">
        <w:rPr>
          <w:rFonts w:ascii="Times" w:hAnsi="Times"/>
        </w:rPr>
        <w:t xml:space="preserve"> be activated</w:t>
      </w:r>
      <w:r w:rsidR="00DB1505">
        <w:rPr>
          <w:rFonts w:ascii="Times" w:hAnsi="Times"/>
        </w:rPr>
        <w:t xml:space="preserve"> through </w:t>
      </w:r>
      <w:r w:rsidR="00DB1505" w:rsidRPr="006B48C2">
        <w:rPr>
          <w:rFonts w:ascii="Times" w:hAnsi="Times"/>
        </w:rPr>
        <w:t>the following</w:t>
      </w:r>
      <w:r w:rsidR="00DB1505">
        <w:rPr>
          <w:rFonts w:ascii="Times" w:hAnsi="Times"/>
        </w:rPr>
        <w:t xml:space="preserve"> input</w:t>
      </w:r>
      <w:r w:rsidR="00DB1505" w:rsidRPr="006B48C2">
        <w:rPr>
          <w:rFonts w:ascii="Times" w:hAnsi="Times"/>
        </w:rPr>
        <w:t xml:space="preserve"> inserted after the</w:t>
      </w:r>
      <w:r w:rsidR="00DB1505">
        <w:rPr>
          <w:rFonts w:ascii="Times" w:hAnsi="Times"/>
        </w:rPr>
        <w:t xml:space="preserve"> keyword</w:t>
      </w:r>
      <w:r w:rsidR="00DB1505" w:rsidRPr="006B48C2">
        <w:rPr>
          <w:rFonts w:ascii="Times" w:hAnsi="Times"/>
        </w:rPr>
        <w:t xml:space="preserve"> ‘write transient evaporation info’: </w:t>
      </w:r>
    </w:p>
    <w:p w14:paraId="6FE5ED3F" w14:textId="77777777" w:rsidR="000D018B" w:rsidRDefault="000D018B" w:rsidP="000D018B">
      <w:pPr>
        <w:pStyle w:val="StyleCode"/>
      </w:pPr>
    </w:p>
    <w:p w14:paraId="62CB6B84" w14:textId="77777777" w:rsidR="00DB1505" w:rsidRPr="00927C31" w:rsidRDefault="00DB1505" w:rsidP="000D018B">
      <w:pPr>
        <w:pStyle w:val="StyleCode"/>
      </w:pPr>
      <w:r w:rsidRPr="00927C31">
        <w:t>'vapour density model'</w:t>
      </w:r>
    </w:p>
    <w:p w14:paraId="30E89ADE" w14:textId="77777777" w:rsidR="00DB1505" w:rsidRPr="00927C31" w:rsidRDefault="00DB1505" w:rsidP="000D018B">
      <w:pPr>
        <w:pStyle w:val="StyleCode"/>
      </w:pPr>
      <w:r w:rsidRPr="00927C31">
        <w:t>'</w:t>
      </w:r>
      <w:r w:rsidRPr="00FC2059">
        <w:rPr>
          <w:noProof/>
        </w:rPr>
        <w:t>saito</w:t>
      </w:r>
      <w:r w:rsidRPr="00927C31">
        <w:t xml:space="preserve"> et al. (2006)'</w:t>
      </w:r>
    </w:p>
    <w:p w14:paraId="668A1069" w14:textId="77777777" w:rsidR="00DB1505" w:rsidRDefault="00DB1505" w:rsidP="000D018B">
      <w:pPr>
        <w:pStyle w:val="StyleCode"/>
      </w:pPr>
      <w:r w:rsidRPr="00927C31">
        <w:t>.true.</w:t>
      </w:r>
    </w:p>
    <w:p w14:paraId="59A47D36" w14:textId="77777777" w:rsidR="00DB1505" w:rsidRDefault="00DB1505" w:rsidP="000D018B">
      <w:pPr>
        <w:pStyle w:val="StyleCode"/>
      </w:pPr>
    </w:p>
    <w:p w14:paraId="16645E21" w14:textId="77777777" w:rsidR="00DB1505" w:rsidRDefault="00DB1505" w:rsidP="00DB1505">
      <w:r w:rsidRPr="006B48C2">
        <w:t>The relative humidity (H</w:t>
      </w:r>
      <w:r w:rsidRPr="006B48C2">
        <w:rPr>
          <w:vertAlign w:val="subscript"/>
        </w:rPr>
        <w:t>r</w:t>
      </w:r>
      <w:r w:rsidRPr="006B48C2">
        <w:t>) parameters are specified as a sinusoidal function with an average of 0.</w:t>
      </w:r>
      <w:r>
        <w:t>8</w:t>
      </w:r>
      <w:r w:rsidRPr="006B48C2">
        <w:t xml:space="preserve">5 and </w:t>
      </w:r>
      <w:r w:rsidRPr="00FC2059">
        <w:rPr>
          <w:noProof/>
        </w:rPr>
        <w:t>annual</w:t>
      </w:r>
      <w:r w:rsidRPr="006B48C2">
        <w:t xml:space="preserve"> amplitude of 0.245. No daily amplitude is specified, thus no diurnal fluctuations are specified and the relative humidity is constant for the entire day (24 hours). The maximum value for relative humidity occurs at day 182 of every year.</w:t>
      </w:r>
    </w:p>
    <w:p w14:paraId="237BE5D7" w14:textId="70339623" w:rsidR="00DB1505" w:rsidRDefault="00DB1505" w:rsidP="00DB1505">
      <w:r w:rsidRPr="006B48C2">
        <w:t>Similarly, the temperature (T) is defined by a sinusoidal function, with an average temperature of 23.9 °C and amplitude of 13.0 °C (i.e., temperature varies between 10.9-36.9 °C throughout the year). No diurnal fluctuations in temperature are specified</w:t>
      </w:r>
      <w:r w:rsidR="003E7E8D">
        <w:t>;</w:t>
      </w:r>
      <w:r w:rsidRPr="006B48C2">
        <w:t xml:space="preserve"> therefore</w:t>
      </w:r>
      <w:r w:rsidR="003E7E8D">
        <w:t>,</w:t>
      </w:r>
      <w:r w:rsidRPr="006B48C2">
        <w:t xml:space="preserve"> the temperature is constant for the entire day (24 hours). The annual temperature maximum occurs at 0.5 days (i.e., at noon on the first day of the simulation). Thus, the temperature and relative humidity functions are antiphase.</w:t>
      </w:r>
    </w:p>
    <w:p w14:paraId="632D3861" w14:textId="049DD08B" w:rsidR="00DB1505" w:rsidRDefault="00DB1505" w:rsidP="00DB1505">
      <w:pPr>
        <w:rPr>
          <w:rFonts w:ascii="Times" w:hAnsi="Times"/>
        </w:rPr>
      </w:pPr>
      <w:r w:rsidRPr="006B48C2">
        <w:rPr>
          <w:rFonts w:ascii="Times" w:hAnsi="Times"/>
        </w:rPr>
        <w:t>The solar radiation is calculated internally (</w:t>
      </w:r>
      <w:r w:rsidR="00E95232">
        <w:rPr>
          <w:rFonts w:ascii="Times" w:hAnsi="Times"/>
        </w:rPr>
        <w:t xml:space="preserve">see </w:t>
      </w:r>
      <w:r>
        <w:rPr>
          <w:rFonts w:ascii="Times" w:hAnsi="Times"/>
        </w:rPr>
        <w:t>the theory manual</w:t>
      </w:r>
      <w:r w:rsidR="00732E97">
        <w:rPr>
          <w:rFonts w:ascii="Times" w:hAnsi="Times"/>
        </w:rPr>
        <w:t>,</w:t>
      </w:r>
      <w:r>
        <w:rPr>
          <w:rFonts w:ascii="Times" w:hAnsi="Times"/>
        </w:rPr>
        <w:t xml:space="preserve"> </w:t>
      </w:r>
      <w:r w:rsidR="003E7E8D">
        <w:rPr>
          <w:rFonts w:ascii="Times" w:hAnsi="Times"/>
        </w:rPr>
        <w:t xml:space="preserve">Section </w:t>
      </w:r>
      <w:r w:rsidR="00E95232">
        <w:rPr>
          <w:rFonts w:ascii="Times" w:hAnsi="Times"/>
        </w:rPr>
        <w:t>2.1.6.2</w:t>
      </w:r>
      <w:r w:rsidR="003E7E8D">
        <w:rPr>
          <w:rFonts w:ascii="Times" w:hAnsi="Times"/>
        </w:rPr>
        <w:t>,</w:t>
      </w:r>
      <w:r w:rsidR="00E95232">
        <w:rPr>
          <w:rFonts w:ascii="Times" w:hAnsi="Times"/>
        </w:rPr>
        <w:t xml:space="preserve"> </w:t>
      </w:r>
      <w:r w:rsidR="00F23507">
        <w:rPr>
          <w:rFonts w:ascii="Times" w:hAnsi="Times"/>
        </w:rPr>
        <w:t xml:space="preserve">atmospheric </w:t>
      </w:r>
      <w:commentRangeStart w:id="261"/>
      <w:commentRangeEnd w:id="261"/>
      <w:r w:rsidR="00E057F3">
        <w:rPr>
          <w:rStyle w:val="CommentReference"/>
        </w:rPr>
        <w:lastRenderedPageBreak/>
        <w:commentReference w:id="261"/>
      </w:r>
      <w:commentRangeStart w:id="262"/>
      <w:commentRangeEnd w:id="262"/>
      <w:r w:rsidR="00F23507">
        <w:rPr>
          <w:rStyle w:val="CommentReference"/>
        </w:rPr>
        <w:commentReference w:id="262"/>
      </w:r>
      <w:r>
        <w:rPr>
          <w:rFonts w:ascii="Times" w:hAnsi="Times"/>
        </w:rPr>
        <w:t>boundary condition</w:t>
      </w:r>
      <w:r w:rsidRPr="006B48C2">
        <w:rPr>
          <w:rFonts w:ascii="Times" w:hAnsi="Times"/>
        </w:rPr>
        <w:t>) rather than specified in the</w:t>
      </w:r>
      <w:r w:rsidR="00ED75DA">
        <w:rPr>
          <w:rFonts w:ascii="Times" w:hAnsi="Times"/>
        </w:rPr>
        <w:t xml:space="preserve"> prefix.</w:t>
      </w:r>
      <w:r w:rsidRPr="006B48C2">
        <w:rPr>
          <w:rFonts w:ascii="Times" w:hAnsi="Times"/>
        </w:rPr>
        <w:t>atm file. Similarly, the cloud index is specified in the</w:t>
      </w:r>
      <w:r w:rsidR="00ED75DA">
        <w:rPr>
          <w:rFonts w:ascii="Times" w:hAnsi="Times"/>
        </w:rPr>
        <w:t xml:space="preserve"> prefix.</w:t>
      </w:r>
      <w:r w:rsidRPr="006B48C2">
        <w:rPr>
          <w:rFonts w:ascii="Times" w:hAnsi="Times"/>
        </w:rPr>
        <w:t xml:space="preserve">dat file </w:t>
      </w:r>
      <w:r>
        <w:rPr>
          <w:rFonts w:ascii="Times" w:hAnsi="Times"/>
        </w:rPr>
        <w:t>at a value of 0.5 (partly cloud</w:t>
      </w:r>
      <w:r w:rsidRPr="006B48C2">
        <w:rPr>
          <w:rFonts w:ascii="Times" w:hAnsi="Times"/>
        </w:rPr>
        <w:t>y). The latitude is -29° or 29°S</w:t>
      </w:r>
      <w:r w:rsidR="003E7E8D">
        <w:rPr>
          <w:rFonts w:ascii="Times" w:hAnsi="Times"/>
        </w:rPr>
        <w:t>.</w:t>
      </w:r>
      <w:r w:rsidR="003E7E8D" w:rsidRPr="006B48C2">
        <w:rPr>
          <w:rFonts w:ascii="Times" w:hAnsi="Times"/>
        </w:rPr>
        <w:t xml:space="preserve"> Therefore</w:t>
      </w:r>
      <w:r w:rsidR="003E7E8D">
        <w:rPr>
          <w:rFonts w:ascii="Times" w:hAnsi="Times"/>
        </w:rPr>
        <w:t>,</w:t>
      </w:r>
      <w:r w:rsidRPr="006B48C2">
        <w:rPr>
          <w:rFonts w:ascii="Times" w:hAnsi="Times"/>
        </w:rPr>
        <w:t xml:space="preserve"> the location is in the Southern </w:t>
      </w:r>
      <w:r w:rsidR="003E7E8D">
        <w:rPr>
          <w:rFonts w:ascii="Times" w:hAnsi="Times"/>
        </w:rPr>
        <w:t>H</w:t>
      </w:r>
      <w:r w:rsidR="003E7E8D" w:rsidRPr="006B48C2">
        <w:rPr>
          <w:rFonts w:ascii="Times" w:hAnsi="Times"/>
        </w:rPr>
        <w:t>emisphere</w:t>
      </w:r>
      <w:r w:rsidRPr="006B48C2">
        <w:rPr>
          <w:rFonts w:ascii="Times" w:hAnsi="Times"/>
        </w:rPr>
        <w:t xml:space="preserve">. January is specified to start at day 182.5 of every year, which implies the summer occurs midway through each year in the simulation as it is in the Southern </w:t>
      </w:r>
      <w:r w:rsidR="00E057F3">
        <w:rPr>
          <w:rFonts w:ascii="Times" w:hAnsi="Times"/>
        </w:rPr>
        <w:t>H</w:t>
      </w:r>
      <w:r w:rsidR="00E057F3" w:rsidRPr="006B48C2">
        <w:rPr>
          <w:rFonts w:ascii="Times" w:hAnsi="Times"/>
        </w:rPr>
        <w:t>emisphere</w:t>
      </w:r>
      <w:r w:rsidRPr="006B48C2">
        <w:rPr>
          <w:rFonts w:ascii="Times" w:hAnsi="Times"/>
        </w:rPr>
        <w:t>. This value should</w:t>
      </w:r>
      <w:r w:rsidR="00E057F3">
        <w:rPr>
          <w:rFonts w:ascii="Times" w:hAnsi="Times"/>
        </w:rPr>
        <w:t>,</w:t>
      </w:r>
      <w:r w:rsidRPr="006B48C2">
        <w:rPr>
          <w:rFonts w:ascii="Times" w:hAnsi="Times"/>
        </w:rPr>
        <w:t xml:space="preserve"> therefore</w:t>
      </w:r>
      <w:r w:rsidR="00E057F3">
        <w:rPr>
          <w:rFonts w:ascii="Times" w:hAnsi="Times"/>
        </w:rPr>
        <w:t>,</w:t>
      </w:r>
      <w:r w:rsidRPr="006B48C2">
        <w:rPr>
          <w:rFonts w:ascii="Times" w:hAnsi="Times"/>
        </w:rPr>
        <w:t xml:space="preserve"> correspond to the time of the temperature maximum and relative humidity minimum</w:t>
      </w:r>
      <w:r w:rsidR="00E057F3">
        <w:rPr>
          <w:rFonts w:ascii="Times" w:hAnsi="Times"/>
        </w:rPr>
        <w:t>,</w:t>
      </w:r>
      <w:r w:rsidRPr="006B48C2">
        <w:rPr>
          <w:rFonts w:ascii="Times" w:hAnsi="Times"/>
        </w:rPr>
        <w:t xml:space="preserve"> </w:t>
      </w:r>
      <w:r w:rsidR="00E057F3">
        <w:rPr>
          <w:rFonts w:ascii="Times" w:hAnsi="Times"/>
        </w:rPr>
        <w:t>which</w:t>
      </w:r>
      <w:r w:rsidR="00E057F3" w:rsidRPr="006B48C2">
        <w:rPr>
          <w:rFonts w:ascii="Times" w:hAnsi="Times"/>
        </w:rPr>
        <w:t xml:space="preserve"> </w:t>
      </w:r>
      <w:r w:rsidRPr="006B48C2">
        <w:rPr>
          <w:rFonts w:ascii="Times" w:hAnsi="Times"/>
        </w:rPr>
        <w:t xml:space="preserve">are specified in the previous input. Noon is set to equal 0.5 days, such that 0.0 days is midnight. If </w:t>
      </w:r>
      <w:r w:rsidRPr="00FC2059">
        <w:rPr>
          <w:rFonts w:ascii="Times" w:hAnsi="Times"/>
          <w:noProof/>
        </w:rPr>
        <w:t>daily</w:t>
      </w:r>
      <w:r w:rsidRPr="006B48C2">
        <w:rPr>
          <w:rFonts w:ascii="Times" w:hAnsi="Times"/>
        </w:rPr>
        <w:t xml:space="preserve"> amplitude is specified for the temperature and relative humidity, care should be taken that the maximum values for these parameters properly correspond to the ‘noon’ value (i.e., peak temperature should occur at noon). The time when autumn is starting is day 273.5 of each year, or April 1). </w:t>
      </w:r>
    </w:p>
    <w:p w14:paraId="58D8C1D2" w14:textId="77777777" w:rsidR="00DB1505" w:rsidRDefault="00DB1505" w:rsidP="00DB1505">
      <w:pPr>
        <w:rPr>
          <w:rFonts w:ascii="Times" w:hAnsi="Times"/>
        </w:rPr>
      </w:pPr>
      <w:r w:rsidRPr="006B48C2">
        <w:rPr>
          <w:rFonts w:ascii="Times" w:hAnsi="Times"/>
        </w:rPr>
        <w:t xml:space="preserve">The rain events are read in from </w:t>
      </w:r>
      <w:r>
        <w:rPr>
          <w:rFonts w:ascii="Times" w:hAnsi="Times"/>
        </w:rPr>
        <w:t>the</w:t>
      </w:r>
      <w:r w:rsidR="00ED75DA">
        <w:rPr>
          <w:rFonts w:ascii="Times" w:hAnsi="Times"/>
        </w:rPr>
        <w:t xml:space="preserve"> prefix.</w:t>
      </w:r>
      <w:r>
        <w:rPr>
          <w:rFonts w:ascii="Times" w:hAnsi="Times"/>
        </w:rPr>
        <w:t>atm</w:t>
      </w:r>
      <w:r w:rsidRPr="006B48C2">
        <w:rPr>
          <w:rFonts w:ascii="Times" w:hAnsi="Times"/>
        </w:rPr>
        <w:t xml:space="preserve"> file, with a leakage coefficient for the runoff equation (</w:t>
      </w:r>
      <m:oMath>
        <m:sSub>
          <m:sSubPr>
            <m:ctrlPr>
              <w:rPr>
                <w:rFonts w:ascii="Cambria Math" w:hAnsi="Cambria Math"/>
                <w:i/>
              </w:rPr>
            </m:ctrlPr>
          </m:sSubPr>
          <m:e>
            <m:r>
              <w:rPr>
                <w:rFonts w:ascii="Cambria Math" w:hAnsi="Cambria Math"/>
              </w:rPr>
              <m:t>γ</m:t>
            </m:r>
          </m:e>
          <m:sub>
            <m:r>
              <w:rPr>
                <w:rFonts w:ascii="Cambria Math" w:hAnsi="Cambria Math"/>
              </w:rPr>
              <m:t>l</m:t>
            </m:r>
          </m:sub>
        </m:sSub>
      </m:oMath>
      <w:r w:rsidRPr="006B48C2">
        <w:rPr>
          <w:rFonts w:ascii="Times" w:hAnsi="Times"/>
        </w:rPr>
        <w:t>) of -100.</w:t>
      </w:r>
    </w:p>
    <w:p w14:paraId="0E90744D" w14:textId="168FECB5" w:rsidR="00DB1505" w:rsidRDefault="00DB1505" w:rsidP="00DB1505">
      <w:pPr>
        <w:rPr>
          <w:rFonts w:ascii="Times" w:hAnsi="Times"/>
        </w:rPr>
      </w:pPr>
      <w:r w:rsidRPr="006B48C2">
        <w:rPr>
          <w:rFonts w:ascii="Times" w:hAnsi="Times"/>
        </w:rPr>
        <w:t>The evaporation rate is calculated using the aerodynamic relationship (Equations 2</w:t>
      </w:r>
      <w:r>
        <w:rPr>
          <w:rFonts w:ascii="Times" w:hAnsi="Times"/>
        </w:rPr>
        <w:t>-</w:t>
      </w:r>
      <w:r w:rsidR="00291206">
        <w:rPr>
          <w:rFonts w:ascii="Times" w:hAnsi="Times"/>
        </w:rPr>
        <w:t>100</w:t>
      </w:r>
      <w:r>
        <w:rPr>
          <w:rFonts w:ascii="Times" w:hAnsi="Times"/>
        </w:rPr>
        <w:t xml:space="preserve"> to 2-</w:t>
      </w:r>
      <w:r w:rsidR="00291206">
        <w:rPr>
          <w:rFonts w:ascii="Times" w:hAnsi="Times"/>
        </w:rPr>
        <w:t>103</w:t>
      </w:r>
      <w:r>
        <w:rPr>
          <w:rFonts w:ascii="Times" w:hAnsi="Times"/>
        </w:rPr>
        <w:t xml:space="preserve"> in the theory manual </w:t>
      </w:r>
      <w:commentRangeStart w:id="263"/>
      <w:commentRangeStart w:id="264"/>
      <w:r>
        <w:rPr>
          <w:rFonts w:ascii="Times" w:hAnsi="Times"/>
        </w:rPr>
        <w:t>section</w:t>
      </w:r>
      <w:r w:rsidR="00F364D7">
        <w:rPr>
          <w:rFonts w:ascii="Times" w:hAnsi="Times"/>
        </w:rPr>
        <w:t xml:space="preserve"> 2.1.6</w:t>
      </w:r>
      <w:r>
        <w:rPr>
          <w:rFonts w:ascii="Times" w:hAnsi="Times"/>
        </w:rPr>
        <w:t xml:space="preserve"> </w:t>
      </w:r>
      <w:commentRangeEnd w:id="263"/>
      <w:r w:rsidR="00732E97">
        <w:rPr>
          <w:rStyle w:val="CommentReference"/>
        </w:rPr>
        <w:commentReference w:id="263"/>
      </w:r>
      <w:commentRangeEnd w:id="264"/>
      <w:r w:rsidR="00F364D7">
        <w:rPr>
          <w:rStyle w:val="CommentReference"/>
        </w:rPr>
        <w:commentReference w:id="264"/>
      </w:r>
      <w:commentRangeStart w:id="265"/>
      <w:commentRangeStart w:id="266"/>
      <w:r w:rsidR="00732E97">
        <w:rPr>
          <w:rFonts w:ascii="Times" w:hAnsi="Times"/>
        </w:rPr>
        <w:t xml:space="preserve">titled </w:t>
      </w:r>
      <w:commentRangeEnd w:id="265"/>
      <w:r w:rsidR="00732E97">
        <w:rPr>
          <w:rStyle w:val="CommentReference"/>
        </w:rPr>
        <w:commentReference w:id="265"/>
      </w:r>
      <w:commentRangeEnd w:id="266"/>
      <w:r w:rsidR="0019452F">
        <w:rPr>
          <w:rStyle w:val="CommentReference"/>
        </w:rPr>
        <w:commentReference w:id="266"/>
      </w:r>
      <w:r w:rsidR="00732E97">
        <w:rPr>
          <w:rFonts w:ascii="Times" w:hAnsi="Times"/>
        </w:rPr>
        <w:t>“</w:t>
      </w:r>
      <w:r>
        <w:rPr>
          <w:rFonts w:ascii="Times" w:hAnsi="Times"/>
        </w:rPr>
        <w:t>Atmospheric boundary condition</w:t>
      </w:r>
      <w:r w:rsidR="00732E97">
        <w:rPr>
          <w:rFonts w:ascii="Times" w:hAnsi="Times"/>
        </w:rPr>
        <w:t>”</w:t>
      </w:r>
      <w:r w:rsidRPr="006B48C2">
        <w:rPr>
          <w:rFonts w:ascii="Times" w:hAnsi="Times"/>
        </w:rPr>
        <w:t>). A roughness length (z</w:t>
      </w:r>
      <w:r w:rsidRPr="006B48C2">
        <w:rPr>
          <w:rFonts w:ascii="Times" w:hAnsi="Times"/>
          <w:vertAlign w:val="subscript"/>
        </w:rPr>
        <w:t>0</w:t>
      </w:r>
      <w:r w:rsidRPr="006B48C2">
        <w:rPr>
          <w:rFonts w:ascii="Times" w:hAnsi="Times"/>
        </w:rPr>
        <w:t>) of 0.0</w:t>
      </w:r>
      <w:r>
        <w:rPr>
          <w:rFonts w:ascii="Times" w:hAnsi="Times"/>
        </w:rPr>
        <w:t>0</w:t>
      </w:r>
      <w:r w:rsidRPr="006B48C2">
        <w:rPr>
          <w:rFonts w:ascii="Times" w:hAnsi="Times"/>
        </w:rPr>
        <w:t>1</w:t>
      </w:r>
      <w:r>
        <w:rPr>
          <w:rFonts w:ascii="Times" w:hAnsi="Times"/>
        </w:rPr>
        <w:t> </w:t>
      </w:r>
      <w:r w:rsidRPr="006B48C2">
        <w:rPr>
          <w:rFonts w:ascii="Times" w:hAnsi="Times"/>
        </w:rPr>
        <w:t>m is specified. The screen height (</w:t>
      </w:r>
      <w:r w:rsidRPr="00FC2059">
        <w:rPr>
          <w:rFonts w:ascii="Times" w:hAnsi="Times"/>
          <w:noProof/>
        </w:rPr>
        <w:t>z</w:t>
      </w:r>
      <w:r w:rsidRPr="00FC2059">
        <w:rPr>
          <w:rFonts w:ascii="Times" w:hAnsi="Times"/>
          <w:noProof/>
          <w:vertAlign w:val="subscript"/>
        </w:rPr>
        <w:t>a</w:t>
      </w:r>
      <w:r w:rsidRPr="006B48C2">
        <w:rPr>
          <w:rFonts w:ascii="Times" w:hAnsi="Times"/>
        </w:rPr>
        <w:t xml:space="preserve">) is </w:t>
      </w:r>
      <w:r>
        <w:rPr>
          <w:rFonts w:ascii="Times" w:hAnsi="Times"/>
        </w:rPr>
        <w:t>0.001 </w:t>
      </w:r>
      <w:r w:rsidRPr="006B48C2">
        <w:rPr>
          <w:rFonts w:ascii="Times" w:hAnsi="Times"/>
        </w:rPr>
        <w:t xml:space="preserve">m. The stability factor (θ; Equation </w:t>
      </w:r>
      <w:r>
        <w:rPr>
          <w:rFonts w:ascii="Times" w:hAnsi="Times"/>
        </w:rPr>
        <w:t>2-</w:t>
      </w:r>
      <w:r w:rsidR="007273A2">
        <w:rPr>
          <w:rFonts w:ascii="Times" w:hAnsi="Times"/>
        </w:rPr>
        <w:t>115</w:t>
      </w:r>
      <w:r w:rsidRPr="006B48C2">
        <w:rPr>
          <w:rFonts w:ascii="Times" w:hAnsi="Times"/>
        </w:rPr>
        <w:t>) is 1.0. The density of air in the atmosphere (</w:t>
      </w:r>
      <w:r w:rsidR="00D52C88" w:rsidRPr="006B48C2">
        <w:rPr>
          <w:rFonts w:ascii="Times" w:hAnsi="Times"/>
          <w:noProof/>
          <w:position w:val="-14"/>
        </w:rPr>
        <w:object w:dxaOrig="440" w:dyaOrig="400" w14:anchorId="65EC9FF4">
          <v:shape id="_x0000_i1091" type="#_x0000_t75" alt="" style="width:21.35pt;height:21.35pt;mso-width-percent:0;mso-height-percent:0;mso-width-percent:0;mso-height-percent:0" o:ole="">
            <v:imagedata r:id="rId51" o:title=""/>
          </v:shape>
          <o:OLEObject Type="Embed" ProgID="Equation.3" ShapeID="_x0000_i1091" DrawAspect="Content" ObjectID="_1776598745" r:id="rId52"/>
        </w:object>
      </w:r>
      <w:r>
        <w:rPr>
          <w:rFonts w:ascii="Times" w:hAnsi="Times"/>
        </w:rPr>
        <w:t>; Equation 2-</w:t>
      </w:r>
      <w:r w:rsidR="00E450DF">
        <w:rPr>
          <w:rFonts w:ascii="Times" w:hAnsi="Times"/>
        </w:rPr>
        <w:t>114</w:t>
      </w:r>
      <w:r>
        <w:rPr>
          <w:rFonts w:ascii="Times" w:hAnsi="Times"/>
        </w:rPr>
        <w:t xml:space="preserve">) is 1.112 kg </w:t>
      </w:r>
      <w:r w:rsidRPr="006B48C2">
        <w:rPr>
          <w:rFonts w:ascii="Times" w:hAnsi="Times"/>
        </w:rPr>
        <w:t>m</w:t>
      </w:r>
      <w:r>
        <w:rPr>
          <w:rFonts w:ascii="Times" w:hAnsi="Times"/>
          <w:vertAlign w:val="superscript"/>
        </w:rPr>
        <w:t>-3</w:t>
      </w:r>
      <w:r w:rsidRPr="006B48C2">
        <w:rPr>
          <w:rFonts w:ascii="Times" w:hAnsi="Times"/>
        </w:rPr>
        <w:t>. The wind</w:t>
      </w:r>
      <w:r w:rsidR="00DC4CF0">
        <w:rPr>
          <w:rFonts w:ascii="Times" w:hAnsi="Times"/>
        </w:rPr>
        <w:t xml:space="preserve"> </w:t>
      </w:r>
      <w:r w:rsidRPr="006B48C2">
        <w:rPr>
          <w:rFonts w:ascii="Times" w:hAnsi="Times"/>
        </w:rPr>
        <w:t xml:space="preserve">speed is specified in </w:t>
      </w:r>
      <w:r>
        <w:rPr>
          <w:rFonts w:ascii="Times" w:hAnsi="Times"/>
        </w:rPr>
        <w:t>the</w:t>
      </w:r>
      <w:r w:rsidR="00ED75DA">
        <w:rPr>
          <w:rFonts w:ascii="Times" w:hAnsi="Times"/>
        </w:rPr>
        <w:t xml:space="preserve"> prefix.</w:t>
      </w:r>
      <w:r>
        <w:rPr>
          <w:rFonts w:ascii="Times" w:hAnsi="Times"/>
        </w:rPr>
        <w:t>dat</w:t>
      </w:r>
      <w:r w:rsidRPr="006B48C2">
        <w:rPr>
          <w:rFonts w:ascii="Times" w:hAnsi="Times"/>
        </w:rPr>
        <w:t xml:space="preserve"> file and is a constant </w:t>
      </w:r>
      <w:r w:rsidR="00DC4CF0">
        <w:rPr>
          <w:rFonts w:ascii="Times" w:hAnsi="Times"/>
        </w:rPr>
        <w:t>(i.e.</w:t>
      </w:r>
      <w:r w:rsidR="00E057F3">
        <w:rPr>
          <w:rFonts w:ascii="Times" w:hAnsi="Times"/>
        </w:rPr>
        <w:t>,</w:t>
      </w:r>
      <w:r w:rsidR="00DC4CF0">
        <w:rPr>
          <w:rFonts w:ascii="Times" w:hAnsi="Times"/>
        </w:rPr>
        <w:t xml:space="preserve"> </w:t>
      </w:r>
      <w:r>
        <w:rPr>
          <w:rFonts w:ascii="Times" w:hAnsi="Times"/>
        </w:rPr>
        <w:t>1.0</w:t>
      </w:r>
      <w:r w:rsidRPr="006B48C2">
        <w:rPr>
          <w:rFonts w:ascii="Times" w:hAnsi="Times"/>
        </w:rPr>
        <w:t xml:space="preserve"> </w:t>
      </w:r>
      <w:r w:rsidRPr="00FC2059">
        <w:rPr>
          <w:rFonts w:ascii="Times" w:hAnsi="Times"/>
          <w:noProof/>
        </w:rPr>
        <w:t>m s</w:t>
      </w:r>
      <w:r w:rsidRPr="006B48C2">
        <w:rPr>
          <w:rFonts w:ascii="Times" w:hAnsi="Times"/>
          <w:vertAlign w:val="superscript"/>
        </w:rPr>
        <w:t>-1</w:t>
      </w:r>
      <w:r w:rsidR="00DC4CF0">
        <w:rPr>
          <w:rFonts w:ascii="Times" w:hAnsi="Times"/>
        </w:rPr>
        <w:t xml:space="preserve">) </w:t>
      </w:r>
      <w:r w:rsidRPr="006B48C2">
        <w:rPr>
          <w:rFonts w:ascii="Times" w:hAnsi="Times"/>
        </w:rPr>
        <w:t>throughout each day and year.</w:t>
      </w:r>
    </w:p>
    <w:p w14:paraId="56CA6DBC" w14:textId="77777777" w:rsidR="00DB1505" w:rsidRPr="00ED3698" w:rsidRDefault="00DB1505" w:rsidP="00DB1505">
      <w:pPr>
        <w:pStyle w:val="Heading3"/>
      </w:pPr>
      <w:bookmarkStart w:id="267" w:name="_Ref394066505"/>
      <w:bookmarkStart w:id="268" w:name="_Toc13056002"/>
      <w:r>
        <w:t>Atmospheric (.atm) file input</w:t>
      </w:r>
      <w:bookmarkEnd w:id="267"/>
      <w:bookmarkEnd w:id="268"/>
    </w:p>
    <w:p w14:paraId="2EE0B53E" w14:textId="6E52F865" w:rsidR="00DB1505" w:rsidRDefault="006D4820" w:rsidP="00DB1505">
      <w:r>
        <w:t>Some</w:t>
      </w:r>
      <w:r w:rsidR="00DB1505">
        <w:t xml:space="preserve"> parameters for the atmospheric boundary condition can be specified through a separate file</w:t>
      </w:r>
      <w:r w:rsidR="00ED75DA">
        <w:t xml:space="preserve"> prefix.</w:t>
      </w:r>
      <w:r>
        <w:t xml:space="preserve">atm if at least one of the logic parameters in the example in </w:t>
      </w:r>
      <w:r w:rsidR="00E057F3">
        <w:t xml:space="preserve">Section </w:t>
      </w:r>
      <w:r>
        <w:fldChar w:fldCharType="begin"/>
      </w:r>
      <w:r>
        <w:instrText xml:space="preserve"> REF _Ref470601380 \r \h </w:instrText>
      </w:r>
      <w:r>
        <w:fldChar w:fldCharType="separate"/>
      </w:r>
      <w:r w:rsidR="00D41448">
        <w:rPr>
          <w:b/>
          <w:bCs/>
          <w:lang w:val="en-US"/>
        </w:rPr>
        <w:t>Error! Reference source not found.</w:t>
      </w:r>
      <w:r>
        <w:fldChar w:fldCharType="end"/>
      </w:r>
      <w:r>
        <w:t xml:space="preserve"> is ‘true’. In this</w:t>
      </w:r>
      <w:r w:rsidR="00DB1505">
        <w:t xml:space="preserve"> file, the following parameters should be included.</w:t>
      </w:r>
    </w:p>
    <w:p w14:paraId="7D95CD3B" w14:textId="77777777" w:rsidR="00DB1505" w:rsidRPr="006B48C2" w:rsidRDefault="00DB1505" w:rsidP="00DB1505">
      <w:pPr>
        <w:pStyle w:val="Heading4"/>
      </w:pPr>
      <w:bookmarkStart w:id="269" w:name="_Toc13056003"/>
      <w:r w:rsidRPr="006B48C2">
        <w:t>Time</w:t>
      </w:r>
      <w:bookmarkEnd w:id="269"/>
    </w:p>
    <w:p w14:paraId="76EF5C19" w14:textId="6ADDB0F0" w:rsidR="00DB1505" w:rsidRPr="00927C31" w:rsidRDefault="00DB1505" w:rsidP="00DB1505">
      <w:r w:rsidRPr="006B48C2">
        <w:t xml:space="preserve">The simulation time is the first column in </w:t>
      </w:r>
      <w:r>
        <w:t>the</w:t>
      </w:r>
      <w:r w:rsidR="00ED75DA">
        <w:t xml:space="preserve"> prefix.</w:t>
      </w:r>
      <w:r>
        <w:t>atm</w:t>
      </w:r>
      <w:r w:rsidRPr="006B48C2">
        <w:t xml:space="preserve"> file</w:t>
      </w:r>
      <w:r>
        <w:t>.</w:t>
      </w:r>
      <w:r w:rsidRPr="006B48C2">
        <w:t xml:space="preserve"> </w:t>
      </w:r>
      <w:r>
        <w:t>Its</w:t>
      </w:r>
      <w:r w:rsidRPr="006B48C2">
        <w:t xml:space="preserve"> unit</w:t>
      </w:r>
      <w:r>
        <w:t xml:space="preserve"> should be the same as given in the data block </w:t>
      </w:r>
      <w:r w:rsidR="00E057F3">
        <w:t>‘</w:t>
      </w:r>
      <w:r w:rsidRPr="00A657C6">
        <w:t>time step control - global system</w:t>
      </w:r>
      <w:r>
        <w:t>.</w:t>
      </w:r>
      <w:r w:rsidR="00E057F3">
        <w:t>’</w:t>
      </w:r>
      <w:r>
        <w:t xml:space="preserve"> </w:t>
      </w:r>
      <w:r w:rsidR="00E057F3">
        <w:t xml:space="preserve">The recommended </w:t>
      </w:r>
      <w:r>
        <w:t>unit is</w:t>
      </w:r>
      <w:r w:rsidRPr="006B48C2">
        <w:t xml:space="preserve"> days. </w:t>
      </w:r>
    </w:p>
    <w:p w14:paraId="57AD1B19" w14:textId="77777777" w:rsidR="00DB1505" w:rsidRPr="006B48C2" w:rsidRDefault="00DB1505" w:rsidP="00DB1505">
      <w:pPr>
        <w:pStyle w:val="Heading4"/>
      </w:pPr>
      <w:bookmarkStart w:id="270" w:name="_Toc13056004"/>
      <w:r w:rsidRPr="006B48C2">
        <w:t>Temperature</w:t>
      </w:r>
      <w:bookmarkEnd w:id="270"/>
    </w:p>
    <w:p w14:paraId="26F57D34" w14:textId="77777777" w:rsidR="00DB1505" w:rsidRPr="00927C31" w:rsidRDefault="00DB1505" w:rsidP="00DB1505">
      <w:r w:rsidRPr="006B48C2">
        <w:t xml:space="preserve">The temperature (temp) in </w:t>
      </w:r>
      <w:r>
        <w:t>the</w:t>
      </w:r>
      <w:r w:rsidR="00ED75DA">
        <w:t xml:space="preserve"> prefix.</w:t>
      </w:r>
      <w:r>
        <w:t>atm</w:t>
      </w:r>
      <w:r w:rsidRPr="006B48C2">
        <w:t xml:space="preserve"> file is the second column and is specified in °C. If the temperature is specified in the</w:t>
      </w:r>
      <w:r w:rsidR="00ED75DA">
        <w:t xml:space="preserve"> prefix.</w:t>
      </w:r>
      <w:r w:rsidRPr="006B48C2">
        <w:t>dat file rather than the</w:t>
      </w:r>
      <w:r w:rsidR="00ED75DA">
        <w:t xml:space="preserve"> prefix.</w:t>
      </w:r>
      <w:r w:rsidRPr="006B48C2">
        <w:t>atm file, values of zero are specified in the temperature column in the</w:t>
      </w:r>
      <w:r w:rsidR="00ED75DA">
        <w:t xml:space="preserve"> prefix.</w:t>
      </w:r>
      <w:r w:rsidRPr="006B48C2">
        <w:t xml:space="preserve">atm file. </w:t>
      </w:r>
    </w:p>
    <w:p w14:paraId="32D0F5AE" w14:textId="77777777" w:rsidR="00DB1505" w:rsidRPr="006B48C2" w:rsidRDefault="00DB1505" w:rsidP="00DB1505">
      <w:pPr>
        <w:pStyle w:val="Heading4"/>
      </w:pPr>
      <w:bookmarkStart w:id="271" w:name="_Toc13056005"/>
      <w:r w:rsidRPr="006B48C2">
        <w:t>Relative humidity</w:t>
      </w:r>
      <w:bookmarkEnd w:id="271"/>
    </w:p>
    <w:p w14:paraId="156DDA1F" w14:textId="77777777" w:rsidR="00DB1505" w:rsidRPr="00927C31" w:rsidRDefault="00DB1505" w:rsidP="00DB1505">
      <w:r w:rsidRPr="006B48C2">
        <w:t>The relative humidity (</w:t>
      </w:r>
      <w:r>
        <w:t>H</w:t>
      </w:r>
      <w:r w:rsidRPr="006B48C2">
        <w:t>r) in the</w:t>
      </w:r>
      <w:r w:rsidR="00ED75DA">
        <w:t xml:space="preserve"> prefix.</w:t>
      </w:r>
      <w:r w:rsidRPr="006B48C2">
        <w:t>atm file is the third column and is specified as a fraction ranging from 0 to 1. If the relative humidity is specified in the</w:t>
      </w:r>
      <w:r w:rsidR="00ED75DA">
        <w:t xml:space="preserve"> prefix.</w:t>
      </w:r>
      <w:r w:rsidRPr="006B48C2">
        <w:t>dat file rather than the</w:t>
      </w:r>
      <w:r w:rsidR="00ED75DA">
        <w:t xml:space="preserve"> prefix.</w:t>
      </w:r>
      <w:r w:rsidRPr="006B48C2">
        <w:t xml:space="preserve">atm file, values of zero are specified in the hr column in </w:t>
      </w:r>
      <w:r>
        <w:t>the</w:t>
      </w:r>
      <w:r w:rsidR="00ED75DA">
        <w:t xml:space="preserve"> prefix.</w:t>
      </w:r>
      <w:r>
        <w:t>atm</w:t>
      </w:r>
      <w:r w:rsidRPr="006B48C2">
        <w:t xml:space="preserve"> file.</w:t>
      </w:r>
    </w:p>
    <w:p w14:paraId="32559CCC" w14:textId="77777777" w:rsidR="00DB1505" w:rsidRPr="006B48C2" w:rsidRDefault="00DB1505" w:rsidP="00DB1505">
      <w:pPr>
        <w:pStyle w:val="Heading4"/>
      </w:pPr>
      <w:bookmarkStart w:id="272" w:name="_Toc13056006"/>
      <w:r w:rsidRPr="006B48C2">
        <w:t>Wind</w:t>
      </w:r>
      <w:bookmarkEnd w:id="272"/>
    </w:p>
    <w:p w14:paraId="196D072B" w14:textId="77777777" w:rsidR="00DB1505" w:rsidRPr="00927C31" w:rsidRDefault="00DB1505" w:rsidP="00DB1505">
      <w:r w:rsidRPr="006B48C2">
        <w:t xml:space="preserve">The wind (wind) in </w:t>
      </w:r>
      <w:r>
        <w:t>the</w:t>
      </w:r>
      <w:r w:rsidR="00ED75DA">
        <w:t xml:space="preserve"> prefix.</w:t>
      </w:r>
      <w:r>
        <w:t>atm</w:t>
      </w:r>
      <w:r w:rsidRPr="006B48C2">
        <w:t xml:space="preserve"> file is the fourth column and is specified in </w:t>
      </w:r>
      <w:r w:rsidRPr="00FC2059">
        <w:rPr>
          <w:noProof/>
        </w:rPr>
        <w:t>m s</w:t>
      </w:r>
      <w:r w:rsidRPr="006B48C2">
        <w:rPr>
          <w:vertAlign w:val="superscript"/>
        </w:rPr>
        <w:t>-1</w:t>
      </w:r>
      <w:r w:rsidRPr="006B48C2">
        <w:t xml:space="preserve">. If the wind is specified in </w:t>
      </w:r>
      <w:r>
        <w:t>the</w:t>
      </w:r>
      <w:r w:rsidR="00ED75DA">
        <w:t xml:space="preserve"> prefix.</w:t>
      </w:r>
      <w:r>
        <w:t>dat</w:t>
      </w:r>
      <w:r w:rsidRPr="006B48C2">
        <w:t xml:space="preserve"> file rather than </w:t>
      </w:r>
      <w:r>
        <w:t>the</w:t>
      </w:r>
      <w:r w:rsidR="00ED75DA">
        <w:t xml:space="preserve"> prefix.</w:t>
      </w:r>
      <w:r>
        <w:t>atm</w:t>
      </w:r>
      <w:r w:rsidRPr="006B48C2">
        <w:t xml:space="preserve"> file, values of zero are specified in the wind column in </w:t>
      </w:r>
      <w:r>
        <w:t>the</w:t>
      </w:r>
      <w:r w:rsidR="00ED75DA">
        <w:t xml:space="preserve"> prefix.</w:t>
      </w:r>
      <w:r>
        <w:t>atm</w:t>
      </w:r>
      <w:r w:rsidRPr="006B48C2">
        <w:t xml:space="preserve"> file.</w:t>
      </w:r>
    </w:p>
    <w:p w14:paraId="06B8B3EC" w14:textId="77777777" w:rsidR="00DB1505" w:rsidRPr="006B48C2" w:rsidRDefault="00DB1505" w:rsidP="00DB1505">
      <w:pPr>
        <w:pStyle w:val="Heading4"/>
      </w:pPr>
      <w:bookmarkStart w:id="273" w:name="_Toc13056007"/>
      <w:r w:rsidRPr="006B48C2">
        <w:t>Radiation</w:t>
      </w:r>
      <w:bookmarkEnd w:id="273"/>
    </w:p>
    <w:p w14:paraId="76DB1A28" w14:textId="35D23F46" w:rsidR="00DB1505" w:rsidRPr="006B48C2" w:rsidRDefault="00DB1505" w:rsidP="00DB1505">
      <w:pPr>
        <w:rPr>
          <w:rFonts w:ascii="Times" w:hAnsi="Times"/>
        </w:rPr>
      </w:pPr>
      <w:r w:rsidRPr="006B48C2">
        <w:t>The radiation (R</w:t>
      </w:r>
      <w:r w:rsidRPr="006B48C2">
        <w:rPr>
          <w:vertAlign w:val="subscript"/>
        </w:rPr>
        <w:t>n</w:t>
      </w:r>
      <w:r w:rsidRPr="006B48C2">
        <w:t xml:space="preserve">) in </w:t>
      </w:r>
      <w:r>
        <w:t>the</w:t>
      </w:r>
      <w:r w:rsidR="00ED75DA">
        <w:t xml:space="preserve"> prefix.</w:t>
      </w:r>
      <w:r>
        <w:t>atm</w:t>
      </w:r>
      <w:r w:rsidRPr="006B48C2">
        <w:t xml:space="preserve"> file is the fifth column and is specified in J m</w:t>
      </w:r>
      <w:r w:rsidRPr="006B48C2">
        <w:rPr>
          <w:vertAlign w:val="superscript"/>
        </w:rPr>
        <w:t>-2</w:t>
      </w:r>
      <w:r w:rsidRPr="006B48C2">
        <w:t xml:space="preserve"> s</w:t>
      </w:r>
      <w:r w:rsidRPr="006B48C2">
        <w:rPr>
          <w:vertAlign w:val="superscript"/>
        </w:rPr>
        <w:t>-1</w:t>
      </w:r>
      <w:r w:rsidRPr="006B48C2">
        <w:t xml:space="preserve">. If the radiation is calculated internally using values defined in </w:t>
      </w:r>
      <w:r>
        <w:t>the</w:t>
      </w:r>
      <w:r w:rsidR="00ED75DA">
        <w:t xml:space="preserve"> prefix.</w:t>
      </w:r>
      <w:r>
        <w:t>dat</w:t>
      </w:r>
      <w:r w:rsidRPr="006B48C2">
        <w:t xml:space="preserve"> file, values of zero are specified in the radiation column in </w:t>
      </w:r>
      <w:r>
        <w:t>the</w:t>
      </w:r>
      <w:r w:rsidR="00ED75DA">
        <w:t xml:space="preserve"> prefix.</w:t>
      </w:r>
      <w:r>
        <w:t>atm</w:t>
      </w:r>
      <w:r w:rsidRPr="006B48C2">
        <w:t xml:space="preserve"> file. To read radiation values from </w:t>
      </w:r>
      <w:r>
        <w:t>the</w:t>
      </w:r>
      <w:r w:rsidR="00ED75DA">
        <w:t xml:space="preserve"> prefix.</w:t>
      </w:r>
      <w:r>
        <w:t>atm</w:t>
      </w:r>
      <w:r w:rsidRPr="006B48C2">
        <w:t xml:space="preserve"> </w:t>
      </w:r>
      <w:r w:rsidRPr="006B48C2">
        <w:lastRenderedPageBreak/>
        <w:t xml:space="preserve">file, ‘read radiation from file’ in </w:t>
      </w:r>
      <w:r w:rsidR="00857CBB">
        <w:t>Data Block</w:t>
      </w:r>
      <w:r w:rsidRPr="006B48C2">
        <w:t xml:space="preserve"> 6B(2) is set to ‘true.’ </w:t>
      </w:r>
    </w:p>
    <w:p w14:paraId="4E875DED" w14:textId="77777777" w:rsidR="00DB1505" w:rsidRPr="006B48C2" w:rsidRDefault="00DB1505" w:rsidP="00DB1505">
      <w:pPr>
        <w:pStyle w:val="Heading4"/>
      </w:pPr>
      <w:bookmarkStart w:id="274" w:name="_Toc13056008"/>
      <w:r w:rsidRPr="006B48C2">
        <w:t>Rainfall</w:t>
      </w:r>
      <w:bookmarkEnd w:id="274"/>
    </w:p>
    <w:p w14:paraId="3A2B2E6E" w14:textId="6C4BD22C" w:rsidR="00DB1505" w:rsidRDefault="00DB1505" w:rsidP="00DB1505">
      <w:r w:rsidRPr="006B48C2">
        <w:t xml:space="preserve">The rainfall rate is calculated from values provided by the user in </w:t>
      </w:r>
      <w:r>
        <w:t>the</w:t>
      </w:r>
      <w:r w:rsidR="00ED75DA">
        <w:t xml:space="preserve"> prefix.</w:t>
      </w:r>
      <w:r>
        <w:t>atm</w:t>
      </w:r>
      <w:r w:rsidRPr="006B48C2">
        <w:t xml:space="preserve"> file. The rainfall (rain) column is the sixth column in </w:t>
      </w:r>
      <w:r>
        <w:t>the</w:t>
      </w:r>
      <w:r w:rsidR="00ED75DA">
        <w:t xml:space="preserve"> prefix.</w:t>
      </w:r>
      <w:r>
        <w:t>atm</w:t>
      </w:r>
      <w:r w:rsidRPr="006B48C2">
        <w:t xml:space="preserve"> file. </w:t>
      </w:r>
      <w:r w:rsidR="00E057F3">
        <w:t>An e</w:t>
      </w:r>
      <w:r w:rsidR="00E057F3" w:rsidRPr="006B48C2">
        <w:t xml:space="preserve">xample </w:t>
      </w:r>
      <w:r w:rsidRPr="006B48C2">
        <w:t xml:space="preserve">input for </w:t>
      </w:r>
      <w:r>
        <w:t>the</w:t>
      </w:r>
      <w:r w:rsidR="00ED75DA">
        <w:t xml:space="preserve"> prefix.</w:t>
      </w:r>
      <w:r>
        <w:t>atm</w:t>
      </w:r>
      <w:r w:rsidRPr="006B48C2">
        <w:t xml:space="preserve"> file is shown in </w:t>
      </w:r>
      <w:r>
        <w:fldChar w:fldCharType="begin"/>
      </w:r>
      <w:r>
        <w:instrText xml:space="preserve"> REF _Ref394065976 \h </w:instrText>
      </w:r>
      <w:r>
        <w:fldChar w:fldCharType="separate"/>
      </w:r>
      <w:r w:rsidR="00D41448" w:rsidRPr="00ED3698">
        <w:t xml:space="preserve">Table </w:t>
      </w:r>
      <w:r w:rsidR="00D41448">
        <w:rPr>
          <w:noProof/>
        </w:rPr>
        <w:t>3</w:t>
      </w:r>
      <w:r w:rsidR="00D41448">
        <w:t>.</w:t>
      </w:r>
      <w:r w:rsidR="00D41448">
        <w:rPr>
          <w:noProof/>
        </w:rPr>
        <w:t>10</w:t>
      </w:r>
      <w:r>
        <w:fldChar w:fldCharType="end"/>
      </w:r>
      <w:r w:rsidRPr="006B48C2">
        <w:t xml:space="preserve">. </w:t>
      </w:r>
    </w:p>
    <w:p w14:paraId="25A109EE" w14:textId="77777777" w:rsidR="00253DB2" w:rsidRPr="006B48C2" w:rsidRDefault="00253DB2" w:rsidP="00DB1505"/>
    <w:p w14:paraId="2E06AC61" w14:textId="77777777" w:rsidR="00DB1505" w:rsidRDefault="00DB1505" w:rsidP="00DB1505">
      <w:pPr>
        <w:pStyle w:val="Caption"/>
        <w:keepNext/>
        <w:jc w:val="left"/>
      </w:pPr>
      <w:bookmarkStart w:id="275" w:name="_Ref394065976"/>
      <w:bookmarkStart w:id="276" w:name="_Toc13056211"/>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10</w:t>
      </w:r>
      <w:r w:rsidR="00606172">
        <w:rPr>
          <w:noProof/>
        </w:rPr>
        <w:fldChar w:fldCharType="end"/>
      </w:r>
      <w:bookmarkEnd w:id="275"/>
      <w:r w:rsidRPr="00ED3698">
        <w:t>:</w:t>
      </w:r>
      <w:r>
        <w:t xml:space="preserve"> </w:t>
      </w:r>
      <w:r w:rsidRPr="006B48C2">
        <w:rPr>
          <w:rFonts w:ascii="Times" w:hAnsi="Times"/>
        </w:rPr>
        <w:t>Example rainfall input in atmosphere file</w:t>
      </w:r>
      <w:bookmarkEnd w:id="276"/>
    </w:p>
    <w:tbl>
      <w:tblPr>
        <w:tblW w:w="0" w:type="auto"/>
        <w:tblBorders>
          <w:top w:val="single" w:sz="4" w:space="0" w:color="auto"/>
          <w:bottom w:val="single" w:sz="4" w:space="0" w:color="auto"/>
        </w:tblBorders>
        <w:tblLook w:val="04A0" w:firstRow="1" w:lastRow="0" w:firstColumn="1" w:lastColumn="0" w:noHBand="0" w:noVBand="1"/>
      </w:tblPr>
      <w:tblGrid>
        <w:gridCol w:w="4316"/>
        <w:gridCol w:w="4324"/>
      </w:tblGrid>
      <w:tr w:rsidR="00DB1505" w:rsidRPr="006B48C2" w14:paraId="16F963D7" w14:textId="77777777" w:rsidTr="00DC4CF0">
        <w:tc>
          <w:tcPr>
            <w:tcW w:w="4428" w:type="dxa"/>
            <w:tcBorders>
              <w:bottom w:val="single" w:sz="4" w:space="0" w:color="auto"/>
            </w:tcBorders>
          </w:tcPr>
          <w:p w14:paraId="510FD290" w14:textId="77777777" w:rsidR="00DB1505" w:rsidRPr="006B48C2" w:rsidRDefault="00DB1505" w:rsidP="000D018B">
            <w:pPr>
              <w:pStyle w:val="Tableheader"/>
            </w:pPr>
            <w:r w:rsidRPr="006B48C2">
              <w:t xml:space="preserve">Time </w:t>
            </w:r>
            <w:r>
              <w:t>[</w:t>
            </w:r>
            <w:r w:rsidRPr="006B48C2">
              <w:t>days</w:t>
            </w:r>
            <w:r>
              <w:t>]</w:t>
            </w:r>
          </w:p>
        </w:tc>
        <w:tc>
          <w:tcPr>
            <w:tcW w:w="4428" w:type="dxa"/>
            <w:tcBorders>
              <w:bottom w:val="single" w:sz="4" w:space="0" w:color="auto"/>
            </w:tcBorders>
          </w:tcPr>
          <w:p w14:paraId="670DC988" w14:textId="77777777" w:rsidR="00DB1505" w:rsidRPr="006B48C2" w:rsidRDefault="00DB1505" w:rsidP="000D018B">
            <w:pPr>
              <w:pStyle w:val="Tableheader"/>
            </w:pPr>
            <w:r w:rsidRPr="006B48C2">
              <w:t xml:space="preserve">Rain </w:t>
            </w:r>
            <w:r>
              <w:t>[</w:t>
            </w:r>
            <w:r w:rsidRPr="006B48C2">
              <w:t>m</w:t>
            </w:r>
            <w:r>
              <w:t>]</w:t>
            </w:r>
          </w:p>
        </w:tc>
      </w:tr>
      <w:tr w:rsidR="00DB1505" w:rsidRPr="006B48C2" w14:paraId="09C28526" w14:textId="77777777" w:rsidTr="00DC4CF0">
        <w:tc>
          <w:tcPr>
            <w:tcW w:w="4428" w:type="dxa"/>
            <w:tcBorders>
              <w:top w:val="single" w:sz="4" w:space="0" w:color="auto"/>
              <w:bottom w:val="nil"/>
            </w:tcBorders>
          </w:tcPr>
          <w:p w14:paraId="7877E520" w14:textId="77777777" w:rsidR="00DB1505" w:rsidRPr="006B48C2" w:rsidRDefault="00DB1505" w:rsidP="000D018B">
            <w:pPr>
              <w:pStyle w:val="Tablebodynospace"/>
              <w:ind w:firstLine="1560"/>
            </w:pPr>
            <w:r w:rsidRPr="006B48C2">
              <w:t>0</w:t>
            </w:r>
          </w:p>
        </w:tc>
        <w:tc>
          <w:tcPr>
            <w:tcW w:w="4428" w:type="dxa"/>
            <w:tcBorders>
              <w:top w:val="single" w:sz="4" w:space="0" w:color="auto"/>
              <w:bottom w:val="nil"/>
            </w:tcBorders>
          </w:tcPr>
          <w:p w14:paraId="2A9DFB68" w14:textId="77777777" w:rsidR="00DB1505" w:rsidRPr="006B48C2" w:rsidRDefault="00DB1505" w:rsidP="000D018B">
            <w:pPr>
              <w:pStyle w:val="Tablebodynospace"/>
              <w:ind w:firstLine="1560"/>
            </w:pPr>
            <w:r w:rsidRPr="006B48C2">
              <w:t>0.00</w:t>
            </w:r>
          </w:p>
        </w:tc>
      </w:tr>
      <w:tr w:rsidR="00DB1505" w:rsidRPr="006B48C2" w14:paraId="629907C3" w14:textId="77777777" w:rsidTr="00DC4CF0">
        <w:tc>
          <w:tcPr>
            <w:tcW w:w="4428" w:type="dxa"/>
            <w:tcBorders>
              <w:top w:val="nil"/>
            </w:tcBorders>
          </w:tcPr>
          <w:p w14:paraId="067AB768" w14:textId="77777777" w:rsidR="00DB1505" w:rsidRPr="006B48C2" w:rsidRDefault="00DB1505" w:rsidP="000D018B">
            <w:pPr>
              <w:pStyle w:val="Tablebodynospace"/>
              <w:ind w:firstLine="1560"/>
            </w:pPr>
            <w:r w:rsidRPr="006B48C2">
              <w:t>10</w:t>
            </w:r>
          </w:p>
        </w:tc>
        <w:tc>
          <w:tcPr>
            <w:tcW w:w="4428" w:type="dxa"/>
            <w:tcBorders>
              <w:top w:val="nil"/>
            </w:tcBorders>
          </w:tcPr>
          <w:p w14:paraId="2CDAD7E4" w14:textId="01E36D84" w:rsidR="00DB1505" w:rsidRPr="006B48C2" w:rsidRDefault="00DB1505" w:rsidP="000D018B">
            <w:pPr>
              <w:pStyle w:val="Tablebodynospace"/>
              <w:ind w:firstLine="1560"/>
            </w:pPr>
            <w:r w:rsidRPr="006B48C2">
              <w:t>2.3</w:t>
            </w:r>
            <w:r w:rsidR="00E2257E">
              <w:t>×</w:t>
            </w:r>
            <w:r w:rsidRPr="006B48C2">
              <w:t>10</w:t>
            </w:r>
            <w:r w:rsidRPr="006B48C2">
              <w:rPr>
                <w:vertAlign w:val="superscript"/>
              </w:rPr>
              <w:t>-3</w:t>
            </w:r>
          </w:p>
        </w:tc>
      </w:tr>
      <w:tr w:rsidR="00DB1505" w:rsidRPr="006B48C2" w14:paraId="65C18141" w14:textId="77777777" w:rsidTr="00DC4CF0">
        <w:tc>
          <w:tcPr>
            <w:tcW w:w="4428" w:type="dxa"/>
          </w:tcPr>
          <w:p w14:paraId="23CBBE0D" w14:textId="77777777" w:rsidR="00DB1505" w:rsidRPr="006B48C2" w:rsidRDefault="00DB1505" w:rsidP="000D018B">
            <w:pPr>
              <w:pStyle w:val="Tablebodynospace"/>
              <w:ind w:firstLine="1560"/>
            </w:pPr>
            <w:r w:rsidRPr="006B48C2">
              <w:t>10.21</w:t>
            </w:r>
          </w:p>
        </w:tc>
        <w:tc>
          <w:tcPr>
            <w:tcW w:w="4428" w:type="dxa"/>
          </w:tcPr>
          <w:p w14:paraId="5A46B603" w14:textId="77777777" w:rsidR="00DB1505" w:rsidRPr="006B48C2" w:rsidRDefault="00DB1505" w:rsidP="000D018B">
            <w:pPr>
              <w:pStyle w:val="Tablebodynospace"/>
              <w:ind w:firstLine="1560"/>
            </w:pPr>
            <w:r w:rsidRPr="006B48C2">
              <w:t>0.00</w:t>
            </w:r>
          </w:p>
        </w:tc>
      </w:tr>
      <w:tr w:rsidR="00DB1505" w:rsidRPr="006B48C2" w14:paraId="0F7D9EAD" w14:textId="77777777" w:rsidTr="00DC4CF0">
        <w:tc>
          <w:tcPr>
            <w:tcW w:w="4428" w:type="dxa"/>
          </w:tcPr>
          <w:p w14:paraId="4B889798" w14:textId="77777777" w:rsidR="00DB1505" w:rsidRPr="006B48C2" w:rsidRDefault="00DB1505" w:rsidP="000D018B">
            <w:pPr>
              <w:pStyle w:val="Tablebodynospace"/>
              <w:ind w:firstLine="1560"/>
            </w:pPr>
            <w:r w:rsidRPr="006B48C2">
              <w:t>15</w:t>
            </w:r>
          </w:p>
        </w:tc>
        <w:tc>
          <w:tcPr>
            <w:tcW w:w="4428" w:type="dxa"/>
          </w:tcPr>
          <w:p w14:paraId="522C7B28" w14:textId="7C7AE58C" w:rsidR="00DB1505" w:rsidRPr="006B48C2" w:rsidRDefault="00DB1505" w:rsidP="000D018B">
            <w:pPr>
              <w:pStyle w:val="Tablebodynospace"/>
              <w:ind w:firstLine="1560"/>
            </w:pPr>
            <w:r w:rsidRPr="006B48C2">
              <w:t>5.0</w:t>
            </w:r>
            <w:r w:rsidR="00E2257E">
              <w:t>×</w:t>
            </w:r>
            <w:r w:rsidRPr="006B48C2">
              <w:t>10</w:t>
            </w:r>
            <w:r w:rsidRPr="006B48C2">
              <w:rPr>
                <w:vertAlign w:val="superscript"/>
              </w:rPr>
              <w:t>-3</w:t>
            </w:r>
          </w:p>
        </w:tc>
      </w:tr>
      <w:tr w:rsidR="00DB1505" w:rsidRPr="006B48C2" w14:paraId="3E658784" w14:textId="77777777" w:rsidTr="00DC4CF0">
        <w:tc>
          <w:tcPr>
            <w:tcW w:w="4428" w:type="dxa"/>
          </w:tcPr>
          <w:p w14:paraId="613D10F6" w14:textId="77777777" w:rsidR="00DB1505" w:rsidRPr="006B48C2" w:rsidRDefault="00DB1505" w:rsidP="000D018B">
            <w:pPr>
              <w:pStyle w:val="Tablebodynospace"/>
              <w:ind w:firstLine="1560"/>
            </w:pPr>
            <w:r w:rsidRPr="006B48C2">
              <w:t>15.42</w:t>
            </w:r>
          </w:p>
        </w:tc>
        <w:tc>
          <w:tcPr>
            <w:tcW w:w="4428" w:type="dxa"/>
          </w:tcPr>
          <w:p w14:paraId="7EC09D75" w14:textId="77777777" w:rsidR="00DB1505" w:rsidRPr="006B48C2" w:rsidRDefault="00DB1505" w:rsidP="000D018B">
            <w:pPr>
              <w:pStyle w:val="Tablebodynospace"/>
              <w:ind w:firstLine="1560"/>
            </w:pPr>
            <w:r w:rsidRPr="006B48C2">
              <w:t>0.00</w:t>
            </w:r>
          </w:p>
        </w:tc>
      </w:tr>
    </w:tbl>
    <w:p w14:paraId="580CB016" w14:textId="77777777" w:rsidR="00DB1505" w:rsidRPr="006B48C2" w:rsidRDefault="00DB1505" w:rsidP="00DB1505">
      <w:pPr>
        <w:rPr>
          <w:rFonts w:ascii="Times" w:hAnsi="Times"/>
        </w:rPr>
      </w:pPr>
    </w:p>
    <w:p w14:paraId="79CC33B9" w14:textId="6CDB5870" w:rsidR="00DB1505" w:rsidRPr="00927C31" w:rsidRDefault="00DB1505" w:rsidP="00DB1505">
      <w:r w:rsidRPr="006B48C2">
        <w:t xml:space="preserve">The rainfall rate is calculated from this input as </w:t>
      </w:r>
      <w:r w:rsidR="00E057F3">
        <w:t>r</w:t>
      </w:r>
      <w:r w:rsidR="00E057F3" w:rsidRPr="006B48C2">
        <w:t xml:space="preserve">ain </w:t>
      </w:r>
      <w:r>
        <w:t xml:space="preserve">divided by </w:t>
      </w:r>
      <w:r w:rsidR="00E057F3">
        <w:t>ti</w:t>
      </w:r>
      <w:r w:rsidR="00E057F3" w:rsidRPr="006B48C2">
        <w:t>me</w:t>
      </w:r>
      <w:r w:rsidRPr="006B48C2">
        <w:t xml:space="preserve">. In the example input file, no rainfall occurs for the first ten days. This is followed by a </w:t>
      </w:r>
      <w:r w:rsidR="00E057F3">
        <w:t>five-hour</w:t>
      </w:r>
      <w:r w:rsidRPr="006B48C2">
        <w:t xml:space="preserve"> int</w:t>
      </w:r>
      <w:r w:rsidR="00E2257E">
        <w:t>erval over which a total of 2.3×</w:t>
      </w:r>
      <w:r w:rsidRPr="006B48C2">
        <w:t>10</w:t>
      </w:r>
      <w:r w:rsidRPr="006B48C2">
        <w:rPr>
          <w:vertAlign w:val="superscript"/>
        </w:rPr>
        <w:t>-3</w:t>
      </w:r>
      <w:r w:rsidRPr="006B48C2">
        <w:t xml:space="preserve"> m of rain is applied. Thus, the rainfall rate over this period is 1.28</w:t>
      </w:r>
      <w:r w:rsidR="00E2257E">
        <w:t>×</w:t>
      </w:r>
      <w:r w:rsidRPr="006B48C2">
        <w:t>10</w:t>
      </w:r>
      <w:r w:rsidRPr="006B48C2">
        <w:rPr>
          <w:vertAlign w:val="superscript"/>
        </w:rPr>
        <w:t>-4</w:t>
      </w:r>
      <w:r w:rsidRPr="006B48C2">
        <w:t xml:space="preserve"> mm/s. Following this event, there is no rain until day 15, at which point a rainfall event of 1.28</w:t>
      </w:r>
      <w:r w:rsidR="00E2257E">
        <w:t>×</w:t>
      </w:r>
      <w:r w:rsidRPr="006B48C2">
        <w:t>10</w:t>
      </w:r>
      <w:r w:rsidRPr="006B48C2">
        <w:rPr>
          <w:vertAlign w:val="superscript"/>
        </w:rPr>
        <w:t>-4</w:t>
      </w:r>
      <w:r w:rsidRPr="006B48C2">
        <w:t xml:space="preserve"> mm/s occurs for 10 hours. From a functional standpoint, care must be taken to ensure sufficient significant digits are specified in </w:t>
      </w:r>
      <w:r>
        <w:t>the</w:t>
      </w:r>
      <w:r w:rsidR="00ED75DA">
        <w:t xml:space="preserve"> prefix.</w:t>
      </w:r>
      <w:r>
        <w:t>atm</w:t>
      </w:r>
      <w:r w:rsidRPr="006B48C2">
        <w:t xml:space="preserve"> file to properly apply the desired rainfall interval. For example, if a rainfall event is to occur on day 9240 for two hours, the entries in the time column must contain at least </w:t>
      </w:r>
      <w:r w:rsidR="00E057F3">
        <w:t>six</w:t>
      </w:r>
      <w:r w:rsidR="00E057F3" w:rsidRPr="006B48C2">
        <w:t xml:space="preserve"> </w:t>
      </w:r>
      <w:r w:rsidRPr="006B48C2">
        <w:t>significant digits (i.e., 9240.08 days). Certain editing programs will truncate significant digits</w:t>
      </w:r>
      <w:r w:rsidR="00E057F3">
        <w:t>.</w:t>
      </w:r>
      <w:r w:rsidR="00E057F3" w:rsidRPr="006B48C2">
        <w:t xml:space="preserve"> Therefore</w:t>
      </w:r>
      <w:r w:rsidR="00E057F3">
        <w:t>,</w:t>
      </w:r>
      <w:r w:rsidRPr="006B48C2">
        <w:t xml:space="preserve"> </w:t>
      </w:r>
      <w:r w:rsidR="00E057F3">
        <w:t>the user must</w:t>
      </w:r>
      <w:r w:rsidRPr="006B48C2">
        <w:t xml:space="preserve"> check over</w:t>
      </w:r>
      <w:r w:rsidR="00ED75DA">
        <w:t xml:space="preserve"> </w:t>
      </w:r>
      <w:r w:rsidR="00E057F3">
        <w:t xml:space="preserve">the </w:t>
      </w:r>
      <w:r w:rsidR="00ED75DA">
        <w:t>prefix.</w:t>
      </w:r>
      <w:r w:rsidRPr="006B48C2">
        <w:t xml:space="preserve">atm files to ensure the proper values are maintained. </w:t>
      </w:r>
      <w:r>
        <w:t>The double precision format is highly recommended.</w:t>
      </w:r>
    </w:p>
    <w:p w14:paraId="29E94A74" w14:textId="77777777" w:rsidR="00DB1505" w:rsidRPr="006B48C2" w:rsidRDefault="00DB1505" w:rsidP="00DB1505">
      <w:pPr>
        <w:pStyle w:val="Heading4"/>
      </w:pPr>
      <w:bookmarkStart w:id="277" w:name="_Toc13056009"/>
      <w:r w:rsidRPr="006B48C2">
        <w:t>Cloud index</w:t>
      </w:r>
      <w:bookmarkEnd w:id="277"/>
    </w:p>
    <w:p w14:paraId="75D9FC8F" w14:textId="35DCA817" w:rsidR="00DB1505" w:rsidRPr="00927C31" w:rsidRDefault="00DB1505" w:rsidP="00DB1505">
      <w:r w:rsidRPr="006B48C2">
        <w:t>The cloud index (</w:t>
      </w:r>
      <w:r w:rsidRPr="006B48C2">
        <w:rPr>
          <w:i/>
        </w:rPr>
        <w:t>I</w:t>
      </w:r>
      <w:r w:rsidRPr="006B48C2">
        <w:rPr>
          <w:vertAlign w:val="subscript"/>
        </w:rPr>
        <w:t>n</w:t>
      </w:r>
      <w:r w:rsidRPr="006B48C2">
        <w:t xml:space="preserve">) in </w:t>
      </w:r>
      <w:r>
        <w:t>the</w:t>
      </w:r>
      <w:r w:rsidR="00ED75DA">
        <w:t xml:space="preserve"> prefix.</w:t>
      </w:r>
      <w:r>
        <w:t>atm</w:t>
      </w:r>
      <w:r w:rsidRPr="006B48C2">
        <w:t xml:space="preserve"> file is the seventh column and is specified as</w:t>
      </w:r>
      <w:r>
        <w:t xml:space="preserve"> </w:t>
      </w:r>
      <w:r w:rsidRPr="006B48C2">
        <w:t xml:space="preserve">a fraction between 0 and 1, with 0 being complete cloud cover and 1 being clear skies. If the cloud index is defined in </w:t>
      </w:r>
      <w:r>
        <w:t>the</w:t>
      </w:r>
      <w:r w:rsidR="00ED75DA">
        <w:t xml:space="preserve"> prefix.</w:t>
      </w:r>
      <w:r>
        <w:t>dat</w:t>
      </w:r>
      <w:r w:rsidRPr="006B48C2">
        <w:t xml:space="preserve"> file, values of zero are specified in the cloud index column in </w:t>
      </w:r>
      <w:r>
        <w:t>the</w:t>
      </w:r>
      <w:r w:rsidR="00ED75DA">
        <w:t xml:space="preserve"> prefix.</w:t>
      </w:r>
      <w:r>
        <w:t>atm</w:t>
      </w:r>
      <w:r w:rsidRPr="006B48C2">
        <w:t xml:space="preserve"> file. </w:t>
      </w:r>
    </w:p>
    <w:p w14:paraId="46BAF189" w14:textId="77777777" w:rsidR="00DB1505" w:rsidRPr="006B48C2" w:rsidRDefault="00DB1505" w:rsidP="00DB1505">
      <w:pPr>
        <w:pStyle w:val="Heading4"/>
      </w:pPr>
      <w:bookmarkStart w:id="278" w:name="_Toc13056010"/>
      <w:r w:rsidRPr="006B48C2">
        <w:t>Evaporation</w:t>
      </w:r>
      <w:bookmarkEnd w:id="278"/>
    </w:p>
    <w:p w14:paraId="0CD0EAB7" w14:textId="77777777" w:rsidR="00DB1505" w:rsidRDefault="00DB1505" w:rsidP="00DB1505">
      <w:r w:rsidRPr="006B48C2">
        <w:rPr>
          <w:rFonts w:ascii="Times" w:hAnsi="Times"/>
        </w:rPr>
        <w:t xml:space="preserve">The evaporation rate can be specified in </w:t>
      </w:r>
      <w:r>
        <w:rPr>
          <w:rFonts w:ascii="Times" w:hAnsi="Times"/>
        </w:rPr>
        <w:t>the</w:t>
      </w:r>
      <w:r w:rsidR="00ED75DA">
        <w:rPr>
          <w:rFonts w:ascii="Times" w:hAnsi="Times"/>
        </w:rPr>
        <w:t xml:space="preserve"> prefix.</w:t>
      </w:r>
      <w:r>
        <w:rPr>
          <w:rFonts w:ascii="Times" w:hAnsi="Times"/>
        </w:rPr>
        <w:t>dat</w:t>
      </w:r>
      <w:r w:rsidRPr="006B48C2">
        <w:rPr>
          <w:rFonts w:ascii="Times" w:hAnsi="Times"/>
        </w:rPr>
        <w:t xml:space="preserve"> file [kg m</w:t>
      </w:r>
      <w:r w:rsidRPr="006B48C2">
        <w:rPr>
          <w:rFonts w:ascii="Times" w:hAnsi="Times"/>
          <w:vertAlign w:val="superscript"/>
        </w:rPr>
        <w:t>-2</w:t>
      </w:r>
      <w:r w:rsidRPr="006B48C2">
        <w:rPr>
          <w:rFonts w:ascii="Times" w:hAnsi="Times"/>
        </w:rPr>
        <w:t xml:space="preserve"> s</w:t>
      </w:r>
      <w:r w:rsidRPr="006B48C2">
        <w:rPr>
          <w:rFonts w:ascii="Times" w:hAnsi="Times"/>
          <w:vertAlign w:val="superscript"/>
        </w:rPr>
        <w:t>-1</w:t>
      </w:r>
      <w:r w:rsidRPr="006B48C2">
        <w:rPr>
          <w:rFonts w:ascii="Times" w:hAnsi="Times"/>
        </w:rPr>
        <w:t xml:space="preserve">]. If the evaporation rate is specified in </w:t>
      </w:r>
      <w:r>
        <w:rPr>
          <w:rFonts w:ascii="Times" w:hAnsi="Times"/>
        </w:rPr>
        <w:t>the</w:t>
      </w:r>
      <w:r w:rsidR="00ED75DA">
        <w:rPr>
          <w:rFonts w:ascii="Times" w:hAnsi="Times"/>
        </w:rPr>
        <w:t xml:space="preserve"> prefix.</w:t>
      </w:r>
      <w:r>
        <w:rPr>
          <w:rFonts w:ascii="Times" w:hAnsi="Times"/>
        </w:rPr>
        <w:t>dat</w:t>
      </w:r>
      <w:r w:rsidRPr="006B48C2">
        <w:rPr>
          <w:rFonts w:ascii="Times" w:hAnsi="Times"/>
        </w:rPr>
        <w:t xml:space="preserve"> file or is calculated internally using values defined in </w:t>
      </w:r>
      <w:r>
        <w:rPr>
          <w:rFonts w:ascii="Times" w:hAnsi="Times"/>
        </w:rPr>
        <w:t>the</w:t>
      </w:r>
      <w:r w:rsidR="00ED75DA">
        <w:rPr>
          <w:rFonts w:ascii="Times" w:hAnsi="Times"/>
        </w:rPr>
        <w:t xml:space="preserve"> prefix.</w:t>
      </w:r>
      <w:r>
        <w:rPr>
          <w:rFonts w:ascii="Times" w:hAnsi="Times"/>
        </w:rPr>
        <w:t>dat</w:t>
      </w:r>
      <w:r w:rsidRPr="006B48C2">
        <w:rPr>
          <w:rFonts w:ascii="Times" w:hAnsi="Times"/>
        </w:rPr>
        <w:t xml:space="preserve"> file, values of zero are specified in the </w:t>
      </w:r>
      <w:r w:rsidRPr="00FC2059">
        <w:rPr>
          <w:rFonts w:ascii="Times" w:hAnsi="Times"/>
          <w:noProof/>
        </w:rPr>
        <w:t>evap</w:t>
      </w:r>
      <w:r w:rsidRPr="006B48C2">
        <w:rPr>
          <w:rFonts w:ascii="Times" w:hAnsi="Times"/>
        </w:rPr>
        <w:t xml:space="preserve"> rate column in </w:t>
      </w:r>
      <w:r>
        <w:rPr>
          <w:rFonts w:ascii="Times" w:hAnsi="Times"/>
        </w:rPr>
        <w:t>the</w:t>
      </w:r>
      <w:r w:rsidR="00ED75DA">
        <w:rPr>
          <w:rFonts w:ascii="Times" w:hAnsi="Times"/>
        </w:rPr>
        <w:t xml:space="preserve"> prefix.</w:t>
      </w:r>
      <w:r>
        <w:rPr>
          <w:rFonts w:ascii="Times" w:hAnsi="Times"/>
        </w:rPr>
        <w:t>atm</w:t>
      </w:r>
      <w:r w:rsidRPr="006B48C2">
        <w:rPr>
          <w:rFonts w:ascii="Times" w:hAnsi="Times"/>
        </w:rPr>
        <w:t xml:space="preserve"> file.</w:t>
      </w:r>
    </w:p>
    <w:p w14:paraId="45C92F12" w14:textId="6742BD8C" w:rsidR="00DB1505" w:rsidRDefault="00DB1505" w:rsidP="00DB1505">
      <w:r>
        <w:t>An example of the</w:t>
      </w:r>
      <w:r w:rsidR="00F331B6">
        <w:t xml:space="preserve"> </w:t>
      </w:r>
      <w:r w:rsidR="00F331B6">
        <w:rPr>
          <w:rFonts w:ascii="Times" w:hAnsi="Times"/>
        </w:rPr>
        <w:t>prefix.atm</w:t>
      </w:r>
      <w:r>
        <w:t xml:space="preserve"> file is:</w:t>
      </w:r>
    </w:p>
    <w:p w14:paraId="521F8F0B" w14:textId="77777777" w:rsidR="00DB1505" w:rsidRPr="00704289" w:rsidRDefault="00DB1505" w:rsidP="00DB1505">
      <w:pPr>
        <w:rPr>
          <w:rFonts w:ascii="Courier New" w:hAnsi="Courier New" w:cs="Courier New"/>
          <w:sz w:val="16"/>
          <w:szCs w:val="16"/>
        </w:rPr>
      </w:pPr>
      <w:r w:rsidRPr="00704289">
        <w:rPr>
          <w:rFonts w:ascii="Courier New" w:hAnsi="Courier New" w:cs="Courier New"/>
          <w:sz w:val="16"/>
          <w:szCs w:val="16"/>
        </w:rPr>
        <w:t>-----------------------------------------------------------------------------------------</w:t>
      </w:r>
    </w:p>
    <w:p w14:paraId="1FBF7A1B" w14:textId="13AFE9E4" w:rsidR="00DB1505" w:rsidRPr="00704289" w:rsidRDefault="00DB1505" w:rsidP="00DB1505">
      <w:pPr>
        <w:rPr>
          <w:rFonts w:ascii="Courier New" w:hAnsi="Courier New" w:cs="Courier New"/>
          <w:sz w:val="16"/>
          <w:szCs w:val="16"/>
        </w:rPr>
      </w:pPr>
      <w:r>
        <w:rPr>
          <w:rFonts w:ascii="Courier New" w:hAnsi="Courier New" w:cs="Courier New"/>
          <w:sz w:val="16"/>
          <w:szCs w:val="16"/>
        </w:rPr>
        <w:t>T</w:t>
      </w:r>
      <w:r w:rsidR="005D178B">
        <w:rPr>
          <w:rFonts w:ascii="Courier New" w:hAnsi="Courier New" w:cs="Courier New"/>
          <w:sz w:val="16"/>
          <w:szCs w:val="16"/>
        </w:rPr>
        <w:t>ime</w:t>
      </w:r>
      <w:r w:rsidRPr="00704289">
        <w:rPr>
          <w:rFonts w:ascii="Courier New" w:hAnsi="Courier New" w:cs="Courier New"/>
          <w:sz w:val="16"/>
          <w:szCs w:val="16"/>
        </w:rPr>
        <w:t xml:space="preserve"> </w:t>
      </w:r>
      <w:r>
        <w:rPr>
          <w:rFonts w:ascii="Courier New" w:hAnsi="Courier New" w:cs="Courier New"/>
          <w:sz w:val="16"/>
          <w:szCs w:val="16"/>
        </w:rPr>
        <w:t>T</w:t>
      </w:r>
      <w:r w:rsidRPr="00320778">
        <w:rPr>
          <w:rFonts w:ascii="Courier New" w:hAnsi="Courier New" w:cs="Courier New"/>
          <w:sz w:val="16"/>
          <w:szCs w:val="16"/>
          <w:vertAlign w:val="subscript"/>
        </w:rPr>
        <w:t>atm</w:t>
      </w:r>
      <w:r>
        <w:rPr>
          <w:rFonts w:ascii="Courier New" w:hAnsi="Courier New" w:cs="Courier New"/>
          <w:sz w:val="16"/>
          <w:szCs w:val="16"/>
        </w:rPr>
        <w:t>[</w:t>
      </w:r>
      <w:r w:rsidRPr="005F4622">
        <w:rPr>
          <w:rFonts w:ascii="Courier New" w:hAnsi="Courier New" w:cs="Courier New"/>
          <w:sz w:val="16"/>
          <w:szCs w:val="16"/>
        </w:rPr>
        <w:t>°C</w:t>
      </w:r>
      <w:r>
        <w:rPr>
          <w:rFonts w:ascii="Courier New" w:hAnsi="Courier New" w:cs="Courier New"/>
          <w:sz w:val="16"/>
          <w:szCs w:val="16"/>
        </w:rPr>
        <w:t>]</w:t>
      </w:r>
      <w:r w:rsidRPr="00704289">
        <w:rPr>
          <w:rFonts w:ascii="Courier New" w:hAnsi="Courier New" w:cs="Courier New"/>
          <w:sz w:val="16"/>
          <w:szCs w:val="16"/>
        </w:rPr>
        <w:t xml:space="preserve">  </w:t>
      </w:r>
      <w:r>
        <w:rPr>
          <w:rFonts w:ascii="Courier New" w:hAnsi="Courier New" w:cs="Courier New"/>
          <w:sz w:val="16"/>
          <w:szCs w:val="16"/>
        </w:rPr>
        <w:t>H</w:t>
      </w:r>
      <w:r w:rsidRPr="00704289">
        <w:rPr>
          <w:rFonts w:ascii="Courier New" w:hAnsi="Courier New" w:cs="Courier New"/>
          <w:sz w:val="16"/>
          <w:szCs w:val="16"/>
        </w:rPr>
        <w:t xml:space="preserve">r </w:t>
      </w:r>
      <w:r>
        <w:rPr>
          <w:rFonts w:ascii="Courier New" w:hAnsi="Courier New" w:cs="Courier New"/>
          <w:sz w:val="16"/>
          <w:szCs w:val="16"/>
        </w:rPr>
        <w:t>[-]</w:t>
      </w:r>
      <w:r w:rsidRPr="00704289">
        <w:rPr>
          <w:rFonts w:ascii="Courier New" w:hAnsi="Courier New" w:cs="Courier New"/>
          <w:sz w:val="16"/>
          <w:szCs w:val="16"/>
        </w:rPr>
        <w:t xml:space="preserve"> </w:t>
      </w:r>
      <w:r>
        <w:rPr>
          <w:rFonts w:ascii="Courier New" w:hAnsi="Courier New" w:cs="Courier New"/>
          <w:sz w:val="16"/>
          <w:szCs w:val="16"/>
        </w:rPr>
        <w:t>W</w:t>
      </w:r>
      <w:r w:rsidRPr="00704289">
        <w:rPr>
          <w:rFonts w:ascii="Courier New" w:hAnsi="Courier New" w:cs="Courier New"/>
          <w:sz w:val="16"/>
          <w:szCs w:val="16"/>
        </w:rPr>
        <w:t>ind</w:t>
      </w:r>
      <w:r>
        <w:rPr>
          <w:rFonts w:ascii="Courier New" w:hAnsi="Courier New" w:cs="Courier New"/>
          <w:sz w:val="16"/>
          <w:szCs w:val="16"/>
        </w:rPr>
        <w:t>Speed [m/s]  R</w:t>
      </w:r>
      <w:r w:rsidRPr="00704289">
        <w:rPr>
          <w:rFonts w:ascii="Courier New" w:hAnsi="Courier New" w:cs="Courier New"/>
          <w:sz w:val="16"/>
          <w:szCs w:val="16"/>
        </w:rPr>
        <w:t>adiation</w:t>
      </w:r>
      <w:r>
        <w:rPr>
          <w:rFonts w:ascii="Courier New" w:hAnsi="Courier New" w:cs="Courier New"/>
          <w:sz w:val="16"/>
          <w:szCs w:val="16"/>
        </w:rPr>
        <w:t xml:space="preserve"> </w:t>
      </w:r>
      <w:r w:rsidRPr="007F6F56">
        <w:rPr>
          <w:rFonts w:ascii="Courier New" w:hAnsi="Courier New" w:cs="Courier New"/>
          <w:sz w:val="16"/>
          <w:szCs w:val="16"/>
        </w:rPr>
        <w:t>[KJ day-1 m-2]</w:t>
      </w:r>
      <w:r>
        <w:rPr>
          <w:rFonts w:ascii="Courier New" w:hAnsi="Courier New" w:cs="Courier New"/>
          <w:sz w:val="16"/>
          <w:szCs w:val="16"/>
        </w:rPr>
        <w:t xml:space="preserve"> </w:t>
      </w:r>
      <w:r w:rsidRPr="00704289">
        <w:rPr>
          <w:rFonts w:ascii="Courier New" w:hAnsi="Courier New" w:cs="Courier New"/>
          <w:sz w:val="16"/>
          <w:szCs w:val="16"/>
        </w:rPr>
        <w:t xml:space="preserve"> </w:t>
      </w:r>
      <w:r>
        <w:rPr>
          <w:rFonts w:ascii="Courier New" w:hAnsi="Courier New" w:cs="Courier New"/>
          <w:sz w:val="16"/>
          <w:szCs w:val="16"/>
        </w:rPr>
        <w:t xml:space="preserve">Rain [m] </w:t>
      </w:r>
      <w:r w:rsidRPr="00704289">
        <w:rPr>
          <w:rFonts w:ascii="Courier New" w:hAnsi="Courier New" w:cs="Courier New"/>
          <w:sz w:val="16"/>
          <w:szCs w:val="16"/>
        </w:rPr>
        <w:t xml:space="preserve"> </w:t>
      </w:r>
      <w:r>
        <w:rPr>
          <w:rFonts w:ascii="Courier New" w:hAnsi="Courier New" w:cs="Courier New"/>
          <w:sz w:val="16"/>
          <w:szCs w:val="16"/>
        </w:rPr>
        <w:t>Cloud index [-]</w:t>
      </w:r>
      <w:r w:rsidRPr="00704289">
        <w:rPr>
          <w:rFonts w:ascii="Courier New" w:hAnsi="Courier New" w:cs="Courier New"/>
          <w:sz w:val="16"/>
          <w:szCs w:val="16"/>
        </w:rPr>
        <w:t xml:space="preserve"> </w:t>
      </w:r>
      <w:r>
        <w:rPr>
          <w:rFonts w:ascii="Courier New" w:hAnsi="Courier New" w:cs="Courier New"/>
          <w:sz w:val="16"/>
          <w:szCs w:val="16"/>
        </w:rPr>
        <w:t>E</w:t>
      </w:r>
      <w:r w:rsidRPr="00704289">
        <w:rPr>
          <w:rFonts w:ascii="Courier New" w:hAnsi="Courier New" w:cs="Courier New"/>
          <w:sz w:val="16"/>
          <w:szCs w:val="16"/>
        </w:rPr>
        <w:t>vap rate</w:t>
      </w:r>
      <w:r>
        <w:rPr>
          <w:rFonts w:ascii="Courier New" w:hAnsi="Courier New" w:cs="Courier New"/>
          <w:sz w:val="16"/>
          <w:szCs w:val="16"/>
        </w:rPr>
        <w:t xml:space="preserve"> [</w:t>
      </w:r>
      <w:r w:rsidRPr="007F6F56">
        <w:rPr>
          <w:rFonts w:ascii="Courier New" w:hAnsi="Courier New" w:cs="Courier New"/>
          <w:sz w:val="16"/>
          <w:szCs w:val="16"/>
        </w:rPr>
        <w:t>kg/m2/s</w:t>
      </w:r>
      <w:r>
        <w:rPr>
          <w:rFonts w:ascii="Courier New" w:hAnsi="Courier New" w:cs="Courier New"/>
          <w:sz w:val="16"/>
          <w:szCs w:val="16"/>
        </w:rPr>
        <w:t>]</w:t>
      </w:r>
    </w:p>
    <w:p w14:paraId="0FBC20DF" w14:textId="77777777" w:rsidR="00DB1505" w:rsidRPr="007C439D" w:rsidRDefault="00DB1505" w:rsidP="00DB1505">
      <w:pPr>
        <w:rPr>
          <w:rFonts w:ascii="Courier New" w:hAnsi="Courier New" w:cs="Courier New"/>
          <w:sz w:val="16"/>
          <w:szCs w:val="16"/>
          <w:lang w:val="fr-FR"/>
        </w:rPr>
      </w:pPr>
      <w:r w:rsidRPr="00704289">
        <w:rPr>
          <w:rFonts w:ascii="Courier New" w:hAnsi="Courier New" w:cs="Courier New"/>
          <w:sz w:val="16"/>
          <w:szCs w:val="16"/>
        </w:rPr>
        <w:t xml:space="preserve"> </w:t>
      </w:r>
      <w:r w:rsidRPr="007C439D">
        <w:rPr>
          <w:rFonts w:ascii="Courier New" w:hAnsi="Courier New" w:cs="Courier New"/>
          <w:sz w:val="16"/>
          <w:szCs w:val="16"/>
          <w:lang w:val="fr-FR"/>
        </w:rPr>
        <w:t>----------------------------------------------------------------------------------------</w:t>
      </w:r>
    </w:p>
    <w:p w14:paraId="3F45D44B" w14:textId="77777777" w:rsidR="00DB1505" w:rsidRPr="007C439D" w:rsidRDefault="00DB1505" w:rsidP="00DB1505">
      <w:pPr>
        <w:rPr>
          <w:rFonts w:ascii="Courier New" w:hAnsi="Courier New" w:cs="Courier New"/>
          <w:sz w:val="16"/>
          <w:szCs w:val="16"/>
          <w:lang w:val="fr-FR"/>
        </w:rPr>
      </w:pPr>
      <w:r w:rsidRPr="007C439D">
        <w:rPr>
          <w:rFonts w:ascii="Courier New" w:hAnsi="Courier New" w:cs="Courier New"/>
          <w:sz w:val="16"/>
          <w:szCs w:val="16"/>
          <w:lang w:val="fr-FR"/>
        </w:rPr>
        <w:t>0.00E+00 0.0000000E+00  0.0000000E+00  0.0000000E+00  000.0d0  0.0  0.00000E+00  1.5d-6</w:t>
      </w:r>
    </w:p>
    <w:p w14:paraId="74EE0D72" w14:textId="77777777" w:rsidR="00DB1505" w:rsidRPr="007C439D" w:rsidRDefault="00DB1505" w:rsidP="00DB1505">
      <w:pPr>
        <w:rPr>
          <w:rFonts w:ascii="Courier New" w:hAnsi="Courier New" w:cs="Courier New"/>
          <w:sz w:val="16"/>
          <w:szCs w:val="16"/>
          <w:lang w:val="fr-FR"/>
        </w:rPr>
      </w:pPr>
      <w:r w:rsidRPr="007C439D">
        <w:rPr>
          <w:rFonts w:ascii="Courier New" w:hAnsi="Courier New" w:cs="Courier New"/>
          <w:sz w:val="16"/>
          <w:szCs w:val="16"/>
          <w:lang w:val="fr-FR"/>
        </w:rPr>
        <w:t>5.00E+00 0.0000000E+00  0.0000000E+00  0.0000000E+00  000.0d0  0.0  0.00000E+00  2.2d-6</w:t>
      </w:r>
    </w:p>
    <w:p w14:paraId="6B86C433" w14:textId="77777777" w:rsidR="00DB1505" w:rsidRPr="007C439D" w:rsidRDefault="00DB1505" w:rsidP="00DB1505">
      <w:pPr>
        <w:rPr>
          <w:rFonts w:ascii="Courier New" w:hAnsi="Courier New" w:cs="Courier New"/>
          <w:sz w:val="16"/>
          <w:szCs w:val="16"/>
          <w:lang w:val="fr-FR"/>
        </w:rPr>
      </w:pPr>
      <w:r w:rsidRPr="007C439D">
        <w:rPr>
          <w:rFonts w:ascii="Courier New" w:hAnsi="Courier New" w:cs="Courier New"/>
          <w:sz w:val="16"/>
          <w:szCs w:val="16"/>
          <w:lang w:val="fr-FR"/>
        </w:rPr>
        <w:t>10.00E+00 0.000000E+00  0.0000000E+00  0.0000000E+00  000.0d0  0.0  0.00000E+00  2.3d-6</w:t>
      </w:r>
    </w:p>
    <w:p w14:paraId="2C21C70C" w14:textId="77777777" w:rsidR="00DB1505" w:rsidRPr="007C439D" w:rsidRDefault="00DB1505" w:rsidP="00DB1505">
      <w:pPr>
        <w:rPr>
          <w:rFonts w:ascii="Courier New" w:hAnsi="Courier New" w:cs="Courier New"/>
          <w:sz w:val="16"/>
          <w:szCs w:val="16"/>
          <w:lang w:val="fr-FR"/>
        </w:rPr>
      </w:pPr>
      <w:r w:rsidRPr="007C439D">
        <w:rPr>
          <w:rFonts w:ascii="Courier New" w:hAnsi="Courier New" w:cs="Courier New"/>
          <w:sz w:val="16"/>
          <w:szCs w:val="16"/>
          <w:lang w:val="fr-FR"/>
        </w:rPr>
        <w:lastRenderedPageBreak/>
        <w:t>16.0  0.0000000E+00  0.0000000E+00  0.0000000E+00  0.00000d0  0.0  0.000000E+00  2.8d-6</w:t>
      </w:r>
    </w:p>
    <w:p w14:paraId="26DDEE34" w14:textId="77777777" w:rsidR="00DB1505" w:rsidRDefault="00DB1505" w:rsidP="00DB1505">
      <w:pPr>
        <w:rPr>
          <w:rFonts w:ascii="Courier New" w:hAnsi="Courier New" w:cs="Courier New"/>
          <w:sz w:val="16"/>
          <w:szCs w:val="16"/>
        </w:rPr>
      </w:pPr>
      <w:r w:rsidRPr="007C439D">
        <w:rPr>
          <w:rFonts w:ascii="Courier New" w:hAnsi="Courier New" w:cs="Courier New"/>
          <w:sz w:val="16"/>
          <w:szCs w:val="16"/>
          <w:lang w:val="fr-FR"/>
        </w:rPr>
        <w:t xml:space="preserve">   </w:t>
      </w:r>
      <w:r w:rsidRPr="00704289">
        <w:rPr>
          <w:rFonts w:ascii="Courier New" w:hAnsi="Courier New" w:cs="Courier New"/>
          <w:sz w:val="16"/>
          <w:szCs w:val="16"/>
        </w:rPr>
        <w:t>-1.0</w:t>
      </w:r>
    </w:p>
    <w:p w14:paraId="2B080860" w14:textId="77777777" w:rsidR="00DB1505" w:rsidRPr="00704289" w:rsidRDefault="00DB1505" w:rsidP="00DB1505">
      <w:pPr>
        <w:rPr>
          <w:rFonts w:ascii="Courier New" w:hAnsi="Courier New" w:cs="Courier New"/>
          <w:sz w:val="16"/>
          <w:szCs w:val="16"/>
        </w:rPr>
      </w:pPr>
      <w:r w:rsidRPr="00704289">
        <w:rPr>
          <w:rFonts w:ascii="Courier New" w:hAnsi="Courier New" w:cs="Courier New"/>
          <w:sz w:val="16"/>
          <w:szCs w:val="16"/>
        </w:rPr>
        <w:t>----------------------------------------------------------------------------------------</w:t>
      </w:r>
    </w:p>
    <w:p w14:paraId="6E36094A" w14:textId="77777777" w:rsidR="00DB1505" w:rsidRPr="00704289" w:rsidRDefault="00DB1505" w:rsidP="00DB1505">
      <w:pPr>
        <w:rPr>
          <w:rFonts w:ascii="Courier New" w:hAnsi="Courier New" w:cs="Courier New"/>
          <w:sz w:val="16"/>
          <w:szCs w:val="16"/>
        </w:rPr>
      </w:pPr>
    </w:p>
    <w:p w14:paraId="2A0F417D" w14:textId="47B8CD71" w:rsidR="00DB1505" w:rsidRPr="00ED3698" w:rsidRDefault="00DB1505" w:rsidP="00DB1505">
      <w:r>
        <w:t xml:space="preserve">The first three lines are used for the header, which are only for the </w:t>
      </w:r>
      <w:r w:rsidR="00E057F3">
        <w:t xml:space="preserve">parameters’ descriptions </w:t>
      </w:r>
      <w:r w:rsidR="00F331B6">
        <w:t xml:space="preserve">and </w:t>
      </w:r>
      <w:r w:rsidR="00F331B6" w:rsidRPr="00FC2059">
        <w:rPr>
          <w:noProof/>
        </w:rPr>
        <w:t>are</w:t>
      </w:r>
      <w:r w:rsidR="00F331B6">
        <w:t xml:space="preserve"> skipped by the program</w:t>
      </w:r>
      <w:r>
        <w:t>.</w:t>
      </w:r>
      <w:r w:rsidR="00F331B6">
        <w:t xml:space="preserve"> </w:t>
      </w:r>
      <w:r>
        <w:t xml:space="preserve">From the fourth line on, the required parameters </w:t>
      </w:r>
      <w:r w:rsidR="00F331B6">
        <w:t>must be provided</w:t>
      </w:r>
      <w:r>
        <w:t xml:space="preserve"> in the</w:t>
      </w:r>
      <w:r w:rsidR="00E057F3">
        <w:t xml:space="preserve"> following</w:t>
      </w:r>
      <w:r>
        <w:t xml:space="preserve"> order: </w:t>
      </w:r>
      <w:r w:rsidR="00E057F3">
        <w:t>time</w:t>
      </w:r>
      <w:r>
        <w:t xml:space="preserve">, </w:t>
      </w:r>
      <w:r w:rsidRPr="00FC2059">
        <w:rPr>
          <w:noProof/>
        </w:rPr>
        <w:t>temperature</w:t>
      </w:r>
      <w:r>
        <w:t xml:space="preserve"> of the atmosphere, relative humidity, net solar radiation, rainfall, cloud index, and the evaporation rate.</w:t>
      </w:r>
      <w:r w:rsidR="00F331B6">
        <w:t xml:space="preserve"> The number format is flexible as long as there is space(s) between two parameters.</w:t>
      </w:r>
      <w:r>
        <w:t xml:space="preserve"> The last negative value -1.0 terminates the read function.</w:t>
      </w:r>
    </w:p>
    <w:p w14:paraId="26501794" w14:textId="77777777" w:rsidR="00DB1505" w:rsidRPr="00ED3698" w:rsidRDefault="00DB1505" w:rsidP="00DB1505">
      <w:pPr>
        <w:pStyle w:val="Heading2"/>
      </w:pPr>
      <w:bookmarkStart w:id="279" w:name="_Toc13056011"/>
      <w:r w:rsidRPr="00ED3698">
        <w:t>C</w:t>
      </w:r>
      <w:r>
        <w:rPr>
          <w:rFonts w:hint="eastAsia"/>
        </w:rPr>
        <w:t>ontrol</w:t>
      </w:r>
      <w:r w:rsidRPr="00ED3698">
        <w:t xml:space="preserve"> parameters – Reactive transport (</w:t>
      </w:r>
      <w:r>
        <w:t>Data B</w:t>
      </w:r>
      <w:r w:rsidRPr="00ED3698">
        <w:t>lock 7)</w:t>
      </w:r>
      <w:bookmarkEnd w:id="279"/>
    </w:p>
    <w:p w14:paraId="69A540F6" w14:textId="631FC2F8" w:rsidR="00DB1505" w:rsidRPr="00ED3698" w:rsidRDefault="00DB1505" w:rsidP="00DB1505">
      <w:pPr>
        <w:pStyle w:val="Heading3"/>
      </w:pPr>
      <w:bookmarkStart w:id="280" w:name="_Toc13056012"/>
      <w:r w:rsidRPr="00ED3698">
        <w:t>Description of</w:t>
      </w:r>
      <w:r w:rsidR="00E057F3">
        <w:t xml:space="preserve"> </w:t>
      </w:r>
      <w:r w:rsidR="009A27B2">
        <w:t>the</w:t>
      </w:r>
      <w:r w:rsidRPr="00ED3698">
        <w:t xml:space="preserve"> </w:t>
      </w:r>
      <w:r>
        <w:t>Data Block</w:t>
      </w:r>
      <w:bookmarkEnd w:id="280"/>
    </w:p>
    <w:p w14:paraId="03BA000D" w14:textId="12284B24" w:rsidR="00DB1505" w:rsidRPr="00ED3698" w:rsidRDefault="00DB1505" w:rsidP="00DB1505">
      <w:r w:rsidRPr="00ED3698">
        <w:t xml:space="preserve">In this section, numerical and control parameters affecting the reactive transport calculations are defined. </w:t>
      </w:r>
      <w:r w:rsidRPr="00ED3698">
        <w:rPr>
          <w:u w:val="single"/>
        </w:rPr>
        <w:t>The entire section is optional</w:t>
      </w:r>
      <w:r w:rsidR="00E057F3">
        <w:rPr>
          <w:u w:val="single"/>
        </w:rPr>
        <w:t>.</w:t>
      </w:r>
      <w:r w:rsidR="00E057F3" w:rsidRPr="00ED3698">
        <w:rPr>
          <w:u w:val="single"/>
        </w:rPr>
        <w:t xml:space="preserve"> </w:t>
      </w:r>
      <w:r w:rsidR="00E057F3">
        <w:rPr>
          <w:u w:val="single"/>
        </w:rPr>
        <w:t>D</w:t>
      </w:r>
      <w:r w:rsidR="00E057F3" w:rsidRPr="00ED3698">
        <w:rPr>
          <w:u w:val="single"/>
        </w:rPr>
        <w:t xml:space="preserve">efault </w:t>
      </w:r>
      <w:r w:rsidRPr="00ED3698">
        <w:rPr>
          <w:u w:val="single"/>
        </w:rPr>
        <w:t>values are specified for all parameters in the code.</w:t>
      </w:r>
      <w:r w:rsidRPr="00ED3698">
        <w:t xml:space="preserve"> This section may be modified to enhance the </w:t>
      </w:r>
      <w:r w:rsidR="00E057F3" w:rsidRPr="00ED3698">
        <w:t>mode</w:t>
      </w:r>
      <w:r w:rsidR="00E057F3">
        <w:t>l’s</w:t>
      </w:r>
      <w:r w:rsidR="00E057F3" w:rsidRPr="00ED3698">
        <w:t xml:space="preserve"> </w:t>
      </w:r>
      <w:r w:rsidRPr="00ED3698">
        <w:t>performance or potentially correct convergence problems.</w:t>
      </w:r>
    </w:p>
    <w:p w14:paraId="11A0AEAB" w14:textId="2ED76BF0" w:rsidR="00DB1505" w:rsidRPr="00ED3698" w:rsidRDefault="00156AD3" w:rsidP="00DB1505">
      <w:pPr>
        <w:pStyle w:val="Heading3"/>
      </w:pPr>
      <w:bookmarkStart w:id="281" w:name="_Ref392233812"/>
      <w:bookmarkStart w:id="282" w:name="_Toc13056013"/>
      <w:r w:rsidRPr="00ED3698">
        <w:t>Descriptio</w:t>
      </w:r>
      <w:r>
        <w:t>ns</w:t>
      </w:r>
      <w:r w:rsidRPr="00ED3698">
        <w:t xml:space="preserve"> </w:t>
      </w:r>
      <w:r w:rsidR="00DB1505" w:rsidRPr="00ED3698">
        <w:t>of</w:t>
      </w:r>
      <w:r w:rsidR="00E057F3">
        <w:t xml:space="preserve"> </w:t>
      </w:r>
      <w:r w:rsidR="009A27B2">
        <w:t>the</w:t>
      </w:r>
      <w:r w:rsidR="00DB1505" w:rsidRPr="00ED3698">
        <w:t xml:space="preserve"> Input Parameters</w:t>
      </w:r>
      <w:bookmarkEnd w:id="281"/>
      <w:bookmarkEnd w:id="282"/>
    </w:p>
    <w:p w14:paraId="5C599595" w14:textId="3FD0EB50" w:rsidR="00DB1505" w:rsidRPr="00ED3698" w:rsidRDefault="00DB1505" w:rsidP="00DB1505">
      <w:r w:rsidRPr="00ED3698">
        <w:t xml:space="preserve">The content of this section is similar to Section </w:t>
      </w:r>
      <w:r>
        <w:t>3.</w:t>
      </w:r>
      <w:r w:rsidRPr="00ED3698">
        <w:t xml:space="preserve">6. The input parameters are described below and are also summarized in </w:t>
      </w:r>
      <w:r>
        <w:fldChar w:fldCharType="begin"/>
      </w:r>
      <w:r>
        <w:instrText xml:space="preserve"> REF _Ref486437284 \h  \* MERGEFORMAT </w:instrText>
      </w:r>
      <w:r>
        <w:fldChar w:fldCharType="separate"/>
      </w:r>
      <w:r w:rsidR="00D41448" w:rsidRPr="00ED3698">
        <w:t xml:space="preserve">Table </w:t>
      </w:r>
      <w:r w:rsidR="00D41448">
        <w:rPr>
          <w:noProof/>
        </w:rPr>
        <w:t>3.11</w:t>
      </w:r>
      <w:r>
        <w:fldChar w:fldCharType="end"/>
      </w:r>
      <w:r w:rsidRPr="00ED3698">
        <w:t xml:space="preserve"> together with the corresponding default settings, possible parameter settings</w:t>
      </w:r>
      <w:r w:rsidR="00E057F3">
        <w:t>,</w:t>
      </w:r>
      <w:r w:rsidRPr="00ED3698">
        <w:t xml:space="preserve"> and the recommended range for the parameters.</w:t>
      </w:r>
    </w:p>
    <w:p w14:paraId="73CC6F8F" w14:textId="77777777" w:rsidR="00DB1505" w:rsidRPr="00ED3698" w:rsidRDefault="00DB1505" w:rsidP="00DB1505">
      <w:pPr>
        <w:pStyle w:val="Heading4"/>
      </w:pPr>
      <w:bookmarkStart w:id="283" w:name="_Toc13056014"/>
      <w:r w:rsidRPr="00ED3698">
        <w:t>‘mass balance’</w:t>
      </w:r>
      <w:bookmarkEnd w:id="283"/>
    </w:p>
    <w:p w14:paraId="04E0B983" w14:textId="1FF36F9F" w:rsidR="00DB1505" w:rsidRPr="00ED3698" w:rsidRDefault="00DB1505" w:rsidP="00DB1505">
      <w:r w:rsidRPr="00ED3698">
        <w:t xml:space="preserve">If the sub-block ‘mass balance’ is specified, the model will perform mass balance calculations including contributions of storage, fluxes across the domain boundary and internal sources and sinks </w:t>
      </w:r>
      <w:r w:rsidR="00E057F3" w:rsidRPr="00ED3698">
        <w:t>owing to</w:t>
      </w:r>
      <w:r w:rsidRPr="00ED3698">
        <w:t xml:space="preserve"> the specified geochemical reactions. The total system mass for aqueous phase components, minerals, gases</w:t>
      </w:r>
      <w:r w:rsidR="00E057F3">
        <w:t>,</w:t>
      </w:r>
      <w:r w:rsidRPr="00ED3698">
        <w:t xml:space="preserve"> and surface species are reported in the files prefix_o.mas, prefix_o.</w:t>
      </w:r>
      <w:r w:rsidRPr="00FC2059">
        <w:rPr>
          <w:noProof/>
        </w:rPr>
        <w:t>mms</w:t>
      </w:r>
      <w:r w:rsidRPr="00ED3698">
        <w:t>, prefix_o.mgs and prefix_o.mss</w:t>
      </w:r>
      <w:r w:rsidRPr="00ED3698">
        <w:rPr>
          <w:sz w:val="20"/>
        </w:rPr>
        <w:t>.</w:t>
      </w:r>
      <w:r w:rsidRPr="00ED3698">
        <w:t xml:space="preserve"> Mass balance contributions and cumulative changes are reported for each component, for each mineral phase</w:t>
      </w:r>
      <w:r w:rsidR="00E057F3">
        <w:t>,</w:t>
      </w:r>
      <w:r w:rsidRPr="00ED3698">
        <w:t xml:space="preserve"> and for all gaseous species in separate files. The file prefix_o.</w:t>
      </w:r>
      <w:r w:rsidRPr="00FC2059">
        <w:rPr>
          <w:noProof/>
        </w:rPr>
        <w:t>fls</w:t>
      </w:r>
      <w:r w:rsidRPr="00ED3698">
        <w:t xml:space="preserve"> contains additional information on these mass balance files, the corresponding mass balance error files and their content. This file will be created for the specific problem at run-time. </w:t>
      </w:r>
    </w:p>
    <w:p w14:paraId="3C39941B" w14:textId="77777777" w:rsidR="00DB1505" w:rsidRPr="00ED3698" w:rsidRDefault="00DB1505" w:rsidP="00DB1505">
      <w:pPr>
        <w:pStyle w:val="Heading4"/>
      </w:pPr>
      <w:bookmarkStart w:id="284" w:name="_Ref392234004"/>
      <w:bookmarkStart w:id="285" w:name="_Toc13056015"/>
      <w:r w:rsidRPr="00ED3698">
        <w:t>‘spatial weighting’</w:t>
      </w:r>
      <w:bookmarkEnd w:id="284"/>
      <w:bookmarkEnd w:id="285"/>
    </w:p>
    <w:p w14:paraId="07F3AE86" w14:textId="019153EF" w:rsidR="00DB1505" w:rsidRPr="00ED3698" w:rsidRDefault="00DB1505" w:rsidP="00DB1505">
      <w:r w:rsidRPr="00ED3698">
        <w:t>Three different spatial weighting schemes can be used to describe advective transport. These options are controlled under the sub-block ‘spatial weighting’ and are identified by their names. The three options are ‘upstream’, ‘van leer</w:t>
      </w:r>
      <w:r w:rsidR="00E057F3">
        <w:t>,</w:t>
      </w:r>
      <w:r w:rsidRPr="00ED3698">
        <w:t>’ and ‘</w:t>
      </w:r>
      <w:r w:rsidRPr="00FC2059">
        <w:rPr>
          <w:noProof/>
        </w:rPr>
        <w:t>centered</w:t>
      </w:r>
      <w:r w:rsidRPr="00ED3698">
        <w:t>’. By default, upstream weighting will be used. In this case</w:t>
      </w:r>
      <w:r w:rsidR="00E057F3">
        <w:t>,</w:t>
      </w:r>
      <w:r w:rsidRPr="00ED3698">
        <w:t xml:space="preserve"> the concentrations for the advective mass transport term are assigned based on:</w:t>
      </w:r>
    </w:p>
    <w:tbl>
      <w:tblPr>
        <w:tblW w:w="0" w:type="auto"/>
        <w:tblLook w:val="04A0" w:firstRow="1" w:lastRow="0" w:firstColumn="1" w:lastColumn="0" w:noHBand="0" w:noVBand="1"/>
      </w:tblPr>
      <w:tblGrid>
        <w:gridCol w:w="6268"/>
        <w:gridCol w:w="2372"/>
      </w:tblGrid>
      <w:tr w:rsidR="00EF1D5E" w:rsidRPr="002D66AE" w14:paraId="4CAB9906" w14:textId="77777777" w:rsidTr="00DA60E6">
        <w:tc>
          <w:tcPr>
            <w:tcW w:w="6419" w:type="dxa"/>
            <w:vAlign w:val="center"/>
          </w:tcPr>
          <w:p w14:paraId="2A7AEE92" w14:textId="77777777" w:rsidR="00EF1D5E" w:rsidRPr="00927C31" w:rsidRDefault="00D52C88" w:rsidP="00DA60E6">
            <w:pPr>
              <w:pStyle w:val="Simpleline"/>
              <w:rPr>
                <w:sz w:val="24"/>
                <w:szCs w:val="24"/>
              </w:rPr>
            </w:pPr>
            <w:r w:rsidRPr="00ED3698">
              <w:rPr>
                <w:noProof/>
              </w:rPr>
              <w:object w:dxaOrig="2960" w:dyaOrig="840" w14:anchorId="0A13AADC">
                <v:shape id="_x0000_i1090" type="#_x0000_t75" alt="" style="width:146pt;height:43.35pt;mso-width-percent:0;mso-height-percent:0;mso-width-percent:0;mso-height-percent:0" o:ole="" fillcolor="window">
                  <v:imagedata r:id="rId53" o:title=""/>
                </v:shape>
                <o:OLEObject Type="Embed" ProgID="Equation.3" ShapeID="_x0000_i1090" DrawAspect="Content" ObjectID="_1776598746" r:id="rId54"/>
              </w:object>
            </w:r>
          </w:p>
        </w:tc>
        <w:tc>
          <w:tcPr>
            <w:tcW w:w="2437" w:type="dxa"/>
            <w:vAlign w:val="center"/>
          </w:tcPr>
          <w:p w14:paraId="491F311A" w14:textId="77777777" w:rsidR="00EF1D5E" w:rsidRPr="002D66AE" w:rsidRDefault="00EF1D5E" w:rsidP="00DA60E6">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38</w:t>
            </w:r>
            <w:r w:rsidRPr="002D66AE">
              <w:rPr>
                <w:rFonts w:cs="Arial"/>
              </w:rPr>
              <w:fldChar w:fldCharType="end"/>
            </w:r>
          </w:p>
        </w:tc>
      </w:tr>
    </w:tbl>
    <w:p w14:paraId="6E1A4834" w14:textId="36CF04A0" w:rsidR="00DB1505" w:rsidRPr="00ED3698" w:rsidRDefault="00DB1505" w:rsidP="00DB1505">
      <w:r w:rsidRPr="00ED3698">
        <w:t xml:space="preserve">where </w:t>
      </w:r>
      <w:r w:rsidRPr="00ED3698">
        <w:rPr>
          <w:i/>
        </w:rPr>
        <w:t>T</w:t>
      </w:r>
      <w:r w:rsidRPr="00ED3698">
        <w:rPr>
          <w:i/>
          <w:vertAlign w:val="superscript"/>
        </w:rPr>
        <w:t>a</w:t>
      </w:r>
      <w:r w:rsidRPr="00ED3698">
        <w:rPr>
          <w:i/>
          <w:vertAlign w:val="subscript"/>
        </w:rPr>
        <w:t>j,</w:t>
      </w:r>
      <w:r w:rsidRPr="00FC2059">
        <w:rPr>
          <w:i/>
          <w:noProof/>
          <w:vertAlign w:val="subscript"/>
        </w:rPr>
        <w:t>kl</w:t>
      </w:r>
      <w:r w:rsidRPr="00ED3698">
        <w:t xml:space="preserve"> is the concentration at the interface of two adjacent control volumes,</w:t>
      </w:r>
      <w:r w:rsidRPr="00ED3698">
        <w:rPr>
          <w:i/>
        </w:rPr>
        <w:t xml:space="preserve"> T</w:t>
      </w:r>
      <w:r w:rsidRPr="00ED3698">
        <w:rPr>
          <w:i/>
          <w:vertAlign w:val="superscript"/>
        </w:rPr>
        <w:t>a</w:t>
      </w:r>
      <w:r w:rsidRPr="00ED3698">
        <w:rPr>
          <w:i/>
          <w:vertAlign w:val="subscript"/>
        </w:rPr>
        <w:t>j,k</w:t>
      </w:r>
      <w:r w:rsidRPr="00ED3698">
        <w:rPr>
          <w:i/>
        </w:rPr>
        <w:t xml:space="preserve"> and T</w:t>
      </w:r>
      <w:r w:rsidRPr="00ED3698">
        <w:rPr>
          <w:i/>
          <w:vertAlign w:val="superscript"/>
        </w:rPr>
        <w:t>a</w:t>
      </w:r>
      <w:r w:rsidRPr="00ED3698">
        <w:rPr>
          <w:i/>
          <w:vertAlign w:val="subscript"/>
        </w:rPr>
        <w:t>j,l</w:t>
      </w:r>
      <w:r w:rsidRPr="00ED3698">
        <w:t xml:space="preserve"> are the concentration in the control volumes </w:t>
      </w:r>
      <w:r w:rsidRPr="00ED3698">
        <w:rPr>
          <w:i/>
        </w:rPr>
        <w:t>k</w:t>
      </w:r>
      <w:r w:rsidRPr="00ED3698">
        <w:t xml:space="preserve"> and </w:t>
      </w:r>
      <w:r w:rsidRPr="00ED3698">
        <w:rPr>
          <w:i/>
        </w:rPr>
        <w:t>l</w:t>
      </w:r>
      <w:r w:rsidRPr="00ED3698">
        <w:t xml:space="preserve">, </w:t>
      </w:r>
      <w:r w:rsidR="00E057F3">
        <w:t>and</w:t>
      </w:r>
      <w:r w:rsidR="00E057F3" w:rsidRPr="00ED3698">
        <w:t xml:space="preserve"> </w:t>
      </w:r>
      <w:r w:rsidRPr="00FC2059">
        <w:rPr>
          <w:i/>
          <w:noProof/>
        </w:rPr>
        <w:t>v</w:t>
      </w:r>
      <w:r w:rsidRPr="00FC2059">
        <w:rPr>
          <w:i/>
          <w:noProof/>
          <w:vertAlign w:val="subscript"/>
        </w:rPr>
        <w:t>a</w:t>
      </w:r>
      <w:r w:rsidRPr="00ED3698">
        <w:rPr>
          <w:i/>
          <w:vertAlign w:val="subscript"/>
        </w:rPr>
        <w:t>,</w:t>
      </w:r>
      <w:r w:rsidRPr="00FC2059">
        <w:rPr>
          <w:i/>
          <w:noProof/>
          <w:vertAlign w:val="subscript"/>
        </w:rPr>
        <w:t>kl</w:t>
      </w:r>
      <w:r w:rsidRPr="00ED3698">
        <w:t xml:space="preserve"> defines the Darcy flux from control volume </w:t>
      </w:r>
      <w:r w:rsidRPr="00ED3698">
        <w:rPr>
          <w:i/>
        </w:rPr>
        <w:t>k</w:t>
      </w:r>
      <w:r w:rsidRPr="00ED3698">
        <w:t xml:space="preserve"> to </w:t>
      </w:r>
      <w:r w:rsidRPr="00ED3698">
        <w:rPr>
          <w:i/>
        </w:rPr>
        <w:t>l</w:t>
      </w:r>
      <w:r w:rsidRPr="00ED3698">
        <w:t xml:space="preserve">. For </w:t>
      </w:r>
      <w:r w:rsidR="00FC2059" w:rsidRPr="00FC2059">
        <w:rPr>
          <w:noProof/>
        </w:rPr>
        <w:t>centred</w:t>
      </w:r>
      <w:r w:rsidR="00FC2059" w:rsidRPr="00ED3698">
        <w:t xml:space="preserve"> </w:t>
      </w:r>
      <w:r w:rsidRPr="00ED3698">
        <w:t>weighting, the interfacial concentrations are defined based on:</w:t>
      </w:r>
    </w:p>
    <w:tbl>
      <w:tblPr>
        <w:tblW w:w="0" w:type="auto"/>
        <w:tblLook w:val="04A0" w:firstRow="1" w:lastRow="0" w:firstColumn="1" w:lastColumn="0" w:noHBand="0" w:noVBand="1"/>
      </w:tblPr>
      <w:tblGrid>
        <w:gridCol w:w="6254"/>
        <w:gridCol w:w="2386"/>
      </w:tblGrid>
      <w:tr w:rsidR="00EF1D5E" w:rsidRPr="002D66AE" w14:paraId="2A4519E6" w14:textId="77777777" w:rsidTr="00DA60E6">
        <w:tc>
          <w:tcPr>
            <w:tcW w:w="6419" w:type="dxa"/>
            <w:vAlign w:val="center"/>
          </w:tcPr>
          <w:p w14:paraId="0150E89B" w14:textId="77777777" w:rsidR="00EF1D5E" w:rsidRPr="00927C31" w:rsidRDefault="00D52C88" w:rsidP="00DA60E6">
            <w:pPr>
              <w:pStyle w:val="Simpleline"/>
              <w:rPr>
                <w:sz w:val="24"/>
                <w:szCs w:val="24"/>
              </w:rPr>
            </w:pPr>
            <w:r w:rsidRPr="00ED3698">
              <w:rPr>
                <w:noProof/>
              </w:rPr>
              <w:object w:dxaOrig="1579" w:dyaOrig="680" w14:anchorId="1B77CC01">
                <v:shape id="_x0000_i1089" type="#_x0000_t75" alt="" style="width:79.35pt;height:34.65pt;mso-width-percent:0;mso-height-percent:0;mso-width-percent:0;mso-height-percent:0" o:ole="" fillcolor="window">
                  <v:imagedata r:id="rId55" o:title=""/>
                </v:shape>
                <o:OLEObject Type="Embed" ProgID="Equation.3" ShapeID="_x0000_i1089" DrawAspect="Content" ObjectID="_1776598747" r:id="rId56"/>
              </w:object>
            </w:r>
          </w:p>
        </w:tc>
        <w:tc>
          <w:tcPr>
            <w:tcW w:w="2437" w:type="dxa"/>
            <w:vAlign w:val="center"/>
          </w:tcPr>
          <w:p w14:paraId="17F84393" w14:textId="77777777" w:rsidR="00EF1D5E" w:rsidRPr="002D66AE" w:rsidRDefault="00EF1D5E" w:rsidP="00DA60E6">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39</w:t>
            </w:r>
            <w:r w:rsidRPr="002D66AE">
              <w:rPr>
                <w:rFonts w:cs="Arial"/>
              </w:rPr>
              <w:fldChar w:fldCharType="end"/>
            </w:r>
          </w:p>
        </w:tc>
      </w:tr>
    </w:tbl>
    <w:p w14:paraId="37FF5413" w14:textId="3C349F80" w:rsidR="00DB1505" w:rsidRPr="00ED3698" w:rsidRDefault="00DB1505" w:rsidP="00DB1505">
      <w:r w:rsidRPr="00ED3698">
        <w:t xml:space="preserve">If </w:t>
      </w:r>
      <w:r w:rsidR="00FC2059" w:rsidRPr="00FC2059">
        <w:rPr>
          <w:noProof/>
        </w:rPr>
        <w:t xml:space="preserve">centred </w:t>
      </w:r>
      <w:r w:rsidRPr="00ED3698">
        <w:t xml:space="preserve">weighting is used, the Peclet criterion </w:t>
      </w:r>
      <w:r w:rsidR="00E057F3">
        <w:t xml:space="preserve">must be followed </w:t>
      </w:r>
      <w:r w:rsidRPr="00ED3698">
        <w:t xml:space="preserve">to ensure convergence. The following requirements </w:t>
      </w:r>
      <w:r w:rsidR="00E057F3">
        <w:t>must</w:t>
      </w:r>
      <w:r w:rsidRPr="00ED3698">
        <w:t xml:space="preserve"> be obeyed:</w:t>
      </w:r>
    </w:p>
    <w:tbl>
      <w:tblPr>
        <w:tblW w:w="0" w:type="auto"/>
        <w:tblLook w:val="04A0" w:firstRow="1" w:lastRow="0" w:firstColumn="1" w:lastColumn="0" w:noHBand="0" w:noVBand="1"/>
      </w:tblPr>
      <w:tblGrid>
        <w:gridCol w:w="6254"/>
        <w:gridCol w:w="2386"/>
      </w:tblGrid>
      <w:tr w:rsidR="00EF1D5E" w:rsidRPr="002D66AE" w14:paraId="31041A10" w14:textId="77777777" w:rsidTr="00DA60E6">
        <w:tc>
          <w:tcPr>
            <w:tcW w:w="6419" w:type="dxa"/>
            <w:vAlign w:val="center"/>
          </w:tcPr>
          <w:p w14:paraId="594931FB" w14:textId="77777777" w:rsidR="00EF1D5E" w:rsidRPr="00927C31" w:rsidRDefault="00D52C88" w:rsidP="00DA60E6">
            <w:pPr>
              <w:pStyle w:val="Simpleline"/>
              <w:rPr>
                <w:sz w:val="24"/>
                <w:szCs w:val="24"/>
              </w:rPr>
            </w:pPr>
            <w:r w:rsidRPr="00ED3698">
              <w:rPr>
                <w:noProof/>
              </w:rPr>
              <w:object w:dxaOrig="1600" w:dyaOrig="720" w14:anchorId="7F96EC16">
                <v:shape id="_x0000_i1088" type="#_x0000_t75" alt="" style="width:79.35pt;height:36pt;mso-width-percent:0;mso-height-percent:0;mso-width-percent:0;mso-height-percent:0" o:ole="" fillcolor="window">
                  <v:imagedata r:id="rId57" o:title=""/>
                </v:shape>
                <o:OLEObject Type="Embed" ProgID="Equation.3" ShapeID="_x0000_i1088" DrawAspect="Content" ObjectID="_1776598748" r:id="rId58"/>
              </w:object>
            </w:r>
          </w:p>
        </w:tc>
        <w:tc>
          <w:tcPr>
            <w:tcW w:w="2437" w:type="dxa"/>
            <w:vAlign w:val="center"/>
          </w:tcPr>
          <w:p w14:paraId="680F60DE" w14:textId="77777777" w:rsidR="00EF1D5E" w:rsidRPr="002D66AE" w:rsidRDefault="00EF1D5E" w:rsidP="00DA60E6">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40</w:t>
            </w:r>
            <w:r w:rsidRPr="002D66AE">
              <w:rPr>
                <w:rFonts w:cs="Arial"/>
              </w:rPr>
              <w:fldChar w:fldCharType="end"/>
            </w:r>
          </w:p>
        </w:tc>
      </w:tr>
    </w:tbl>
    <w:p w14:paraId="0568A37E" w14:textId="77777777" w:rsidR="00DB1505" w:rsidRPr="00ED3698" w:rsidRDefault="00DB1505" w:rsidP="00DB1505">
      <w:r w:rsidRPr="00ED3698">
        <w:t xml:space="preserve">where </w:t>
      </w:r>
      <w:r w:rsidRPr="00ED3698">
        <w:sym w:font="Symbol" w:char="F044"/>
      </w:r>
      <w:r w:rsidRPr="00ED3698">
        <w:t xml:space="preserve">x defines the distance between the center of the two adjacent control volumes and </w:t>
      </w:r>
      <w:r w:rsidRPr="00ED3698">
        <w:rPr>
          <w:i/>
        </w:rPr>
        <w:t>D</w:t>
      </w:r>
      <w:r w:rsidRPr="00ED3698">
        <w:rPr>
          <w:i/>
          <w:vertAlign w:val="subscript"/>
        </w:rPr>
        <w:t>a,</w:t>
      </w:r>
      <w:r w:rsidRPr="00FC2059">
        <w:rPr>
          <w:i/>
          <w:noProof/>
          <w:vertAlign w:val="subscript"/>
        </w:rPr>
        <w:t>kl</w:t>
      </w:r>
      <w:r w:rsidRPr="00ED3698">
        <w:t xml:space="preserve"> is the effective dispersion coefficient. If the Van Leer–flux limiter is specified, the interfacial concentrations are calculated based on:</w:t>
      </w:r>
    </w:p>
    <w:tbl>
      <w:tblPr>
        <w:tblW w:w="0" w:type="auto"/>
        <w:tblLook w:val="04A0" w:firstRow="1" w:lastRow="0" w:firstColumn="1" w:lastColumn="0" w:noHBand="0" w:noVBand="1"/>
      </w:tblPr>
      <w:tblGrid>
        <w:gridCol w:w="6266"/>
        <w:gridCol w:w="2374"/>
      </w:tblGrid>
      <w:tr w:rsidR="00EF1D5E" w:rsidRPr="002D66AE" w14:paraId="0D50F58B" w14:textId="77777777" w:rsidTr="00DA60E6">
        <w:tc>
          <w:tcPr>
            <w:tcW w:w="6419" w:type="dxa"/>
            <w:vAlign w:val="center"/>
          </w:tcPr>
          <w:p w14:paraId="1A54DDC9" w14:textId="77777777" w:rsidR="00EF1D5E" w:rsidRPr="00927C31" w:rsidRDefault="00D52C88" w:rsidP="00DA60E6">
            <w:pPr>
              <w:pStyle w:val="Simpleline"/>
              <w:rPr>
                <w:sz w:val="24"/>
                <w:szCs w:val="24"/>
              </w:rPr>
            </w:pPr>
            <w:r w:rsidRPr="00ED3698">
              <w:rPr>
                <w:noProof/>
              </w:rPr>
              <w:object w:dxaOrig="2720" w:dyaOrig="680" w14:anchorId="1A7973C4">
                <v:shape id="_x0000_i1087" type="#_x0000_t75" alt="" style="width:136pt;height:34.65pt;mso-width-percent:0;mso-height-percent:0;mso-width-percent:0;mso-height-percent:0" o:ole="" fillcolor="window">
                  <v:imagedata r:id="rId59" o:title=""/>
                </v:shape>
                <o:OLEObject Type="Embed" ProgID="Equation.3" ShapeID="_x0000_i1087" DrawAspect="Content" ObjectID="_1776598749" r:id="rId60"/>
              </w:object>
            </w:r>
          </w:p>
        </w:tc>
        <w:tc>
          <w:tcPr>
            <w:tcW w:w="2437" w:type="dxa"/>
            <w:vAlign w:val="center"/>
          </w:tcPr>
          <w:p w14:paraId="44CD26A9" w14:textId="77777777" w:rsidR="00EF1D5E" w:rsidRPr="002D66AE" w:rsidRDefault="00EF1D5E" w:rsidP="00DA60E6">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41</w:t>
            </w:r>
            <w:r w:rsidRPr="002D66AE">
              <w:rPr>
                <w:rFonts w:cs="Arial"/>
              </w:rPr>
              <w:fldChar w:fldCharType="end"/>
            </w:r>
          </w:p>
        </w:tc>
      </w:tr>
    </w:tbl>
    <w:p w14:paraId="75E8884B" w14:textId="77777777" w:rsidR="00DB1505" w:rsidRPr="00ED3698" w:rsidRDefault="00DB1505" w:rsidP="00DB1505">
      <w:r w:rsidRPr="00ED3698">
        <w:t xml:space="preserve">where </w:t>
      </w:r>
      <w:r w:rsidRPr="00ED3698">
        <w:rPr>
          <w:i/>
        </w:rPr>
        <w:sym w:font="Symbol" w:char="F073"/>
      </w:r>
      <w:r w:rsidRPr="00ED3698">
        <w:rPr>
          <w:i/>
        </w:rPr>
        <w:t>(</w:t>
      </w:r>
      <w:r w:rsidRPr="00FC2059">
        <w:rPr>
          <w:i/>
          <w:noProof/>
        </w:rPr>
        <w:t>r</w:t>
      </w:r>
      <w:r w:rsidRPr="00FC2059">
        <w:rPr>
          <w:i/>
          <w:noProof/>
          <w:vertAlign w:val="subscript"/>
        </w:rPr>
        <w:t>kl</w:t>
      </w:r>
      <w:r w:rsidRPr="00ED3698">
        <w:rPr>
          <w:i/>
        </w:rPr>
        <w:t>)</w:t>
      </w:r>
      <w:r w:rsidRPr="00ED3698">
        <w:t xml:space="preserve"> is the Van Leer flux limiter and </w:t>
      </w:r>
      <w:r w:rsidRPr="00FC2059">
        <w:rPr>
          <w:i/>
          <w:noProof/>
        </w:rPr>
        <w:t>r</w:t>
      </w:r>
      <w:r w:rsidRPr="00FC2059">
        <w:rPr>
          <w:i/>
          <w:noProof/>
          <w:vertAlign w:val="subscript"/>
        </w:rPr>
        <w:t>kl</w:t>
      </w:r>
      <w:r w:rsidRPr="00ED3698">
        <w:t xml:space="preserve"> is a smoothness sensor. </w:t>
      </w:r>
      <w:r w:rsidRPr="00ED3698">
        <w:rPr>
          <w:i/>
        </w:rPr>
        <w:sym w:font="Symbol" w:char="F073"/>
      </w:r>
      <w:r w:rsidRPr="00ED3698">
        <w:rPr>
          <w:i/>
        </w:rPr>
        <w:t>(</w:t>
      </w:r>
      <w:r w:rsidRPr="00FC2059">
        <w:rPr>
          <w:i/>
          <w:noProof/>
        </w:rPr>
        <w:t>r</w:t>
      </w:r>
      <w:r w:rsidRPr="00FC2059">
        <w:rPr>
          <w:i/>
          <w:noProof/>
          <w:vertAlign w:val="subscript"/>
        </w:rPr>
        <w:t>kl</w:t>
      </w:r>
      <w:r w:rsidRPr="00ED3698">
        <w:rPr>
          <w:i/>
        </w:rPr>
        <w:t>)</w:t>
      </w:r>
      <w:r w:rsidRPr="00ED3698">
        <w:t xml:space="preserve"> ranges from 0 to 2 and is calculated internally (van Leer, 1994, Unger et al., 1996). </w:t>
      </w:r>
      <w:r w:rsidRPr="00ED3698">
        <w:rPr>
          <w:u w:val="single"/>
        </w:rPr>
        <w:t>The present implementation of the Van Leer flux limiter requires the Courant criteria to be obeyed</w:t>
      </w:r>
      <w:r w:rsidRPr="00ED3698">
        <w:t>:</w:t>
      </w:r>
    </w:p>
    <w:tbl>
      <w:tblPr>
        <w:tblW w:w="0" w:type="auto"/>
        <w:tblLook w:val="04A0" w:firstRow="1" w:lastRow="0" w:firstColumn="1" w:lastColumn="0" w:noHBand="0" w:noVBand="1"/>
      </w:tblPr>
      <w:tblGrid>
        <w:gridCol w:w="6254"/>
        <w:gridCol w:w="2386"/>
      </w:tblGrid>
      <w:tr w:rsidR="00EF1D5E" w:rsidRPr="002D66AE" w14:paraId="42497E96" w14:textId="77777777" w:rsidTr="00DA60E6">
        <w:tc>
          <w:tcPr>
            <w:tcW w:w="6419" w:type="dxa"/>
            <w:vAlign w:val="center"/>
          </w:tcPr>
          <w:p w14:paraId="74C1AB4A" w14:textId="77777777" w:rsidR="00EF1D5E" w:rsidRPr="00927C31" w:rsidRDefault="00D52C88" w:rsidP="00DA60E6">
            <w:pPr>
              <w:pStyle w:val="Simpleline"/>
              <w:rPr>
                <w:sz w:val="24"/>
                <w:szCs w:val="24"/>
              </w:rPr>
            </w:pPr>
            <w:r w:rsidRPr="00ED3698">
              <w:rPr>
                <w:noProof/>
              </w:rPr>
              <w:object w:dxaOrig="1520" w:dyaOrig="639" w14:anchorId="1DD459D6">
                <v:shape id="_x0000_i1086" type="#_x0000_t75" alt="" style="width:76.65pt;height:30pt;mso-width-percent:0;mso-height-percent:0;mso-width-percent:0;mso-height-percent:0" o:ole="" fillcolor="window">
                  <v:imagedata r:id="rId61" o:title=""/>
                </v:shape>
                <o:OLEObject Type="Embed" ProgID="Equation.3" ShapeID="_x0000_i1086" DrawAspect="Content" ObjectID="_1776598750" r:id="rId62"/>
              </w:object>
            </w:r>
          </w:p>
        </w:tc>
        <w:tc>
          <w:tcPr>
            <w:tcW w:w="2437" w:type="dxa"/>
            <w:vAlign w:val="center"/>
          </w:tcPr>
          <w:p w14:paraId="44D53470" w14:textId="77777777" w:rsidR="00EF1D5E" w:rsidRPr="002D66AE" w:rsidRDefault="00EF1D5E" w:rsidP="00DA60E6">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42</w:t>
            </w:r>
            <w:r w:rsidRPr="002D66AE">
              <w:rPr>
                <w:rFonts w:cs="Arial"/>
              </w:rPr>
              <w:fldChar w:fldCharType="end"/>
            </w:r>
          </w:p>
        </w:tc>
      </w:tr>
    </w:tbl>
    <w:p w14:paraId="188A086D" w14:textId="724D4CBF" w:rsidR="00DB1505" w:rsidRPr="00ED3698" w:rsidRDefault="00DB1505" w:rsidP="00634EE2">
      <w:r w:rsidRPr="00ED3698">
        <w:t xml:space="preserve">where </w:t>
      </w:r>
      <w:r w:rsidRPr="00ED3698">
        <w:sym w:font="Symbol" w:char="F044"/>
      </w:r>
      <w:r w:rsidRPr="00ED3698">
        <w:t xml:space="preserve">t defines the time increment. Neither the Courant </w:t>
      </w:r>
      <w:r w:rsidR="00504CB8" w:rsidRPr="00ED3698">
        <w:t>no</w:t>
      </w:r>
      <w:r w:rsidR="00504CB8">
        <w:t>r</w:t>
      </w:r>
      <w:r w:rsidR="00504CB8" w:rsidRPr="00ED3698">
        <w:t xml:space="preserve"> </w:t>
      </w:r>
      <w:r w:rsidRPr="00ED3698">
        <w:t xml:space="preserve">the Peclet restrictions apply </w:t>
      </w:r>
      <w:r w:rsidR="007E208F">
        <w:t>to</w:t>
      </w:r>
      <w:r w:rsidR="007E208F" w:rsidRPr="00ED3698">
        <w:t xml:space="preserve"> </w:t>
      </w:r>
      <w:r w:rsidRPr="00ED3698">
        <w:t>upstream weighting</w:t>
      </w:r>
      <w:r w:rsidR="00504CB8">
        <w:t>.</w:t>
      </w:r>
      <w:r w:rsidR="00504CB8" w:rsidRPr="00ED3698">
        <w:t xml:space="preserve"> </w:t>
      </w:r>
      <w:r w:rsidR="007E208F">
        <w:t>H</w:t>
      </w:r>
      <w:r w:rsidR="007E208F" w:rsidRPr="00ED3698">
        <w:t>owever</w:t>
      </w:r>
      <w:r w:rsidRPr="00ED3698">
        <w:t>, upstream weighting may lead to excessive numerical dispersion.</w:t>
      </w:r>
    </w:p>
    <w:p w14:paraId="0271FF77" w14:textId="77777777" w:rsidR="00DB1505" w:rsidRPr="00ED3698" w:rsidRDefault="00DB1505" w:rsidP="00DB1505">
      <w:pPr>
        <w:pStyle w:val="Heading4"/>
      </w:pPr>
      <w:bookmarkStart w:id="286" w:name="_Toc13056016"/>
      <w:r w:rsidRPr="00ED3698">
        <w:t>‘activity update settings’</w:t>
      </w:r>
      <w:bookmarkEnd w:id="286"/>
    </w:p>
    <w:p w14:paraId="6A621EBE" w14:textId="16B8C5A0" w:rsidR="00DB1505" w:rsidRDefault="00DB1505" w:rsidP="00DB1505">
      <w:r w:rsidRPr="00ED3698">
        <w:t>The model allows several options to update activity coefficients for aqueous species. It is possible to exclude activity updates altogether by specifying ‘no update’</w:t>
      </w:r>
      <w:r w:rsidR="00713D79">
        <w:t xml:space="preserve"> or ‘no_update’</w:t>
      </w:r>
      <w:r w:rsidR="00366458">
        <w:t xml:space="preserve"> or ‘no-update’</w:t>
      </w:r>
      <w:r w:rsidRPr="00ED3698">
        <w:t xml:space="preserve"> under the sub-block ‘activity update settings</w:t>
      </w:r>
      <w:r w:rsidR="007E208F">
        <w:t>.</w:t>
      </w:r>
      <w:r w:rsidRPr="00ED3698">
        <w:t xml:space="preserve">’ By </w:t>
      </w:r>
      <w:r w:rsidRPr="00FC2059">
        <w:rPr>
          <w:noProof/>
        </w:rPr>
        <w:t>default</w:t>
      </w:r>
      <w:r w:rsidR="00FC2059">
        <w:rPr>
          <w:noProof/>
        </w:rPr>
        <w:t>,</w:t>
      </w:r>
      <w:r w:rsidRPr="00ED3698">
        <w:t xml:space="preserve"> the activity coefficients are updated after </w:t>
      </w:r>
      <w:r w:rsidR="00FC2059">
        <w:t xml:space="preserve">the </w:t>
      </w:r>
      <w:r w:rsidRPr="00FC2059">
        <w:rPr>
          <w:noProof/>
        </w:rPr>
        <w:t>completion</w:t>
      </w:r>
      <w:r w:rsidRPr="00ED3698">
        <w:t xml:space="preserve"> of each time step (‘time lagged’</w:t>
      </w:r>
      <w:r w:rsidR="00713D79">
        <w:t xml:space="preserve"> or ‘time_lagged’</w:t>
      </w:r>
      <w:r w:rsidR="00366458">
        <w:t xml:space="preserve"> or ‘time-lagged’</w:t>
      </w:r>
      <w:r w:rsidRPr="00ED3698">
        <w:t xml:space="preserve">) </w:t>
      </w:r>
      <w:r w:rsidR="00634EE2">
        <w:t>(</w:t>
      </w:r>
      <w:r w:rsidRPr="00ED3698">
        <w:t>Lichtner, personal communication, 1997</w:t>
      </w:r>
      <w:r w:rsidR="00634EE2">
        <w:t>)</w:t>
      </w:r>
      <w:r w:rsidRPr="00ED3698">
        <w:t>. Alternatively, the option ‘double update’</w:t>
      </w:r>
      <w:r w:rsidR="00713D79">
        <w:t xml:space="preserve"> or ‘double_update’</w:t>
      </w:r>
      <w:r w:rsidR="00366458">
        <w:t xml:space="preserve"> or </w:t>
      </w:r>
      <w:r w:rsidRPr="00ED3698">
        <w:t xml:space="preserve"> </w:t>
      </w:r>
      <w:r w:rsidR="00366458">
        <w:t>‘double-update’</w:t>
      </w:r>
      <w:r w:rsidRPr="00ED3698">
        <w:t xml:space="preserve">can be used. In this case, the activity coefficients for all aqueous species are updated twice per </w:t>
      </w:r>
      <w:r w:rsidR="007E208F" w:rsidRPr="00ED3698">
        <w:t>Newton</w:t>
      </w:r>
      <w:r w:rsidR="007E208F">
        <w:t xml:space="preserve"> </w:t>
      </w:r>
      <w:r w:rsidR="007E208F" w:rsidRPr="00ED3698">
        <w:t xml:space="preserve">iteration </w:t>
      </w:r>
      <w:r w:rsidRPr="00ED3698">
        <w:t xml:space="preserve">to maximize accuracy on the cost of performance. Comparisons have shown that differences between the option </w:t>
      </w:r>
      <w:r w:rsidR="00625887">
        <w:t>‘</w:t>
      </w:r>
      <w:r w:rsidRPr="00ED3698">
        <w:t xml:space="preserve">time lagged’ and ‘double update’ </w:t>
      </w:r>
      <w:r w:rsidRPr="00FC2059">
        <w:rPr>
          <w:noProof/>
        </w:rPr>
        <w:t>are</w:t>
      </w:r>
      <w:r w:rsidRPr="00ED3698">
        <w:t xml:space="preserve"> minimal. ‘</w:t>
      </w:r>
      <w:r w:rsidR="00625887">
        <w:t>T</w:t>
      </w:r>
      <w:r w:rsidR="00625887" w:rsidRPr="00ED3698">
        <w:t xml:space="preserve">ime </w:t>
      </w:r>
      <w:r w:rsidRPr="00ED3698">
        <w:t>lagged’ is</w:t>
      </w:r>
      <w:r w:rsidR="00625887">
        <w:t>,</w:t>
      </w:r>
      <w:r w:rsidRPr="00ED3698">
        <w:t xml:space="preserve"> therefore</w:t>
      </w:r>
      <w:r w:rsidR="00625887">
        <w:t>,</w:t>
      </w:r>
      <w:r w:rsidRPr="00ED3698">
        <w:t xml:space="preserve"> the recommended option for calculations including activity corrections.</w:t>
      </w:r>
    </w:p>
    <w:p w14:paraId="75ED5B3F" w14:textId="22677564" w:rsidR="00713D79" w:rsidRDefault="00713D79" w:rsidP="00DB1505">
      <w:r>
        <w:t>The input format is:</w:t>
      </w:r>
    </w:p>
    <w:p w14:paraId="4FCB4DA8" w14:textId="77777777" w:rsidR="00383BA6" w:rsidRDefault="00383BA6" w:rsidP="00383BA6">
      <w:pPr>
        <w:pStyle w:val="StyleCode"/>
      </w:pPr>
    </w:p>
    <w:p w14:paraId="79CEEB8D" w14:textId="77777777" w:rsidR="00713D79" w:rsidRDefault="00713D79" w:rsidP="00383BA6">
      <w:pPr>
        <w:pStyle w:val="StyleCode"/>
      </w:pPr>
      <w:r>
        <w:t>'activity update settings'</w:t>
      </w:r>
    </w:p>
    <w:p w14:paraId="0691CCB8" w14:textId="122F71AB" w:rsidR="00713D79" w:rsidRDefault="00713D79" w:rsidP="00383BA6">
      <w:pPr>
        <w:pStyle w:val="StyleCode"/>
      </w:pPr>
      <w:r>
        <w:t>'time_lagged'                 ;type of activity update</w:t>
      </w:r>
    </w:p>
    <w:p w14:paraId="20E16636" w14:textId="77777777" w:rsidR="00383BA6" w:rsidRPr="00ED3698" w:rsidRDefault="00383BA6" w:rsidP="00383BA6">
      <w:pPr>
        <w:pStyle w:val="StyleCode"/>
      </w:pPr>
    </w:p>
    <w:p w14:paraId="514246CD" w14:textId="77777777" w:rsidR="00DB1505" w:rsidRPr="00ED3698" w:rsidRDefault="00DB1505" w:rsidP="00DB1505">
      <w:pPr>
        <w:pStyle w:val="Heading4"/>
      </w:pPr>
      <w:bookmarkStart w:id="287" w:name="_Toc13056017"/>
      <w:r w:rsidRPr="00ED3698">
        <w:lastRenderedPageBreak/>
        <w:t>‘tortuosity correction’</w:t>
      </w:r>
      <w:bookmarkEnd w:id="287"/>
    </w:p>
    <w:p w14:paraId="76A306E7" w14:textId="0304D19C" w:rsidR="00DB1505" w:rsidRPr="00ED3698" w:rsidRDefault="00DB1505" w:rsidP="00DB1505">
      <w:r>
        <w:t xml:space="preserve">The sub-block </w:t>
      </w:r>
      <w:r w:rsidR="00625887">
        <w:t>‘</w:t>
      </w:r>
      <w:r w:rsidRPr="00DE7ECD">
        <w:t>tortuosity correction</w:t>
      </w:r>
      <w:r w:rsidR="00625887">
        <w:t>’</w:t>
      </w:r>
      <w:r w:rsidRPr="00DE7ECD">
        <w:t xml:space="preserve"> </w:t>
      </w:r>
      <w:r>
        <w:t xml:space="preserve">defines the options for tortuosity corrections. There are </w:t>
      </w:r>
      <w:r w:rsidR="008E0854">
        <w:t xml:space="preserve">six </w:t>
      </w:r>
      <w:r>
        <w:t xml:space="preserve">options: </w:t>
      </w:r>
      <w:r w:rsidR="00625887">
        <w:t>‘</w:t>
      </w:r>
      <w:r w:rsidRPr="00FC2059">
        <w:rPr>
          <w:noProof/>
        </w:rPr>
        <w:t>millington</w:t>
      </w:r>
      <w:r w:rsidR="00625887">
        <w:t>’</w:t>
      </w:r>
      <w:r w:rsidR="008E0854" w:rsidRPr="008E0854">
        <w:t xml:space="preserve"> </w:t>
      </w:r>
      <w:r w:rsidR="008E0854">
        <w:t>,</w:t>
      </w:r>
      <w:r>
        <w:t xml:space="preserve"> </w:t>
      </w:r>
      <w:r w:rsidR="00625887">
        <w:t>‘</w:t>
      </w:r>
      <w:r w:rsidRPr="00FC2059">
        <w:rPr>
          <w:noProof/>
        </w:rPr>
        <w:t>archie</w:t>
      </w:r>
      <w:r w:rsidR="00625887">
        <w:t>’</w:t>
      </w:r>
      <w:r w:rsidR="008E0854" w:rsidRPr="008E0854">
        <w:t xml:space="preserve"> </w:t>
      </w:r>
      <w:r w:rsidR="008E0854">
        <w:t>,</w:t>
      </w:r>
      <w:r>
        <w:t xml:space="preserve"> </w:t>
      </w:r>
      <w:r w:rsidR="00EE67FE">
        <w:t>‘</w:t>
      </w:r>
      <w:r w:rsidRPr="00DE7ECD">
        <w:t>assigned tau</w:t>
      </w:r>
      <w:r w:rsidR="00EE67FE">
        <w:t>’</w:t>
      </w:r>
      <w:r w:rsidR="008E0854" w:rsidRPr="008E0854">
        <w:t xml:space="preserve"> </w:t>
      </w:r>
      <w:r w:rsidR="008E0854">
        <w:t>,</w:t>
      </w:r>
      <w:r>
        <w:t xml:space="preserve"> </w:t>
      </w:r>
      <w:r w:rsidR="00EE67FE">
        <w:t>‘</w:t>
      </w:r>
      <w:r w:rsidRPr="00DE7ECD">
        <w:t>no correction</w:t>
      </w:r>
      <w:r w:rsidR="00EE67FE">
        <w:t>’</w:t>
      </w:r>
      <w:r w:rsidR="008E0854">
        <w:t>, ‘millington-quirk experimental’ and ‘fix diffusion’.</w:t>
      </w:r>
      <w:r>
        <w:t xml:space="preserve"> </w:t>
      </w:r>
      <w:r w:rsidRPr="00ED3698">
        <w:t xml:space="preserve">If the text string below the sub-block ‘tortuosity correction’ is set to </w:t>
      </w:r>
      <w:r w:rsidR="00EE67FE">
        <w:t>‘</w:t>
      </w:r>
      <w:r w:rsidRPr="00FC2059">
        <w:rPr>
          <w:noProof/>
        </w:rPr>
        <w:t>millington</w:t>
      </w:r>
      <w:r w:rsidR="00EE67FE">
        <w:t>,’</w:t>
      </w:r>
      <w:r w:rsidRPr="00ED3698">
        <w:t xml:space="preserve"> the tortuosity in the aqueous and gas phase is calculated based on the relationship defined by Millington </w:t>
      </w:r>
      <w:r w:rsidR="003D01BF">
        <w:t>(</w:t>
      </w:r>
      <w:r w:rsidRPr="00ED3698">
        <w:t>1959</w:t>
      </w:r>
      <w:r w:rsidR="003D01BF">
        <w:t>)</w:t>
      </w:r>
      <w:r w:rsidRPr="00ED3698">
        <w:t>:</w:t>
      </w:r>
    </w:p>
    <w:tbl>
      <w:tblPr>
        <w:tblW w:w="0" w:type="auto"/>
        <w:tblLook w:val="04A0" w:firstRow="1" w:lastRow="0" w:firstColumn="1" w:lastColumn="0" w:noHBand="0" w:noVBand="1"/>
      </w:tblPr>
      <w:tblGrid>
        <w:gridCol w:w="6250"/>
        <w:gridCol w:w="2390"/>
      </w:tblGrid>
      <w:tr w:rsidR="00192662" w:rsidRPr="002D66AE" w14:paraId="23CC0EC0" w14:textId="77777777" w:rsidTr="00DA60E6">
        <w:tc>
          <w:tcPr>
            <w:tcW w:w="6419" w:type="dxa"/>
            <w:vAlign w:val="center"/>
          </w:tcPr>
          <w:p w14:paraId="674CC35A" w14:textId="77777777" w:rsidR="00192662" w:rsidRPr="00927C31" w:rsidRDefault="00D52C88" w:rsidP="00DA60E6">
            <w:pPr>
              <w:pStyle w:val="Simpleline"/>
              <w:rPr>
                <w:sz w:val="24"/>
                <w:szCs w:val="24"/>
              </w:rPr>
            </w:pPr>
            <w:r w:rsidRPr="000F0DB4">
              <w:rPr>
                <w:noProof/>
                <w:position w:val="-14"/>
              </w:rPr>
              <w:object w:dxaOrig="1040" w:dyaOrig="380" w14:anchorId="6CD62542">
                <v:shape id="_x0000_i1085" type="#_x0000_t75" alt="" style="width:52pt;height:20.65pt;mso-width-percent:0;mso-height-percent:0;mso-width-percent:0;mso-height-percent:0" o:ole="" fillcolor="window">
                  <v:imagedata r:id="rId63" o:title=""/>
                </v:shape>
                <o:OLEObject Type="Embed" ProgID="Equation.3" ShapeID="_x0000_i1085" DrawAspect="Content" ObjectID="_1776598751" r:id="rId64"/>
              </w:object>
            </w:r>
          </w:p>
        </w:tc>
        <w:tc>
          <w:tcPr>
            <w:tcW w:w="2437" w:type="dxa"/>
            <w:vAlign w:val="center"/>
          </w:tcPr>
          <w:p w14:paraId="06EF4238" w14:textId="77777777" w:rsidR="00192662" w:rsidRPr="002D66AE" w:rsidRDefault="00192662" w:rsidP="00DA60E6">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43</w:t>
            </w:r>
            <w:r w:rsidRPr="002D66AE">
              <w:rPr>
                <w:rFonts w:cs="Arial"/>
              </w:rPr>
              <w:fldChar w:fldCharType="end"/>
            </w:r>
          </w:p>
        </w:tc>
      </w:tr>
    </w:tbl>
    <w:p w14:paraId="665E9C43" w14:textId="357EED16" w:rsidR="00DB1505" w:rsidRDefault="00DB1505" w:rsidP="00DB1505">
      <w:r w:rsidRPr="00ED3698">
        <w:t xml:space="preserve">where </w:t>
      </w:r>
      <w:r w:rsidRPr="00ED3698">
        <w:rPr>
          <w:i/>
        </w:rPr>
        <w:t>S</w:t>
      </w:r>
      <w:r w:rsidRPr="00ED3698">
        <w:rPr>
          <w:i/>
          <w:vertAlign w:val="subscript"/>
        </w:rPr>
        <w:t>p</w:t>
      </w:r>
      <w:r w:rsidRPr="00ED3698">
        <w:t xml:space="preserve"> is the phase saturation and </w:t>
      </w:r>
      <w:r w:rsidRPr="00ED3698">
        <w:rPr>
          <w:i/>
        </w:rPr>
        <w:sym w:font="Symbol" w:char="F066"/>
      </w:r>
      <w:r w:rsidRPr="00ED3698">
        <w:t xml:space="preserve"> is porosity.</w:t>
      </w:r>
      <w:r>
        <w:t xml:space="preserve"> In such case, the tortuosity will be calculated according to the porosity. An example</w:t>
      </w:r>
      <w:r w:rsidR="00383BA6">
        <w:t xml:space="preserve"> of the</w:t>
      </w:r>
      <w:r>
        <w:t xml:space="preserve"> input</w:t>
      </w:r>
      <w:r w:rsidR="00383BA6">
        <w:t xml:space="preserve"> format</w:t>
      </w:r>
      <w:r w:rsidR="00EE67FE">
        <w:t xml:space="preserve"> follows</w:t>
      </w:r>
      <w:r>
        <w:t>:</w:t>
      </w:r>
    </w:p>
    <w:p w14:paraId="569D9F3D" w14:textId="77777777" w:rsidR="00DB1505" w:rsidRDefault="00DB1505" w:rsidP="00DB1505">
      <w:pPr>
        <w:pStyle w:val="StyleCode"/>
      </w:pPr>
    </w:p>
    <w:p w14:paraId="77F2CC63" w14:textId="77777777" w:rsidR="00DB1505" w:rsidRDefault="00DB1505" w:rsidP="00DB1505">
      <w:pPr>
        <w:pStyle w:val="StyleCode"/>
      </w:pPr>
      <w:r>
        <w:t>! Data Block 7: control parameters - reactive transport</w:t>
      </w:r>
    </w:p>
    <w:p w14:paraId="3897DB04" w14:textId="77777777" w:rsidR="00DB1505" w:rsidRDefault="00DB1505" w:rsidP="00DB1505">
      <w:pPr>
        <w:pStyle w:val="StyleCode"/>
      </w:pPr>
      <w:r>
        <w:t>! ---------------------------------------------------------------------------</w:t>
      </w:r>
    </w:p>
    <w:p w14:paraId="34B9F568" w14:textId="77777777" w:rsidR="00DB1505" w:rsidRDefault="00DB1505" w:rsidP="00DB1505">
      <w:pPr>
        <w:pStyle w:val="StyleCode"/>
      </w:pPr>
      <w:r>
        <w:t>!</w:t>
      </w:r>
    </w:p>
    <w:p w14:paraId="5D085F29" w14:textId="77777777" w:rsidR="00DB1505" w:rsidRDefault="00DB1505" w:rsidP="00DB1505">
      <w:pPr>
        <w:pStyle w:val="StyleCode"/>
      </w:pPr>
      <w:r>
        <w:t>'control parameters - reactive transport'</w:t>
      </w:r>
    </w:p>
    <w:p w14:paraId="25379392" w14:textId="77777777" w:rsidR="00DB1505" w:rsidRDefault="00DB1505" w:rsidP="00DB1505">
      <w:pPr>
        <w:pStyle w:val="StyleCode"/>
      </w:pPr>
    </w:p>
    <w:p w14:paraId="6024FC30" w14:textId="77777777" w:rsidR="00DB1505" w:rsidRDefault="00DB1505" w:rsidP="00DB1505">
      <w:pPr>
        <w:pStyle w:val="StyleCode"/>
      </w:pPr>
      <w:r>
        <w:t>'spatial weighting'</w:t>
      </w:r>
    </w:p>
    <w:p w14:paraId="05EBA777" w14:textId="77777777" w:rsidR="00DB1505" w:rsidRDefault="00DB1505" w:rsidP="00DB1505">
      <w:pPr>
        <w:pStyle w:val="StyleCode"/>
      </w:pPr>
      <w:r>
        <w:t>'</w:t>
      </w:r>
      <w:r w:rsidRPr="00FC2059">
        <w:rPr>
          <w:noProof/>
        </w:rPr>
        <w:t>upstream'                    ;spatial</w:t>
      </w:r>
      <w:r>
        <w:t xml:space="preserve"> weighting</w:t>
      </w:r>
    </w:p>
    <w:p w14:paraId="3C843488" w14:textId="77777777" w:rsidR="00DB1505" w:rsidRDefault="00DB1505" w:rsidP="00DB1505">
      <w:pPr>
        <w:pStyle w:val="StyleCode"/>
      </w:pPr>
    </w:p>
    <w:p w14:paraId="36E01701" w14:textId="77777777" w:rsidR="00DB1505" w:rsidRDefault="00DB1505" w:rsidP="00DB1505">
      <w:pPr>
        <w:pStyle w:val="StyleCode"/>
      </w:pPr>
      <w:r>
        <w:t>'tortuosity correction'</w:t>
      </w:r>
    </w:p>
    <w:p w14:paraId="4DDF53C9" w14:textId="77777777" w:rsidR="00DB1505" w:rsidRDefault="00DB1505" w:rsidP="00DB1505">
      <w:pPr>
        <w:pStyle w:val="StyleCode"/>
      </w:pPr>
      <w:r>
        <w:t>'</w:t>
      </w:r>
      <w:r w:rsidRPr="00FC2059">
        <w:rPr>
          <w:noProof/>
        </w:rPr>
        <w:t>millington</w:t>
      </w:r>
      <w:r>
        <w:t>'</w:t>
      </w:r>
    </w:p>
    <w:p w14:paraId="0B9E185F" w14:textId="77777777" w:rsidR="003D01BF" w:rsidRDefault="003D01BF" w:rsidP="00DB1505">
      <w:pPr>
        <w:pStyle w:val="StyleCode"/>
      </w:pPr>
    </w:p>
    <w:p w14:paraId="4B199987" w14:textId="1278A6F9" w:rsidR="00DB1505" w:rsidRDefault="00DB1505" w:rsidP="00DB1505">
      <w:r>
        <w:t xml:space="preserve">The example input specifies the tortuosity is updated according to </w:t>
      </w:r>
      <w:r w:rsidR="00AE2ED3">
        <w:t xml:space="preserve">Millington’s </w:t>
      </w:r>
      <w:r>
        <w:t xml:space="preserve">equation. No tortuosity parameter is needed in Data </w:t>
      </w:r>
      <w:r w:rsidR="00AE2ED3">
        <w:t xml:space="preserve">Block </w:t>
      </w:r>
      <w:r>
        <w:t>9</w:t>
      </w:r>
      <w:r w:rsidR="00133357">
        <w:t xml:space="preserve"> (</w:t>
      </w:r>
      <w:r w:rsidR="00133357" w:rsidRPr="00133357">
        <w:rPr>
          <w:szCs w:val="24"/>
          <w:u w:val="single"/>
        </w:rPr>
        <w:t xml:space="preserve">see Section </w:t>
      </w:r>
      <w:r w:rsidR="00133357" w:rsidRPr="00133357">
        <w:rPr>
          <w:szCs w:val="24"/>
          <w:u w:val="single"/>
        </w:rPr>
        <w:fldChar w:fldCharType="begin"/>
      </w:r>
      <w:r w:rsidR="00133357" w:rsidRPr="00133357">
        <w:rPr>
          <w:szCs w:val="24"/>
          <w:u w:val="single"/>
        </w:rPr>
        <w:instrText xml:space="preserve"> REF _Ref392493978 \r \h </w:instrText>
      </w:r>
      <w:r w:rsidR="00133357">
        <w:rPr>
          <w:szCs w:val="24"/>
          <w:u w:val="single"/>
        </w:rPr>
        <w:instrText xml:space="preserve"> \* MERGEFORMAT </w:instrText>
      </w:r>
      <w:r w:rsidR="00133357" w:rsidRPr="00133357">
        <w:rPr>
          <w:szCs w:val="24"/>
          <w:u w:val="single"/>
        </w:rPr>
      </w:r>
      <w:r w:rsidR="00133357" w:rsidRPr="00133357">
        <w:rPr>
          <w:szCs w:val="24"/>
          <w:u w:val="single"/>
        </w:rPr>
        <w:fldChar w:fldCharType="separate"/>
      </w:r>
      <w:r w:rsidR="00D41448">
        <w:rPr>
          <w:szCs w:val="24"/>
          <w:u w:val="single"/>
        </w:rPr>
        <w:t>3.12</w:t>
      </w:r>
      <w:r w:rsidR="00133357" w:rsidRPr="00133357">
        <w:rPr>
          <w:szCs w:val="24"/>
          <w:u w:val="single"/>
        </w:rPr>
        <w:fldChar w:fldCharType="end"/>
      </w:r>
      <w:r w:rsidR="00133357">
        <w:t>)</w:t>
      </w:r>
      <w:r>
        <w:t xml:space="preserve">. Note: The keyword </w:t>
      </w:r>
      <w:r w:rsidR="00AE2ED3">
        <w:t>‘</w:t>
      </w:r>
      <w:r w:rsidRPr="00FC2059">
        <w:rPr>
          <w:noProof/>
        </w:rPr>
        <w:t>millington</w:t>
      </w:r>
      <w:r w:rsidR="00AE2ED3">
        <w:t>’</w:t>
      </w:r>
      <w:r>
        <w:t xml:space="preserve"> is also used to specify the tortuosity correction model for </w:t>
      </w:r>
      <w:r w:rsidR="00FC2059" w:rsidRPr="00FC2059">
        <w:rPr>
          <w:noProof/>
        </w:rPr>
        <w:t>vap</w:t>
      </w:r>
      <w:r w:rsidR="00FC2059">
        <w:rPr>
          <w:noProof/>
        </w:rPr>
        <w:t>ou</w:t>
      </w:r>
      <w:r w:rsidR="00FC2059" w:rsidRPr="00FC2059">
        <w:rPr>
          <w:noProof/>
        </w:rPr>
        <w:t>r</w:t>
      </w:r>
      <w:r w:rsidR="00FC2059">
        <w:t xml:space="preserve"> </w:t>
      </w:r>
      <w:r>
        <w:t xml:space="preserve">(see </w:t>
      </w:r>
      <w:r w:rsidR="00AE2ED3">
        <w:t xml:space="preserve">Section </w:t>
      </w:r>
      <w:r>
        <w:fldChar w:fldCharType="begin"/>
      </w:r>
      <w:r>
        <w:instrText xml:space="preserve"> REF _Ref414888865 \r \h </w:instrText>
      </w:r>
      <w:r>
        <w:fldChar w:fldCharType="separate"/>
      </w:r>
      <w:r w:rsidR="00D41448">
        <w:t>3.9.2.10</w:t>
      </w:r>
      <w:r>
        <w:fldChar w:fldCharType="end"/>
      </w:r>
      <w:r>
        <w:t>).</w:t>
      </w:r>
    </w:p>
    <w:p w14:paraId="30239F8B" w14:textId="525DE660" w:rsidR="00DB1505" w:rsidRDefault="00AE2ED3" w:rsidP="00DB1505">
      <w:r>
        <w:t>Similarly</w:t>
      </w:r>
      <w:r w:rsidR="00DB1505">
        <w:t>, i</w:t>
      </w:r>
      <w:r w:rsidR="00DB1505" w:rsidRPr="00ED3698">
        <w:t xml:space="preserve">f the text string below the sub-block ‘tortuosity correction’ is set to </w:t>
      </w:r>
      <w:r>
        <w:t>‘</w:t>
      </w:r>
      <w:r w:rsidR="00DB1505" w:rsidRPr="00FC2059">
        <w:rPr>
          <w:noProof/>
        </w:rPr>
        <w:t>archie</w:t>
      </w:r>
      <w:r>
        <w:t>,’</w:t>
      </w:r>
      <w:r w:rsidR="00DB1505" w:rsidRPr="00ED3698">
        <w:t xml:space="preserve"> the tortuosity in the aqueous and gas phase is calculated based on the relationship defined</w:t>
      </w:r>
      <w:r w:rsidR="00DB1505">
        <w:t xml:space="preserve"> as:</w:t>
      </w:r>
    </w:p>
    <w:tbl>
      <w:tblPr>
        <w:tblW w:w="0" w:type="auto"/>
        <w:tblLook w:val="04A0" w:firstRow="1" w:lastRow="0" w:firstColumn="1" w:lastColumn="0" w:noHBand="0" w:noVBand="1"/>
      </w:tblPr>
      <w:tblGrid>
        <w:gridCol w:w="6247"/>
        <w:gridCol w:w="2393"/>
      </w:tblGrid>
      <w:tr w:rsidR="003D01BF" w:rsidRPr="002D66AE" w14:paraId="79BAE107" w14:textId="77777777" w:rsidTr="00DA60E6">
        <w:tc>
          <w:tcPr>
            <w:tcW w:w="6419" w:type="dxa"/>
            <w:vAlign w:val="center"/>
          </w:tcPr>
          <w:p w14:paraId="61AC669E" w14:textId="77777777" w:rsidR="003D01BF" w:rsidRPr="00927C31" w:rsidRDefault="003D01BF" w:rsidP="00DA60E6">
            <w:pPr>
              <w:pStyle w:val="Simpleline"/>
              <w:rPr>
                <w:sz w:val="24"/>
                <w:szCs w:val="24"/>
              </w:rPr>
            </w:pPr>
            <m:oMathPara>
              <m:oMathParaPr>
                <m:jc m:val="left"/>
              </m:oMathParaPr>
              <m:oMath>
                <m:r>
                  <w:rPr>
                    <w:rFonts w:ascii="Cambria Math" w:hAnsi="Cambria Math"/>
                  </w:rPr>
                  <m:t>τ=</m:t>
                </m:r>
                <m:sSub>
                  <m:sSubPr>
                    <m:ctrlPr>
                      <w:rPr>
                        <w:rFonts w:ascii="Cambria Math" w:hAnsi="Cambria Math"/>
                        <w:i/>
                      </w:rPr>
                    </m:ctrlPr>
                  </m:sSubPr>
                  <m:e>
                    <m:r>
                      <w:rPr>
                        <w:rFonts w:ascii="Cambria Math" w:hAnsi="Cambria Math"/>
                      </w:rPr>
                      <m:t>S</m:t>
                    </m:r>
                  </m:e>
                  <m:sub>
                    <m:r>
                      <w:rPr>
                        <w:rFonts w:ascii="Cambria Math" w:hAnsi="Cambria Math"/>
                      </w:rPr>
                      <m:t>p</m:t>
                    </m:r>
                  </m:sub>
                </m:sSub>
                <m:sSup>
                  <m:sSupPr>
                    <m:ctrlPr>
                      <w:rPr>
                        <w:rFonts w:ascii="Cambria Math" w:hAnsi="Cambria Math"/>
                      </w:rPr>
                    </m:ctrlPr>
                  </m:sSupPr>
                  <m:e>
                    <m:r>
                      <w:rPr>
                        <w:rFonts w:ascii="Cambria Math" w:hAnsi="Cambria Math"/>
                      </w:rPr>
                      <m:t>ϕ</m:t>
                    </m:r>
                  </m:e>
                  <m:sup>
                    <m:r>
                      <w:rPr>
                        <w:rFonts w:ascii="Cambria Math" w:hAnsi="Cambria Math"/>
                      </w:rPr>
                      <m:t>α</m:t>
                    </m:r>
                  </m:sup>
                </m:sSup>
              </m:oMath>
            </m:oMathPara>
          </w:p>
        </w:tc>
        <w:tc>
          <w:tcPr>
            <w:tcW w:w="2437" w:type="dxa"/>
            <w:vAlign w:val="center"/>
          </w:tcPr>
          <w:p w14:paraId="2DE9B469" w14:textId="77777777" w:rsidR="003D01BF" w:rsidRPr="002D66AE" w:rsidRDefault="003D01BF" w:rsidP="00DA60E6">
            <w:pPr>
              <w:pStyle w:val="Caption"/>
              <w:keepNext/>
              <w:spacing w:line="360" w:lineRule="auto"/>
              <w:jc w:val="right"/>
              <w:rPr>
                <w:rFonts w:cs="Arial"/>
              </w:rPr>
            </w:pPr>
            <w:bookmarkStart w:id="288" w:name="_Ref417466332"/>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44</w:t>
            </w:r>
            <w:r w:rsidRPr="002D66AE">
              <w:rPr>
                <w:rFonts w:cs="Arial"/>
              </w:rPr>
              <w:fldChar w:fldCharType="end"/>
            </w:r>
            <w:bookmarkEnd w:id="288"/>
          </w:p>
        </w:tc>
      </w:tr>
    </w:tbl>
    <w:p w14:paraId="1157D54A" w14:textId="7AD506BE" w:rsidR="00DB1505" w:rsidRPr="00360816" w:rsidRDefault="00DB1505" w:rsidP="003D01BF">
      <w:r>
        <w:t xml:space="preserve">In which </w:t>
      </w:r>
      <w:r>
        <w:rPr>
          <w:rFonts w:ascii="Lucida Sans Unicode" w:hAnsi="Lucida Sans Unicode" w:cs="Lucida Sans Unicode"/>
        </w:rPr>
        <w:t>α</w:t>
      </w:r>
      <w:r>
        <w:t xml:space="preserve"> is the coefficient of </w:t>
      </w:r>
      <w:r w:rsidR="00AE2ED3">
        <w:t xml:space="preserve">Archie’s </w:t>
      </w:r>
      <w:r>
        <w:t>law. To use this function, a</w:t>
      </w:r>
      <w:r w:rsidRPr="00D06C0C">
        <w:t xml:space="preserve">dd </w:t>
      </w:r>
      <w:r w:rsidR="00D95169">
        <w:t>‘</w:t>
      </w:r>
      <w:r w:rsidRPr="00D06C0C">
        <w:t>update tortuosity</w:t>
      </w:r>
      <w:r w:rsidR="00D95169">
        <w:t>’</w:t>
      </w:r>
      <w:r w:rsidRPr="00D06C0C">
        <w:t xml:space="preserve"> to block 7 and alpha value to block 9.</w:t>
      </w:r>
      <w:r>
        <w:t xml:space="preserve"> The initial tortuosity and </w:t>
      </w:r>
      <w:r>
        <w:rPr>
          <w:rFonts w:ascii="Lucida Sans Unicode" w:hAnsi="Lucida Sans Unicode" w:cs="Lucida Sans Unicode"/>
        </w:rPr>
        <w:t>α</w:t>
      </w:r>
      <w:r>
        <w:t xml:space="preserve"> can be specified in Data </w:t>
      </w:r>
      <w:r w:rsidR="00F15F50">
        <w:t xml:space="preserve">Block </w:t>
      </w:r>
      <w:r>
        <w:t>9 to each material zone. An example input</w:t>
      </w:r>
      <w:r w:rsidR="00F15F50">
        <w:t xml:space="preserve"> is set out below</w:t>
      </w:r>
      <w:r>
        <w:t>:</w:t>
      </w:r>
    </w:p>
    <w:p w14:paraId="719E2237" w14:textId="5970ACB2" w:rsidR="00DB1505" w:rsidRDefault="00F15F50" w:rsidP="00DB1505">
      <w:r w:rsidRPr="00960738">
        <w:t>In</w:t>
      </w:r>
      <w:r w:rsidR="00DB1505" w:rsidRPr="00960738">
        <w:t xml:space="preserve"> block 7:</w:t>
      </w:r>
      <w:r w:rsidR="00DB1505">
        <w:t xml:space="preserve"> </w:t>
      </w:r>
      <w:r w:rsidR="00DB1505" w:rsidRPr="005E2505">
        <w:t>control parameters - reactive transport</w:t>
      </w:r>
    </w:p>
    <w:p w14:paraId="5A9389DF" w14:textId="77777777" w:rsidR="003D01BF" w:rsidRDefault="003D01BF" w:rsidP="00DB1505">
      <w:pPr>
        <w:pStyle w:val="StyleCode"/>
      </w:pPr>
    </w:p>
    <w:p w14:paraId="691D0D72" w14:textId="77777777" w:rsidR="00DB1505" w:rsidRDefault="00DB1505" w:rsidP="00DB1505">
      <w:pPr>
        <w:pStyle w:val="StyleCode"/>
      </w:pPr>
      <w:r>
        <w:t>'tortuosity correction'</w:t>
      </w:r>
    </w:p>
    <w:p w14:paraId="1A99BBAA" w14:textId="77777777" w:rsidR="00DB1505" w:rsidRDefault="00DB1505" w:rsidP="00DB1505">
      <w:pPr>
        <w:pStyle w:val="StyleCode"/>
      </w:pPr>
      <w:r>
        <w:t>'</w:t>
      </w:r>
      <w:r w:rsidRPr="00FC2059">
        <w:rPr>
          <w:noProof/>
        </w:rPr>
        <w:t>archie</w:t>
      </w:r>
      <w:r>
        <w:t>'</w:t>
      </w:r>
    </w:p>
    <w:p w14:paraId="16C115CB" w14:textId="77777777" w:rsidR="00DB1505" w:rsidRDefault="00DB1505" w:rsidP="00DB1505">
      <w:pPr>
        <w:pStyle w:val="StyleCode"/>
      </w:pPr>
    </w:p>
    <w:p w14:paraId="086DC698" w14:textId="77777777" w:rsidR="00DB1505" w:rsidRDefault="00DB1505" w:rsidP="00DB1505">
      <w:pPr>
        <w:pStyle w:val="StyleCode"/>
      </w:pPr>
      <w:r>
        <w:t>'update tortuosity'</w:t>
      </w:r>
    </w:p>
    <w:p w14:paraId="76687162" w14:textId="77777777" w:rsidR="00DB1505" w:rsidRPr="00960738" w:rsidRDefault="00DB1505" w:rsidP="00DB1505">
      <w:pPr>
        <w:pStyle w:val="StyleCode"/>
      </w:pPr>
    </w:p>
    <w:p w14:paraId="1FD2B756" w14:textId="529E044D" w:rsidR="00DB1505" w:rsidRPr="00960738" w:rsidRDefault="00F15F50" w:rsidP="00DB1505">
      <w:r w:rsidRPr="00960738">
        <w:t>In</w:t>
      </w:r>
      <w:r w:rsidR="00DB1505" w:rsidRPr="00960738">
        <w:t xml:space="preserve"> block 9:</w:t>
      </w:r>
      <w:r w:rsidR="00DB1505">
        <w:t xml:space="preserve"> </w:t>
      </w:r>
      <w:r w:rsidR="00DB1505" w:rsidRPr="005E2505">
        <w:t>physical parameters - porous medium</w:t>
      </w:r>
    </w:p>
    <w:p w14:paraId="71D02619" w14:textId="77777777" w:rsidR="003D01BF" w:rsidRDefault="003D01BF" w:rsidP="00DB1505">
      <w:pPr>
        <w:pStyle w:val="StyleCode"/>
      </w:pPr>
    </w:p>
    <w:p w14:paraId="59526E56" w14:textId="77777777" w:rsidR="00DB1505" w:rsidRPr="00960738" w:rsidRDefault="00DB1505" w:rsidP="00DB1505">
      <w:pPr>
        <w:pStyle w:val="StyleCode"/>
      </w:pPr>
      <w:r w:rsidRPr="00960738">
        <w:t>'number and name of zone'</w:t>
      </w:r>
    </w:p>
    <w:p w14:paraId="4A5FD0C1" w14:textId="77777777" w:rsidR="00DB1505" w:rsidRPr="00960738" w:rsidRDefault="00DB1505" w:rsidP="00DB1505">
      <w:pPr>
        <w:pStyle w:val="StyleCode"/>
      </w:pPr>
      <w:r w:rsidRPr="00960738">
        <w:t>1</w:t>
      </w:r>
    </w:p>
    <w:p w14:paraId="58D84B16" w14:textId="77777777" w:rsidR="00DB1505" w:rsidRPr="00960738" w:rsidRDefault="00DB1505" w:rsidP="00DB1505">
      <w:pPr>
        <w:pStyle w:val="StyleCode"/>
      </w:pPr>
      <w:r w:rsidRPr="00960738">
        <w:t>'concrete'</w:t>
      </w:r>
    </w:p>
    <w:p w14:paraId="7CC57610" w14:textId="77777777" w:rsidR="00DB1505" w:rsidRPr="00960738" w:rsidRDefault="00DB1505" w:rsidP="00DB1505">
      <w:pPr>
        <w:pStyle w:val="StyleCode"/>
      </w:pPr>
      <w:r w:rsidRPr="00960738">
        <w:t>0.1       ;porosity</w:t>
      </w:r>
    </w:p>
    <w:p w14:paraId="7F701BF6" w14:textId="77777777" w:rsidR="00DB1505" w:rsidRPr="00960738" w:rsidRDefault="00DB1505" w:rsidP="00DB1505">
      <w:pPr>
        <w:pStyle w:val="StyleCode"/>
      </w:pPr>
      <w:r w:rsidRPr="00960738">
        <w:t>2.0       ;</w:t>
      </w:r>
      <w:r>
        <w:t>alpha, tortuosity update factor</w:t>
      </w:r>
    </w:p>
    <w:p w14:paraId="0AEDAA66" w14:textId="77777777" w:rsidR="00DB1505" w:rsidRPr="00960738" w:rsidRDefault="00DB1505" w:rsidP="00DB1505">
      <w:pPr>
        <w:pStyle w:val="StyleCode"/>
      </w:pPr>
    </w:p>
    <w:p w14:paraId="5AAED29C" w14:textId="03519268" w:rsidR="00DB1505" w:rsidRDefault="00DB1505" w:rsidP="00DB1505">
      <w:r>
        <w:t xml:space="preserve">The example input defines that the tortuosity is updated according to Archie’s law with </w:t>
      </w:r>
      <w:r w:rsidR="003D01BF">
        <w:t xml:space="preserve">a tortuosity </w:t>
      </w:r>
      <w:r w:rsidR="003D01BF">
        <w:lastRenderedPageBreak/>
        <w:t xml:space="preserve">update factor </w:t>
      </w:r>
      <w:r>
        <w:rPr>
          <w:rFonts w:ascii="Lucida Sans Unicode" w:hAnsi="Lucida Sans Unicode" w:cs="Lucida Sans Unicode"/>
        </w:rPr>
        <w:t>α</w:t>
      </w:r>
      <w:r w:rsidRPr="00B11744">
        <w:t xml:space="preserve"> =2.0</w:t>
      </w:r>
      <w:r>
        <w:t xml:space="preserve">. The initial tortuosity </w:t>
      </w:r>
      <m:oMath>
        <m:sSub>
          <m:sSubPr>
            <m:ctrlPr>
              <w:rPr>
                <w:rFonts w:ascii="Cambria Math" w:hAnsi="Cambria Math"/>
                <w:i/>
              </w:rPr>
            </m:ctrlPr>
          </m:sSubPr>
          <m:e>
            <m:r>
              <w:rPr>
                <w:rFonts w:ascii="Cambria Math" w:hAnsi="Cambria Math"/>
              </w:rPr>
              <m:t>τ</m:t>
            </m:r>
          </m:e>
          <m:sub>
            <m:r>
              <w:rPr>
                <w:rFonts w:ascii="Cambria Math" w:hAnsi="Cambria Math"/>
              </w:rPr>
              <m:t>0</m:t>
            </m:r>
          </m:sub>
        </m:sSub>
      </m:oMath>
      <w:r>
        <w:t xml:space="preserve"> is 0.0383. Note: In this model, </w:t>
      </w:r>
      <w:r w:rsidR="00DA60E6">
        <w:t xml:space="preserve">the tortuosity is calculated according to </w:t>
      </w:r>
      <w:r w:rsidR="00DA60E6">
        <w:fldChar w:fldCharType="begin"/>
      </w:r>
      <w:r w:rsidR="00DA60E6">
        <w:instrText xml:space="preserve"> REF _Ref417466332 \h </w:instrText>
      </w:r>
      <w:r w:rsidR="00DA60E6">
        <w:fldChar w:fldCharType="separate"/>
      </w:r>
      <w:r w:rsidR="00D41448" w:rsidRPr="002D66AE">
        <w:rPr>
          <w:rFonts w:cs="Arial"/>
        </w:rPr>
        <w:t xml:space="preserve">Equation </w:t>
      </w:r>
      <w:r w:rsidR="00D41448">
        <w:rPr>
          <w:rFonts w:cs="Arial"/>
          <w:noProof/>
        </w:rPr>
        <w:t>3</w:t>
      </w:r>
      <w:r w:rsidR="00D41448" w:rsidRPr="002D66AE">
        <w:rPr>
          <w:rFonts w:cs="Arial"/>
        </w:rPr>
        <w:t>-</w:t>
      </w:r>
      <w:r w:rsidR="00D41448">
        <w:rPr>
          <w:rFonts w:cs="Arial"/>
          <w:noProof/>
        </w:rPr>
        <w:t>44</w:t>
      </w:r>
      <w:r w:rsidR="00DA60E6">
        <w:fldChar w:fldCharType="end"/>
      </w:r>
      <w:r w:rsidR="00DA60E6">
        <w:t>.</w:t>
      </w:r>
      <w:r w:rsidR="00B376D3">
        <w:t xml:space="preserve"> </w:t>
      </w:r>
      <w:r w:rsidR="00DA60E6">
        <w:t xml:space="preserve"> </w:t>
      </w:r>
    </w:p>
    <w:p w14:paraId="7FD2966A" w14:textId="58A28E7B" w:rsidR="00DB1505" w:rsidRDefault="00DB1505" w:rsidP="00DB1505">
      <w:r>
        <w:t xml:space="preserve">Another option for the update of tortuosity is the assigned tortuosity using </w:t>
      </w:r>
      <w:r w:rsidR="00F15F50">
        <w:t>‘</w:t>
      </w:r>
      <w:r w:rsidRPr="00653CD3">
        <w:t>assigned tau</w:t>
      </w:r>
      <w:r w:rsidR="00F15F50">
        <w:t>’</w:t>
      </w:r>
      <w:r>
        <w:t xml:space="preserve">. In such </w:t>
      </w:r>
      <w:r w:rsidRPr="00FC2059">
        <w:rPr>
          <w:noProof/>
        </w:rPr>
        <w:t>case</w:t>
      </w:r>
      <w:r>
        <w:t>, the assigned tortuosity will be used for the effective diffusion coefficient calculation. This can be specified in the input file (i.e.</w:t>
      </w:r>
      <w:r w:rsidR="00F15F50">
        <w:t>,</w:t>
      </w:r>
      <w:r>
        <w:t xml:space="preserve"> for each material zone) or through </w:t>
      </w:r>
      <w:r w:rsidR="00F15F50">
        <w:t xml:space="preserve">an </w:t>
      </w:r>
      <w:r>
        <w:t>external file with extension prefix</w:t>
      </w:r>
      <w:r w:rsidRPr="00FC2059">
        <w:rPr>
          <w:noProof/>
        </w:rPr>
        <w:t>.tor</w:t>
      </w:r>
      <w:r>
        <w:t xml:space="preserve"> (i.e.</w:t>
      </w:r>
      <w:r w:rsidR="00F15F50">
        <w:t>,</w:t>
      </w:r>
      <w:r>
        <w:t xml:space="preserve"> for each control volume, see </w:t>
      </w:r>
      <w:r w:rsidR="00F15F50">
        <w:t xml:space="preserve">Section </w:t>
      </w:r>
      <w:r>
        <w:fldChar w:fldCharType="begin"/>
      </w:r>
      <w:r>
        <w:instrText xml:space="preserve"> REF _Ref414887439 \r \h </w:instrText>
      </w:r>
      <w:r>
        <w:fldChar w:fldCharType="separate"/>
      </w:r>
      <w:r w:rsidR="00D41448">
        <w:t>3.12.5</w:t>
      </w:r>
      <w:r>
        <w:fldChar w:fldCharType="end"/>
      </w:r>
      <w:r>
        <w:t>).</w:t>
      </w:r>
    </w:p>
    <w:p w14:paraId="4CE1685A" w14:textId="6F40F17A" w:rsidR="00DB1505" w:rsidRDefault="00F15F50" w:rsidP="00DB1505">
      <w:r w:rsidRPr="00960738">
        <w:t>In</w:t>
      </w:r>
      <w:r w:rsidR="00DB1505" w:rsidRPr="00960738">
        <w:t xml:space="preserve"> block 7:</w:t>
      </w:r>
      <w:r w:rsidR="00DB1505">
        <w:t xml:space="preserve"> </w:t>
      </w:r>
      <w:r w:rsidR="00DB1505" w:rsidRPr="005E2505">
        <w:t>control parameters - reactive transport</w:t>
      </w:r>
    </w:p>
    <w:p w14:paraId="7E6D2AAB" w14:textId="77777777" w:rsidR="00DB1505" w:rsidRPr="00960738" w:rsidRDefault="00DB1505" w:rsidP="00DB1505">
      <w:pPr>
        <w:pStyle w:val="StyleCode"/>
      </w:pPr>
    </w:p>
    <w:p w14:paraId="3D0AEA7E" w14:textId="77777777" w:rsidR="00DB1505" w:rsidRPr="00960738" w:rsidRDefault="00DB1505" w:rsidP="00DB1505">
      <w:pPr>
        <w:pStyle w:val="StyleCode"/>
      </w:pPr>
      <w:r w:rsidRPr="00960738">
        <w:t>'tortuosity correction'</w:t>
      </w:r>
    </w:p>
    <w:p w14:paraId="66D2ADBA" w14:textId="77777777" w:rsidR="00DB1505" w:rsidRPr="00960738" w:rsidRDefault="00DB1505" w:rsidP="00DB1505">
      <w:pPr>
        <w:pStyle w:val="StyleCode"/>
      </w:pPr>
      <w:r w:rsidRPr="00960738">
        <w:t xml:space="preserve">'assigned tau' </w:t>
      </w:r>
    </w:p>
    <w:p w14:paraId="3B5F9D20" w14:textId="77777777" w:rsidR="00DB1505" w:rsidRDefault="00DB1505" w:rsidP="00DB1505">
      <w:pPr>
        <w:pStyle w:val="StyleCode"/>
      </w:pPr>
    </w:p>
    <w:p w14:paraId="5E1BA552" w14:textId="77777777" w:rsidR="00DB1505" w:rsidRDefault="00DB1505" w:rsidP="00DB1505">
      <w:pPr>
        <w:pStyle w:val="StyleCode"/>
      </w:pPr>
      <w:r>
        <w:t>'update tortuosity'</w:t>
      </w:r>
    </w:p>
    <w:p w14:paraId="65A22CAE" w14:textId="77777777" w:rsidR="00DB1505" w:rsidRPr="00960738" w:rsidRDefault="00DB1505" w:rsidP="00DB1505">
      <w:pPr>
        <w:pStyle w:val="StyleCode"/>
      </w:pPr>
    </w:p>
    <w:p w14:paraId="1998ECA6" w14:textId="297CCBA2" w:rsidR="00DB1505" w:rsidRPr="00960738" w:rsidRDefault="00F15F50" w:rsidP="00DB1505">
      <w:r w:rsidRPr="00960738">
        <w:t>In</w:t>
      </w:r>
      <w:r w:rsidR="00DB1505" w:rsidRPr="00960738">
        <w:t xml:space="preserve"> block 9:</w:t>
      </w:r>
      <w:r w:rsidR="00DB1505">
        <w:t xml:space="preserve"> </w:t>
      </w:r>
      <w:r w:rsidR="00DB1505" w:rsidRPr="005E2505">
        <w:t>physical parameters - porous medium</w:t>
      </w:r>
    </w:p>
    <w:p w14:paraId="1ABB6331" w14:textId="77777777" w:rsidR="00DB1505" w:rsidRPr="00960738" w:rsidRDefault="00DB1505" w:rsidP="00DB1505">
      <w:pPr>
        <w:pStyle w:val="StyleCode"/>
      </w:pPr>
    </w:p>
    <w:p w14:paraId="21D8FBD6" w14:textId="77777777" w:rsidR="00DB1505" w:rsidRPr="00960738" w:rsidRDefault="00DB1505" w:rsidP="00DB1505">
      <w:pPr>
        <w:pStyle w:val="StyleCode"/>
      </w:pPr>
      <w:r w:rsidRPr="00960738">
        <w:t>'number and name of zone'</w:t>
      </w:r>
    </w:p>
    <w:p w14:paraId="1C41FA97" w14:textId="77777777" w:rsidR="00DB1505" w:rsidRPr="00960738" w:rsidRDefault="00DB1505" w:rsidP="00DB1505">
      <w:pPr>
        <w:pStyle w:val="StyleCode"/>
      </w:pPr>
      <w:r w:rsidRPr="00960738">
        <w:t>1</w:t>
      </w:r>
    </w:p>
    <w:p w14:paraId="2A372F06" w14:textId="77777777" w:rsidR="00DB1505" w:rsidRPr="00960738" w:rsidRDefault="00DB1505" w:rsidP="00DB1505">
      <w:pPr>
        <w:pStyle w:val="StyleCode"/>
      </w:pPr>
      <w:r w:rsidRPr="00960738">
        <w:t>'concrete'</w:t>
      </w:r>
    </w:p>
    <w:p w14:paraId="2213CD8D" w14:textId="77777777" w:rsidR="00DB1505" w:rsidRPr="00960738" w:rsidRDefault="00DB1505" w:rsidP="00DB1505">
      <w:pPr>
        <w:pStyle w:val="StyleCode"/>
      </w:pPr>
      <w:r w:rsidRPr="00960738">
        <w:t>0.1       ;porosity</w:t>
      </w:r>
    </w:p>
    <w:p w14:paraId="6CC161ED" w14:textId="77777777" w:rsidR="00DB1505" w:rsidRDefault="00DB1505" w:rsidP="00DB1505">
      <w:pPr>
        <w:pStyle w:val="StyleCode"/>
      </w:pPr>
      <w:r w:rsidRPr="00960738">
        <w:t>0.0383    ;tortuosity</w:t>
      </w:r>
    </w:p>
    <w:p w14:paraId="51D6BAC8" w14:textId="77777777" w:rsidR="00DA60E6" w:rsidRPr="00960738" w:rsidRDefault="00DA60E6" w:rsidP="00DB1505">
      <w:pPr>
        <w:pStyle w:val="StyleCode"/>
      </w:pPr>
    </w:p>
    <w:p w14:paraId="35C863E6" w14:textId="77777777" w:rsidR="00DB1505" w:rsidRDefault="00DB1505" w:rsidP="00DB1505">
      <w:r w:rsidRPr="00ED3698">
        <w:t xml:space="preserve">If </w:t>
      </w:r>
      <w:r>
        <w:t>‘</w:t>
      </w:r>
      <w:r w:rsidRPr="00ED3698">
        <w:t xml:space="preserve">no correction’ is specified, tortuosity corrections are neglected and tortuosity is set to unity. </w:t>
      </w:r>
    </w:p>
    <w:p w14:paraId="7619B638" w14:textId="5C773099" w:rsidR="008E0854" w:rsidRDefault="00AF018D" w:rsidP="00DB1505">
      <w:r>
        <w:t>Another option</w:t>
      </w:r>
      <w:r w:rsidR="008E0854">
        <w:t xml:space="preserve"> for the update of tortuosity </w:t>
      </w:r>
      <w:r>
        <w:t>is</w:t>
      </w:r>
      <w:r w:rsidR="008E0854">
        <w:t xml:space="preserve"> ‘millington-quirk experimental</w:t>
      </w:r>
      <w:r>
        <w:t>’</w:t>
      </w:r>
      <w:r w:rsidR="008E0854">
        <w:t xml:space="preserve">. </w:t>
      </w:r>
      <w:r>
        <w:t>T</w:t>
      </w:r>
      <w:r w:rsidRPr="00ED3698">
        <w:t>he tortuosity in the aqueous and gas phase is calculated based on the relationship defined</w:t>
      </w:r>
      <w:r>
        <w:t xml:space="preserve"> as</w:t>
      </w:r>
    </w:p>
    <w:tbl>
      <w:tblPr>
        <w:tblW w:w="0" w:type="auto"/>
        <w:tblLook w:val="04A0" w:firstRow="1" w:lastRow="0" w:firstColumn="1" w:lastColumn="0" w:noHBand="0" w:noVBand="1"/>
      </w:tblPr>
      <w:tblGrid>
        <w:gridCol w:w="6253"/>
        <w:gridCol w:w="2387"/>
      </w:tblGrid>
      <w:tr w:rsidR="00AF018D" w:rsidRPr="002D66AE" w14:paraId="1B5D3E51" w14:textId="77777777" w:rsidTr="00251239">
        <w:tc>
          <w:tcPr>
            <w:tcW w:w="6419" w:type="dxa"/>
            <w:vAlign w:val="center"/>
          </w:tcPr>
          <w:p w14:paraId="745747F5" w14:textId="0F214682" w:rsidR="00AF018D" w:rsidRPr="00927C31" w:rsidRDefault="00AF018D" w:rsidP="00AF018D">
            <w:pPr>
              <w:pStyle w:val="Simpleline"/>
              <w:rPr>
                <w:sz w:val="24"/>
                <w:szCs w:val="24"/>
              </w:rPr>
            </w:pPr>
            <m:oMathPara>
              <m:oMathParaPr>
                <m:jc m:val="left"/>
              </m:oMathParaPr>
              <m:oMath>
                <m:r>
                  <w:rPr>
                    <w:rFonts w:ascii="Cambria Math" w:hAnsi="Cambria Math"/>
                  </w:rPr>
                  <m:t>τ=</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p</m:t>
                        </m:r>
                      </m:sub>
                    </m:sSub>
                  </m:e>
                  <m:sup>
                    <m:r>
                      <w:rPr>
                        <w:rFonts w:ascii="Cambria Math" w:hAnsi="Cambria Math"/>
                      </w:rPr>
                      <m:t>b_mq</m:t>
                    </m:r>
                  </m:sup>
                </m:sSup>
                <m:sSup>
                  <m:sSupPr>
                    <m:ctrlPr>
                      <w:rPr>
                        <w:rFonts w:ascii="Cambria Math" w:hAnsi="Cambria Math"/>
                      </w:rPr>
                    </m:ctrlPr>
                  </m:sSupPr>
                  <m:e>
                    <m:r>
                      <w:rPr>
                        <w:rFonts w:ascii="Cambria Math" w:hAnsi="Cambria Math"/>
                      </w:rPr>
                      <m:t>ϕ</m:t>
                    </m:r>
                  </m:e>
                  <m:sup>
                    <m:r>
                      <w:rPr>
                        <w:rFonts w:ascii="Cambria Math" w:hAnsi="Cambria Math"/>
                      </w:rPr>
                      <m:t>a_mq+1</m:t>
                    </m:r>
                  </m:sup>
                </m:sSup>
              </m:oMath>
            </m:oMathPara>
          </w:p>
        </w:tc>
        <w:tc>
          <w:tcPr>
            <w:tcW w:w="2437" w:type="dxa"/>
            <w:vAlign w:val="center"/>
          </w:tcPr>
          <w:p w14:paraId="53706EF3" w14:textId="6B6A5C8C" w:rsidR="00AF018D" w:rsidRPr="002D66AE" w:rsidRDefault="00AF018D" w:rsidP="00251239">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45</w:t>
            </w:r>
            <w:r w:rsidRPr="002D66AE">
              <w:rPr>
                <w:rFonts w:cs="Arial"/>
              </w:rPr>
              <w:fldChar w:fldCharType="end"/>
            </w:r>
          </w:p>
        </w:tc>
      </w:tr>
    </w:tbl>
    <w:p w14:paraId="50F42149" w14:textId="0B602F60" w:rsidR="008E0854" w:rsidRDefault="00AF018D" w:rsidP="00DB1505">
      <w:r>
        <w:t xml:space="preserve">Where </w:t>
      </w:r>
      <w:r w:rsidRPr="007C439D">
        <w:rPr>
          <w:i/>
        </w:rPr>
        <w:t>a_mq</w:t>
      </w:r>
      <w:r>
        <w:t xml:space="preserve"> and </w:t>
      </w:r>
      <w:r w:rsidRPr="007C439D">
        <w:rPr>
          <w:i/>
        </w:rPr>
        <w:t>b_mq</w:t>
      </w:r>
      <w:r>
        <w:t xml:space="preserve"> are the given parameters. To use ‘millington-quirk experimental’, user needs to add the following keywords and parameters. </w:t>
      </w:r>
    </w:p>
    <w:p w14:paraId="655301D8" w14:textId="2BB55276" w:rsidR="00AF018D" w:rsidRPr="007C439D" w:rsidRDefault="00AF018D" w:rsidP="00AF018D">
      <w:pPr>
        <w:rPr>
          <w:rFonts w:ascii="Courier New" w:hAnsi="Courier New" w:cs="Courier New"/>
          <w:sz w:val="16"/>
          <w:szCs w:val="16"/>
        </w:rPr>
      </w:pPr>
      <w:r w:rsidRPr="007C439D">
        <w:rPr>
          <w:rFonts w:ascii="Courier New" w:hAnsi="Courier New" w:cs="Courier New"/>
          <w:sz w:val="16"/>
          <w:szCs w:val="16"/>
        </w:rPr>
        <w:t>'tortuosity correction'</w:t>
      </w:r>
    </w:p>
    <w:p w14:paraId="3C7AAEB6" w14:textId="7E07E0B8" w:rsidR="00AF018D" w:rsidRPr="007C439D" w:rsidRDefault="00AF018D" w:rsidP="00AF018D">
      <w:pPr>
        <w:rPr>
          <w:rFonts w:ascii="Courier New" w:hAnsi="Courier New" w:cs="Courier New"/>
          <w:sz w:val="16"/>
          <w:szCs w:val="16"/>
        </w:rPr>
      </w:pPr>
      <w:r w:rsidRPr="007C439D">
        <w:rPr>
          <w:rFonts w:ascii="Courier New" w:hAnsi="Courier New" w:cs="Courier New"/>
          <w:sz w:val="16"/>
          <w:szCs w:val="16"/>
        </w:rPr>
        <w:t xml:space="preserve">'millington-quirk experimental'                    </w:t>
      </w:r>
    </w:p>
    <w:p w14:paraId="498D3D88" w14:textId="24BE421C" w:rsidR="00AF018D" w:rsidRPr="007C439D" w:rsidRDefault="00AF018D" w:rsidP="00AF018D">
      <w:pPr>
        <w:rPr>
          <w:rFonts w:ascii="Courier New" w:hAnsi="Courier New" w:cs="Courier New"/>
          <w:sz w:val="16"/>
          <w:szCs w:val="16"/>
        </w:rPr>
      </w:pPr>
      <w:r w:rsidRPr="007C439D">
        <w:rPr>
          <w:rFonts w:ascii="Courier New" w:hAnsi="Courier New" w:cs="Courier New"/>
          <w:sz w:val="16"/>
          <w:szCs w:val="16"/>
        </w:rPr>
        <w:t xml:space="preserve">2.0d0      </w:t>
      </w:r>
      <w:r>
        <w:rPr>
          <w:rFonts w:ascii="Courier New" w:hAnsi="Courier New" w:cs="Courier New"/>
          <w:sz w:val="16"/>
          <w:szCs w:val="16"/>
        </w:rPr>
        <w:t xml:space="preserve">   </w:t>
      </w:r>
      <w:r w:rsidRPr="007C439D">
        <w:rPr>
          <w:rFonts w:ascii="Courier New" w:hAnsi="Courier New" w:cs="Courier New"/>
          <w:sz w:val="16"/>
          <w:szCs w:val="16"/>
        </w:rPr>
        <w:t>; a_mq</w:t>
      </w:r>
    </w:p>
    <w:p w14:paraId="4A7E53D6" w14:textId="27D890FA" w:rsidR="00AF018D" w:rsidRPr="007C439D" w:rsidRDefault="00AF018D" w:rsidP="00AF018D">
      <w:pPr>
        <w:rPr>
          <w:rFonts w:ascii="Courier New" w:hAnsi="Courier New" w:cs="Courier New"/>
          <w:sz w:val="16"/>
          <w:szCs w:val="16"/>
        </w:rPr>
      </w:pPr>
      <w:r w:rsidRPr="007C439D">
        <w:rPr>
          <w:rFonts w:ascii="Courier New" w:hAnsi="Courier New" w:cs="Courier New"/>
          <w:sz w:val="16"/>
          <w:szCs w:val="16"/>
        </w:rPr>
        <w:t>4.2d0         ; b_mq</w:t>
      </w:r>
    </w:p>
    <w:p w14:paraId="6B7F0F4A" w14:textId="45498AC4" w:rsidR="00AF018D" w:rsidRDefault="00AF018D" w:rsidP="00DB1505">
      <w:r>
        <w:t>The last option for the update of tortuosity is ‘fix diffusion’. In this case, the free diffusion coefficient is used. To use  ‘fix diffusion’, user needs to add the following keywords and parameters.</w:t>
      </w:r>
    </w:p>
    <w:p w14:paraId="26DD9CA5" w14:textId="77777777" w:rsidR="00AF018D" w:rsidRPr="000A20DF" w:rsidRDefault="00AF018D" w:rsidP="00AF018D">
      <w:pPr>
        <w:rPr>
          <w:rFonts w:ascii="Courier New" w:hAnsi="Courier New" w:cs="Courier New"/>
          <w:sz w:val="16"/>
          <w:szCs w:val="16"/>
        </w:rPr>
      </w:pPr>
      <w:r w:rsidRPr="000A20DF">
        <w:rPr>
          <w:rFonts w:ascii="Courier New" w:hAnsi="Courier New" w:cs="Courier New"/>
          <w:sz w:val="16"/>
          <w:szCs w:val="16"/>
        </w:rPr>
        <w:t>'tortuosity correction'</w:t>
      </w:r>
    </w:p>
    <w:p w14:paraId="1ECF2149" w14:textId="3485B3EB" w:rsidR="00AF018D" w:rsidRPr="000A20DF" w:rsidRDefault="00AF018D" w:rsidP="00AF018D">
      <w:pPr>
        <w:rPr>
          <w:rFonts w:ascii="Courier New" w:hAnsi="Courier New" w:cs="Courier New"/>
          <w:sz w:val="16"/>
          <w:szCs w:val="16"/>
        </w:rPr>
      </w:pPr>
      <w:r w:rsidRPr="000A20DF">
        <w:rPr>
          <w:rFonts w:ascii="Courier New" w:hAnsi="Courier New" w:cs="Courier New"/>
          <w:sz w:val="16"/>
          <w:szCs w:val="16"/>
        </w:rPr>
        <w:t>'</w:t>
      </w:r>
      <w:r>
        <w:rPr>
          <w:rFonts w:ascii="Courier New" w:hAnsi="Courier New" w:cs="Courier New"/>
          <w:sz w:val="16"/>
          <w:szCs w:val="16"/>
        </w:rPr>
        <w:t>fix diffusion</w:t>
      </w:r>
      <w:r w:rsidRPr="000A20DF">
        <w:rPr>
          <w:rFonts w:ascii="Courier New" w:hAnsi="Courier New" w:cs="Courier New"/>
          <w:sz w:val="16"/>
          <w:szCs w:val="16"/>
        </w:rPr>
        <w:t xml:space="preserve">'                   </w:t>
      </w:r>
    </w:p>
    <w:p w14:paraId="1C1AE57A" w14:textId="77777777" w:rsidR="00AF018D" w:rsidRDefault="00AF018D" w:rsidP="00DB1505"/>
    <w:p w14:paraId="40624AEC" w14:textId="173E15B4" w:rsidR="00777FC2" w:rsidRDefault="00777FC2" w:rsidP="007C439D">
      <w:pPr>
        <w:pStyle w:val="Heading4"/>
      </w:pPr>
      <w:bookmarkStart w:id="289" w:name="_Toc13056018"/>
      <w:commentRangeStart w:id="290"/>
      <w:r>
        <w:t>Gas tortuosity correction</w:t>
      </w:r>
      <w:commentRangeEnd w:id="290"/>
      <w:r>
        <w:rPr>
          <w:rStyle w:val="CommentReference"/>
        </w:rPr>
        <w:commentReference w:id="290"/>
      </w:r>
      <w:bookmarkEnd w:id="289"/>
    </w:p>
    <w:p w14:paraId="22EE2E9D" w14:textId="77777777" w:rsidR="00777FC2" w:rsidRDefault="00777FC2">
      <w:r>
        <w:t xml:space="preserve">By default, the same tortuosity correction method is used for both aqueous phase and gas phase. </w:t>
      </w:r>
    </w:p>
    <w:p w14:paraId="05F88817" w14:textId="72A6AF2B" w:rsidR="00777FC2" w:rsidRDefault="00777FC2">
      <w:pPr>
        <w:rPr>
          <w:rFonts w:cs="Times New Roman"/>
        </w:rPr>
      </w:pPr>
      <w:r w:rsidRPr="00777FC2">
        <w:rPr>
          <w:rFonts w:cs="Times New Roman"/>
        </w:rPr>
        <w:t xml:space="preserve">If </w:t>
      </w:r>
      <w:r>
        <w:rPr>
          <w:rFonts w:cs="Times New Roman"/>
        </w:rPr>
        <w:t>‘</w:t>
      </w:r>
      <w:r w:rsidRPr="007C439D">
        <w:rPr>
          <w:rFonts w:cs="Times New Roman"/>
        </w:rPr>
        <w:t>gas tortuosity correction</w:t>
      </w:r>
      <w:r>
        <w:rPr>
          <w:rFonts w:cs="Times New Roman"/>
        </w:rPr>
        <w:t>’</w:t>
      </w:r>
      <w:r w:rsidRPr="007C439D">
        <w:rPr>
          <w:rFonts w:cs="Times New Roman"/>
        </w:rPr>
        <w:t xml:space="preserve"> is set to </w:t>
      </w:r>
      <w:r>
        <w:rPr>
          <w:rFonts w:cs="Times New Roman"/>
        </w:rPr>
        <w:t>‘</w:t>
      </w:r>
      <w:r w:rsidRPr="007C439D">
        <w:rPr>
          <w:rFonts w:cs="Times New Roman"/>
        </w:rPr>
        <w:t>manual</w:t>
      </w:r>
      <w:r>
        <w:rPr>
          <w:rFonts w:cs="Times New Roman"/>
        </w:rPr>
        <w:t>’</w:t>
      </w:r>
      <w:r w:rsidRPr="007C439D">
        <w:rPr>
          <w:rFonts w:cs="Times New Roman"/>
        </w:rPr>
        <w:t>, the old prefix.gvs file is used as gas tortuosity</w:t>
      </w:r>
      <w:r>
        <w:rPr>
          <w:rFonts w:cs="Times New Roman"/>
        </w:rPr>
        <w:t xml:space="preserve"> data</w:t>
      </w:r>
      <w:r w:rsidRPr="007C439D">
        <w:rPr>
          <w:rFonts w:cs="Times New Roman"/>
        </w:rPr>
        <w:t>.</w:t>
      </w:r>
      <w:r>
        <w:rPr>
          <w:rFonts w:cs="Times New Roman"/>
        </w:rPr>
        <w:t xml:space="preserve"> If </w:t>
      </w:r>
      <w:r w:rsidRPr="004D6A51">
        <w:rPr>
          <w:rFonts w:ascii="Arial" w:hAnsi="Arial" w:cs="Arial"/>
        </w:rPr>
        <w:t xml:space="preserve"> </w:t>
      </w:r>
      <w:r>
        <w:rPr>
          <w:rFonts w:cs="Times New Roman"/>
        </w:rPr>
        <w:t>‘</w:t>
      </w:r>
      <w:r w:rsidRPr="000A20DF">
        <w:rPr>
          <w:rFonts w:cs="Times New Roman"/>
        </w:rPr>
        <w:t>gas tortuosity correction</w:t>
      </w:r>
      <w:r>
        <w:rPr>
          <w:rFonts w:cs="Times New Roman"/>
        </w:rPr>
        <w:t>’</w:t>
      </w:r>
      <w:r w:rsidRPr="000A20DF">
        <w:rPr>
          <w:rFonts w:cs="Times New Roman"/>
        </w:rPr>
        <w:t xml:space="preserve"> is set to </w:t>
      </w:r>
      <w:r>
        <w:rPr>
          <w:rFonts w:cs="Times New Roman"/>
        </w:rPr>
        <w:t>‘assigned tau’, user needs to specify gas tortuosity after specifying aqueous tortuosity, an example is given below.</w:t>
      </w:r>
    </w:p>
    <w:p w14:paraId="78B9B173" w14:textId="658C6CFA" w:rsidR="00777FC2" w:rsidRPr="007C439D" w:rsidRDefault="00777FC2" w:rsidP="00777FC2">
      <w:pPr>
        <w:rPr>
          <w:rFonts w:ascii="Courier New" w:hAnsi="Courier New" w:cs="Courier New"/>
          <w:sz w:val="16"/>
          <w:szCs w:val="16"/>
        </w:rPr>
      </w:pPr>
      <w:r w:rsidRPr="007C439D">
        <w:rPr>
          <w:rFonts w:ascii="Courier New" w:hAnsi="Courier New" w:cs="Courier New"/>
          <w:sz w:val="16"/>
          <w:szCs w:val="16"/>
        </w:rPr>
        <w:t>'number and name of zone'</w:t>
      </w:r>
    </w:p>
    <w:p w14:paraId="06D9755A" w14:textId="19758E32" w:rsidR="00777FC2" w:rsidRPr="007C439D" w:rsidRDefault="00777FC2" w:rsidP="00777FC2">
      <w:pPr>
        <w:rPr>
          <w:rFonts w:ascii="Courier New" w:hAnsi="Courier New" w:cs="Courier New"/>
          <w:sz w:val="16"/>
          <w:szCs w:val="16"/>
        </w:rPr>
      </w:pPr>
      <w:r w:rsidRPr="007C439D">
        <w:rPr>
          <w:rFonts w:ascii="Courier New" w:hAnsi="Courier New" w:cs="Courier New"/>
          <w:sz w:val="16"/>
          <w:szCs w:val="16"/>
        </w:rPr>
        <w:t>1</w:t>
      </w:r>
    </w:p>
    <w:p w14:paraId="5F77B8D0" w14:textId="65ADFA95" w:rsidR="00777FC2" w:rsidRPr="007C439D" w:rsidRDefault="00777FC2" w:rsidP="00777FC2">
      <w:pPr>
        <w:rPr>
          <w:rFonts w:ascii="Courier New" w:hAnsi="Courier New" w:cs="Courier New"/>
          <w:sz w:val="16"/>
          <w:szCs w:val="16"/>
        </w:rPr>
      </w:pPr>
      <w:r w:rsidRPr="007C439D">
        <w:rPr>
          <w:rFonts w:ascii="Courier New" w:hAnsi="Courier New" w:cs="Courier New"/>
          <w:sz w:val="16"/>
          <w:szCs w:val="16"/>
        </w:rPr>
        <w:lastRenderedPageBreak/>
        <w:t>'background1'</w:t>
      </w:r>
    </w:p>
    <w:p w14:paraId="0EF9E978" w14:textId="4F99D136" w:rsidR="00777FC2" w:rsidRPr="007C439D" w:rsidRDefault="00777FC2" w:rsidP="00777FC2">
      <w:pPr>
        <w:rPr>
          <w:rFonts w:ascii="Courier New" w:hAnsi="Courier New" w:cs="Courier New"/>
          <w:sz w:val="16"/>
          <w:szCs w:val="16"/>
        </w:rPr>
      </w:pPr>
      <w:r w:rsidRPr="007C439D">
        <w:rPr>
          <w:rFonts w:ascii="Courier New" w:hAnsi="Courier New" w:cs="Courier New"/>
          <w:sz w:val="16"/>
          <w:szCs w:val="16"/>
        </w:rPr>
        <w:t>0.25                         ;porosity</w:t>
      </w:r>
    </w:p>
    <w:p w14:paraId="247E5545" w14:textId="5384062E" w:rsidR="00777FC2" w:rsidRPr="007C439D" w:rsidRDefault="00777FC2" w:rsidP="00777FC2">
      <w:pPr>
        <w:rPr>
          <w:rFonts w:ascii="Courier New" w:hAnsi="Courier New" w:cs="Courier New"/>
          <w:sz w:val="16"/>
          <w:szCs w:val="16"/>
        </w:rPr>
      </w:pPr>
      <w:r w:rsidRPr="007C439D">
        <w:rPr>
          <w:rFonts w:ascii="Courier New" w:hAnsi="Courier New" w:cs="Courier New"/>
          <w:sz w:val="16"/>
          <w:szCs w:val="16"/>
        </w:rPr>
        <w:t>0.50                         ;tortuosity for aqueous phase</w:t>
      </w:r>
    </w:p>
    <w:p w14:paraId="1D9A0625" w14:textId="3A267EC6" w:rsidR="00777FC2" w:rsidRPr="007C439D" w:rsidRDefault="00777FC2" w:rsidP="00777FC2">
      <w:pPr>
        <w:rPr>
          <w:rFonts w:ascii="Courier New" w:hAnsi="Courier New" w:cs="Courier New"/>
          <w:sz w:val="16"/>
          <w:szCs w:val="16"/>
        </w:rPr>
      </w:pPr>
      <w:r w:rsidRPr="007C439D">
        <w:rPr>
          <w:rFonts w:ascii="Courier New" w:hAnsi="Courier New" w:cs="Courier New"/>
          <w:sz w:val="16"/>
          <w:szCs w:val="16"/>
        </w:rPr>
        <w:t>0.50                         ;tortuosity for gas phase</w:t>
      </w:r>
    </w:p>
    <w:p w14:paraId="15EDF333" w14:textId="2122436F" w:rsidR="00777FC2" w:rsidRPr="007C439D" w:rsidRDefault="00777FC2" w:rsidP="00777FC2">
      <w:pPr>
        <w:rPr>
          <w:rFonts w:ascii="Courier New" w:hAnsi="Courier New" w:cs="Courier New"/>
          <w:sz w:val="16"/>
          <w:szCs w:val="16"/>
        </w:rPr>
      </w:pPr>
      <w:r w:rsidRPr="007C439D">
        <w:rPr>
          <w:rFonts w:ascii="Courier New" w:hAnsi="Courier New" w:cs="Courier New"/>
          <w:sz w:val="16"/>
          <w:szCs w:val="16"/>
        </w:rPr>
        <w:t>'extent of zone'</w:t>
      </w:r>
    </w:p>
    <w:p w14:paraId="6497A54C" w14:textId="235C37E8" w:rsidR="00777FC2" w:rsidRPr="007C439D" w:rsidRDefault="00777FC2" w:rsidP="00777FC2">
      <w:pPr>
        <w:rPr>
          <w:rFonts w:ascii="Courier New" w:hAnsi="Courier New" w:cs="Courier New"/>
          <w:sz w:val="16"/>
          <w:szCs w:val="16"/>
        </w:rPr>
      </w:pPr>
      <w:r w:rsidRPr="007C439D">
        <w:rPr>
          <w:rFonts w:ascii="Courier New" w:hAnsi="Courier New" w:cs="Courier New"/>
          <w:sz w:val="16"/>
          <w:szCs w:val="16"/>
        </w:rPr>
        <w:t>0.0 0.20  0.0 1.0  0.0  1.0</w:t>
      </w:r>
    </w:p>
    <w:p w14:paraId="171DE07A" w14:textId="11805751" w:rsidR="00777FC2" w:rsidRDefault="00777FC2" w:rsidP="00777FC2">
      <w:pPr>
        <w:rPr>
          <w:rFonts w:ascii="Courier New" w:hAnsi="Courier New" w:cs="Courier New"/>
          <w:sz w:val="16"/>
          <w:szCs w:val="16"/>
        </w:rPr>
      </w:pPr>
      <w:r w:rsidRPr="007C439D">
        <w:rPr>
          <w:rFonts w:ascii="Courier New" w:hAnsi="Courier New" w:cs="Courier New"/>
          <w:sz w:val="16"/>
          <w:szCs w:val="16"/>
        </w:rPr>
        <w:t>'end of zone'</w:t>
      </w:r>
    </w:p>
    <w:p w14:paraId="1541416E" w14:textId="77777777" w:rsidR="00777FC2" w:rsidRPr="004D6A51" w:rsidRDefault="00777FC2" w:rsidP="00777FC2">
      <w:pPr>
        <w:rPr>
          <w:rFonts w:ascii="Arial" w:hAnsi="Arial" w:cs="Arial"/>
        </w:rPr>
      </w:pPr>
    </w:p>
    <w:p w14:paraId="24B4A7AA" w14:textId="76FCDAE5" w:rsidR="00777FC2" w:rsidRPr="007C439D" w:rsidRDefault="00777FC2" w:rsidP="00777FC2">
      <w:pPr>
        <w:rPr>
          <w:rFonts w:cs="Times New Roman"/>
        </w:rPr>
      </w:pPr>
      <w:r w:rsidRPr="007C439D">
        <w:rPr>
          <w:rFonts w:cs="Times New Roman"/>
        </w:rPr>
        <w:t xml:space="preserve">If </w:t>
      </w:r>
      <w:r>
        <w:rPr>
          <w:rFonts w:cs="Times New Roman"/>
        </w:rPr>
        <w:t>‘</w:t>
      </w:r>
      <w:r w:rsidRPr="007C439D">
        <w:rPr>
          <w:rFonts w:cs="Times New Roman"/>
        </w:rPr>
        <w:t>gas tortuosity correction</w:t>
      </w:r>
      <w:r>
        <w:rPr>
          <w:rFonts w:cs="Times New Roman"/>
        </w:rPr>
        <w:t>’</w:t>
      </w:r>
      <w:r w:rsidRPr="007C439D">
        <w:rPr>
          <w:rFonts w:cs="Times New Roman"/>
        </w:rPr>
        <w:t xml:space="preserve"> is set to </w:t>
      </w:r>
      <w:r>
        <w:rPr>
          <w:rFonts w:cs="Times New Roman"/>
        </w:rPr>
        <w:t>‘</w:t>
      </w:r>
      <w:r w:rsidRPr="007C439D">
        <w:rPr>
          <w:rFonts w:cs="Times New Roman"/>
        </w:rPr>
        <w:t>assigned tau</w:t>
      </w:r>
      <w:r>
        <w:rPr>
          <w:rFonts w:cs="Times New Roman"/>
        </w:rPr>
        <w:t>’</w:t>
      </w:r>
      <w:r w:rsidRPr="007C439D">
        <w:rPr>
          <w:rFonts w:cs="Times New Roman"/>
        </w:rPr>
        <w:t xml:space="preserve"> and external file (prefix.torgas) is used as gas tortuosity, user needs to add keyword </w:t>
      </w:r>
      <w:r>
        <w:rPr>
          <w:rFonts w:cs="Times New Roman"/>
        </w:rPr>
        <w:t>‘</w:t>
      </w:r>
      <w:r w:rsidRPr="007C439D">
        <w:rPr>
          <w:rFonts w:cs="Times New Roman"/>
        </w:rPr>
        <w:t>read gas tortuosity field from file</w:t>
      </w:r>
      <w:r>
        <w:rPr>
          <w:rFonts w:cs="Times New Roman"/>
        </w:rPr>
        <w:t>’</w:t>
      </w:r>
      <w:r w:rsidRPr="007C439D">
        <w:rPr>
          <w:rFonts w:cs="Times New Roman"/>
        </w:rPr>
        <w:t xml:space="preserve"> in the block 'physical parameters - porous medium', example input is</w:t>
      </w:r>
    </w:p>
    <w:p w14:paraId="4190E233" w14:textId="77777777" w:rsidR="00777FC2" w:rsidRPr="004D6A51" w:rsidRDefault="00777FC2" w:rsidP="00777FC2">
      <w:pPr>
        <w:rPr>
          <w:rFonts w:ascii="Arial" w:hAnsi="Arial" w:cs="Arial"/>
        </w:rPr>
      </w:pPr>
    </w:p>
    <w:p w14:paraId="6E429644" w14:textId="5B249CA2" w:rsidR="00777FC2" w:rsidRPr="007C439D" w:rsidRDefault="00777FC2" w:rsidP="00777FC2">
      <w:pPr>
        <w:rPr>
          <w:rFonts w:ascii="Courier New" w:hAnsi="Courier New" w:cs="Courier New"/>
          <w:sz w:val="16"/>
          <w:szCs w:val="16"/>
        </w:rPr>
      </w:pPr>
      <w:r w:rsidRPr="007C439D">
        <w:rPr>
          <w:rFonts w:ascii="Courier New" w:hAnsi="Courier New" w:cs="Courier New"/>
          <w:sz w:val="16"/>
          <w:szCs w:val="16"/>
        </w:rPr>
        <w:t>'physical parameters - porous medium'</w:t>
      </w:r>
    </w:p>
    <w:p w14:paraId="0B8BA372" w14:textId="56ED46EE" w:rsidR="00777FC2" w:rsidRPr="007C439D" w:rsidRDefault="00777FC2" w:rsidP="00777FC2">
      <w:pPr>
        <w:rPr>
          <w:rFonts w:ascii="Courier New" w:hAnsi="Courier New" w:cs="Courier New"/>
          <w:sz w:val="16"/>
          <w:szCs w:val="16"/>
        </w:rPr>
      </w:pPr>
      <w:r w:rsidRPr="007C439D">
        <w:rPr>
          <w:rFonts w:ascii="Courier New" w:hAnsi="Courier New" w:cs="Courier New"/>
          <w:sz w:val="16"/>
          <w:szCs w:val="16"/>
        </w:rPr>
        <w:t>1                             ;number of property zones</w:t>
      </w:r>
    </w:p>
    <w:p w14:paraId="25AA9F80" w14:textId="1903B846" w:rsidR="00777FC2" w:rsidRPr="007C439D" w:rsidRDefault="00777FC2" w:rsidP="00777FC2">
      <w:pPr>
        <w:rPr>
          <w:rFonts w:ascii="Courier New" w:hAnsi="Courier New" w:cs="Courier New"/>
          <w:sz w:val="16"/>
          <w:szCs w:val="16"/>
        </w:rPr>
      </w:pPr>
      <w:r w:rsidRPr="007C439D">
        <w:rPr>
          <w:rFonts w:ascii="Courier New" w:hAnsi="Courier New" w:cs="Courier New"/>
          <w:sz w:val="16"/>
          <w:szCs w:val="16"/>
        </w:rPr>
        <w:t>'read tortuosity field from file'</w:t>
      </w:r>
    </w:p>
    <w:p w14:paraId="1DB5CAE4" w14:textId="2C7670A2" w:rsidR="00777FC2" w:rsidRPr="007C439D" w:rsidRDefault="00777FC2" w:rsidP="00777FC2">
      <w:pPr>
        <w:rPr>
          <w:rFonts w:ascii="Courier New" w:hAnsi="Courier New" w:cs="Courier New"/>
          <w:sz w:val="16"/>
          <w:szCs w:val="16"/>
        </w:rPr>
      </w:pPr>
      <w:r w:rsidRPr="007C439D">
        <w:rPr>
          <w:rFonts w:ascii="Courier New" w:hAnsi="Courier New" w:cs="Courier New"/>
          <w:sz w:val="16"/>
          <w:szCs w:val="16"/>
        </w:rPr>
        <w:t>'read gas tortuosity field from file'</w:t>
      </w:r>
    </w:p>
    <w:p w14:paraId="74441356" w14:textId="77777777" w:rsidR="00777FC2" w:rsidRPr="00777FC2" w:rsidRDefault="00777FC2" w:rsidP="00777FC2"/>
    <w:p w14:paraId="63AD2ED7" w14:textId="77777777" w:rsidR="00DB1505" w:rsidRPr="00ED3698" w:rsidRDefault="00DB1505" w:rsidP="00DB1505">
      <w:pPr>
        <w:pStyle w:val="Heading4"/>
      </w:pPr>
      <w:r w:rsidRPr="00ED3698">
        <w:t xml:space="preserve"> </w:t>
      </w:r>
      <w:bookmarkStart w:id="291" w:name="_Ref366226335"/>
      <w:bookmarkStart w:id="292" w:name="_Toc13056019"/>
      <w:r w:rsidRPr="00ED3698">
        <w:t>‘</w:t>
      </w:r>
      <w:r>
        <w:t xml:space="preserve">spatial </w:t>
      </w:r>
      <w:r>
        <w:rPr>
          <w:rFonts w:hint="eastAsia"/>
        </w:rPr>
        <w:t>averaging</w:t>
      </w:r>
      <w:r>
        <w:t xml:space="preserve"> - </w:t>
      </w:r>
      <w:r>
        <w:rPr>
          <w:rFonts w:hint="eastAsia"/>
        </w:rPr>
        <w:t>diffusion</w:t>
      </w:r>
      <w:r w:rsidRPr="00ED3698">
        <w:t>’</w:t>
      </w:r>
      <w:bookmarkEnd w:id="291"/>
      <w:bookmarkEnd w:id="292"/>
    </w:p>
    <w:p w14:paraId="05EAE878" w14:textId="4711A1B4" w:rsidR="00DB1505" w:rsidRDefault="00DB1505" w:rsidP="00DB1505">
      <w:r>
        <w:t>The effective diffusion coefficient (</w:t>
      </w:r>
      <w:r w:rsidRPr="00ED3698">
        <w:t>D</w:t>
      </w:r>
      <w:r w:rsidRPr="00364DA5">
        <w:rPr>
          <w:vertAlign w:val="subscript"/>
        </w:rPr>
        <w:t>e</w:t>
      </w:r>
      <w:r>
        <w:t xml:space="preserve">) is a physical parameter of each control volume. </w:t>
      </w:r>
      <w:r w:rsidR="00F15F50">
        <w:t>To</w:t>
      </w:r>
      <w:r>
        <w:t xml:space="preserve"> calculate the diffusive flux between two connected control volumes, a representative </w:t>
      </w:r>
      <w:r w:rsidRPr="00ED3698">
        <w:t>D</w:t>
      </w:r>
      <w:r w:rsidRPr="00364DA5">
        <w:rPr>
          <w:vertAlign w:val="subscript"/>
        </w:rPr>
        <w:t>e</w:t>
      </w:r>
      <w:r>
        <w:t xml:space="preserve"> </w:t>
      </w:r>
      <w:r w:rsidR="00F15F50">
        <w:t xml:space="preserve">must </w:t>
      </w:r>
      <w:r>
        <w:t>be calculated using</w:t>
      </w:r>
      <w:r w:rsidR="00FC6030">
        <w:t xml:space="preserve"> the </w:t>
      </w:r>
      <w:r>
        <w:t xml:space="preserve">parameters of both control volumes. For example, if the control volumes have different </w:t>
      </w:r>
      <w:r w:rsidR="00F15F50">
        <w:t>sizes</w:t>
      </w:r>
      <w:r>
        <w:t xml:space="preserve">, spatially weighted averaged </w:t>
      </w:r>
      <w:r w:rsidRPr="00ED3698">
        <w:t>D</w:t>
      </w:r>
      <w:r w:rsidRPr="00364DA5">
        <w:rPr>
          <w:vertAlign w:val="subscript"/>
        </w:rPr>
        <w:t>e</w:t>
      </w:r>
      <w:r>
        <w:t xml:space="preserve"> might be more reasonable. Considering the </w:t>
      </w:r>
      <w:r w:rsidRPr="00ED3698">
        <w:t>D</w:t>
      </w:r>
      <w:r w:rsidRPr="00364DA5">
        <w:rPr>
          <w:vertAlign w:val="subscript"/>
        </w:rPr>
        <w:t>e</w:t>
      </w:r>
      <w:r>
        <w:t xml:space="preserve"> is calculated based on </w:t>
      </w:r>
      <w:r w:rsidRPr="00ED3698">
        <w:t>D</w:t>
      </w:r>
      <w:r w:rsidR="00173938">
        <w:rPr>
          <w:vertAlign w:val="subscript"/>
        </w:rPr>
        <w:t>0</w:t>
      </w:r>
      <w:r>
        <w:t>, porosity</w:t>
      </w:r>
      <w:r w:rsidR="00F15F50">
        <w:t>,</w:t>
      </w:r>
      <w:r>
        <w:t xml:space="preserve"> and tortuosity, there are different ways to calculate the representative depending on the averaging method (e.g.</w:t>
      </w:r>
      <w:r w:rsidR="00F15F50">
        <w:t>,</w:t>
      </w:r>
      <w:r>
        <w:t xml:space="preserve"> arithmetic or harmonic) and the order of averaging (e.g.</w:t>
      </w:r>
      <w:r w:rsidR="00F15F50">
        <w:t>,</w:t>
      </w:r>
      <w:r>
        <w:t xml:space="preserve"> averaging the effective porosity and tortu</w:t>
      </w:r>
      <w:r w:rsidR="00173938">
        <w:t xml:space="preserve">osity first and then </w:t>
      </w:r>
      <w:r w:rsidR="00F15F50">
        <w:t xml:space="preserve">calculating </w:t>
      </w:r>
      <w:r>
        <w:t>the representative D</w:t>
      </w:r>
      <w:r w:rsidRPr="00FC601D">
        <w:rPr>
          <w:vertAlign w:val="subscript"/>
        </w:rPr>
        <w:t>e</w:t>
      </w:r>
      <w:r>
        <w:t xml:space="preserve"> or </w:t>
      </w:r>
      <w:r w:rsidR="00F15F50">
        <w:t xml:space="preserve">calculating </w:t>
      </w:r>
      <w:r>
        <w:t>the D</w:t>
      </w:r>
      <w:r w:rsidRPr="00FC601D">
        <w:rPr>
          <w:vertAlign w:val="subscript"/>
        </w:rPr>
        <w:t>e</w:t>
      </w:r>
      <w:r>
        <w:t xml:space="preserve"> in each control volume and then spatially weighted averaging to obtain the representative D</w:t>
      </w:r>
      <w:r w:rsidRPr="00FC601D">
        <w:rPr>
          <w:vertAlign w:val="subscript"/>
        </w:rPr>
        <w:t>e</w:t>
      </w:r>
      <w:r>
        <w:t xml:space="preserve">). </w:t>
      </w:r>
      <w:r w:rsidRPr="00ED3698">
        <w:t xml:space="preserve">In </w:t>
      </w:r>
      <w:r>
        <w:t>MIN3P-THCm</w:t>
      </w:r>
      <w:r w:rsidRPr="00ED3698">
        <w:t xml:space="preserve">, three different </w:t>
      </w:r>
      <w:r>
        <w:t xml:space="preserve">spatial </w:t>
      </w:r>
      <w:r w:rsidRPr="00ED3698">
        <w:t xml:space="preserve">averaging methods for </w:t>
      </w:r>
      <w:r>
        <w:t>the effective diffusion coefficient (</w:t>
      </w:r>
      <w:r w:rsidRPr="00ED3698">
        <w:t>D</w:t>
      </w:r>
      <w:r w:rsidRPr="00364DA5">
        <w:rPr>
          <w:vertAlign w:val="subscript"/>
        </w:rPr>
        <w:t>e</w:t>
      </w:r>
      <w:r>
        <w:t>)</w:t>
      </w:r>
      <w:r w:rsidRPr="00ED3698">
        <w:t xml:space="preserve"> were implemented: the arithmetic averaging method</w:t>
      </w:r>
      <w:r w:rsidR="00C7371F">
        <w:t xml:space="preserve"> (default)</w:t>
      </w:r>
      <w:r w:rsidRPr="00ED3698">
        <w:t>, the arithmetic De averaging method</w:t>
      </w:r>
      <w:r w:rsidR="00F15F50">
        <w:t>,</w:t>
      </w:r>
      <w:r w:rsidRPr="00ED3698">
        <w:t xml:space="preserve"> and </w:t>
      </w:r>
      <w:r>
        <w:rPr>
          <w:rFonts w:hint="eastAsia"/>
        </w:rPr>
        <w:t>the h</w:t>
      </w:r>
      <w:r w:rsidRPr="00ED3698">
        <w:t>armonic averaging method.</w:t>
      </w:r>
      <w:r>
        <w:t xml:space="preserve"> </w:t>
      </w:r>
    </w:p>
    <w:p w14:paraId="1FE4E876" w14:textId="51239E26" w:rsidR="00DB1505" w:rsidRDefault="00DB1505" w:rsidP="00DB1505">
      <w:r>
        <w:t xml:space="preserve">The arithmetic averaging method (using </w:t>
      </w:r>
      <w:r w:rsidR="00F15F50">
        <w:t>the keyword</w:t>
      </w:r>
      <w:r>
        <w:t xml:space="preserve"> ‘arithmetic’): first calculate the representative effective porosity and tortuosity through </w:t>
      </w:r>
      <w:r w:rsidR="00F15F50">
        <w:t xml:space="preserve">the </w:t>
      </w:r>
      <w:r>
        <w:t>arithmetic method (i.e.</w:t>
      </w:r>
      <w:r w:rsidR="00F15F50">
        <w:t>, the</w:t>
      </w:r>
      <w:r>
        <w:t xml:space="preserve"> sum of the parameters of </w:t>
      </w:r>
      <w:r w:rsidR="00F15F50">
        <w:t xml:space="preserve">the </w:t>
      </w:r>
      <w:r>
        <w:t xml:space="preserve">connected pair of control volumes divided by two), then </w:t>
      </w:r>
      <w:r w:rsidR="00C671F4">
        <w:t xml:space="preserve">calculate </w:t>
      </w:r>
      <w:r>
        <w:t>the representative D</w:t>
      </w:r>
      <w:r w:rsidRPr="00FC601D">
        <w:rPr>
          <w:vertAlign w:val="subscript"/>
        </w:rPr>
        <w:t>e</w:t>
      </w:r>
      <w:r>
        <w:t>. An example input:</w:t>
      </w:r>
    </w:p>
    <w:p w14:paraId="2BB6B86E" w14:textId="77777777" w:rsidR="00DB1505" w:rsidRDefault="00DB1505" w:rsidP="00DB1505">
      <w:pPr>
        <w:pStyle w:val="StyleCode"/>
      </w:pPr>
    </w:p>
    <w:p w14:paraId="1BCE2B54" w14:textId="77777777" w:rsidR="00DB1505" w:rsidRPr="005F3DCD" w:rsidRDefault="00DB1505" w:rsidP="00DB1505">
      <w:pPr>
        <w:pStyle w:val="StyleCode"/>
      </w:pPr>
      <w:r w:rsidRPr="005F3DCD">
        <w:rPr>
          <w:i/>
        </w:rPr>
        <w:t xml:space="preserve">  </w:t>
      </w:r>
      <w:r w:rsidRPr="005F3DCD">
        <w:t>'</w:t>
      </w:r>
      <w:r>
        <w:t xml:space="preserve">spatial </w:t>
      </w:r>
      <w:r w:rsidRPr="005F3DCD">
        <w:t>averaging</w:t>
      </w:r>
      <w:r>
        <w:t xml:space="preserve"> - </w:t>
      </w:r>
      <w:r w:rsidRPr="00FC2059">
        <w:rPr>
          <w:noProof/>
        </w:rPr>
        <w:t>diffusion'         ;</w:t>
      </w:r>
      <w:r w:rsidRPr="005F3DCD">
        <w:t xml:space="preserve"> Keyword</w:t>
      </w:r>
    </w:p>
    <w:p w14:paraId="4F610769" w14:textId="77777777" w:rsidR="00DB1505" w:rsidRPr="005F3DCD" w:rsidRDefault="00DB1505" w:rsidP="00DB1505">
      <w:pPr>
        <w:pStyle w:val="StyleCode"/>
      </w:pPr>
      <w:r w:rsidRPr="005F3DCD">
        <w:rPr>
          <w:szCs w:val="16"/>
        </w:rPr>
        <w:t xml:space="preserve">    'arithmetic'</w:t>
      </w:r>
      <w:r w:rsidRPr="005F3DCD">
        <w:t xml:space="preserve">                </w:t>
      </w:r>
    </w:p>
    <w:p w14:paraId="58663570" w14:textId="74F587FB" w:rsidR="00DB1505" w:rsidRDefault="00DB1505" w:rsidP="00DB1505">
      <w:r>
        <w:t>The a</w:t>
      </w:r>
      <w:r w:rsidRPr="00ED3698">
        <w:t>rithmetic De averaging method</w:t>
      </w:r>
      <w:r>
        <w:t xml:space="preserve"> (using </w:t>
      </w:r>
      <w:r w:rsidR="00C671F4">
        <w:t>the keyword</w:t>
      </w:r>
      <w:r>
        <w:t xml:space="preserve"> </w:t>
      </w:r>
      <w:r w:rsidR="00C671F4">
        <w:t>‘</w:t>
      </w:r>
      <w:r w:rsidRPr="00A74D7E">
        <w:t>arithmetic De</w:t>
      </w:r>
      <w:r w:rsidR="00C671F4">
        <w:t>’</w:t>
      </w:r>
      <w:r>
        <w:t xml:space="preserve">): first calculate the </w:t>
      </w:r>
      <w:r w:rsidRPr="00ED3698">
        <w:t>D</w:t>
      </w:r>
      <w:r w:rsidRPr="00364DA5">
        <w:rPr>
          <w:vertAlign w:val="subscript"/>
        </w:rPr>
        <w:t>e</w:t>
      </w:r>
      <w:r>
        <w:t xml:space="preserve"> of each control volume using the corresponding effective porosity and tortuosity</w:t>
      </w:r>
      <w:r w:rsidR="00C671F4">
        <w:t>,</w:t>
      </w:r>
      <w:r>
        <w:t xml:space="preserve"> then </w:t>
      </w:r>
      <w:r w:rsidR="00C671F4">
        <w:t xml:space="preserve">calculate </w:t>
      </w:r>
      <w:r>
        <w:t>the representative D</w:t>
      </w:r>
      <w:r w:rsidRPr="00FC601D">
        <w:rPr>
          <w:vertAlign w:val="subscript"/>
        </w:rPr>
        <w:t>e</w:t>
      </w:r>
      <w:r>
        <w:t xml:space="preserve"> using the arithmetic method and the </w:t>
      </w:r>
      <w:r w:rsidRPr="00ED3698">
        <w:t>D</w:t>
      </w:r>
      <w:r w:rsidRPr="00364DA5">
        <w:rPr>
          <w:vertAlign w:val="subscript"/>
        </w:rPr>
        <w:t>e</w:t>
      </w:r>
      <w:r>
        <w:t xml:space="preserve"> of the connected pair of control volumes. An example input:</w:t>
      </w:r>
    </w:p>
    <w:p w14:paraId="641CF1E9" w14:textId="77777777" w:rsidR="00DB1505" w:rsidRDefault="00DB1505" w:rsidP="00DB1505">
      <w:pPr>
        <w:pStyle w:val="StyleCode"/>
      </w:pPr>
    </w:p>
    <w:p w14:paraId="45796AE2" w14:textId="183D813C" w:rsidR="00DB1505" w:rsidRPr="005F3DCD" w:rsidRDefault="00DB1505" w:rsidP="00DB1505">
      <w:pPr>
        <w:pStyle w:val="StyleCode"/>
      </w:pPr>
      <w:r w:rsidRPr="005F3DCD">
        <w:rPr>
          <w:i/>
        </w:rPr>
        <w:t xml:space="preserve">  </w:t>
      </w:r>
      <w:r w:rsidRPr="005F3DCD">
        <w:t>'</w:t>
      </w:r>
      <w:r>
        <w:t xml:space="preserve">spatial </w:t>
      </w:r>
      <w:r w:rsidRPr="005F3DCD">
        <w:t>averaging</w:t>
      </w:r>
      <w:r>
        <w:t xml:space="preserve"> - </w:t>
      </w:r>
      <w:r w:rsidRPr="00FC2059">
        <w:rPr>
          <w:noProof/>
        </w:rPr>
        <w:t>diffusion'         ;</w:t>
      </w:r>
      <w:r w:rsidRPr="005F3DCD">
        <w:t xml:space="preserve"> Keyword</w:t>
      </w:r>
    </w:p>
    <w:p w14:paraId="5E0647E0" w14:textId="77777777" w:rsidR="00DB1505" w:rsidRPr="005F3DCD" w:rsidRDefault="00DB1505" w:rsidP="00DB1505">
      <w:pPr>
        <w:pStyle w:val="StyleCode"/>
      </w:pPr>
      <w:r w:rsidRPr="005F3DCD">
        <w:rPr>
          <w:szCs w:val="16"/>
        </w:rPr>
        <w:t xml:space="preserve">    </w:t>
      </w:r>
      <w:r w:rsidRPr="005F3DCD">
        <w:t xml:space="preserve">'arithmetic De' </w:t>
      </w:r>
    </w:p>
    <w:p w14:paraId="32004C2B" w14:textId="0AF149B6" w:rsidR="00DB1505" w:rsidRDefault="00DB1505" w:rsidP="00DB1505">
      <w:r>
        <w:t>The h</w:t>
      </w:r>
      <w:r w:rsidRPr="00ED3698">
        <w:t>armonic averaging method</w:t>
      </w:r>
      <w:r>
        <w:t xml:space="preserve"> (using </w:t>
      </w:r>
      <w:r w:rsidR="00C671F4">
        <w:t>the keyword</w:t>
      </w:r>
      <w:r>
        <w:t xml:space="preserve"> </w:t>
      </w:r>
      <w:r w:rsidR="00C671F4">
        <w:t>‘</w:t>
      </w:r>
      <w:r w:rsidRPr="005F3DCD">
        <w:t>harmonic</w:t>
      </w:r>
      <w:r w:rsidR="00C671F4">
        <w:t>’</w:t>
      </w:r>
      <w:r>
        <w:t xml:space="preserve">): first calculate the </w:t>
      </w:r>
      <w:r w:rsidRPr="00ED3698">
        <w:t>D</w:t>
      </w:r>
      <w:r w:rsidRPr="00364DA5">
        <w:rPr>
          <w:vertAlign w:val="subscript"/>
        </w:rPr>
        <w:t>e</w:t>
      </w:r>
      <w:r>
        <w:t xml:space="preserve"> of each control volume using the corresponding effective porosity and tortuosity</w:t>
      </w:r>
      <w:r w:rsidR="00C671F4">
        <w:t>,</w:t>
      </w:r>
      <w:r>
        <w:t xml:space="preserve"> then </w:t>
      </w:r>
      <w:r w:rsidR="00C671F4">
        <w:t xml:space="preserve">calculate </w:t>
      </w:r>
      <w:r>
        <w:t xml:space="preserve">the </w:t>
      </w:r>
      <w:r>
        <w:lastRenderedPageBreak/>
        <w:t>representative D</w:t>
      </w:r>
      <w:r w:rsidRPr="00FC601D">
        <w:rPr>
          <w:vertAlign w:val="subscript"/>
        </w:rPr>
        <w:t>e</w:t>
      </w:r>
      <w:r>
        <w:t xml:space="preserve"> using the arithmetic method and the </w:t>
      </w:r>
      <w:r w:rsidRPr="00ED3698">
        <w:t>D</w:t>
      </w:r>
      <w:r w:rsidRPr="00364DA5">
        <w:rPr>
          <w:vertAlign w:val="subscript"/>
        </w:rPr>
        <w:t>e</w:t>
      </w:r>
      <w:r>
        <w:t xml:space="preserve"> of the connected pair of control volumes. An example input:</w:t>
      </w:r>
    </w:p>
    <w:p w14:paraId="5076E7C2" w14:textId="77777777" w:rsidR="00DB1505" w:rsidRDefault="00DB1505" w:rsidP="00DB1505">
      <w:pPr>
        <w:pStyle w:val="StyleCode"/>
      </w:pPr>
    </w:p>
    <w:p w14:paraId="7CA5EB05" w14:textId="0A938F2D" w:rsidR="00DB1505" w:rsidRPr="005F3DCD" w:rsidRDefault="00DB1505" w:rsidP="00DB1505">
      <w:pPr>
        <w:pStyle w:val="StyleCode"/>
      </w:pPr>
      <w:r w:rsidRPr="005F3DCD">
        <w:rPr>
          <w:i/>
        </w:rPr>
        <w:t xml:space="preserve">  </w:t>
      </w:r>
      <w:r w:rsidRPr="005F3DCD">
        <w:t>'</w:t>
      </w:r>
      <w:r>
        <w:t xml:space="preserve">spatial </w:t>
      </w:r>
      <w:r w:rsidRPr="005F3DCD">
        <w:t>averaging</w:t>
      </w:r>
      <w:r>
        <w:t xml:space="preserve"> - </w:t>
      </w:r>
      <w:r w:rsidRPr="00FC2059">
        <w:rPr>
          <w:noProof/>
        </w:rPr>
        <w:t>diffusion'         ;</w:t>
      </w:r>
      <w:r w:rsidRPr="005F3DCD">
        <w:t xml:space="preserve"> Keyword</w:t>
      </w:r>
    </w:p>
    <w:p w14:paraId="04360E17" w14:textId="77777777" w:rsidR="00DB1505" w:rsidRDefault="00DB1505" w:rsidP="00DB1505">
      <w:pPr>
        <w:pStyle w:val="StyleCode"/>
      </w:pPr>
      <w:r>
        <w:t>‘</w:t>
      </w:r>
      <w:r w:rsidRPr="005F3DCD">
        <w:t>harmonic</w:t>
      </w:r>
      <w:r>
        <w:t>’</w:t>
      </w:r>
      <w:r w:rsidRPr="005F3DCD">
        <w:t xml:space="preserve">              </w:t>
      </w:r>
    </w:p>
    <w:p w14:paraId="28C731CB" w14:textId="196399FB" w:rsidR="00DB1505" w:rsidRPr="00ED3698" w:rsidRDefault="00C671F4" w:rsidP="00DB1505">
      <w:pPr>
        <w:pStyle w:val="Heading4"/>
      </w:pPr>
      <w:bookmarkStart w:id="293" w:name="_Toc13056020"/>
      <w:r>
        <w:t>‘</w:t>
      </w:r>
      <w:r w:rsidR="00DB1505" w:rsidRPr="00703F4A">
        <w:t>gas advection</w:t>
      </w:r>
      <w:r>
        <w:t>’</w:t>
      </w:r>
      <w:bookmarkEnd w:id="293"/>
    </w:p>
    <w:p w14:paraId="7CCDFD61" w14:textId="203FBEF6" w:rsidR="00DB1505" w:rsidRPr="00ED3698" w:rsidRDefault="00DB1505" w:rsidP="00DB1505">
      <w:r w:rsidRPr="00ED3698">
        <w:t xml:space="preserve">The sub-block </w:t>
      </w:r>
      <w:r w:rsidR="00C671F4">
        <w:t>‘</w:t>
      </w:r>
      <w:r w:rsidRPr="00703F4A">
        <w:t>gas advection</w:t>
      </w:r>
      <w:r w:rsidR="00C671F4">
        <w:t>’</w:t>
      </w:r>
      <w:r>
        <w:t xml:space="preserve"> </w:t>
      </w:r>
      <w:r w:rsidRPr="00ED3698">
        <w:t xml:space="preserve">enables </w:t>
      </w:r>
      <w:r>
        <w:t>gas advection simulation</w:t>
      </w:r>
      <w:r w:rsidRPr="00ED3698">
        <w:t xml:space="preserve">. </w:t>
      </w:r>
    </w:p>
    <w:p w14:paraId="057E5AC4" w14:textId="77777777" w:rsidR="00DB1505" w:rsidRPr="00ED3698" w:rsidRDefault="00DB1505" w:rsidP="00DB1505">
      <w:pPr>
        <w:pStyle w:val="Heading4"/>
      </w:pPr>
      <w:bookmarkStart w:id="294" w:name="_Toc13056021"/>
      <w:r>
        <w:t>‘</w:t>
      </w:r>
      <w:r w:rsidRPr="00237C56">
        <w:t>cumulative mole fractions</w:t>
      </w:r>
      <w:r>
        <w:t>’</w:t>
      </w:r>
      <w:bookmarkEnd w:id="294"/>
    </w:p>
    <w:p w14:paraId="5B6CD3AA" w14:textId="488DB56A" w:rsidR="00DB1505" w:rsidRDefault="00DB1505" w:rsidP="00DB1505">
      <w:r w:rsidRPr="00ED3698">
        <w:t xml:space="preserve">The sub-block </w:t>
      </w:r>
      <w:r>
        <w:t>‘</w:t>
      </w:r>
      <w:r w:rsidRPr="00237C56">
        <w:t>cumulative mole fractions</w:t>
      </w:r>
      <w:r>
        <w:t xml:space="preserve">’ </w:t>
      </w:r>
      <w:r w:rsidRPr="00ED3698">
        <w:t xml:space="preserve">enables </w:t>
      </w:r>
      <w:r w:rsidR="00C671F4">
        <w:t>providing the</w:t>
      </w:r>
      <w:r>
        <w:t xml:space="preserve"> cumulative gas pressure value in the</w:t>
      </w:r>
      <w:r w:rsidR="0025769D">
        <w:t xml:space="preserve"> </w:t>
      </w:r>
      <w:r>
        <w:t xml:space="preserve">output file </w:t>
      </w:r>
      <w:r w:rsidR="00AC653D">
        <w:t>prefix_x</w:t>
      </w:r>
      <w:r>
        <w:t>.gsg</w:t>
      </w:r>
      <w:r w:rsidRPr="00ED3698">
        <w:t xml:space="preserve">. </w:t>
      </w:r>
    </w:p>
    <w:p w14:paraId="7900FF04" w14:textId="58BE37DB" w:rsidR="00DB1505" w:rsidRPr="00ED3698" w:rsidRDefault="00094221" w:rsidP="00DB1505">
      <w:pPr>
        <w:pStyle w:val="Heading4"/>
      </w:pPr>
      <w:bookmarkStart w:id="295" w:name="_Toc13056022"/>
      <w:r>
        <w:t>‘</w:t>
      </w:r>
      <w:r w:rsidR="00DB1505" w:rsidRPr="00237C56">
        <w:t>enable gravity for gas phase</w:t>
      </w:r>
      <w:r>
        <w:t>’</w:t>
      </w:r>
      <w:bookmarkEnd w:id="295"/>
    </w:p>
    <w:p w14:paraId="364429A0" w14:textId="7F618B1F" w:rsidR="00DB1505" w:rsidRPr="005F3DCD" w:rsidRDefault="00DB1505" w:rsidP="00DB1505">
      <w:r w:rsidRPr="00ED3698">
        <w:t xml:space="preserve">The sub-block </w:t>
      </w:r>
      <w:r w:rsidR="00094221">
        <w:t>‘</w:t>
      </w:r>
      <w:r w:rsidRPr="00237C56">
        <w:t>enable gravity for gas phase</w:t>
      </w:r>
      <w:r w:rsidR="00094221">
        <w:t>’</w:t>
      </w:r>
      <w:r>
        <w:t xml:space="preserve"> </w:t>
      </w:r>
      <w:r w:rsidRPr="00ED3698">
        <w:t xml:space="preserve">enables </w:t>
      </w:r>
      <w:r>
        <w:t>the code to take gravity into consideration for gas advection simulation.</w:t>
      </w:r>
    </w:p>
    <w:p w14:paraId="6FFDABA0" w14:textId="77777777" w:rsidR="00DB1505" w:rsidRPr="00ED3698" w:rsidRDefault="00DB1505" w:rsidP="00DB1505">
      <w:pPr>
        <w:pStyle w:val="Heading4"/>
      </w:pPr>
      <w:r w:rsidRPr="00ED3698">
        <w:t xml:space="preserve"> </w:t>
      </w:r>
      <w:bookmarkStart w:id="296" w:name="_Toc13056023"/>
      <w:r w:rsidRPr="00ED3698">
        <w:t>‘degassing’</w:t>
      </w:r>
      <w:bookmarkEnd w:id="296"/>
    </w:p>
    <w:p w14:paraId="71AE046B" w14:textId="3891C8F7" w:rsidR="00DB1505" w:rsidRDefault="00DB1505" w:rsidP="00DB1505">
      <w:r w:rsidRPr="00ED3698">
        <w:t>The sub-block ‘degassing’ enables degassing</w:t>
      </w:r>
      <w:r w:rsidR="00AC653D">
        <w:t xml:space="preserve"> of dissolved gases</w:t>
      </w:r>
      <w:r w:rsidRPr="00ED3698">
        <w:t xml:space="preserve"> from the saturated zone, if the sum of the partial gas pressures exceeds the confining pressure. The value specified below the </w:t>
      </w:r>
      <w:r w:rsidRPr="00FC2059">
        <w:rPr>
          <w:noProof/>
        </w:rPr>
        <w:t>sub</w:t>
      </w:r>
      <w:r w:rsidR="00857CBB" w:rsidRPr="00FC2059">
        <w:rPr>
          <w:noProof/>
        </w:rPr>
        <w:t>keywords</w:t>
      </w:r>
      <w:r w:rsidRPr="00ED3698">
        <w:t xml:space="preserve"> defines the degassing rate in mol L</w:t>
      </w:r>
      <w:r w:rsidRPr="00ED3698">
        <w:rPr>
          <w:vertAlign w:val="superscript"/>
        </w:rPr>
        <w:t>-1</w:t>
      </w:r>
      <w:r w:rsidRPr="00ED3698">
        <w:t xml:space="preserve"> H</w:t>
      </w:r>
      <w:r w:rsidRPr="00ED3698">
        <w:rPr>
          <w:vertAlign w:val="subscript"/>
        </w:rPr>
        <w:t>2</w:t>
      </w:r>
      <w:r w:rsidRPr="00ED3698">
        <w:t>O s</w:t>
      </w:r>
      <w:r w:rsidRPr="00ED3698">
        <w:rPr>
          <w:vertAlign w:val="superscript"/>
        </w:rPr>
        <w:t>-1</w:t>
      </w:r>
      <w:r w:rsidRPr="00ED3698">
        <w:t>.</w:t>
      </w:r>
      <w:r w:rsidR="00AC653D">
        <w:t xml:space="preserve"> An example of the input format is:</w:t>
      </w:r>
    </w:p>
    <w:p w14:paraId="15E03FBF" w14:textId="77777777" w:rsidR="00AC653D" w:rsidRDefault="00AC653D" w:rsidP="00AC653D">
      <w:pPr>
        <w:pStyle w:val="StyleCode"/>
      </w:pPr>
    </w:p>
    <w:p w14:paraId="3E3395E5" w14:textId="77777777" w:rsidR="00AC653D" w:rsidRDefault="00AC653D" w:rsidP="00AC653D">
      <w:pPr>
        <w:pStyle w:val="StyleCode"/>
      </w:pPr>
      <w:r>
        <w:t>'</w:t>
      </w:r>
      <w:r w:rsidRPr="00FC2059">
        <w:rPr>
          <w:noProof/>
        </w:rPr>
        <w:t>degassing'                   ;allow</w:t>
      </w:r>
      <w:r>
        <w:t xml:space="preserve"> degassing</w:t>
      </w:r>
    </w:p>
    <w:p w14:paraId="0CC8C3D8" w14:textId="5C0A4A4E" w:rsidR="00AC653D" w:rsidRDefault="00AC653D" w:rsidP="00AC653D">
      <w:pPr>
        <w:pStyle w:val="StyleCode"/>
      </w:pPr>
      <w:r>
        <w:t>1.0d-8                        ;rate constant [mol L-1 h2o s-1]</w:t>
      </w:r>
    </w:p>
    <w:p w14:paraId="56FA3590" w14:textId="77777777" w:rsidR="00AC653D" w:rsidRPr="00ED3698" w:rsidRDefault="00AC653D" w:rsidP="00AC653D">
      <w:pPr>
        <w:pStyle w:val="StyleCode"/>
      </w:pPr>
    </w:p>
    <w:p w14:paraId="3BEC8145" w14:textId="47D278D5" w:rsidR="00DB1505" w:rsidRPr="00ED3698" w:rsidRDefault="00094221" w:rsidP="0025769D">
      <w:pPr>
        <w:pStyle w:val="Heading4"/>
        <w:tabs>
          <w:tab w:val="clear" w:pos="2708"/>
          <w:tab w:val="num" w:pos="1134"/>
        </w:tabs>
      </w:pPr>
      <w:r>
        <w:t xml:space="preserve"> </w:t>
      </w:r>
      <w:bookmarkStart w:id="297" w:name="_Toc13056024"/>
      <w:r w:rsidR="00DB1505" w:rsidRPr="00ED3698">
        <w:t>‘update porosity’</w:t>
      </w:r>
      <w:bookmarkEnd w:id="297"/>
    </w:p>
    <w:p w14:paraId="7B280C67" w14:textId="7B477789" w:rsidR="00DB1505" w:rsidRPr="00ED3698" w:rsidRDefault="00DB1505" w:rsidP="00DB1505">
      <w:r w:rsidRPr="00ED3698">
        <w:t xml:space="preserve">The sub-block ‘update porosity’ </w:t>
      </w:r>
      <w:r w:rsidR="00094221">
        <w:t>allows for keeping</w:t>
      </w:r>
      <w:r w:rsidRPr="00ED3698">
        <w:t xml:space="preserve"> track of porosity </w:t>
      </w:r>
      <w:r w:rsidR="0025769D" w:rsidRPr="00ED3698">
        <w:t>changes</w:t>
      </w:r>
      <w:r w:rsidRPr="00ED3698">
        <w:t xml:space="preserve"> </w:t>
      </w:r>
      <w:r w:rsidR="00094221" w:rsidRPr="00ED3698">
        <w:t>attributable to</w:t>
      </w:r>
      <w:r w:rsidRPr="00ED3698">
        <w:t xml:space="preserve"> dissolution-precipitation reactions. If this statement is enabled, porosity is calculated based on:</w:t>
      </w:r>
    </w:p>
    <w:tbl>
      <w:tblPr>
        <w:tblW w:w="0" w:type="auto"/>
        <w:tblLook w:val="04A0" w:firstRow="1" w:lastRow="0" w:firstColumn="1" w:lastColumn="0" w:noHBand="0" w:noVBand="1"/>
      </w:tblPr>
      <w:tblGrid>
        <w:gridCol w:w="6263"/>
        <w:gridCol w:w="2377"/>
      </w:tblGrid>
      <w:tr w:rsidR="00DA60E6" w:rsidRPr="002D66AE" w14:paraId="1D1A3CD2" w14:textId="77777777" w:rsidTr="00DA60E6">
        <w:tc>
          <w:tcPr>
            <w:tcW w:w="6419" w:type="dxa"/>
            <w:vAlign w:val="center"/>
          </w:tcPr>
          <w:p w14:paraId="4A70D18A" w14:textId="77777777" w:rsidR="00DA60E6" w:rsidRPr="00927C31" w:rsidRDefault="00D52C88" w:rsidP="00DA60E6">
            <w:pPr>
              <w:pStyle w:val="Simpleline"/>
              <w:rPr>
                <w:sz w:val="24"/>
                <w:szCs w:val="24"/>
              </w:rPr>
            </w:pPr>
            <w:r w:rsidRPr="00ED3698">
              <w:rPr>
                <w:noProof/>
              </w:rPr>
              <w:object w:dxaOrig="2460" w:dyaOrig="700" w14:anchorId="1DE93900">
                <v:shape id="_x0000_i1084" type="#_x0000_t75" alt="" style="width:123.35pt;height:36pt;mso-width-percent:0;mso-height-percent:0;mso-width-percent:0;mso-height-percent:0" o:ole="" fillcolor="window">
                  <v:imagedata r:id="rId65" o:title=""/>
                </v:shape>
                <o:OLEObject Type="Embed" ProgID="Equation.3" ShapeID="_x0000_i1084" DrawAspect="Content" ObjectID="_1776598752" r:id="rId66"/>
              </w:object>
            </w:r>
          </w:p>
        </w:tc>
        <w:tc>
          <w:tcPr>
            <w:tcW w:w="2437" w:type="dxa"/>
            <w:vAlign w:val="center"/>
          </w:tcPr>
          <w:p w14:paraId="65237A5D" w14:textId="147B07A9" w:rsidR="00DA60E6" w:rsidRPr="002D66AE" w:rsidRDefault="00DA60E6" w:rsidP="00DA60E6">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46</w:t>
            </w:r>
            <w:r w:rsidRPr="002D66AE">
              <w:rPr>
                <w:rFonts w:cs="Arial"/>
              </w:rPr>
              <w:fldChar w:fldCharType="end"/>
            </w:r>
          </w:p>
        </w:tc>
      </w:tr>
    </w:tbl>
    <w:p w14:paraId="129C0182" w14:textId="493EC6BC" w:rsidR="00DB1505" w:rsidRPr="00ED3698" w:rsidRDefault="00DB1505" w:rsidP="0025769D">
      <w:r w:rsidRPr="00ED3698">
        <w:t xml:space="preserve">The porosity update will also affect the calculation of the effective diffusion coefficients. If this option is enabled, the time step should be kept sufficiently small to provide an accurate solution. This is necessary because the update of the porosities is done explicitly after </w:t>
      </w:r>
      <w:r w:rsidR="00094221">
        <w:t>completing</w:t>
      </w:r>
      <w:r w:rsidRPr="00ED3698">
        <w:t xml:space="preserve"> a time step. Usually</w:t>
      </w:r>
      <w:r w:rsidR="00094221">
        <w:t>,</w:t>
      </w:r>
      <w:r w:rsidRPr="00ED3698">
        <w:t xml:space="preserve"> porosity changes are relatively slow and this simplification does not lead to significant inaccuracies.</w:t>
      </w:r>
    </w:p>
    <w:p w14:paraId="05F29B11" w14:textId="6B9C42B4" w:rsidR="00DB1505" w:rsidRPr="00ED3698" w:rsidRDefault="00D13BEE" w:rsidP="0025769D">
      <w:pPr>
        <w:pStyle w:val="Heading4"/>
        <w:tabs>
          <w:tab w:val="clear" w:pos="2708"/>
          <w:tab w:val="num" w:pos="1134"/>
        </w:tabs>
      </w:pPr>
      <w:r>
        <w:t xml:space="preserve"> </w:t>
      </w:r>
      <w:bookmarkStart w:id="298" w:name="_Toc13056025"/>
      <w:r w:rsidR="00DB1505">
        <w:t>‘</w:t>
      </w:r>
      <w:r w:rsidR="00DB1505" w:rsidRPr="00ED3698">
        <w:t>update permeability’</w:t>
      </w:r>
      <w:bookmarkEnd w:id="298"/>
    </w:p>
    <w:p w14:paraId="47338F8D" w14:textId="198DE722" w:rsidR="00DB1505" w:rsidRPr="00083980" w:rsidRDefault="00DB1505" w:rsidP="00DB1505">
      <w:r w:rsidRPr="00ED3698">
        <w:t>When the sub-block ‘update permeability’ is specified, the initial hydraulic conductivities are modified based on a normalized version of the Carman-Kozeny relationship. The update is of the form</w:t>
      </w:r>
      <w:r w:rsidR="00D13BEE">
        <w:t>,</w:t>
      </w:r>
      <w:r>
        <w:t xml:space="preserve"> as described in Equation 3-24 in the MIN3P-THCm </w:t>
      </w:r>
      <w:commentRangeStart w:id="299"/>
      <w:commentRangeStart w:id="300"/>
      <w:r w:rsidR="00732E97">
        <w:t xml:space="preserve">theory manual </w:t>
      </w:r>
      <w:commentRangeEnd w:id="299"/>
      <w:r w:rsidR="00732E97">
        <w:rPr>
          <w:rStyle w:val="CommentReference"/>
        </w:rPr>
        <w:commentReference w:id="299"/>
      </w:r>
      <w:commentRangeEnd w:id="300"/>
      <w:r w:rsidR="00F364D7">
        <w:rPr>
          <w:rStyle w:val="CommentReference"/>
        </w:rPr>
        <w:commentReference w:id="300"/>
      </w:r>
      <w:r w:rsidR="00D13BEE">
        <w:t xml:space="preserve">Section </w:t>
      </w:r>
      <w:r>
        <w:t>3.5.</w:t>
      </w:r>
    </w:p>
    <w:p w14:paraId="2016ECCA" w14:textId="73E8B660" w:rsidR="00DB1505" w:rsidRDefault="00DB1505" w:rsidP="0025769D">
      <w:r w:rsidRPr="00ED3698">
        <w:t xml:space="preserve">If this option is enabled, the option ‘update porosity’ will be enabled automatically. As for the </w:t>
      </w:r>
      <w:r w:rsidR="00D13BEE" w:rsidRPr="00ED3698">
        <w:t>porosity</w:t>
      </w:r>
      <w:r w:rsidR="00D13BEE">
        <w:t xml:space="preserve"> </w:t>
      </w:r>
      <w:r w:rsidR="00D13BEE" w:rsidRPr="00ED3698">
        <w:t>update</w:t>
      </w:r>
      <w:r w:rsidRPr="00ED3698">
        <w:t>, the time step needs to be kept sufficiently small, because flow and transport are treated as decoupled processes.</w:t>
      </w:r>
    </w:p>
    <w:p w14:paraId="2B588317" w14:textId="68D26C93" w:rsidR="00E00E92" w:rsidRPr="00ED3698" w:rsidRDefault="00D13BEE" w:rsidP="00E00E92">
      <w:pPr>
        <w:pStyle w:val="Heading4"/>
        <w:tabs>
          <w:tab w:val="clear" w:pos="2708"/>
          <w:tab w:val="num" w:pos="1134"/>
        </w:tabs>
      </w:pPr>
      <w:r>
        <w:lastRenderedPageBreak/>
        <w:t xml:space="preserve"> </w:t>
      </w:r>
      <w:bookmarkStart w:id="301" w:name="_Toc13056026"/>
      <w:r w:rsidR="00E00E92">
        <w:t>‘pore clogging</w:t>
      </w:r>
      <w:r w:rsidR="00E00E92" w:rsidRPr="00ED3698">
        <w:t>’</w:t>
      </w:r>
      <w:bookmarkEnd w:id="301"/>
    </w:p>
    <w:p w14:paraId="79C2C3BB" w14:textId="424E67FD" w:rsidR="00E00E92" w:rsidRDefault="00E00E92" w:rsidP="00853E91">
      <w:r w:rsidRPr="00ED3698">
        <w:t>When the sub-block ‘</w:t>
      </w:r>
      <w:r>
        <w:t>pore clogging</w:t>
      </w:r>
      <w:r w:rsidRPr="00ED3698">
        <w:t>’ is specified,</w:t>
      </w:r>
      <w:r>
        <w:t xml:space="preserve"> the </w:t>
      </w:r>
      <w:r w:rsidR="00CD7CC2">
        <w:t xml:space="preserve">code will evaluate the porosity reduction </w:t>
      </w:r>
      <w:r w:rsidR="00D13BEE">
        <w:t>attributable to</w:t>
      </w:r>
      <w:r w:rsidR="00CD7CC2">
        <w:t xml:space="preserve"> mineral precipitation. If porosity</w:t>
      </w:r>
      <w:r w:rsidR="00853E91">
        <w:t xml:space="preserve"> in a control volume</w:t>
      </w:r>
      <w:r w:rsidR="00CD7CC2">
        <w:t xml:space="preserve"> is reduced to a threshold value that can be provided by the user by</w:t>
      </w:r>
      <w:r w:rsidR="00853E91">
        <w:t xml:space="preserve"> adding the keywords </w:t>
      </w:r>
      <w:r w:rsidR="00D13BEE">
        <w:t>‘</w:t>
      </w:r>
      <w:r w:rsidR="00853E91" w:rsidRPr="00853E91">
        <w:t>porosity threshold minimum</w:t>
      </w:r>
      <w:r w:rsidR="00D13BEE">
        <w:t>’</w:t>
      </w:r>
      <w:r w:rsidR="00853E91">
        <w:t xml:space="preserve"> followed by the value, the code will stop chemical reaction in this control volume and the mass transport between the connected control volumes. The default value of </w:t>
      </w:r>
      <w:r w:rsidR="00D13BEE">
        <w:t>the ‘</w:t>
      </w:r>
      <w:r w:rsidR="00853E91" w:rsidRPr="00853E91">
        <w:t>porosity threshold minimum</w:t>
      </w:r>
      <w:r w:rsidR="00D13BEE">
        <w:t>’</w:t>
      </w:r>
      <w:r w:rsidR="00853E91">
        <w:t xml:space="preserve"> in 1.0e-6 is set if </w:t>
      </w:r>
      <w:r w:rsidR="00D13BEE">
        <w:t xml:space="preserve">not </w:t>
      </w:r>
      <w:r w:rsidR="00853E91">
        <w:t xml:space="preserve">provided. </w:t>
      </w:r>
    </w:p>
    <w:p w14:paraId="4C09DD66" w14:textId="77777777" w:rsidR="00853E91" w:rsidRPr="00853E91" w:rsidRDefault="00853E91" w:rsidP="00853E91">
      <w:pPr>
        <w:rPr>
          <w:rFonts w:ascii="Courier New" w:hAnsi="Courier New"/>
          <w:sz w:val="16"/>
        </w:rPr>
      </w:pPr>
    </w:p>
    <w:p w14:paraId="6E90C6E2" w14:textId="77777777" w:rsidR="00853E91" w:rsidRPr="00853E91" w:rsidRDefault="00853E91" w:rsidP="00853E91">
      <w:pPr>
        <w:pStyle w:val="StyleCode"/>
      </w:pPr>
      <w:r w:rsidRPr="00853E91">
        <w:t>! Data Block 7: control parameters - reactive transport</w:t>
      </w:r>
    </w:p>
    <w:p w14:paraId="432AAE2F" w14:textId="77777777" w:rsidR="00853E91" w:rsidRPr="00853E91" w:rsidRDefault="00853E91" w:rsidP="00853E91">
      <w:pPr>
        <w:pStyle w:val="StyleCode"/>
      </w:pPr>
      <w:r w:rsidRPr="00853E91">
        <w:t>! ---------------------------------------------------------------------------</w:t>
      </w:r>
    </w:p>
    <w:p w14:paraId="57691212" w14:textId="77777777" w:rsidR="00853E91" w:rsidRPr="00853E91" w:rsidRDefault="00853E91" w:rsidP="00853E91">
      <w:pPr>
        <w:pStyle w:val="StyleCode"/>
      </w:pPr>
      <w:r w:rsidRPr="00853E91">
        <w:t>!</w:t>
      </w:r>
    </w:p>
    <w:p w14:paraId="74E723F0" w14:textId="77777777" w:rsidR="00853E91" w:rsidRPr="00853E91" w:rsidRDefault="00853E91" w:rsidP="00853E91">
      <w:pPr>
        <w:pStyle w:val="StyleCode"/>
      </w:pPr>
      <w:r w:rsidRPr="00853E91">
        <w:t>'control parameters - reactive transport'</w:t>
      </w:r>
    </w:p>
    <w:p w14:paraId="49F29A52" w14:textId="77777777" w:rsidR="00853E91" w:rsidRDefault="00853E91" w:rsidP="00853E91">
      <w:pPr>
        <w:pStyle w:val="StyleCode"/>
      </w:pPr>
      <w:r w:rsidRPr="00853E91">
        <w:t>'mass balance'</w:t>
      </w:r>
    </w:p>
    <w:p w14:paraId="6C74F36D" w14:textId="77777777" w:rsidR="00853E91" w:rsidRPr="00853E91" w:rsidRDefault="00853E91" w:rsidP="00853E91">
      <w:pPr>
        <w:pStyle w:val="StyleCode"/>
      </w:pPr>
    </w:p>
    <w:p w14:paraId="7B170810" w14:textId="77777777" w:rsidR="00853E91" w:rsidRPr="00853E91" w:rsidRDefault="00853E91" w:rsidP="00853E91">
      <w:pPr>
        <w:pStyle w:val="StyleCode"/>
      </w:pPr>
      <w:r w:rsidRPr="00853E91">
        <w:t>'spatial weighting'</w:t>
      </w:r>
    </w:p>
    <w:p w14:paraId="3D9D4A92" w14:textId="77777777" w:rsidR="00853E91" w:rsidRDefault="00853E91" w:rsidP="00853E91">
      <w:pPr>
        <w:pStyle w:val="StyleCode"/>
      </w:pPr>
      <w:r w:rsidRPr="00853E91">
        <w:t>'upstream'</w:t>
      </w:r>
    </w:p>
    <w:p w14:paraId="5DAB9C33" w14:textId="77777777" w:rsidR="00853E91" w:rsidRPr="00853E91" w:rsidRDefault="00853E91" w:rsidP="00853E91">
      <w:pPr>
        <w:pStyle w:val="StyleCode"/>
      </w:pPr>
    </w:p>
    <w:p w14:paraId="56428726" w14:textId="77777777" w:rsidR="00853E91" w:rsidRPr="00853E91" w:rsidRDefault="00853E91" w:rsidP="00853E91">
      <w:pPr>
        <w:pStyle w:val="StyleCode"/>
      </w:pPr>
      <w:r w:rsidRPr="00853E91">
        <w:t>'activity update settings'</w:t>
      </w:r>
    </w:p>
    <w:p w14:paraId="51479AEA" w14:textId="77777777" w:rsidR="00853E91" w:rsidRDefault="00853E91" w:rsidP="00853E91">
      <w:pPr>
        <w:pStyle w:val="StyleCode"/>
      </w:pPr>
      <w:r w:rsidRPr="00853E91">
        <w:t>'time_lagged'</w:t>
      </w:r>
    </w:p>
    <w:p w14:paraId="1B943742" w14:textId="77777777" w:rsidR="00853E91" w:rsidRPr="00853E91" w:rsidRDefault="00853E91" w:rsidP="00853E91">
      <w:pPr>
        <w:pStyle w:val="StyleCode"/>
      </w:pPr>
    </w:p>
    <w:p w14:paraId="430EE23E" w14:textId="77777777" w:rsidR="00853E91" w:rsidRPr="00853E91" w:rsidRDefault="00853E91" w:rsidP="00853E91">
      <w:pPr>
        <w:pStyle w:val="StyleCode"/>
      </w:pPr>
      <w:r w:rsidRPr="00853E91">
        <w:t>'update porosity'</w:t>
      </w:r>
    </w:p>
    <w:p w14:paraId="2D0A3932" w14:textId="77777777" w:rsidR="00853E91" w:rsidRDefault="00853E91" w:rsidP="00853E91">
      <w:pPr>
        <w:pStyle w:val="StyleCode"/>
      </w:pPr>
      <w:r w:rsidRPr="00853E91">
        <w:t>'update permeability'</w:t>
      </w:r>
    </w:p>
    <w:p w14:paraId="20189394" w14:textId="77777777" w:rsidR="00853E91" w:rsidRPr="00853E91" w:rsidRDefault="00853E91" w:rsidP="00853E91">
      <w:pPr>
        <w:pStyle w:val="StyleCode"/>
      </w:pPr>
    </w:p>
    <w:p w14:paraId="7C40F061" w14:textId="77777777" w:rsidR="00853E91" w:rsidRPr="00853E91" w:rsidRDefault="00853E91" w:rsidP="00853E91">
      <w:pPr>
        <w:pStyle w:val="StyleCode"/>
      </w:pPr>
      <w:r w:rsidRPr="00853E91">
        <w:t>'pore clogging'</w:t>
      </w:r>
    </w:p>
    <w:p w14:paraId="6252A270" w14:textId="77777777" w:rsidR="00853E91" w:rsidRPr="00853E91" w:rsidRDefault="00853E91" w:rsidP="00853E91">
      <w:pPr>
        <w:pStyle w:val="StyleCode"/>
      </w:pPr>
      <w:r w:rsidRPr="00853E91">
        <w:t>'porosity threshold minimum'</w:t>
      </w:r>
    </w:p>
    <w:p w14:paraId="317F71F7" w14:textId="172E7D6E" w:rsidR="00853E91" w:rsidRDefault="00853E91" w:rsidP="00853E91">
      <w:pPr>
        <w:pStyle w:val="StyleCode"/>
      </w:pPr>
      <w:r w:rsidRPr="00853E91">
        <w:t>1.0d-4</w:t>
      </w:r>
    </w:p>
    <w:p w14:paraId="00276AE9" w14:textId="77777777" w:rsidR="00853E91" w:rsidRPr="00ED3698" w:rsidRDefault="00853E91" w:rsidP="00853E91">
      <w:pPr>
        <w:pStyle w:val="StyleCode"/>
      </w:pPr>
    </w:p>
    <w:p w14:paraId="32542E96" w14:textId="5FCC2C4B" w:rsidR="00E00E92" w:rsidRDefault="00853E91" w:rsidP="0025769D">
      <w:r>
        <w:t>To use the function, the ‘update porosity’ and ‘update permeability’ functions should be turned on.</w:t>
      </w:r>
    </w:p>
    <w:p w14:paraId="22B20E84" w14:textId="10B3DE4D" w:rsidR="007717E0" w:rsidRDefault="007717E0" w:rsidP="007C439D">
      <w:pPr>
        <w:pStyle w:val="Heading4"/>
      </w:pPr>
      <w:bookmarkStart w:id="302" w:name="_Toc13056027"/>
      <w:r>
        <w:t>‘water freezing reaction rate’</w:t>
      </w:r>
      <w:bookmarkEnd w:id="302"/>
    </w:p>
    <w:p w14:paraId="5F63E88B" w14:textId="3E17772D" w:rsidR="007717E0" w:rsidRDefault="007717E0" w:rsidP="0025769D">
      <w:r>
        <w:t>Reduce reaction rate to zero or very small value when temperature drops to a specified threshold. This feature should be used together with water freezing feature in variably saturated flow. To use ‘water freezing reaction rate’, user needs to add the following keyword and parameter.</w:t>
      </w:r>
    </w:p>
    <w:p w14:paraId="28403FA6" w14:textId="462CED57" w:rsidR="007717E0" w:rsidRPr="007C439D" w:rsidRDefault="007717E0" w:rsidP="007717E0">
      <w:pPr>
        <w:rPr>
          <w:rFonts w:ascii="Courier New" w:hAnsi="Courier New" w:cs="Courier New"/>
          <w:sz w:val="16"/>
          <w:szCs w:val="16"/>
        </w:rPr>
      </w:pPr>
      <w:r w:rsidRPr="007C439D">
        <w:rPr>
          <w:rFonts w:ascii="Courier New" w:hAnsi="Courier New" w:cs="Courier New"/>
          <w:sz w:val="16"/>
          <w:szCs w:val="16"/>
        </w:rPr>
        <w:t>'water freezing reaction rate'</w:t>
      </w:r>
    </w:p>
    <w:p w14:paraId="17554A7E" w14:textId="46755132" w:rsidR="007717E0" w:rsidRPr="007C439D" w:rsidRDefault="007717E0" w:rsidP="007717E0">
      <w:pPr>
        <w:rPr>
          <w:rFonts w:ascii="Courier New" w:hAnsi="Courier New" w:cs="Courier New"/>
          <w:sz w:val="16"/>
          <w:szCs w:val="16"/>
        </w:rPr>
      </w:pPr>
      <w:r w:rsidRPr="007C439D">
        <w:rPr>
          <w:rFonts w:ascii="Courier New" w:hAnsi="Courier New" w:cs="Courier New"/>
          <w:sz w:val="16"/>
          <w:szCs w:val="16"/>
        </w:rPr>
        <w:t>1.0d-30</w:t>
      </w:r>
      <w:r>
        <w:rPr>
          <w:rFonts w:ascii="Courier New" w:hAnsi="Courier New" w:cs="Courier New"/>
          <w:sz w:val="16"/>
          <w:szCs w:val="16"/>
        </w:rPr>
        <w:t xml:space="preserve">                        ;reaction rate when water is frozen </w:t>
      </w:r>
    </w:p>
    <w:p w14:paraId="0EF33D15" w14:textId="77777777" w:rsidR="00A507B3" w:rsidRDefault="00A507B3" w:rsidP="00A507B3">
      <w:pPr>
        <w:pStyle w:val="Heading4"/>
      </w:pPr>
      <w:bookmarkStart w:id="303" w:name="_Toc13056028"/>
      <w:r>
        <w:t>‘</w:t>
      </w:r>
      <w:r w:rsidRPr="000A20DF">
        <w:t>enable divergence check</w:t>
      </w:r>
      <w:r>
        <w:t>’</w:t>
      </w:r>
      <w:bookmarkEnd w:id="303"/>
    </w:p>
    <w:p w14:paraId="247B1909" w14:textId="77777777" w:rsidR="00A507B3" w:rsidRPr="006574E6" w:rsidRDefault="00A507B3" w:rsidP="00A507B3">
      <w:pPr>
        <w:rPr>
          <w:rFonts w:cs="Times New Roman"/>
        </w:rPr>
      </w:pPr>
      <w:r w:rsidRPr="006574E6">
        <w:rPr>
          <w:rFonts w:cs="Times New Roman"/>
        </w:rPr>
        <w:t>Add support of nonlinear solver divergence check for Newton iteration</w:t>
      </w:r>
      <w:r>
        <w:rPr>
          <w:rFonts w:cs="Times New Roman"/>
        </w:rPr>
        <w:t>s</w:t>
      </w:r>
      <w:r w:rsidRPr="006574E6">
        <w:rPr>
          <w:rFonts w:cs="Times New Roman"/>
        </w:rPr>
        <w:t xml:space="preserve">. </w:t>
      </w:r>
      <w:r>
        <w:rPr>
          <w:rFonts w:cs="Times New Roman"/>
        </w:rPr>
        <w:t>Without this option</w:t>
      </w:r>
      <w:r w:rsidRPr="006574E6">
        <w:rPr>
          <w:rFonts w:cs="Times New Roman"/>
        </w:rPr>
        <w:t xml:space="preserve">, if the solver diverges, it will continue until the maximum </w:t>
      </w:r>
      <w:r>
        <w:rPr>
          <w:rFonts w:cs="Times New Roman"/>
        </w:rPr>
        <w:t xml:space="preserve">number of </w:t>
      </w:r>
      <w:r w:rsidRPr="006574E6">
        <w:rPr>
          <w:rFonts w:cs="Times New Roman"/>
        </w:rPr>
        <w:t xml:space="preserve">Newton iteration is reached. With divergence check, the Newton solver skips the unnecessary computing and reduce timestep when divergence in Newton iteration is </w:t>
      </w:r>
      <w:r>
        <w:rPr>
          <w:rFonts w:cs="Times New Roman"/>
        </w:rPr>
        <w:t>detected</w:t>
      </w:r>
      <w:r w:rsidRPr="006574E6">
        <w:rPr>
          <w:rFonts w:cs="Times New Roman"/>
        </w:rPr>
        <w:t>. For highly nonlinear problem, do not use this option.</w:t>
      </w:r>
      <w:r>
        <w:rPr>
          <w:rFonts w:cs="Times New Roman"/>
        </w:rPr>
        <w:t xml:space="preserve"> To use this option, please add keyword </w:t>
      </w:r>
      <w:r>
        <w:t>‘</w:t>
      </w:r>
      <w:r w:rsidRPr="000A20DF">
        <w:t>enable divergence check</w:t>
      </w:r>
      <w:r>
        <w:t>’ into current block.</w:t>
      </w:r>
    </w:p>
    <w:p w14:paraId="4FC335C9" w14:textId="77777777" w:rsidR="00A507B3" w:rsidRPr="00ED3698" w:rsidRDefault="00A507B3" w:rsidP="0025769D"/>
    <w:p w14:paraId="2A86CFAF" w14:textId="14E53805" w:rsidR="00DB1505" w:rsidRPr="00ED3698" w:rsidRDefault="004C6A69" w:rsidP="0025769D">
      <w:pPr>
        <w:pStyle w:val="Heading4"/>
        <w:tabs>
          <w:tab w:val="clear" w:pos="2708"/>
          <w:tab w:val="num" w:pos="1134"/>
        </w:tabs>
      </w:pPr>
      <w:bookmarkStart w:id="304" w:name="_Ref392256466"/>
      <w:r>
        <w:t xml:space="preserve"> </w:t>
      </w:r>
      <w:bookmarkStart w:id="305" w:name="_Toc13056029"/>
      <w:r w:rsidR="00DB1505" w:rsidRPr="00ED3698">
        <w:t>'</w:t>
      </w:r>
      <w:r w:rsidR="00DB1505" w:rsidRPr="00FC2059">
        <w:rPr>
          <w:noProof/>
        </w:rPr>
        <w:t>newton</w:t>
      </w:r>
      <w:r w:rsidR="00DB1505" w:rsidRPr="00ED3698">
        <w:t xml:space="preserve"> iteration settings’</w:t>
      </w:r>
      <w:bookmarkEnd w:id="304"/>
      <w:bookmarkEnd w:id="305"/>
    </w:p>
    <w:p w14:paraId="10DA3F4C" w14:textId="191D260A" w:rsidR="00DB1505" w:rsidRPr="00ED3698" w:rsidRDefault="00DB1505" w:rsidP="00DB1505">
      <w:r w:rsidRPr="00ED3698">
        <w:t>This sub-block defines the parameters affecting the Newton iteration. Similar to the definitions for the geochemical batch module, the increment for numerical differentiation is used to calculate numerical derivatives according to the formula</w:t>
      </w:r>
      <w:r w:rsidR="0025769D">
        <w:t xml:space="preserve"> (</w:t>
      </w:r>
      <w:r w:rsidR="0025769D">
        <w:fldChar w:fldCharType="begin"/>
      </w:r>
      <w:r w:rsidR="0025769D">
        <w:instrText xml:space="preserve"> REF _Ref417315344 \h </w:instrText>
      </w:r>
      <w:r w:rsidR="0025769D">
        <w:fldChar w:fldCharType="separate"/>
      </w:r>
      <w:r w:rsidR="00D41448" w:rsidRPr="00D910F5">
        <w:t xml:space="preserve">Equation </w:t>
      </w:r>
      <w:r w:rsidR="00D41448">
        <w:rPr>
          <w:noProof/>
        </w:rPr>
        <w:t>3</w:t>
      </w:r>
      <w:r w:rsidR="00D41448">
        <w:t>-</w:t>
      </w:r>
      <w:r w:rsidR="00D41448">
        <w:rPr>
          <w:noProof/>
        </w:rPr>
        <w:t>3</w:t>
      </w:r>
      <w:r w:rsidR="0025769D">
        <w:fldChar w:fldCharType="end"/>
      </w:r>
      <w:r w:rsidR="0025769D">
        <w:t>).</w:t>
      </w:r>
    </w:p>
    <w:p w14:paraId="2B3E2907" w14:textId="66D6903F" w:rsidR="00DB1505" w:rsidRPr="00ED3698" w:rsidRDefault="00DB1505" w:rsidP="00DB1505">
      <w:pPr>
        <w:pStyle w:val="BodyText"/>
      </w:pPr>
      <w:r w:rsidRPr="00ED3698">
        <w:t xml:space="preserve">The following parameter specifies the anticipated number of Newton iterations, which is used internally to calculate an estimate for the time increment for the next time step. The next parameter identifies the maximum number of Newton iterations to be performed before a solution is considered non-convergent. The time step is repeated with a reduced time increment if the actual </w:t>
      </w:r>
      <w:r w:rsidRPr="00ED3698">
        <w:lastRenderedPageBreak/>
        <w:t xml:space="preserve">number of Newton iterations exceeds the maximum number of Newton iterations. The maximum number of Newton iterations must be larger than the anticipated number of Newton iterations (commonly </w:t>
      </w:r>
      <w:r w:rsidR="004C6A69">
        <w:t>three</w:t>
      </w:r>
      <w:r w:rsidR="004C6A69" w:rsidRPr="00ED3698">
        <w:t xml:space="preserve"> </w:t>
      </w:r>
      <w:r w:rsidRPr="00ED3698">
        <w:t>times).</w:t>
      </w:r>
    </w:p>
    <w:p w14:paraId="0AB8B9ED" w14:textId="5068A032" w:rsidR="00DB1505" w:rsidRPr="00ED3698" w:rsidRDefault="00DB1505" w:rsidP="00DB1505">
      <w:pPr>
        <w:pStyle w:val="BodyText"/>
      </w:pPr>
      <w:r w:rsidRPr="00ED3698">
        <w:t>In the following</w:t>
      </w:r>
      <w:r w:rsidR="004C6A69">
        <w:t>,</w:t>
      </w:r>
      <w:r w:rsidRPr="00ED3698">
        <w:t xml:space="preserve"> the anticipated update for the primary unknowns (concentrations of components as free species) in log concentration [mol L</w:t>
      </w:r>
      <w:r w:rsidRPr="00ED3698">
        <w:rPr>
          <w:vertAlign w:val="superscript"/>
        </w:rPr>
        <w:t>-1</w:t>
      </w:r>
      <w:r w:rsidRPr="00ED3698">
        <w:t>] cycles is specified. Below this parameter, the maximum tolerable update (in log concentration [mol L</w:t>
      </w:r>
      <w:r w:rsidRPr="00ED3698">
        <w:rPr>
          <w:vertAlign w:val="superscript"/>
        </w:rPr>
        <w:t>-1</w:t>
      </w:r>
      <w:r w:rsidRPr="00ED3698">
        <w:t xml:space="preserve">] cycles) is specified. The computed update is set to the maximum tolerable </w:t>
      </w:r>
      <w:r w:rsidRPr="00FC2059">
        <w:rPr>
          <w:noProof/>
        </w:rPr>
        <w:t>update,</w:t>
      </w:r>
      <w:r w:rsidRPr="00ED3698">
        <w:t xml:space="preserve"> if the computed value is larger than the maximum allowed value. This is done to ensure the computed concentrations remain sufficiently close to the actual solution. Similar to the requirements for the maximum number of Newton iterations, the maximum tolerable update must be larger than the desired update (usually 2-3 times larger).</w:t>
      </w:r>
    </w:p>
    <w:p w14:paraId="791B364B" w14:textId="196F881A" w:rsidR="00DB1505" w:rsidRPr="00ED3698" w:rsidRDefault="00DB1505" w:rsidP="00090336">
      <w:pPr>
        <w:pStyle w:val="BodyText"/>
      </w:pPr>
      <w:r w:rsidRPr="00ED3698">
        <w:t xml:space="preserve">The convergence tolerance defines the accuracy of the concentrations calculated during the reactive transport simulation. A solution is considered converged if the logarithm of all concentration updates at each spatial discretization point in the solution domain is smaller than the convergence tolerance </w:t>
      </w:r>
      <w:r w:rsidRPr="00ED3698">
        <w:sym w:font="Symbol" w:char="F065"/>
      </w:r>
      <w:r w:rsidR="0025769D">
        <w:t xml:space="preserve"> (</w:t>
      </w:r>
      <w:r w:rsidR="0025769D">
        <w:fldChar w:fldCharType="begin"/>
      </w:r>
      <w:r w:rsidR="0025769D">
        <w:instrText xml:space="preserve"> REF _Ref417315476 \h </w:instrText>
      </w:r>
      <w:r w:rsidR="0025769D">
        <w:fldChar w:fldCharType="separate"/>
      </w:r>
      <w:r w:rsidR="00D41448" w:rsidRPr="00D910F5">
        <w:t xml:space="preserve">Equation </w:t>
      </w:r>
      <w:r w:rsidR="00D41448">
        <w:rPr>
          <w:noProof/>
        </w:rPr>
        <w:t>3</w:t>
      </w:r>
      <w:r w:rsidR="00D41448">
        <w:t>-</w:t>
      </w:r>
      <w:r w:rsidR="00D41448">
        <w:rPr>
          <w:noProof/>
        </w:rPr>
        <w:t>5</w:t>
      </w:r>
      <w:r w:rsidR="0025769D">
        <w:fldChar w:fldCharType="end"/>
      </w:r>
      <w:r w:rsidR="0025769D">
        <w:t>).</w:t>
      </w:r>
    </w:p>
    <w:p w14:paraId="23FEC546" w14:textId="5D70016E" w:rsidR="00DB1505" w:rsidRPr="00ED3698" w:rsidRDefault="004C6A69" w:rsidP="00DB1505">
      <w:pPr>
        <w:pStyle w:val="Heading4"/>
      </w:pPr>
      <w:r>
        <w:t xml:space="preserve"> </w:t>
      </w:r>
      <w:bookmarkStart w:id="306" w:name="_Toc13056030"/>
      <w:r w:rsidR="00DB1505" w:rsidRPr="00ED3698">
        <w:t>‘solver settings’</w:t>
      </w:r>
      <w:bookmarkEnd w:id="306"/>
      <w:r w:rsidR="00DB1505" w:rsidRPr="00ED3698">
        <w:t xml:space="preserve"> </w:t>
      </w:r>
    </w:p>
    <w:p w14:paraId="7FE2C2CD" w14:textId="4144E4B5" w:rsidR="00DB1505" w:rsidRPr="00ED3698" w:rsidRDefault="00DB1505" w:rsidP="00DB1505">
      <w:r w:rsidRPr="00ED3698">
        <w:t xml:space="preserve">The solver package </w:t>
      </w:r>
      <w:r w:rsidR="004C6A69" w:rsidRPr="00ED3698">
        <w:t>W</w:t>
      </w:r>
      <w:r w:rsidR="004C6A69">
        <w:t>at</w:t>
      </w:r>
      <w:r w:rsidR="004C6A69" w:rsidRPr="00ED3698">
        <w:t>S</w:t>
      </w:r>
      <w:r w:rsidR="004C6A69">
        <w:t>olv</w:t>
      </w:r>
      <w:r w:rsidR="004C6A69" w:rsidRPr="00ED3698">
        <w:t xml:space="preserve"> </w:t>
      </w:r>
      <w:r w:rsidR="0025769D">
        <w:t>(</w:t>
      </w:r>
      <w:r w:rsidRPr="00ED3698">
        <w:t>VanderKwaak et al., 1997</w:t>
      </w:r>
      <w:r w:rsidR="0025769D">
        <w:t>)</w:t>
      </w:r>
      <w:r w:rsidR="0025769D" w:rsidRPr="00ED3698">
        <w:t xml:space="preserve"> </w:t>
      </w:r>
      <w:r w:rsidRPr="00ED3698">
        <w:t xml:space="preserve">is also used for </w:t>
      </w:r>
      <w:r w:rsidR="004C6A69">
        <w:t>solving</w:t>
      </w:r>
      <w:r w:rsidRPr="00ED3698">
        <w:t xml:space="preserve"> the reactive transport problem. The settings defined in the sub-block ‘solver settings’ are</w:t>
      </w:r>
      <w:r w:rsidR="004C6A69">
        <w:t>,</w:t>
      </w:r>
      <w:r w:rsidRPr="00ED3698">
        <w:t xml:space="preserve"> therefore</w:t>
      </w:r>
      <w:r w:rsidR="004C6A69">
        <w:t>,</w:t>
      </w:r>
      <w:r w:rsidRPr="00ED3698">
        <w:t xml:space="preserve"> equivalent to the one for the variably-saturated flow problem and are described in the section on ‘control parameters – </w:t>
      </w:r>
      <w:r>
        <w:t xml:space="preserve">variably-saturated </w:t>
      </w:r>
      <w:r w:rsidRPr="00ED3698">
        <w:t>flow</w:t>
      </w:r>
      <w:r w:rsidR="004C6A69">
        <w:t>.</w:t>
      </w:r>
      <w:r w:rsidRPr="00ED3698">
        <w:t>’</w:t>
      </w:r>
    </w:p>
    <w:p w14:paraId="39583167" w14:textId="20EA1C4C" w:rsidR="00DB1505" w:rsidRPr="00ED3698" w:rsidRDefault="005C0C03" w:rsidP="00DB1505">
      <w:pPr>
        <w:pStyle w:val="Heading3"/>
      </w:pPr>
      <w:bookmarkStart w:id="307" w:name="_Toc13056031"/>
      <w:r>
        <w:t>Data input file</w:t>
      </w:r>
      <w:bookmarkEnd w:id="307"/>
    </w:p>
    <w:p w14:paraId="076C0ADF" w14:textId="77777777" w:rsidR="00DB1505" w:rsidRPr="00ED3698" w:rsidRDefault="00DB1505" w:rsidP="00DB1505">
      <w:r>
        <w:t>An example is:</w:t>
      </w:r>
    </w:p>
    <w:p w14:paraId="56E9C74E" w14:textId="77777777" w:rsidR="00DB1505" w:rsidRPr="00ED3698" w:rsidRDefault="00DB1505" w:rsidP="00DB1505">
      <w:pPr>
        <w:pStyle w:val="StyleCode"/>
      </w:pPr>
      <w:r w:rsidRPr="00ED3698">
        <w:t>! ---------------------------------------------------------------------------</w:t>
      </w:r>
    </w:p>
    <w:p w14:paraId="618FE150" w14:textId="77777777" w:rsidR="00DB1505" w:rsidRPr="00ED3698" w:rsidRDefault="00DB1505" w:rsidP="00DB1505">
      <w:pPr>
        <w:pStyle w:val="StyleCode"/>
      </w:pPr>
      <w:r w:rsidRPr="00ED3698">
        <w:t>'control parameters - reactive transport'</w:t>
      </w:r>
    </w:p>
    <w:p w14:paraId="67C39C11" w14:textId="77777777" w:rsidR="00DB1505" w:rsidRPr="00ED3698" w:rsidRDefault="00DB1505" w:rsidP="00DB1505">
      <w:pPr>
        <w:pStyle w:val="StyleCode"/>
      </w:pPr>
    </w:p>
    <w:p w14:paraId="5647287E" w14:textId="77777777" w:rsidR="00DB1505" w:rsidRPr="00ED3698" w:rsidRDefault="00DB1505" w:rsidP="00DB1505">
      <w:pPr>
        <w:pStyle w:val="StyleCode"/>
      </w:pPr>
      <w:r w:rsidRPr="00ED3698">
        <w:t>'mass balance'</w:t>
      </w:r>
    </w:p>
    <w:p w14:paraId="02E94E55" w14:textId="77777777" w:rsidR="00DB1505" w:rsidRPr="00ED3698" w:rsidRDefault="00DB1505" w:rsidP="00DB1505">
      <w:pPr>
        <w:pStyle w:val="StyleCode"/>
      </w:pPr>
    </w:p>
    <w:p w14:paraId="4B6EBD37" w14:textId="77777777" w:rsidR="00DB1505" w:rsidRPr="00ED3698" w:rsidRDefault="00DB1505" w:rsidP="00DB1505">
      <w:pPr>
        <w:pStyle w:val="StyleCode"/>
      </w:pPr>
      <w:r w:rsidRPr="00ED3698">
        <w:t>'spatial weighting'</w:t>
      </w:r>
    </w:p>
    <w:p w14:paraId="725DB282" w14:textId="77777777" w:rsidR="00DB1505" w:rsidRPr="00ED3698" w:rsidRDefault="00DB1505" w:rsidP="00DB1505">
      <w:pPr>
        <w:pStyle w:val="StyleCode"/>
      </w:pPr>
      <w:r w:rsidRPr="00ED3698">
        <w:t>'upstream'</w:t>
      </w:r>
      <w:r w:rsidRPr="00ED3698">
        <w:tab/>
      </w:r>
      <w:r w:rsidRPr="00ED3698">
        <w:tab/>
      </w:r>
      <w:r w:rsidRPr="00ED3698">
        <w:tab/>
      </w:r>
      <w:r w:rsidRPr="00ED3698">
        <w:tab/>
        <w:t xml:space="preserve">;spatial weighting </w:t>
      </w:r>
    </w:p>
    <w:p w14:paraId="0F9619AB" w14:textId="77777777" w:rsidR="00DB1505" w:rsidRPr="00ED3698" w:rsidRDefault="00DB1505" w:rsidP="00DB1505">
      <w:pPr>
        <w:pStyle w:val="StyleCode"/>
      </w:pPr>
    </w:p>
    <w:p w14:paraId="0C637317" w14:textId="77777777" w:rsidR="00DB1505" w:rsidRPr="00ED3698" w:rsidRDefault="00DB1505" w:rsidP="00DB1505">
      <w:pPr>
        <w:pStyle w:val="StyleCode"/>
      </w:pPr>
      <w:r w:rsidRPr="00ED3698">
        <w:t>'activity update settings'</w:t>
      </w:r>
    </w:p>
    <w:p w14:paraId="5E42F526" w14:textId="77777777" w:rsidR="00DB1505" w:rsidRPr="00ED3698" w:rsidRDefault="00DB1505" w:rsidP="00DB1505">
      <w:pPr>
        <w:pStyle w:val="StyleCode"/>
      </w:pPr>
      <w:r w:rsidRPr="00ED3698">
        <w:t>'time lagged'</w:t>
      </w:r>
      <w:r w:rsidRPr="00ED3698">
        <w:tab/>
      </w:r>
      <w:r w:rsidRPr="00ED3698">
        <w:tab/>
      </w:r>
      <w:r w:rsidRPr="00ED3698">
        <w:tab/>
      </w:r>
      <w:r w:rsidRPr="00ED3698">
        <w:tab/>
        <w:t>;type of activity update</w:t>
      </w:r>
    </w:p>
    <w:p w14:paraId="49C38AB2" w14:textId="77777777" w:rsidR="00DB1505" w:rsidRPr="00ED3698" w:rsidRDefault="00DB1505" w:rsidP="00DB1505">
      <w:pPr>
        <w:pStyle w:val="StyleCode"/>
      </w:pPr>
    </w:p>
    <w:p w14:paraId="6DACAAF9" w14:textId="77777777" w:rsidR="00DB1505" w:rsidRPr="00ED3698" w:rsidRDefault="00DB1505" w:rsidP="00DB1505">
      <w:pPr>
        <w:pStyle w:val="StyleCode"/>
      </w:pPr>
      <w:r>
        <w:t>‘update porosity’</w:t>
      </w:r>
      <w:r>
        <w:tab/>
      </w:r>
      <w:r>
        <w:tab/>
      </w:r>
      <w:r>
        <w:tab/>
      </w:r>
      <w:r w:rsidRPr="00ED3698">
        <w:t>;porosity changes</w:t>
      </w:r>
    </w:p>
    <w:p w14:paraId="14280A45" w14:textId="77777777" w:rsidR="00DB1505" w:rsidRPr="00ED3698" w:rsidRDefault="00DB1505" w:rsidP="00DB1505">
      <w:pPr>
        <w:pStyle w:val="StyleCode"/>
      </w:pPr>
    </w:p>
    <w:p w14:paraId="5F1EBDA0" w14:textId="77777777" w:rsidR="00DB1505" w:rsidRPr="00ED3698" w:rsidRDefault="00DB1505" w:rsidP="00DB1505">
      <w:pPr>
        <w:pStyle w:val="StyleCode"/>
      </w:pPr>
      <w:r w:rsidRPr="00ED3698">
        <w:t>‘update permeability’</w:t>
      </w:r>
      <w:r w:rsidRPr="00ED3698">
        <w:tab/>
      </w:r>
      <w:r w:rsidRPr="00ED3698">
        <w:tab/>
      </w:r>
      <w:r w:rsidRPr="00ED3698">
        <w:tab/>
        <w:t>;permeability = f(porosity)</w:t>
      </w:r>
    </w:p>
    <w:p w14:paraId="395D84AF" w14:textId="77777777" w:rsidR="00DB1505" w:rsidRPr="00ED3698" w:rsidRDefault="00DB1505" w:rsidP="00DB1505">
      <w:pPr>
        <w:pStyle w:val="StyleCode"/>
      </w:pPr>
    </w:p>
    <w:p w14:paraId="53B7F415" w14:textId="77777777" w:rsidR="00DB1505" w:rsidRPr="00ED3698" w:rsidRDefault="00DB1505" w:rsidP="00DB1505">
      <w:pPr>
        <w:pStyle w:val="StyleCode"/>
      </w:pPr>
      <w:r w:rsidRPr="00ED3698">
        <w:t>'tortuosity correction'</w:t>
      </w:r>
    </w:p>
    <w:p w14:paraId="531BA08B" w14:textId="77777777" w:rsidR="00DB1505" w:rsidRDefault="00DB1505" w:rsidP="00DB1505">
      <w:pPr>
        <w:pStyle w:val="StyleCode"/>
      </w:pPr>
      <w:r w:rsidRPr="00ED3698">
        <w:t>‘millington’</w:t>
      </w:r>
      <w:r w:rsidRPr="00ED3698">
        <w:tab/>
      </w:r>
      <w:r w:rsidRPr="00ED3698">
        <w:tab/>
      </w:r>
      <w:r w:rsidRPr="00ED3698">
        <w:tab/>
      </w:r>
      <w:r w:rsidRPr="00ED3698">
        <w:tab/>
        <w:t>;Millington-Quirk tortuosity correction</w:t>
      </w:r>
    </w:p>
    <w:p w14:paraId="17042650" w14:textId="77777777" w:rsidR="00A507B3" w:rsidRDefault="00A507B3" w:rsidP="00DB1505">
      <w:pPr>
        <w:pStyle w:val="StyleCode"/>
      </w:pPr>
    </w:p>
    <w:p w14:paraId="153E7B52" w14:textId="190DAB5E" w:rsidR="00A507B3" w:rsidRPr="00ED3698" w:rsidRDefault="00A507B3" w:rsidP="00DB1505">
      <w:pPr>
        <w:pStyle w:val="StyleCode"/>
      </w:pPr>
      <w:r w:rsidRPr="00ED3698">
        <w:t>'</w:t>
      </w:r>
      <w:r>
        <w:t>enable divergence check</w:t>
      </w:r>
      <w:r w:rsidRPr="00ED3698">
        <w:t>'</w:t>
      </w:r>
    </w:p>
    <w:p w14:paraId="65EAE94F" w14:textId="77777777" w:rsidR="00DB1505" w:rsidRPr="00ED3698" w:rsidRDefault="00DB1505" w:rsidP="00DB1505">
      <w:pPr>
        <w:pStyle w:val="StyleCode"/>
      </w:pPr>
    </w:p>
    <w:p w14:paraId="00055C5C" w14:textId="77777777" w:rsidR="00DB1505" w:rsidRPr="00ED3698" w:rsidRDefault="00DB1505" w:rsidP="00DB1505">
      <w:pPr>
        <w:pStyle w:val="StyleCode"/>
      </w:pPr>
      <w:r w:rsidRPr="00ED3698">
        <w:t>'newton iteration settings'</w:t>
      </w:r>
    </w:p>
    <w:p w14:paraId="68B4F509" w14:textId="77777777" w:rsidR="00DB1505" w:rsidRPr="00ED3698" w:rsidRDefault="00DB1505" w:rsidP="00DB1505">
      <w:pPr>
        <w:pStyle w:val="StyleCode"/>
      </w:pPr>
      <w:r w:rsidRPr="00ED3698">
        <w:t>1.d-4</w:t>
      </w:r>
      <w:r w:rsidRPr="00ED3698">
        <w:tab/>
      </w:r>
      <w:r w:rsidRPr="00ED3698">
        <w:tab/>
      </w:r>
      <w:r w:rsidRPr="00ED3698">
        <w:tab/>
      </w:r>
      <w:r w:rsidRPr="00ED3698">
        <w:tab/>
      </w:r>
      <w:r w:rsidRPr="00ED3698">
        <w:tab/>
        <w:t>;increment for numerical differentiation</w:t>
      </w:r>
    </w:p>
    <w:p w14:paraId="01293C48" w14:textId="77777777" w:rsidR="00DB1505" w:rsidRPr="00ED3698" w:rsidRDefault="00DB1505" w:rsidP="00DB1505">
      <w:pPr>
        <w:pStyle w:val="StyleCode"/>
      </w:pPr>
      <w:r w:rsidRPr="00ED3698">
        <w:t>20</w:t>
      </w:r>
      <w:r w:rsidRPr="00ED3698">
        <w:tab/>
      </w:r>
      <w:r w:rsidRPr="00ED3698">
        <w:tab/>
      </w:r>
      <w:r w:rsidRPr="00ED3698">
        <w:tab/>
      </w:r>
      <w:r w:rsidRPr="00ED3698">
        <w:tab/>
      </w:r>
      <w:r w:rsidRPr="00ED3698">
        <w:tab/>
        <w:t>;anticipated number of Newton iterations</w:t>
      </w:r>
    </w:p>
    <w:p w14:paraId="25FA479C" w14:textId="77777777" w:rsidR="00DB1505" w:rsidRPr="00ED3698" w:rsidRDefault="00DB1505" w:rsidP="00DB1505">
      <w:pPr>
        <w:pStyle w:val="StyleCode"/>
      </w:pPr>
      <w:r w:rsidRPr="00ED3698">
        <w:t>60</w:t>
      </w:r>
      <w:r w:rsidRPr="00ED3698">
        <w:tab/>
      </w:r>
      <w:r w:rsidRPr="00ED3698">
        <w:tab/>
      </w:r>
      <w:r w:rsidRPr="00ED3698">
        <w:tab/>
      </w:r>
      <w:r w:rsidRPr="00ED3698">
        <w:tab/>
      </w:r>
      <w:r w:rsidRPr="00ED3698">
        <w:tab/>
        <w:t>;max. number of Newton iterations</w:t>
      </w:r>
    </w:p>
    <w:p w14:paraId="0D9A0105" w14:textId="77777777" w:rsidR="00DB1505" w:rsidRPr="00ED3698" w:rsidRDefault="00DB1505" w:rsidP="00DB1505">
      <w:pPr>
        <w:pStyle w:val="StyleCode"/>
      </w:pPr>
      <w:r w:rsidRPr="00ED3698">
        <w:t>1.0d0</w:t>
      </w:r>
      <w:r w:rsidRPr="00ED3698">
        <w:tab/>
      </w:r>
      <w:r w:rsidRPr="00ED3698">
        <w:tab/>
      </w:r>
      <w:r w:rsidRPr="00ED3698">
        <w:tab/>
      </w:r>
      <w:r w:rsidRPr="00ED3698">
        <w:tab/>
      </w:r>
      <w:r w:rsidRPr="00ED3698">
        <w:tab/>
        <w:t>;anticipated update in log cycles</w:t>
      </w:r>
    </w:p>
    <w:p w14:paraId="6825D785" w14:textId="77777777" w:rsidR="00DB1505" w:rsidRPr="00ED3698" w:rsidRDefault="00DB1505" w:rsidP="00DB1505">
      <w:pPr>
        <w:pStyle w:val="StyleCode"/>
      </w:pPr>
      <w:r w:rsidRPr="00ED3698">
        <w:t>2.0d0</w:t>
      </w:r>
      <w:r w:rsidRPr="00ED3698">
        <w:tab/>
      </w:r>
      <w:r w:rsidRPr="00ED3698">
        <w:tab/>
      </w:r>
      <w:r w:rsidRPr="00ED3698">
        <w:tab/>
      </w:r>
      <w:r w:rsidRPr="00ED3698">
        <w:tab/>
      </w:r>
      <w:r w:rsidRPr="00ED3698">
        <w:tab/>
        <w:t>;maximum update in log cycles</w:t>
      </w:r>
    </w:p>
    <w:p w14:paraId="0ECA0271" w14:textId="77777777" w:rsidR="00DB1505" w:rsidRPr="00ED3698" w:rsidRDefault="00DB1505" w:rsidP="00DB1505">
      <w:pPr>
        <w:pStyle w:val="StyleCode"/>
      </w:pPr>
      <w:r w:rsidRPr="00ED3698">
        <w:t>1.d-6</w:t>
      </w:r>
      <w:r w:rsidRPr="00ED3698">
        <w:tab/>
      </w:r>
      <w:r w:rsidRPr="00ED3698">
        <w:tab/>
      </w:r>
      <w:r w:rsidRPr="00ED3698">
        <w:tab/>
      </w:r>
      <w:r w:rsidRPr="00ED3698">
        <w:tab/>
      </w:r>
      <w:r w:rsidRPr="00ED3698">
        <w:tab/>
        <w:t>;convergence tolerance (global system)</w:t>
      </w:r>
    </w:p>
    <w:p w14:paraId="76CC613E" w14:textId="77777777" w:rsidR="00DB1505" w:rsidRPr="00ED3698" w:rsidRDefault="00DB1505" w:rsidP="00DB1505">
      <w:pPr>
        <w:pStyle w:val="StyleCode"/>
      </w:pPr>
    </w:p>
    <w:p w14:paraId="19BB9092" w14:textId="77777777" w:rsidR="00DB1505" w:rsidRPr="00ED3698" w:rsidRDefault="00DB1505" w:rsidP="00DB1505">
      <w:pPr>
        <w:pStyle w:val="StyleCode"/>
      </w:pPr>
      <w:r w:rsidRPr="00ED3698">
        <w:t>'solver settings'</w:t>
      </w:r>
    </w:p>
    <w:p w14:paraId="4BA5ED0E" w14:textId="77777777" w:rsidR="00DB1505" w:rsidRPr="00ED3698" w:rsidRDefault="00DB1505" w:rsidP="00DB1505">
      <w:pPr>
        <w:pStyle w:val="StyleCode"/>
      </w:pPr>
      <w:r w:rsidRPr="00ED3698">
        <w:t>0</w:t>
      </w:r>
      <w:r w:rsidRPr="00ED3698">
        <w:tab/>
      </w:r>
      <w:r w:rsidRPr="00ED3698">
        <w:tab/>
      </w:r>
      <w:r w:rsidRPr="00ED3698">
        <w:tab/>
      </w:r>
      <w:r w:rsidRPr="00ED3698">
        <w:tab/>
      </w:r>
      <w:r w:rsidRPr="00ED3698">
        <w:tab/>
        <w:t>;incomplete factorization level</w:t>
      </w:r>
    </w:p>
    <w:p w14:paraId="37841EE2" w14:textId="77777777" w:rsidR="00DB1505" w:rsidRPr="00ED3698" w:rsidRDefault="00DB1505" w:rsidP="00DB1505">
      <w:pPr>
        <w:pStyle w:val="StyleCode"/>
      </w:pPr>
      <w:r w:rsidRPr="00ED3698">
        <w:t>100</w:t>
      </w:r>
      <w:r w:rsidRPr="00ED3698">
        <w:tab/>
      </w:r>
      <w:r w:rsidRPr="00ED3698">
        <w:tab/>
      </w:r>
      <w:r w:rsidRPr="00ED3698">
        <w:tab/>
      </w:r>
      <w:r w:rsidRPr="00ED3698">
        <w:tab/>
      </w:r>
      <w:r w:rsidRPr="00ED3698">
        <w:tab/>
        <w:t>;max. number of solver iterations</w:t>
      </w:r>
    </w:p>
    <w:p w14:paraId="62A1940C" w14:textId="77777777" w:rsidR="00DB1505" w:rsidRPr="00ED3698" w:rsidRDefault="00DB1505" w:rsidP="00DB1505">
      <w:pPr>
        <w:pStyle w:val="StyleCode"/>
      </w:pPr>
      <w:r w:rsidRPr="00ED3698">
        <w:t>1</w:t>
      </w:r>
      <w:r w:rsidRPr="00ED3698">
        <w:tab/>
      </w:r>
      <w:r w:rsidRPr="00ED3698">
        <w:tab/>
      </w:r>
      <w:r w:rsidRPr="00ED3698">
        <w:tab/>
      </w:r>
      <w:r w:rsidRPr="00ED3698">
        <w:tab/>
      </w:r>
      <w:r w:rsidRPr="00ED3698">
        <w:tab/>
        <w:t>;information level</w:t>
      </w:r>
    </w:p>
    <w:p w14:paraId="6BB9894B" w14:textId="77777777" w:rsidR="00DB1505" w:rsidRPr="00ED3698" w:rsidRDefault="00DB1505" w:rsidP="00DB1505">
      <w:pPr>
        <w:pStyle w:val="StyleCode"/>
      </w:pPr>
      <w:r w:rsidRPr="00ED3698">
        <w:t>1.d-7</w:t>
      </w:r>
      <w:r w:rsidRPr="00ED3698">
        <w:tab/>
      </w:r>
      <w:r w:rsidRPr="00ED3698">
        <w:tab/>
      </w:r>
      <w:r w:rsidRPr="00ED3698">
        <w:tab/>
      </w:r>
      <w:r w:rsidRPr="00ED3698">
        <w:tab/>
      </w:r>
      <w:r w:rsidRPr="00ED3698">
        <w:tab/>
        <w:t>;solver residual tolerance</w:t>
      </w:r>
    </w:p>
    <w:p w14:paraId="47D4E287" w14:textId="77777777" w:rsidR="00DB1505" w:rsidRPr="00ED3698" w:rsidRDefault="00DB1505" w:rsidP="00DB1505">
      <w:pPr>
        <w:pStyle w:val="StyleCode"/>
      </w:pPr>
      <w:r w:rsidRPr="00ED3698">
        <w:t>1.d-7</w:t>
      </w:r>
      <w:r w:rsidRPr="00ED3698">
        <w:tab/>
      </w:r>
      <w:r w:rsidRPr="00ED3698">
        <w:tab/>
      </w:r>
      <w:r w:rsidRPr="00ED3698">
        <w:tab/>
      </w:r>
      <w:r w:rsidRPr="00ED3698">
        <w:tab/>
      </w:r>
      <w:r w:rsidRPr="00ED3698">
        <w:tab/>
        <w:t>;solver update tolerance</w:t>
      </w:r>
    </w:p>
    <w:p w14:paraId="4D033E9E" w14:textId="77777777" w:rsidR="00DB1505" w:rsidRPr="00ED3698" w:rsidRDefault="00DB1505" w:rsidP="00DB1505">
      <w:pPr>
        <w:pStyle w:val="StyleCode"/>
      </w:pPr>
    </w:p>
    <w:p w14:paraId="10860A9E" w14:textId="77777777" w:rsidR="00DB1505" w:rsidRPr="00ED3698" w:rsidRDefault="00DB1505" w:rsidP="00DB1505">
      <w:pPr>
        <w:pStyle w:val="StyleCode"/>
      </w:pPr>
      <w:r w:rsidRPr="00ED3698">
        <w:t>‘natural ordering’</w:t>
      </w:r>
      <w:r w:rsidRPr="00ED3698">
        <w:tab/>
      </w:r>
      <w:r w:rsidRPr="00ED3698">
        <w:tab/>
      </w:r>
      <w:r w:rsidRPr="00ED3698">
        <w:tab/>
        <w:t>;natural ordering</w:t>
      </w:r>
    </w:p>
    <w:p w14:paraId="0152135D" w14:textId="77777777" w:rsidR="00DB1505" w:rsidRPr="00ED3698" w:rsidRDefault="00DB1505" w:rsidP="00DB1505">
      <w:pPr>
        <w:pStyle w:val="StyleCode"/>
      </w:pPr>
    </w:p>
    <w:p w14:paraId="44BD8098" w14:textId="77777777" w:rsidR="00DB1505" w:rsidRPr="00ED3698" w:rsidRDefault="00DB1505" w:rsidP="00DB1505">
      <w:pPr>
        <w:pStyle w:val="StyleCode"/>
      </w:pPr>
      <w:r w:rsidRPr="00ED3698">
        <w:t>‘degassing’</w:t>
      </w:r>
    </w:p>
    <w:p w14:paraId="34FB2EB2" w14:textId="366A17E8" w:rsidR="00DB1505" w:rsidRPr="00ED3698" w:rsidRDefault="00DB1505" w:rsidP="00DB1505">
      <w:pPr>
        <w:pStyle w:val="StyleCode"/>
      </w:pPr>
      <w:r w:rsidRPr="00ED3698">
        <w:t>1.0</w:t>
      </w:r>
      <w:r w:rsidR="00E2257E">
        <w:t>×</w:t>
      </w:r>
      <w:r w:rsidRPr="007E11F0">
        <w:t>10</w:t>
      </w:r>
      <w:r w:rsidRPr="007E11F0">
        <w:rPr>
          <w:vertAlign w:val="superscript"/>
        </w:rPr>
        <w:t>-8</w:t>
      </w:r>
      <w:r w:rsidRPr="00ED3698">
        <w:tab/>
      </w:r>
      <w:r w:rsidRPr="00ED3698">
        <w:tab/>
      </w:r>
      <w:r w:rsidRPr="00ED3698">
        <w:tab/>
      </w:r>
      <w:r w:rsidRPr="00ED3698">
        <w:tab/>
      </w:r>
      <w:r w:rsidRPr="00ED3698">
        <w:tab/>
        <w:t>;degassing rate [mol L</w:t>
      </w:r>
      <w:r w:rsidRPr="00ED3698">
        <w:rPr>
          <w:vertAlign w:val="superscript"/>
        </w:rPr>
        <w:t>-1</w:t>
      </w:r>
      <w:r w:rsidRPr="00ED3698">
        <w:t xml:space="preserve"> s</w:t>
      </w:r>
      <w:r w:rsidRPr="00ED3698">
        <w:rPr>
          <w:vertAlign w:val="superscript"/>
        </w:rPr>
        <w:t>-1</w:t>
      </w:r>
      <w:r w:rsidRPr="00ED3698">
        <w:t>]</w:t>
      </w:r>
    </w:p>
    <w:p w14:paraId="233B420D" w14:textId="77777777" w:rsidR="00DB1505" w:rsidRPr="00ED3698" w:rsidRDefault="00DB1505" w:rsidP="00DB1505">
      <w:pPr>
        <w:pStyle w:val="StyleCode"/>
      </w:pPr>
    </w:p>
    <w:p w14:paraId="3361A8F7" w14:textId="77777777" w:rsidR="00DB1505" w:rsidRPr="00ED3698" w:rsidRDefault="00DB1505" w:rsidP="00DB1505">
      <w:pPr>
        <w:pStyle w:val="StyleCode"/>
      </w:pPr>
      <w:r w:rsidRPr="00ED3698">
        <w:t>'done'</w:t>
      </w:r>
    </w:p>
    <w:p w14:paraId="449BE711" w14:textId="77777777" w:rsidR="00DB1505" w:rsidRPr="00ED3698" w:rsidRDefault="00DB1505" w:rsidP="00DB1505"/>
    <w:p w14:paraId="2BFC6120" w14:textId="65C1CE77" w:rsidR="00DB1505" w:rsidRPr="00ED3698" w:rsidRDefault="00DB1505" w:rsidP="00DB1505">
      <w:pPr>
        <w:pStyle w:val="Heading3"/>
      </w:pPr>
      <w:bookmarkStart w:id="308" w:name="_Toc13056032"/>
      <w:r w:rsidRPr="00ED3698">
        <w:t xml:space="preserve">Description of </w:t>
      </w:r>
      <w:r w:rsidR="008D3306">
        <w:t xml:space="preserve">the </w:t>
      </w:r>
      <w:r w:rsidRPr="00ED3698">
        <w:t>Example Input</w:t>
      </w:r>
      <w:bookmarkEnd w:id="308"/>
    </w:p>
    <w:p w14:paraId="0C26DC53" w14:textId="35AB3491" w:rsidR="00CD52BF" w:rsidRDefault="00DB1505" w:rsidP="00DB1505">
      <w:r w:rsidRPr="00ED3698">
        <w:t xml:space="preserve">In the example input file, mass balance calculations are performed. The code uses upstream weighting for advective transport in the aqueous phase. Activity coefficients are updated after </w:t>
      </w:r>
      <w:r w:rsidR="004C6A69">
        <w:t xml:space="preserve">the </w:t>
      </w:r>
      <w:r w:rsidRPr="00ED3698">
        <w:t>completion of each time step. The tortuosity is corrected based on the relationship by Millington [1959]. An increment of 10</w:t>
      </w:r>
      <w:r w:rsidRPr="00ED3698">
        <w:rPr>
          <w:vertAlign w:val="superscript"/>
        </w:rPr>
        <w:t>-4</w:t>
      </w:r>
      <w:r w:rsidRPr="00ED3698">
        <w:t xml:space="preserve"> (relative to the actual concentration of each primary unknown) is specified. The anticipated and </w:t>
      </w:r>
      <w:r w:rsidRPr="00FC2059">
        <w:rPr>
          <w:noProof/>
        </w:rPr>
        <w:t>maximum</w:t>
      </w:r>
      <w:r w:rsidRPr="00ED3698">
        <w:t xml:space="preserve"> number of iterations in the Newton loop are 20 and 60, respectively. The anticipated update is </w:t>
      </w:r>
      <w:r w:rsidR="004C6A69">
        <w:t>one</w:t>
      </w:r>
      <w:r w:rsidR="004C6A69" w:rsidRPr="00ED3698">
        <w:t xml:space="preserve"> </w:t>
      </w:r>
      <w:r w:rsidRPr="00ED3698">
        <w:t xml:space="preserve">log concentration cycle while the maximum update is locally restricted to </w:t>
      </w:r>
      <w:r w:rsidR="004C6A69">
        <w:t>two</w:t>
      </w:r>
      <w:r w:rsidR="004C6A69" w:rsidRPr="00ED3698">
        <w:t xml:space="preserve"> </w:t>
      </w:r>
      <w:r w:rsidRPr="00ED3698">
        <w:t>log cycles. The solution is deemed sufficiently accurate if the magnitude of the logarithm of the concentration update is less than 10</w:t>
      </w:r>
      <w:r w:rsidRPr="00ED3698">
        <w:rPr>
          <w:vertAlign w:val="superscript"/>
        </w:rPr>
        <w:t>-6</w:t>
      </w:r>
      <w:r w:rsidRPr="00ED3698">
        <w:t>. The sparse iterative matrix solver will operate with a level 0-preconditioning, use natural ordering of the Jacobian matrix</w:t>
      </w:r>
      <w:r w:rsidR="004C6A69">
        <w:t>,</w:t>
      </w:r>
      <w:r w:rsidRPr="00ED3698">
        <w:t xml:space="preserve"> and will perform 100 solver iterations before the solution is considered non-convergent. The information level is set to 1, providing information on the Newton-loop, but not on the inner iteration. The </w:t>
      </w:r>
      <w:r w:rsidR="004C6A69" w:rsidRPr="00ED3698">
        <w:t>solve</w:t>
      </w:r>
      <w:r w:rsidR="004C6A69">
        <w:t>r’s</w:t>
      </w:r>
      <w:r w:rsidR="004C6A69" w:rsidRPr="00ED3698">
        <w:t xml:space="preserve"> </w:t>
      </w:r>
      <w:r w:rsidRPr="00ED3698">
        <w:t xml:space="preserve">residual </w:t>
      </w:r>
      <w:r w:rsidR="004C6A69">
        <w:t>and</w:t>
      </w:r>
      <w:r w:rsidRPr="00ED3698">
        <w:t xml:space="preserve"> update tolerance have been specified one order of magnitude more stringent than the convergence tolerance. Degassing has been specified at a rate of 1.0</w:t>
      </w:r>
      <w:r w:rsidR="00E2257E">
        <w:t>×</w:t>
      </w:r>
      <w:r>
        <w:t>10</w:t>
      </w:r>
      <w:r w:rsidRPr="00ED3698">
        <w:rPr>
          <w:vertAlign w:val="superscript"/>
        </w:rPr>
        <w:t>-8</w:t>
      </w:r>
      <w:r w:rsidRPr="00ED3698">
        <w:t xml:space="preserve"> mol L</w:t>
      </w:r>
      <w:r w:rsidRPr="00ED3698">
        <w:rPr>
          <w:vertAlign w:val="superscript"/>
        </w:rPr>
        <w:t>-1</w:t>
      </w:r>
      <w:r w:rsidRPr="00ED3698">
        <w:t xml:space="preserve"> s</w:t>
      </w:r>
      <w:r w:rsidRPr="00ED3698">
        <w:rPr>
          <w:vertAlign w:val="superscript"/>
        </w:rPr>
        <w:t>-1</w:t>
      </w:r>
      <w:r w:rsidRPr="00ED3698">
        <w:t>.</w:t>
      </w:r>
    </w:p>
    <w:p w14:paraId="49DF0B82" w14:textId="77777777" w:rsidR="00CD52BF" w:rsidRDefault="00CD52BF">
      <w:pPr>
        <w:widowControl/>
        <w:spacing w:before="0" w:after="200" w:line="276" w:lineRule="auto"/>
        <w:jc w:val="left"/>
      </w:pPr>
      <w:r>
        <w:br w:type="page"/>
      </w:r>
    </w:p>
    <w:p w14:paraId="0CC94C47" w14:textId="6D97D033" w:rsidR="00DB1505" w:rsidRPr="00ED3698" w:rsidRDefault="00DB1505" w:rsidP="00DB1505">
      <w:pPr>
        <w:pStyle w:val="Caption"/>
      </w:pPr>
      <w:bookmarkStart w:id="309" w:name="_Ref486437284"/>
      <w:bookmarkStart w:id="310" w:name="_Toc13056212"/>
      <w:r w:rsidRPr="00ED3698">
        <w:lastRenderedPageBreak/>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11</w:t>
      </w:r>
      <w:r w:rsidR="00606172">
        <w:rPr>
          <w:noProof/>
        </w:rPr>
        <w:fldChar w:fldCharType="end"/>
      </w:r>
      <w:bookmarkEnd w:id="309"/>
      <w:r w:rsidRPr="00ED3698">
        <w:t xml:space="preserve">: Summary of input parameters for </w:t>
      </w:r>
      <w:r w:rsidR="004C6A69">
        <w:t xml:space="preserve">the </w:t>
      </w:r>
      <w:r w:rsidRPr="00ED3698">
        <w:t>‘control parameters – reactive transport’</w:t>
      </w:r>
      <w:r w:rsidR="004C6A69" w:rsidRPr="004C6A69">
        <w:t xml:space="preserve"> </w:t>
      </w:r>
      <w:r w:rsidR="004C6A69" w:rsidRPr="00ED3698">
        <w:t>section</w:t>
      </w:r>
      <w:bookmarkEnd w:id="310"/>
    </w:p>
    <w:tbl>
      <w:tblPr>
        <w:tblW w:w="4962" w:type="pct"/>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1678"/>
        <w:gridCol w:w="1881"/>
        <w:gridCol w:w="1340"/>
        <w:gridCol w:w="1727"/>
        <w:gridCol w:w="1932"/>
      </w:tblGrid>
      <w:tr w:rsidR="00DB1505" w:rsidRPr="00ED3698" w14:paraId="3830FDD8" w14:textId="77777777" w:rsidTr="00CD52BF">
        <w:tc>
          <w:tcPr>
            <w:tcW w:w="980" w:type="pct"/>
            <w:vAlign w:val="center"/>
          </w:tcPr>
          <w:p w14:paraId="217FEF4D" w14:textId="77777777" w:rsidR="00DB1505" w:rsidRPr="00ED3698" w:rsidRDefault="00DB1505" w:rsidP="00DA60E6">
            <w:pPr>
              <w:pStyle w:val="Tableheader"/>
            </w:pPr>
            <w:r w:rsidRPr="00ED3698">
              <w:br w:type="page"/>
            </w:r>
            <w:r w:rsidRPr="00ED3698">
              <w:br w:type="page"/>
              <w:t>Subsection</w:t>
            </w:r>
          </w:p>
        </w:tc>
        <w:tc>
          <w:tcPr>
            <w:tcW w:w="1099" w:type="pct"/>
            <w:vAlign w:val="center"/>
          </w:tcPr>
          <w:p w14:paraId="440C1698" w14:textId="77777777" w:rsidR="00DB1505" w:rsidRPr="00ED3698" w:rsidRDefault="00DB1505" w:rsidP="00DA60E6">
            <w:pPr>
              <w:pStyle w:val="Tableheader"/>
            </w:pPr>
            <w:r w:rsidRPr="00ED3698">
              <w:t>Parameter</w:t>
            </w:r>
          </w:p>
        </w:tc>
        <w:tc>
          <w:tcPr>
            <w:tcW w:w="783" w:type="pct"/>
            <w:vAlign w:val="center"/>
          </w:tcPr>
          <w:p w14:paraId="1ECB92D9" w14:textId="77777777" w:rsidR="00DB1505" w:rsidRPr="00ED3698" w:rsidRDefault="00DB1505" w:rsidP="00DA60E6">
            <w:pPr>
              <w:pStyle w:val="Tableheader"/>
            </w:pPr>
            <w:r w:rsidRPr="00ED3698">
              <w:t>Default value</w:t>
            </w:r>
          </w:p>
        </w:tc>
        <w:tc>
          <w:tcPr>
            <w:tcW w:w="1009" w:type="pct"/>
            <w:vAlign w:val="center"/>
          </w:tcPr>
          <w:p w14:paraId="02CD4935" w14:textId="77777777" w:rsidR="00DB1505" w:rsidRPr="00ED3698" w:rsidRDefault="00DB1505" w:rsidP="00DA60E6">
            <w:pPr>
              <w:pStyle w:val="Tableheader"/>
            </w:pPr>
            <w:r w:rsidRPr="00ED3698">
              <w:t>Possible parameter settings</w:t>
            </w:r>
          </w:p>
        </w:tc>
        <w:tc>
          <w:tcPr>
            <w:tcW w:w="1129" w:type="pct"/>
            <w:vAlign w:val="center"/>
          </w:tcPr>
          <w:p w14:paraId="187E167A" w14:textId="77777777" w:rsidR="00DB1505" w:rsidRPr="00ED3698" w:rsidRDefault="00DB1505" w:rsidP="00DA60E6">
            <w:pPr>
              <w:pStyle w:val="Tableheader"/>
            </w:pPr>
            <w:r w:rsidRPr="00ED3698">
              <w:t>Recommended range/parameter</w:t>
            </w:r>
          </w:p>
        </w:tc>
      </w:tr>
      <w:tr w:rsidR="00DB1505" w:rsidRPr="00ED3698" w14:paraId="138FF1CA" w14:textId="77777777" w:rsidTr="00CD52BF">
        <w:trPr>
          <w:cantSplit/>
        </w:trPr>
        <w:tc>
          <w:tcPr>
            <w:tcW w:w="980" w:type="pct"/>
            <w:vAlign w:val="center"/>
          </w:tcPr>
          <w:p w14:paraId="4A8728CD" w14:textId="77777777" w:rsidR="00DB1505" w:rsidRPr="00BD78A7" w:rsidRDefault="00DB1505" w:rsidP="00DA60E6">
            <w:pPr>
              <w:pStyle w:val="Tablebodynospace"/>
            </w:pPr>
            <w:r w:rsidRPr="00BD78A7">
              <w:t>‘mass balance’</w:t>
            </w:r>
          </w:p>
        </w:tc>
        <w:tc>
          <w:tcPr>
            <w:tcW w:w="1099" w:type="pct"/>
            <w:vAlign w:val="center"/>
          </w:tcPr>
          <w:p w14:paraId="3E351870" w14:textId="77777777" w:rsidR="00DB1505" w:rsidRPr="00ED3698" w:rsidRDefault="00DB1505" w:rsidP="00DA60E6">
            <w:pPr>
              <w:pStyle w:val="Tablebodynospace"/>
            </w:pPr>
            <w:r w:rsidRPr="00ED3698">
              <w:t>-</w:t>
            </w:r>
          </w:p>
        </w:tc>
        <w:tc>
          <w:tcPr>
            <w:tcW w:w="783" w:type="pct"/>
            <w:vAlign w:val="center"/>
          </w:tcPr>
          <w:p w14:paraId="15F763F8" w14:textId="77777777" w:rsidR="00DB1505" w:rsidRPr="00BD78A7" w:rsidRDefault="00DB1505" w:rsidP="00DA60E6">
            <w:pPr>
              <w:pStyle w:val="Tablebodynospace"/>
            </w:pPr>
            <w:r w:rsidRPr="00BD78A7">
              <w:t>-</w:t>
            </w:r>
          </w:p>
        </w:tc>
        <w:tc>
          <w:tcPr>
            <w:tcW w:w="1009" w:type="pct"/>
            <w:vAlign w:val="center"/>
          </w:tcPr>
          <w:p w14:paraId="4EC2EE6B" w14:textId="77777777" w:rsidR="00DB1505" w:rsidRPr="00BD78A7" w:rsidRDefault="00DB1505" w:rsidP="00DA60E6">
            <w:pPr>
              <w:pStyle w:val="Tablebodynospace"/>
            </w:pPr>
            <w:r w:rsidRPr="00BD78A7">
              <w:t>-</w:t>
            </w:r>
          </w:p>
        </w:tc>
        <w:tc>
          <w:tcPr>
            <w:tcW w:w="1129" w:type="pct"/>
            <w:vAlign w:val="center"/>
          </w:tcPr>
          <w:p w14:paraId="27416A18" w14:textId="77777777" w:rsidR="00DB1505" w:rsidRPr="00BD78A7" w:rsidRDefault="00DB1505" w:rsidP="00DA60E6">
            <w:pPr>
              <w:pStyle w:val="Tablebodynospace"/>
            </w:pPr>
            <w:r w:rsidRPr="00BD78A7">
              <w:t>-</w:t>
            </w:r>
          </w:p>
        </w:tc>
      </w:tr>
      <w:tr w:rsidR="00DB1505" w:rsidRPr="00ED3698" w14:paraId="09CEA43F" w14:textId="77777777" w:rsidTr="00CD52BF">
        <w:trPr>
          <w:cantSplit/>
        </w:trPr>
        <w:tc>
          <w:tcPr>
            <w:tcW w:w="980" w:type="pct"/>
            <w:vAlign w:val="center"/>
          </w:tcPr>
          <w:p w14:paraId="143B8869" w14:textId="77777777" w:rsidR="00DB1505" w:rsidRPr="00BD78A7" w:rsidRDefault="00DB1505" w:rsidP="00DA60E6">
            <w:pPr>
              <w:pStyle w:val="Tablebodynospace"/>
            </w:pPr>
            <w:r w:rsidRPr="00BD78A7">
              <w:t>‘spatial weighting’</w:t>
            </w:r>
          </w:p>
        </w:tc>
        <w:tc>
          <w:tcPr>
            <w:tcW w:w="1099" w:type="pct"/>
            <w:vAlign w:val="center"/>
          </w:tcPr>
          <w:p w14:paraId="4AECD632" w14:textId="50A17A5E" w:rsidR="00DB1505" w:rsidRPr="00ED3698" w:rsidRDefault="004C6A69" w:rsidP="00DA60E6">
            <w:pPr>
              <w:pStyle w:val="Tablebodynospace"/>
            </w:pPr>
            <w:r>
              <w:t>T</w:t>
            </w:r>
            <w:r w:rsidRPr="00ED3698">
              <w:t xml:space="preserve">ype </w:t>
            </w:r>
            <w:r w:rsidR="00DB1505" w:rsidRPr="00ED3698">
              <w:t>of weighting scheme</w:t>
            </w:r>
          </w:p>
        </w:tc>
        <w:tc>
          <w:tcPr>
            <w:tcW w:w="783" w:type="pct"/>
            <w:vAlign w:val="center"/>
          </w:tcPr>
          <w:p w14:paraId="7AE222E3" w14:textId="77777777" w:rsidR="00DB1505" w:rsidRPr="00BD78A7" w:rsidRDefault="00DB1505" w:rsidP="00DA60E6">
            <w:pPr>
              <w:pStyle w:val="Tablebodynospace"/>
            </w:pPr>
            <w:r w:rsidRPr="00BD78A7">
              <w:t>‘upstream’</w:t>
            </w:r>
          </w:p>
        </w:tc>
        <w:tc>
          <w:tcPr>
            <w:tcW w:w="1009" w:type="pct"/>
            <w:vAlign w:val="center"/>
          </w:tcPr>
          <w:p w14:paraId="50615FCA" w14:textId="77777777" w:rsidR="00DB1505" w:rsidRPr="00BD78A7" w:rsidRDefault="00DB1505" w:rsidP="00DA60E6">
            <w:pPr>
              <w:pStyle w:val="Tablebodynospace"/>
            </w:pPr>
            <w:r w:rsidRPr="00BD78A7">
              <w:t>‘upstream’</w:t>
            </w:r>
          </w:p>
          <w:p w14:paraId="42A4B601" w14:textId="77777777" w:rsidR="00DB1505" w:rsidRPr="00BD78A7" w:rsidRDefault="00DB1505" w:rsidP="00DA60E6">
            <w:pPr>
              <w:pStyle w:val="Tablebodynospace"/>
            </w:pPr>
            <w:r w:rsidRPr="00BD78A7">
              <w:t>‘</w:t>
            </w:r>
            <w:r w:rsidRPr="00FC2059">
              <w:rPr>
                <w:noProof/>
              </w:rPr>
              <w:t>centered</w:t>
            </w:r>
            <w:r w:rsidRPr="00BD78A7">
              <w:t>’</w:t>
            </w:r>
          </w:p>
          <w:p w14:paraId="43E7143D" w14:textId="77777777" w:rsidR="00DB1505" w:rsidRPr="00BD78A7" w:rsidRDefault="00DB1505" w:rsidP="00DA60E6">
            <w:pPr>
              <w:pStyle w:val="Tablebodynospace"/>
            </w:pPr>
            <w:r w:rsidRPr="00BD78A7">
              <w:t>‘van leer’</w:t>
            </w:r>
          </w:p>
        </w:tc>
        <w:tc>
          <w:tcPr>
            <w:tcW w:w="1129" w:type="pct"/>
            <w:vAlign w:val="center"/>
          </w:tcPr>
          <w:p w14:paraId="130033C4" w14:textId="77777777" w:rsidR="00DB1505" w:rsidRPr="00BD78A7" w:rsidRDefault="00DB1505" w:rsidP="00DA60E6">
            <w:pPr>
              <w:pStyle w:val="Tablebodynospace"/>
            </w:pPr>
            <w:r w:rsidRPr="00BD78A7">
              <w:t>‘upstream’</w:t>
            </w:r>
          </w:p>
        </w:tc>
      </w:tr>
      <w:tr w:rsidR="00DB1505" w:rsidRPr="00ED3698" w14:paraId="554CCC59" w14:textId="77777777" w:rsidTr="00CD52BF">
        <w:tc>
          <w:tcPr>
            <w:tcW w:w="980" w:type="pct"/>
            <w:vAlign w:val="center"/>
          </w:tcPr>
          <w:p w14:paraId="577FC7A6" w14:textId="77777777" w:rsidR="00DB1505" w:rsidRPr="00BD78A7" w:rsidRDefault="00DB1505" w:rsidP="00DA60E6">
            <w:pPr>
              <w:pStyle w:val="Tablebodynospace"/>
            </w:pPr>
            <w:r w:rsidRPr="00BD78A7">
              <w:t>‘activity update settings’</w:t>
            </w:r>
          </w:p>
        </w:tc>
        <w:tc>
          <w:tcPr>
            <w:tcW w:w="1099" w:type="pct"/>
            <w:vAlign w:val="center"/>
          </w:tcPr>
          <w:p w14:paraId="5C1AFF13" w14:textId="5DE039AB" w:rsidR="00DB1505" w:rsidRPr="00ED3698" w:rsidRDefault="004C6A69" w:rsidP="00DA60E6">
            <w:pPr>
              <w:pStyle w:val="Tablebodynospace"/>
            </w:pPr>
            <w:r>
              <w:t>T</w:t>
            </w:r>
            <w:r w:rsidRPr="00ED3698">
              <w:t xml:space="preserve">ype </w:t>
            </w:r>
            <w:r w:rsidR="00DB1505" w:rsidRPr="00ED3698">
              <w:t>of activity update</w:t>
            </w:r>
          </w:p>
        </w:tc>
        <w:tc>
          <w:tcPr>
            <w:tcW w:w="783" w:type="pct"/>
            <w:vAlign w:val="center"/>
          </w:tcPr>
          <w:p w14:paraId="12B85897" w14:textId="77777777" w:rsidR="00DB1505" w:rsidRPr="00BD78A7" w:rsidRDefault="00DB1505" w:rsidP="00DA60E6">
            <w:pPr>
              <w:pStyle w:val="Tablebodynospace"/>
            </w:pPr>
            <w:r w:rsidRPr="00BD78A7">
              <w:t>‘time lagged’</w:t>
            </w:r>
          </w:p>
        </w:tc>
        <w:tc>
          <w:tcPr>
            <w:tcW w:w="1009" w:type="pct"/>
            <w:vAlign w:val="center"/>
          </w:tcPr>
          <w:p w14:paraId="452B66C8" w14:textId="77777777" w:rsidR="00DB1505" w:rsidRPr="00BD78A7" w:rsidRDefault="00DB1505" w:rsidP="00DA60E6">
            <w:pPr>
              <w:pStyle w:val="Tablebodynospace"/>
            </w:pPr>
            <w:r w:rsidRPr="00BD78A7">
              <w:t>‘no update’</w:t>
            </w:r>
          </w:p>
          <w:p w14:paraId="2D12DCE6" w14:textId="77777777" w:rsidR="00DB1505" w:rsidRPr="00BD78A7" w:rsidRDefault="00DB1505" w:rsidP="00DA60E6">
            <w:pPr>
              <w:pStyle w:val="Tablebodynospace"/>
            </w:pPr>
            <w:r w:rsidRPr="00BD78A7">
              <w:t>‘time lagged’</w:t>
            </w:r>
          </w:p>
          <w:p w14:paraId="47B14004" w14:textId="77777777" w:rsidR="00DB1505" w:rsidRPr="00BD78A7" w:rsidRDefault="00DB1505" w:rsidP="00DA60E6">
            <w:pPr>
              <w:pStyle w:val="Tablebodynospace"/>
            </w:pPr>
            <w:r w:rsidRPr="00BD78A7">
              <w:t>‘double update’</w:t>
            </w:r>
          </w:p>
        </w:tc>
        <w:tc>
          <w:tcPr>
            <w:tcW w:w="1129" w:type="pct"/>
            <w:vAlign w:val="center"/>
          </w:tcPr>
          <w:p w14:paraId="75F1B8D5" w14:textId="77777777" w:rsidR="00DB1505" w:rsidRPr="00BD78A7" w:rsidRDefault="00DB1505" w:rsidP="00DA60E6">
            <w:pPr>
              <w:pStyle w:val="Tablebodynospace"/>
            </w:pPr>
            <w:r w:rsidRPr="00BD78A7">
              <w:t>‘time lagged’</w:t>
            </w:r>
          </w:p>
        </w:tc>
      </w:tr>
      <w:tr w:rsidR="00DB1505" w:rsidRPr="00ED3698" w14:paraId="0C82EA5F" w14:textId="77777777" w:rsidTr="00CD52BF">
        <w:tc>
          <w:tcPr>
            <w:tcW w:w="980" w:type="pct"/>
            <w:vAlign w:val="center"/>
          </w:tcPr>
          <w:p w14:paraId="7E484DAB" w14:textId="77777777" w:rsidR="00DB1505" w:rsidRPr="00BD78A7" w:rsidRDefault="00DB1505" w:rsidP="00DA60E6">
            <w:pPr>
              <w:pStyle w:val="Tablebodynospace"/>
            </w:pPr>
            <w:r w:rsidRPr="00BD78A7">
              <w:t>‘tortuosity correction’</w:t>
            </w:r>
          </w:p>
        </w:tc>
        <w:tc>
          <w:tcPr>
            <w:tcW w:w="1099" w:type="pct"/>
            <w:vAlign w:val="center"/>
          </w:tcPr>
          <w:p w14:paraId="36D88312" w14:textId="7E1146EF" w:rsidR="00DB1505" w:rsidRPr="00ED3698" w:rsidRDefault="004C6A69" w:rsidP="00DA60E6">
            <w:pPr>
              <w:pStyle w:val="Tablebodynospace"/>
            </w:pPr>
            <w:r>
              <w:t>T</w:t>
            </w:r>
            <w:r w:rsidRPr="00ED3698">
              <w:t xml:space="preserve">ype </w:t>
            </w:r>
            <w:r w:rsidR="00DB1505" w:rsidRPr="00ED3698">
              <w:t>of tortuosity correction</w:t>
            </w:r>
          </w:p>
        </w:tc>
        <w:tc>
          <w:tcPr>
            <w:tcW w:w="783" w:type="pct"/>
            <w:vAlign w:val="center"/>
          </w:tcPr>
          <w:p w14:paraId="2B291D63" w14:textId="77777777" w:rsidR="00DB1505" w:rsidRPr="00BD78A7" w:rsidRDefault="00DB1505" w:rsidP="00DA60E6">
            <w:pPr>
              <w:pStyle w:val="Tablebodynospace"/>
            </w:pPr>
            <w:r w:rsidRPr="00BD78A7">
              <w:t>‘</w:t>
            </w:r>
            <w:r w:rsidRPr="00FC2059">
              <w:rPr>
                <w:noProof/>
              </w:rPr>
              <w:t>millington</w:t>
            </w:r>
            <w:r w:rsidRPr="00BD78A7">
              <w:t>’</w:t>
            </w:r>
          </w:p>
        </w:tc>
        <w:tc>
          <w:tcPr>
            <w:tcW w:w="1009" w:type="pct"/>
            <w:vAlign w:val="center"/>
          </w:tcPr>
          <w:p w14:paraId="63591C41" w14:textId="77777777" w:rsidR="00DB1505" w:rsidRPr="00BD78A7" w:rsidRDefault="00DB1505" w:rsidP="00DA60E6">
            <w:pPr>
              <w:pStyle w:val="Tablebodynospace"/>
            </w:pPr>
            <w:r w:rsidRPr="00BD78A7">
              <w:t>‘</w:t>
            </w:r>
            <w:r w:rsidRPr="00FC2059">
              <w:rPr>
                <w:noProof/>
              </w:rPr>
              <w:t>millington</w:t>
            </w:r>
            <w:r w:rsidRPr="00BD78A7">
              <w:t>’</w:t>
            </w:r>
          </w:p>
          <w:p w14:paraId="6C9DD9C7" w14:textId="77777777" w:rsidR="00DB1505" w:rsidRPr="00BD78A7" w:rsidRDefault="00DB1505" w:rsidP="00DA60E6">
            <w:pPr>
              <w:pStyle w:val="Tablebodynospace"/>
            </w:pPr>
            <w:r w:rsidRPr="00BD78A7">
              <w:t>‘no correction’</w:t>
            </w:r>
          </w:p>
        </w:tc>
        <w:tc>
          <w:tcPr>
            <w:tcW w:w="1129" w:type="pct"/>
            <w:vAlign w:val="center"/>
          </w:tcPr>
          <w:p w14:paraId="7EB8A445" w14:textId="77777777" w:rsidR="00DB1505" w:rsidRPr="00BD78A7" w:rsidRDefault="00DB1505" w:rsidP="00DA60E6">
            <w:pPr>
              <w:pStyle w:val="Tablebodynospace"/>
            </w:pPr>
            <w:r w:rsidRPr="00BD78A7">
              <w:t>‘</w:t>
            </w:r>
            <w:r w:rsidRPr="00FC2059">
              <w:rPr>
                <w:noProof/>
              </w:rPr>
              <w:t>millington</w:t>
            </w:r>
            <w:r w:rsidRPr="00BD78A7">
              <w:t>’</w:t>
            </w:r>
          </w:p>
        </w:tc>
      </w:tr>
      <w:tr w:rsidR="00DB1505" w:rsidRPr="00ED3698" w14:paraId="7E0A5309" w14:textId="77777777" w:rsidTr="00CD52BF">
        <w:tc>
          <w:tcPr>
            <w:tcW w:w="980" w:type="pct"/>
            <w:vAlign w:val="center"/>
          </w:tcPr>
          <w:p w14:paraId="1566095E" w14:textId="77777777" w:rsidR="00DB1505" w:rsidRPr="00BD78A7" w:rsidRDefault="00DB1505" w:rsidP="00DA60E6">
            <w:pPr>
              <w:pStyle w:val="Tablebodynospace"/>
            </w:pPr>
            <w:r w:rsidRPr="00BD78A7">
              <w:t>‘degassing’</w:t>
            </w:r>
          </w:p>
        </w:tc>
        <w:tc>
          <w:tcPr>
            <w:tcW w:w="1099" w:type="pct"/>
            <w:vAlign w:val="center"/>
          </w:tcPr>
          <w:p w14:paraId="0682203C" w14:textId="77DB3BA7" w:rsidR="00DB1505" w:rsidRPr="00ED3698" w:rsidRDefault="004C6A69" w:rsidP="00DA60E6">
            <w:pPr>
              <w:pStyle w:val="Tablebodynospace"/>
            </w:pPr>
            <w:r>
              <w:t>D</w:t>
            </w:r>
            <w:r w:rsidRPr="00ED3698">
              <w:t xml:space="preserve">egassing </w:t>
            </w:r>
            <w:r w:rsidR="00DB1505" w:rsidRPr="00ED3698">
              <w:t>rate</w:t>
            </w:r>
          </w:p>
        </w:tc>
        <w:tc>
          <w:tcPr>
            <w:tcW w:w="783" w:type="pct"/>
            <w:vAlign w:val="center"/>
          </w:tcPr>
          <w:p w14:paraId="491B6368" w14:textId="77777777" w:rsidR="00DB1505" w:rsidRPr="00BD78A7" w:rsidRDefault="00DB1505" w:rsidP="00DA60E6">
            <w:pPr>
              <w:pStyle w:val="Tablebodynospace"/>
            </w:pPr>
            <w:r w:rsidRPr="00BD78A7">
              <w:t>0.0</w:t>
            </w:r>
          </w:p>
        </w:tc>
        <w:tc>
          <w:tcPr>
            <w:tcW w:w="1009" w:type="pct"/>
            <w:vAlign w:val="center"/>
          </w:tcPr>
          <w:p w14:paraId="3AC15CCE" w14:textId="77777777" w:rsidR="00DB1505" w:rsidRPr="00BD78A7" w:rsidRDefault="00DB1505" w:rsidP="00DA60E6">
            <w:pPr>
              <w:pStyle w:val="Tablebodynospace"/>
            </w:pPr>
            <w:r w:rsidRPr="00BD78A7">
              <w:t>-</w:t>
            </w:r>
          </w:p>
        </w:tc>
        <w:tc>
          <w:tcPr>
            <w:tcW w:w="1129" w:type="pct"/>
            <w:vAlign w:val="center"/>
          </w:tcPr>
          <w:p w14:paraId="27122461" w14:textId="77777777" w:rsidR="00DB1505" w:rsidRPr="00BD78A7" w:rsidRDefault="00DB1505" w:rsidP="00DA60E6">
            <w:pPr>
              <w:pStyle w:val="Tablebodynospace"/>
            </w:pPr>
            <w:r w:rsidRPr="00BD78A7">
              <w:t>system-dependent</w:t>
            </w:r>
          </w:p>
        </w:tc>
      </w:tr>
      <w:tr w:rsidR="00DB1505" w:rsidRPr="00ED3698" w14:paraId="10ED067B" w14:textId="77777777" w:rsidTr="00CD52BF">
        <w:tc>
          <w:tcPr>
            <w:tcW w:w="980" w:type="pct"/>
            <w:vAlign w:val="center"/>
          </w:tcPr>
          <w:p w14:paraId="6D206A24" w14:textId="77777777" w:rsidR="00DB1505" w:rsidRPr="00BD78A7" w:rsidRDefault="00DB1505" w:rsidP="00DA60E6">
            <w:pPr>
              <w:pStyle w:val="Tablebodynospace"/>
            </w:pPr>
            <w:r w:rsidRPr="00BD78A7">
              <w:t>‘update porosity’</w:t>
            </w:r>
          </w:p>
        </w:tc>
        <w:tc>
          <w:tcPr>
            <w:tcW w:w="1099" w:type="pct"/>
            <w:vAlign w:val="center"/>
          </w:tcPr>
          <w:p w14:paraId="0F94DA3F" w14:textId="77777777" w:rsidR="00DB1505" w:rsidRPr="00ED3698" w:rsidRDefault="00DB1505" w:rsidP="00DA60E6">
            <w:pPr>
              <w:pStyle w:val="Tablebodynospace"/>
            </w:pPr>
            <w:r w:rsidRPr="00ED3698">
              <w:t>-</w:t>
            </w:r>
          </w:p>
        </w:tc>
        <w:tc>
          <w:tcPr>
            <w:tcW w:w="783" w:type="pct"/>
            <w:vAlign w:val="center"/>
          </w:tcPr>
          <w:p w14:paraId="5C855D68" w14:textId="77777777" w:rsidR="00DB1505" w:rsidRPr="00BD78A7" w:rsidRDefault="00DB1505" w:rsidP="00DA60E6">
            <w:pPr>
              <w:pStyle w:val="Tablebodynospace"/>
            </w:pPr>
            <w:r w:rsidRPr="00BD78A7">
              <w:t>-</w:t>
            </w:r>
          </w:p>
        </w:tc>
        <w:tc>
          <w:tcPr>
            <w:tcW w:w="1009" w:type="pct"/>
            <w:vAlign w:val="center"/>
          </w:tcPr>
          <w:p w14:paraId="035D334E" w14:textId="77777777" w:rsidR="00DB1505" w:rsidRPr="00BD78A7" w:rsidRDefault="00DB1505" w:rsidP="00DA60E6">
            <w:pPr>
              <w:pStyle w:val="Tablebodynospace"/>
            </w:pPr>
            <w:r w:rsidRPr="00BD78A7">
              <w:t>-</w:t>
            </w:r>
          </w:p>
        </w:tc>
        <w:tc>
          <w:tcPr>
            <w:tcW w:w="1129" w:type="pct"/>
            <w:vAlign w:val="center"/>
          </w:tcPr>
          <w:p w14:paraId="2985E69E" w14:textId="77777777" w:rsidR="00DB1505" w:rsidRPr="00BD78A7" w:rsidRDefault="00DB1505" w:rsidP="00DA60E6">
            <w:pPr>
              <w:pStyle w:val="Tablebodynospace"/>
            </w:pPr>
            <w:r w:rsidRPr="00BD78A7">
              <w:t>-</w:t>
            </w:r>
          </w:p>
        </w:tc>
      </w:tr>
      <w:tr w:rsidR="00DB1505" w:rsidRPr="00ED3698" w14:paraId="61F4CCC6" w14:textId="77777777" w:rsidTr="00CD52BF">
        <w:tc>
          <w:tcPr>
            <w:tcW w:w="980" w:type="pct"/>
            <w:vAlign w:val="center"/>
          </w:tcPr>
          <w:p w14:paraId="701E504E" w14:textId="77777777" w:rsidR="00DB1505" w:rsidRPr="00BD78A7" w:rsidRDefault="00DB1505" w:rsidP="00DA60E6">
            <w:pPr>
              <w:pStyle w:val="Tablebodynospace"/>
            </w:pPr>
            <w:r w:rsidRPr="00BD78A7">
              <w:t>‘update permeability’</w:t>
            </w:r>
          </w:p>
        </w:tc>
        <w:tc>
          <w:tcPr>
            <w:tcW w:w="1099" w:type="pct"/>
            <w:vAlign w:val="center"/>
          </w:tcPr>
          <w:p w14:paraId="55FBC64F" w14:textId="77777777" w:rsidR="00DB1505" w:rsidRPr="00ED3698" w:rsidRDefault="00DB1505" w:rsidP="00DA60E6">
            <w:pPr>
              <w:pStyle w:val="Tablebodynospace"/>
            </w:pPr>
            <w:r w:rsidRPr="00ED3698">
              <w:t>-</w:t>
            </w:r>
          </w:p>
        </w:tc>
        <w:tc>
          <w:tcPr>
            <w:tcW w:w="783" w:type="pct"/>
            <w:vAlign w:val="center"/>
          </w:tcPr>
          <w:p w14:paraId="36F395D9" w14:textId="77777777" w:rsidR="00DB1505" w:rsidRPr="00BD78A7" w:rsidRDefault="00DB1505" w:rsidP="00DA60E6">
            <w:pPr>
              <w:pStyle w:val="Tablebodynospace"/>
            </w:pPr>
            <w:r w:rsidRPr="00BD78A7">
              <w:t>-</w:t>
            </w:r>
          </w:p>
        </w:tc>
        <w:tc>
          <w:tcPr>
            <w:tcW w:w="1009" w:type="pct"/>
            <w:vAlign w:val="center"/>
          </w:tcPr>
          <w:p w14:paraId="39C874CF" w14:textId="77777777" w:rsidR="00DB1505" w:rsidRPr="00BD78A7" w:rsidRDefault="00DB1505" w:rsidP="00DA60E6">
            <w:pPr>
              <w:pStyle w:val="Tablebodynospace"/>
            </w:pPr>
            <w:r w:rsidRPr="00BD78A7">
              <w:t>-</w:t>
            </w:r>
          </w:p>
        </w:tc>
        <w:tc>
          <w:tcPr>
            <w:tcW w:w="1129" w:type="pct"/>
            <w:vAlign w:val="center"/>
          </w:tcPr>
          <w:p w14:paraId="5A35EDE8" w14:textId="77777777" w:rsidR="00DB1505" w:rsidRPr="00BD78A7" w:rsidRDefault="00DB1505" w:rsidP="00DA60E6">
            <w:pPr>
              <w:pStyle w:val="Tablebodynospace"/>
            </w:pPr>
            <w:r w:rsidRPr="00BD78A7">
              <w:t>-</w:t>
            </w:r>
          </w:p>
        </w:tc>
      </w:tr>
      <w:tr w:rsidR="00A85062" w:rsidRPr="00ED3698" w14:paraId="22C2436A" w14:textId="77777777" w:rsidTr="00CD52BF">
        <w:tc>
          <w:tcPr>
            <w:tcW w:w="980" w:type="pct"/>
            <w:vAlign w:val="center"/>
          </w:tcPr>
          <w:p w14:paraId="4D47BB2E" w14:textId="56D9F987" w:rsidR="00A85062" w:rsidRPr="00BD78A7" w:rsidRDefault="00A85062" w:rsidP="00A85062">
            <w:pPr>
              <w:pStyle w:val="Tablebodynospace"/>
            </w:pPr>
            <w:r>
              <w:t>‘pore clogging’</w:t>
            </w:r>
          </w:p>
        </w:tc>
        <w:tc>
          <w:tcPr>
            <w:tcW w:w="1099" w:type="pct"/>
            <w:vAlign w:val="center"/>
          </w:tcPr>
          <w:p w14:paraId="53E4A2E9" w14:textId="528EAB59" w:rsidR="00A85062" w:rsidRPr="00ED3698" w:rsidRDefault="00A85062" w:rsidP="00A85062">
            <w:pPr>
              <w:pStyle w:val="Tablebodynospace"/>
            </w:pPr>
            <w:r w:rsidRPr="00ED3698">
              <w:t>-</w:t>
            </w:r>
          </w:p>
        </w:tc>
        <w:tc>
          <w:tcPr>
            <w:tcW w:w="783" w:type="pct"/>
            <w:vAlign w:val="center"/>
          </w:tcPr>
          <w:p w14:paraId="054A9E43" w14:textId="465064AD" w:rsidR="00A85062" w:rsidRPr="00BD78A7" w:rsidRDefault="00A85062" w:rsidP="00A85062">
            <w:pPr>
              <w:pStyle w:val="Tablebodynospace"/>
            </w:pPr>
            <w:r w:rsidRPr="00BD78A7">
              <w:t>-</w:t>
            </w:r>
          </w:p>
        </w:tc>
        <w:tc>
          <w:tcPr>
            <w:tcW w:w="1009" w:type="pct"/>
            <w:vAlign w:val="center"/>
          </w:tcPr>
          <w:p w14:paraId="1AA62D1C" w14:textId="1533178B" w:rsidR="00A85062" w:rsidRPr="00BD78A7" w:rsidRDefault="00A85062" w:rsidP="00A85062">
            <w:pPr>
              <w:pStyle w:val="Tablebodynospace"/>
            </w:pPr>
            <w:r w:rsidRPr="00BD78A7">
              <w:t>-</w:t>
            </w:r>
          </w:p>
        </w:tc>
        <w:tc>
          <w:tcPr>
            <w:tcW w:w="1129" w:type="pct"/>
            <w:vAlign w:val="center"/>
          </w:tcPr>
          <w:p w14:paraId="741D4A8F" w14:textId="5281FB58" w:rsidR="00A85062" w:rsidRPr="00BD78A7" w:rsidRDefault="00A85062" w:rsidP="00A85062">
            <w:pPr>
              <w:pStyle w:val="Tablebodynospace"/>
            </w:pPr>
            <w:r w:rsidRPr="00BD78A7">
              <w:t>10</w:t>
            </w:r>
            <w:r w:rsidRPr="00BD78A7">
              <w:rPr>
                <w:vertAlign w:val="superscript"/>
              </w:rPr>
              <w:t>-6</w:t>
            </w:r>
            <w:r w:rsidRPr="00BD78A7">
              <w:t>-10</w:t>
            </w:r>
            <w:r w:rsidRPr="00BD78A7">
              <w:rPr>
                <w:vertAlign w:val="superscript"/>
              </w:rPr>
              <w:t>-4</w:t>
            </w:r>
          </w:p>
        </w:tc>
      </w:tr>
      <w:tr w:rsidR="00A85062" w:rsidRPr="00ED3698" w14:paraId="2A63958B" w14:textId="77777777" w:rsidTr="00CD52BF">
        <w:tc>
          <w:tcPr>
            <w:tcW w:w="980" w:type="pct"/>
            <w:vAlign w:val="center"/>
          </w:tcPr>
          <w:p w14:paraId="1A63EF8E" w14:textId="724B30AF" w:rsidR="00A85062" w:rsidRDefault="00A85062" w:rsidP="00A85062">
            <w:pPr>
              <w:pStyle w:val="Tablebodynospace"/>
            </w:pPr>
            <w:r w:rsidRPr="00A85062">
              <w:t>'porosity threshold minimum'</w:t>
            </w:r>
          </w:p>
        </w:tc>
        <w:tc>
          <w:tcPr>
            <w:tcW w:w="1099" w:type="pct"/>
            <w:vAlign w:val="center"/>
          </w:tcPr>
          <w:p w14:paraId="06E9E837" w14:textId="02AAECF4" w:rsidR="00A85062" w:rsidRPr="00ED3698" w:rsidRDefault="00A85062" w:rsidP="00A85062">
            <w:pPr>
              <w:pStyle w:val="Tablebodynospace"/>
            </w:pPr>
            <w:r>
              <w:t>Minimum porosity</w:t>
            </w:r>
          </w:p>
        </w:tc>
        <w:tc>
          <w:tcPr>
            <w:tcW w:w="783" w:type="pct"/>
            <w:vAlign w:val="center"/>
          </w:tcPr>
          <w:p w14:paraId="567E4059" w14:textId="3DDED063" w:rsidR="00A85062" w:rsidRPr="00BD78A7" w:rsidRDefault="00A85062" w:rsidP="00A85062">
            <w:pPr>
              <w:pStyle w:val="Tablebodynospace"/>
            </w:pPr>
            <w:r w:rsidRPr="00BD78A7">
              <w:t>10</w:t>
            </w:r>
            <w:r>
              <w:rPr>
                <w:vertAlign w:val="superscript"/>
              </w:rPr>
              <w:t>-6</w:t>
            </w:r>
          </w:p>
        </w:tc>
        <w:tc>
          <w:tcPr>
            <w:tcW w:w="1009" w:type="pct"/>
            <w:vAlign w:val="center"/>
          </w:tcPr>
          <w:p w14:paraId="44778347" w14:textId="27ED4CB1" w:rsidR="00A85062" w:rsidRPr="00BD78A7" w:rsidRDefault="00A85062" w:rsidP="00A85062">
            <w:pPr>
              <w:pStyle w:val="Tablebodynospace"/>
            </w:pPr>
            <w:r>
              <w:t>-</w:t>
            </w:r>
          </w:p>
        </w:tc>
        <w:tc>
          <w:tcPr>
            <w:tcW w:w="1129" w:type="pct"/>
            <w:vAlign w:val="center"/>
          </w:tcPr>
          <w:p w14:paraId="37F418AE" w14:textId="77777777" w:rsidR="00A85062" w:rsidRPr="00BD78A7" w:rsidRDefault="00A85062" w:rsidP="00A85062">
            <w:pPr>
              <w:pStyle w:val="Tablebodynospace"/>
            </w:pPr>
          </w:p>
        </w:tc>
      </w:tr>
      <w:tr w:rsidR="00A85062" w:rsidRPr="00ED3698" w14:paraId="5B0A06E9" w14:textId="77777777" w:rsidTr="00CD52BF">
        <w:tc>
          <w:tcPr>
            <w:tcW w:w="980" w:type="pct"/>
            <w:vAlign w:val="center"/>
          </w:tcPr>
          <w:p w14:paraId="0760AC90" w14:textId="77777777" w:rsidR="00A85062" w:rsidRPr="00BD78A7" w:rsidRDefault="00A85062" w:rsidP="00A85062">
            <w:pPr>
              <w:pStyle w:val="Tablebodynospace"/>
            </w:pPr>
            <w:r w:rsidRPr="00BD78A7">
              <w:t>‘user-specified underrelaxation factor’</w:t>
            </w:r>
          </w:p>
        </w:tc>
        <w:tc>
          <w:tcPr>
            <w:tcW w:w="1099" w:type="pct"/>
            <w:vAlign w:val="center"/>
          </w:tcPr>
          <w:p w14:paraId="22C8C19E" w14:textId="308C6730" w:rsidR="00A85062" w:rsidRPr="00ED3698" w:rsidRDefault="004C6A69" w:rsidP="00A85062">
            <w:pPr>
              <w:pStyle w:val="Tablebodynospace"/>
            </w:pPr>
            <w:r>
              <w:t>U</w:t>
            </w:r>
            <w:r w:rsidRPr="00ED3698">
              <w:t xml:space="preserve">nderrelaxation </w:t>
            </w:r>
            <w:r w:rsidR="00A85062" w:rsidRPr="00ED3698">
              <w:t>factor</w:t>
            </w:r>
          </w:p>
        </w:tc>
        <w:tc>
          <w:tcPr>
            <w:tcW w:w="783" w:type="pct"/>
            <w:vAlign w:val="center"/>
          </w:tcPr>
          <w:p w14:paraId="0AB891CF" w14:textId="77777777" w:rsidR="00A85062" w:rsidRPr="00BD78A7" w:rsidRDefault="00A85062" w:rsidP="00A85062">
            <w:pPr>
              <w:pStyle w:val="Tablebodynospace"/>
            </w:pPr>
            <w:r w:rsidRPr="00BD78A7">
              <w:t>1.0</w:t>
            </w:r>
          </w:p>
        </w:tc>
        <w:tc>
          <w:tcPr>
            <w:tcW w:w="1009" w:type="pct"/>
            <w:vAlign w:val="center"/>
          </w:tcPr>
          <w:p w14:paraId="65BE69A5" w14:textId="77777777" w:rsidR="00A85062" w:rsidRPr="00BD78A7" w:rsidRDefault="00A85062" w:rsidP="00A85062">
            <w:pPr>
              <w:pStyle w:val="Tablebodynospace"/>
            </w:pPr>
            <w:r w:rsidRPr="00BD78A7">
              <w:t>-</w:t>
            </w:r>
          </w:p>
        </w:tc>
        <w:tc>
          <w:tcPr>
            <w:tcW w:w="1129" w:type="pct"/>
            <w:vAlign w:val="center"/>
          </w:tcPr>
          <w:p w14:paraId="54E7C8AA" w14:textId="77777777" w:rsidR="00A85062" w:rsidRPr="00BD78A7" w:rsidRDefault="00A85062" w:rsidP="00A85062">
            <w:pPr>
              <w:pStyle w:val="Tablebodynospace"/>
            </w:pPr>
            <w:r w:rsidRPr="00BD78A7">
              <w:t>1.0</w:t>
            </w:r>
          </w:p>
        </w:tc>
      </w:tr>
      <w:tr w:rsidR="00A85062" w:rsidRPr="00ED3698" w14:paraId="5639AB8D" w14:textId="77777777" w:rsidTr="00CD52BF">
        <w:trPr>
          <w:cantSplit/>
        </w:trPr>
        <w:tc>
          <w:tcPr>
            <w:tcW w:w="980" w:type="pct"/>
            <w:vMerge w:val="restart"/>
            <w:vAlign w:val="center"/>
          </w:tcPr>
          <w:p w14:paraId="2AB7FABA" w14:textId="77777777" w:rsidR="00A85062" w:rsidRPr="00BD78A7" w:rsidRDefault="00A85062" w:rsidP="00A85062">
            <w:pPr>
              <w:pStyle w:val="Tablebodynospace"/>
            </w:pPr>
            <w:r w:rsidRPr="00BD78A7">
              <w:t>‘newton iteration settings’</w:t>
            </w:r>
          </w:p>
        </w:tc>
        <w:tc>
          <w:tcPr>
            <w:tcW w:w="1099" w:type="pct"/>
            <w:vAlign w:val="center"/>
          </w:tcPr>
          <w:p w14:paraId="6F1A827E" w14:textId="155F571C" w:rsidR="00A85062" w:rsidRPr="00ED3698" w:rsidRDefault="004C6A69" w:rsidP="00A85062">
            <w:pPr>
              <w:pStyle w:val="Tablebodynospace"/>
            </w:pPr>
            <w:r>
              <w:t>I</w:t>
            </w:r>
            <w:r w:rsidRPr="00ED3698">
              <w:t xml:space="preserve">ncrement </w:t>
            </w:r>
            <w:r w:rsidR="00A85062" w:rsidRPr="00ED3698">
              <w:t>for numerical differentiation [m]</w:t>
            </w:r>
          </w:p>
        </w:tc>
        <w:tc>
          <w:tcPr>
            <w:tcW w:w="783" w:type="pct"/>
            <w:vAlign w:val="center"/>
          </w:tcPr>
          <w:p w14:paraId="670CFC34" w14:textId="77777777" w:rsidR="00A85062" w:rsidRPr="00BD78A7" w:rsidRDefault="00A85062" w:rsidP="00A85062">
            <w:pPr>
              <w:pStyle w:val="Tablebodynospace"/>
            </w:pPr>
            <w:r w:rsidRPr="00BD78A7">
              <w:t>10</w:t>
            </w:r>
            <w:r w:rsidRPr="00BD78A7">
              <w:rPr>
                <w:vertAlign w:val="superscript"/>
              </w:rPr>
              <w:t>-4</w:t>
            </w:r>
          </w:p>
        </w:tc>
        <w:tc>
          <w:tcPr>
            <w:tcW w:w="1009" w:type="pct"/>
            <w:vAlign w:val="center"/>
          </w:tcPr>
          <w:p w14:paraId="78344E66" w14:textId="77777777" w:rsidR="00A85062" w:rsidRPr="00BD78A7" w:rsidRDefault="00A85062" w:rsidP="00A85062">
            <w:pPr>
              <w:pStyle w:val="Tablebodynospace"/>
            </w:pPr>
            <w:r w:rsidRPr="00BD78A7">
              <w:t>-</w:t>
            </w:r>
          </w:p>
        </w:tc>
        <w:tc>
          <w:tcPr>
            <w:tcW w:w="1129" w:type="pct"/>
            <w:vAlign w:val="center"/>
          </w:tcPr>
          <w:p w14:paraId="09B09465" w14:textId="77777777" w:rsidR="00A85062" w:rsidRPr="00BD78A7" w:rsidRDefault="00A85062" w:rsidP="00A85062">
            <w:pPr>
              <w:pStyle w:val="Tablebodynospace"/>
            </w:pPr>
            <w:r w:rsidRPr="00BD78A7">
              <w:t>10</w:t>
            </w:r>
            <w:r w:rsidRPr="00BD78A7">
              <w:rPr>
                <w:vertAlign w:val="superscript"/>
              </w:rPr>
              <w:t>-6</w:t>
            </w:r>
            <w:r w:rsidRPr="00BD78A7">
              <w:t>-10</w:t>
            </w:r>
            <w:r w:rsidRPr="00BD78A7">
              <w:rPr>
                <w:vertAlign w:val="superscript"/>
              </w:rPr>
              <w:t>-4</w:t>
            </w:r>
          </w:p>
        </w:tc>
      </w:tr>
      <w:tr w:rsidR="00A85062" w:rsidRPr="00ED3698" w14:paraId="4F277A7B" w14:textId="77777777" w:rsidTr="00CD52BF">
        <w:trPr>
          <w:cantSplit/>
        </w:trPr>
        <w:tc>
          <w:tcPr>
            <w:tcW w:w="980" w:type="pct"/>
            <w:vMerge/>
            <w:vAlign w:val="center"/>
          </w:tcPr>
          <w:p w14:paraId="7D771749" w14:textId="77777777" w:rsidR="00A85062" w:rsidRPr="00BD78A7" w:rsidRDefault="00A85062" w:rsidP="00A85062">
            <w:pPr>
              <w:pStyle w:val="Tablebodynospace"/>
            </w:pPr>
          </w:p>
        </w:tc>
        <w:tc>
          <w:tcPr>
            <w:tcW w:w="1099" w:type="pct"/>
            <w:vAlign w:val="center"/>
          </w:tcPr>
          <w:p w14:paraId="5CC54E45" w14:textId="059D8945" w:rsidR="00A85062" w:rsidRPr="00ED3698" w:rsidRDefault="004C6A69" w:rsidP="00A85062">
            <w:pPr>
              <w:pStyle w:val="Tablebodynospace"/>
            </w:pPr>
            <w:r>
              <w:t>A</w:t>
            </w:r>
            <w:r w:rsidRPr="00ED3698">
              <w:t xml:space="preserve">nticipated </w:t>
            </w:r>
            <w:r w:rsidR="00A85062" w:rsidRPr="00ED3698">
              <w:t>number of Newton iterations</w:t>
            </w:r>
          </w:p>
        </w:tc>
        <w:tc>
          <w:tcPr>
            <w:tcW w:w="783" w:type="pct"/>
            <w:vAlign w:val="center"/>
          </w:tcPr>
          <w:p w14:paraId="1858858F" w14:textId="77777777" w:rsidR="00A85062" w:rsidRPr="00BD78A7" w:rsidRDefault="00A85062" w:rsidP="00A85062">
            <w:pPr>
              <w:pStyle w:val="Tablebodynospace"/>
            </w:pPr>
            <w:r w:rsidRPr="00BD78A7">
              <w:t>12</w:t>
            </w:r>
          </w:p>
        </w:tc>
        <w:tc>
          <w:tcPr>
            <w:tcW w:w="1009" w:type="pct"/>
            <w:vAlign w:val="center"/>
          </w:tcPr>
          <w:p w14:paraId="17088649" w14:textId="77777777" w:rsidR="00A85062" w:rsidRPr="00BD78A7" w:rsidRDefault="00A85062" w:rsidP="00A85062">
            <w:pPr>
              <w:pStyle w:val="Tablebodynospace"/>
            </w:pPr>
          </w:p>
        </w:tc>
        <w:tc>
          <w:tcPr>
            <w:tcW w:w="1129" w:type="pct"/>
            <w:vAlign w:val="center"/>
          </w:tcPr>
          <w:p w14:paraId="3D144F00" w14:textId="77777777" w:rsidR="00A85062" w:rsidRPr="00BD78A7" w:rsidRDefault="00A85062" w:rsidP="00A85062">
            <w:pPr>
              <w:pStyle w:val="Tablebodynospace"/>
            </w:pPr>
            <w:r w:rsidRPr="00BD78A7">
              <w:t>10-20</w:t>
            </w:r>
          </w:p>
        </w:tc>
      </w:tr>
      <w:tr w:rsidR="00A85062" w:rsidRPr="00ED3698" w14:paraId="2C3BFD71" w14:textId="77777777" w:rsidTr="0075340C">
        <w:trPr>
          <w:cantSplit/>
          <w:trHeight w:val="1101"/>
        </w:trPr>
        <w:tc>
          <w:tcPr>
            <w:tcW w:w="980" w:type="pct"/>
            <w:vMerge/>
            <w:vAlign w:val="center"/>
          </w:tcPr>
          <w:p w14:paraId="3892A577" w14:textId="77777777" w:rsidR="00A85062" w:rsidRPr="00BD78A7" w:rsidRDefault="00A85062" w:rsidP="00A85062">
            <w:pPr>
              <w:pStyle w:val="Tablebodynospace"/>
            </w:pPr>
          </w:p>
        </w:tc>
        <w:tc>
          <w:tcPr>
            <w:tcW w:w="1099" w:type="pct"/>
            <w:vAlign w:val="center"/>
          </w:tcPr>
          <w:p w14:paraId="6CE28578" w14:textId="07A7C31C" w:rsidR="00A85062" w:rsidRPr="00ED3698" w:rsidRDefault="004C6A69" w:rsidP="00A85062">
            <w:pPr>
              <w:pStyle w:val="Tablebodynospace"/>
            </w:pPr>
            <w:r>
              <w:t>M</w:t>
            </w:r>
            <w:r w:rsidRPr="00ED3698">
              <w:t xml:space="preserve">aximum </w:t>
            </w:r>
            <w:r w:rsidR="00A85062" w:rsidRPr="00ED3698">
              <w:t>number of Newton iterations</w:t>
            </w:r>
          </w:p>
        </w:tc>
        <w:tc>
          <w:tcPr>
            <w:tcW w:w="783" w:type="pct"/>
            <w:vAlign w:val="center"/>
          </w:tcPr>
          <w:p w14:paraId="4927321F" w14:textId="77777777" w:rsidR="00A85062" w:rsidRPr="00BD78A7" w:rsidRDefault="00A85062" w:rsidP="00A85062">
            <w:pPr>
              <w:pStyle w:val="Tablebodynospace"/>
            </w:pPr>
            <w:r w:rsidRPr="00BD78A7">
              <w:t>15</w:t>
            </w:r>
          </w:p>
        </w:tc>
        <w:tc>
          <w:tcPr>
            <w:tcW w:w="1009" w:type="pct"/>
            <w:vAlign w:val="center"/>
          </w:tcPr>
          <w:p w14:paraId="7FBAADE5" w14:textId="77777777" w:rsidR="00A85062" w:rsidRPr="00BD78A7" w:rsidRDefault="00A85062" w:rsidP="00A85062">
            <w:pPr>
              <w:pStyle w:val="Tablebodynospace"/>
            </w:pPr>
            <w:r w:rsidRPr="00BD78A7">
              <w:t>-</w:t>
            </w:r>
          </w:p>
        </w:tc>
        <w:tc>
          <w:tcPr>
            <w:tcW w:w="1129" w:type="pct"/>
            <w:vAlign w:val="center"/>
          </w:tcPr>
          <w:p w14:paraId="37AE13D7" w14:textId="77777777" w:rsidR="00A85062" w:rsidRPr="00BD78A7" w:rsidRDefault="00A85062" w:rsidP="00A85062">
            <w:pPr>
              <w:pStyle w:val="Tablebodynospace"/>
            </w:pPr>
            <w:r w:rsidRPr="00BD78A7">
              <w:t>20-60</w:t>
            </w:r>
          </w:p>
        </w:tc>
      </w:tr>
      <w:tr w:rsidR="00A85062" w:rsidRPr="00ED3698" w14:paraId="3E8A0125" w14:textId="77777777" w:rsidTr="00CD52BF">
        <w:trPr>
          <w:cantSplit/>
        </w:trPr>
        <w:tc>
          <w:tcPr>
            <w:tcW w:w="980" w:type="pct"/>
            <w:vMerge/>
            <w:vAlign w:val="center"/>
          </w:tcPr>
          <w:p w14:paraId="1476A5D4" w14:textId="77777777" w:rsidR="00A85062" w:rsidRPr="00BD78A7" w:rsidRDefault="00A85062" w:rsidP="00A85062">
            <w:pPr>
              <w:pStyle w:val="Tablebodynospace"/>
            </w:pPr>
          </w:p>
        </w:tc>
        <w:tc>
          <w:tcPr>
            <w:tcW w:w="1099" w:type="pct"/>
            <w:vAlign w:val="center"/>
          </w:tcPr>
          <w:p w14:paraId="26C47E53" w14:textId="49F4AEA3" w:rsidR="00A85062" w:rsidRPr="00ED3698" w:rsidRDefault="004C6A69" w:rsidP="00A85062">
            <w:pPr>
              <w:pStyle w:val="Tablebodynospace"/>
            </w:pPr>
            <w:r>
              <w:t>A</w:t>
            </w:r>
            <w:r w:rsidRPr="00ED3698">
              <w:t xml:space="preserve">nticipated </w:t>
            </w:r>
            <w:r w:rsidR="00A85062" w:rsidRPr="00ED3698">
              <w:t>concentration update in log cycles</w:t>
            </w:r>
          </w:p>
        </w:tc>
        <w:tc>
          <w:tcPr>
            <w:tcW w:w="783" w:type="pct"/>
            <w:vAlign w:val="center"/>
          </w:tcPr>
          <w:p w14:paraId="5B2EF47E" w14:textId="77777777" w:rsidR="00A85062" w:rsidRPr="00BD78A7" w:rsidRDefault="00A85062" w:rsidP="00A85062">
            <w:pPr>
              <w:pStyle w:val="Tablebodynospace"/>
            </w:pPr>
            <w:r w:rsidRPr="00BD78A7">
              <w:t>0.5</w:t>
            </w:r>
          </w:p>
        </w:tc>
        <w:tc>
          <w:tcPr>
            <w:tcW w:w="1009" w:type="pct"/>
            <w:vAlign w:val="center"/>
          </w:tcPr>
          <w:p w14:paraId="33666469" w14:textId="77777777" w:rsidR="00A85062" w:rsidRPr="00BD78A7" w:rsidRDefault="00A85062" w:rsidP="00A85062">
            <w:pPr>
              <w:pStyle w:val="Tablebodynospace"/>
            </w:pPr>
            <w:r w:rsidRPr="00BD78A7">
              <w:t>-</w:t>
            </w:r>
          </w:p>
        </w:tc>
        <w:tc>
          <w:tcPr>
            <w:tcW w:w="1129" w:type="pct"/>
            <w:vAlign w:val="center"/>
          </w:tcPr>
          <w:p w14:paraId="7A26D36D" w14:textId="77777777" w:rsidR="00A85062" w:rsidRPr="00BD78A7" w:rsidRDefault="00A85062" w:rsidP="00A85062">
            <w:pPr>
              <w:pStyle w:val="Tablebodynospace"/>
            </w:pPr>
            <w:r w:rsidRPr="00BD78A7">
              <w:t>0.5-1.5</w:t>
            </w:r>
          </w:p>
        </w:tc>
      </w:tr>
      <w:tr w:rsidR="00A85062" w:rsidRPr="00ED3698" w14:paraId="424E2B22" w14:textId="77777777" w:rsidTr="00CD52BF">
        <w:trPr>
          <w:cantSplit/>
        </w:trPr>
        <w:tc>
          <w:tcPr>
            <w:tcW w:w="980" w:type="pct"/>
            <w:vMerge/>
            <w:vAlign w:val="center"/>
          </w:tcPr>
          <w:p w14:paraId="4F5ACEB8" w14:textId="77777777" w:rsidR="00A85062" w:rsidRPr="00BD78A7" w:rsidRDefault="00A85062" w:rsidP="00A85062">
            <w:pPr>
              <w:pStyle w:val="Tablebodynospace"/>
            </w:pPr>
          </w:p>
        </w:tc>
        <w:tc>
          <w:tcPr>
            <w:tcW w:w="1099" w:type="pct"/>
            <w:vAlign w:val="center"/>
          </w:tcPr>
          <w:p w14:paraId="69B9405C" w14:textId="4ADC7629" w:rsidR="00A85062" w:rsidRPr="00ED3698" w:rsidRDefault="004C6A69" w:rsidP="00A85062">
            <w:pPr>
              <w:pStyle w:val="Tablebodynospace"/>
            </w:pPr>
            <w:r>
              <w:t>M</w:t>
            </w:r>
            <w:r w:rsidRPr="00ED3698">
              <w:t xml:space="preserve">aximum </w:t>
            </w:r>
            <w:r w:rsidR="00A85062" w:rsidRPr="00ED3698">
              <w:t>concentration update in log cycles</w:t>
            </w:r>
          </w:p>
        </w:tc>
        <w:tc>
          <w:tcPr>
            <w:tcW w:w="783" w:type="pct"/>
            <w:vAlign w:val="center"/>
          </w:tcPr>
          <w:p w14:paraId="02E6E942" w14:textId="77777777" w:rsidR="00A85062" w:rsidRPr="00BD78A7" w:rsidRDefault="00A85062" w:rsidP="00A85062">
            <w:pPr>
              <w:pStyle w:val="Tablebodynospace"/>
            </w:pPr>
            <w:r w:rsidRPr="00BD78A7">
              <w:t>1.0</w:t>
            </w:r>
          </w:p>
        </w:tc>
        <w:tc>
          <w:tcPr>
            <w:tcW w:w="1009" w:type="pct"/>
            <w:vAlign w:val="center"/>
          </w:tcPr>
          <w:p w14:paraId="6F8F48AA" w14:textId="77777777" w:rsidR="00A85062" w:rsidRPr="00BD78A7" w:rsidRDefault="00A85062" w:rsidP="00A85062">
            <w:pPr>
              <w:pStyle w:val="Tablebodynospace"/>
            </w:pPr>
            <w:r w:rsidRPr="00BD78A7">
              <w:t>-</w:t>
            </w:r>
          </w:p>
        </w:tc>
        <w:tc>
          <w:tcPr>
            <w:tcW w:w="1129" w:type="pct"/>
            <w:vAlign w:val="center"/>
          </w:tcPr>
          <w:p w14:paraId="66E38ABC" w14:textId="77777777" w:rsidR="00A85062" w:rsidRPr="00BD78A7" w:rsidRDefault="00A85062" w:rsidP="00A85062">
            <w:pPr>
              <w:pStyle w:val="Tablebodynospace"/>
            </w:pPr>
            <w:r w:rsidRPr="00BD78A7">
              <w:t>1.0-3.0</w:t>
            </w:r>
          </w:p>
        </w:tc>
      </w:tr>
      <w:tr w:rsidR="00A85062" w:rsidRPr="00ED3698" w14:paraId="1F8149B7" w14:textId="77777777" w:rsidTr="00CD52BF">
        <w:trPr>
          <w:cantSplit/>
        </w:trPr>
        <w:tc>
          <w:tcPr>
            <w:tcW w:w="980" w:type="pct"/>
            <w:vMerge/>
            <w:vAlign w:val="center"/>
          </w:tcPr>
          <w:p w14:paraId="4BD99337" w14:textId="77777777" w:rsidR="00A85062" w:rsidRPr="00BD78A7" w:rsidRDefault="00A85062" w:rsidP="00A85062">
            <w:pPr>
              <w:pStyle w:val="Tablebodynospace"/>
            </w:pPr>
          </w:p>
        </w:tc>
        <w:tc>
          <w:tcPr>
            <w:tcW w:w="1099" w:type="pct"/>
            <w:vAlign w:val="center"/>
          </w:tcPr>
          <w:p w14:paraId="74F172FA" w14:textId="06ADDFA9" w:rsidR="00A85062" w:rsidRPr="00ED3698" w:rsidRDefault="004C6A69" w:rsidP="00A85062">
            <w:pPr>
              <w:pStyle w:val="Tablebodynospace"/>
            </w:pPr>
            <w:r>
              <w:t>C</w:t>
            </w:r>
            <w:r w:rsidRPr="00ED3698">
              <w:t xml:space="preserve">onvergence </w:t>
            </w:r>
            <w:r w:rsidR="00A85062" w:rsidRPr="00ED3698">
              <w:t>tolerance in log cycles</w:t>
            </w:r>
          </w:p>
        </w:tc>
        <w:tc>
          <w:tcPr>
            <w:tcW w:w="783" w:type="pct"/>
            <w:vAlign w:val="center"/>
          </w:tcPr>
          <w:p w14:paraId="6DD4E464" w14:textId="77777777" w:rsidR="00A85062" w:rsidRPr="00BD78A7" w:rsidRDefault="00A85062" w:rsidP="00A85062">
            <w:pPr>
              <w:pStyle w:val="Tablebodynospace"/>
            </w:pPr>
            <w:r w:rsidRPr="00BD78A7">
              <w:t>10</w:t>
            </w:r>
            <w:r w:rsidRPr="00BD78A7">
              <w:rPr>
                <w:vertAlign w:val="superscript"/>
              </w:rPr>
              <w:t>-6</w:t>
            </w:r>
          </w:p>
        </w:tc>
        <w:tc>
          <w:tcPr>
            <w:tcW w:w="1009" w:type="pct"/>
            <w:vAlign w:val="center"/>
          </w:tcPr>
          <w:p w14:paraId="1B4ACF09" w14:textId="77777777" w:rsidR="00A85062" w:rsidRPr="00BD78A7" w:rsidRDefault="00A85062" w:rsidP="00A85062">
            <w:pPr>
              <w:pStyle w:val="Tablebodynospace"/>
            </w:pPr>
            <w:r w:rsidRPr="00BD78A7">
              <w:t>-</w:t>
            </w:r>
          </w:p>
        </w:tc>
        <w:tc>
          <w:tcPr>
            <w:tcW w:w="1129" w:type="pct"/>
            <w:vAlign w:val="center"/>
          </w:tcPr>
          <w:p w14:paraId="1FF545BE" w14:textId="77777777" w:rsidR="00A85062" w:rsidRPr="00BD78A7" w:rsidRDefault="00A85062" w:rsidP="00A85062">
            <w:pPr>
              <w:pStyle w:val="Tablebodynospace"/>
            </w:pPr>
            <w:r w:rsidRPr="00BD78A7">
              <w:t>10</w:t>
            </w:r>
            <w:r w:rsidRPr="00BD78A7">
              <w:rPr>
                <w:vertAlign w:val="superscript"/>
              </w:rPr>
              <w:t>-7</w:t>
            </w:r>
            <w:r w:rsidRPr="00BD78A7">
              <w:t>-10</w:t>
            </w:r>
            <w:r w:rsidRPr="00BD78A7">
              <w:rPr>
                <w:vertAlign w:val="superscript"/>
              </w:rPr>
              <w:t>-4</w:t>
            </w:r>
          </w:p>
        </w:tc>
      </w:tr>
      <w:tr w:rsidR="00A85062" w:rsidRPr="00ED3698" w14:paraId="132062ED" w14:textId="77777777" w:rsidTr="00CD52BF">
        <w:trPr>
          <w:cantSplit/>
        </w:trPr>
        <w:tc>
          <w:tcPr>
            <w:tcW w:w="980" w:type="pct"/>
            <w:vMerge w:val="restart"/>
            <w:vAlign w:val="center"/>
          </w:tcPr>
          <w:p w14:paraId="3DF5B418" w14:textId="77777777" w:rsidR="00A85062" w:rsidRPr="00BD78A7" w:rsidRDefault="00A85062" w:rsidP="00A85062">
            <w:pPr>
              <w:pStyle w:val="Tablebodynospace"/>
            </w:pPr>
            <w:r w:rsidRPr="00BD78A7">
              <w:t>‘solver settings’</w:t>
            </w:r>
          </w:p>
        </w:tc>
        <w:tc>
          <w:tcPr>
            <w:tcW w:w="1099" w:type="pct"/>
            <w:vAlign w:val="center"/>
          </w:tcPr>
          <w:p w14:paraId="160AC28E" w14:textId="576A04ED" w:rsidR="00A85062" w:rsidRPr="00ED3698" w:rsidRDefault="004C6A69" w:rsidP="00A85062">
            <w:pPr>
              <w:pStyle w:val="Tablebodynospace"/>
            </w:pPr>
            <w:r>
              <w:t>I</w:t>
            </w:r>
            <w:r w:rsidRPr="00ED3698">
              <w:t xml:space="preserve">ncomplete </w:t>
            </w:r>
            <w:r w:rsidR="00A85062" w:rsidRPr="00ED3698">
              <w:t>factorization level</w:t>
            </w:r>
          </w:p>
        </w:tc>
        <w:tc>
          <w:tcPr>
            <w:tcW w:w="783" w:type="pct"/>
            <w:vAlign w:val="center"/>
          </w:tcPr>
          <w:p w14:paraId="35D68027" w14:textId="77777777" w:rsidR="00A85062" w:rsidRPr="00BD78A7" w:rsidRDefault="00A85062" w:rsidP="00A85062">
            <w:pPr>
              <w:pStyle w:val="Tablebodynospace"/>
            </w:pPr>
            <w:r w:rsidRPr="00BD78A7">
              <w:t>0</w:t>
            </w:r>
          </w:p>
        </w:tc>
        <w:tc>
          <w:tcPr>
            <w:tcW w:w="1009" w:type="pct"/>
            <w:vAlign w:val="center"/>
          </w:tcPr>
          <w:p w14:paraId="00FF2559" w14:textId="77777777" w:rsidR="00A85062" w:rsidRPr="00BD78A7" w:rsidRDefault="00A85062" w:rsidP="00A85062">
            <w:pPr>
              <w:pStyle w:val="Tablebodynospace"/>
            </w:pPr>
            <w:r w:rsidRPr="00BD78A7">
              <w:t>-</w:t>
            </w:r>
          </w:p>
        </w:tc>
        <w:tc>
          <w:tcPr>
            <w:tcW w:w="1129" w:type="pct"/>
            <w:vAlign w:val="center"/>
          </w:tcPr>
          <w:p w14:paraId="57487E41" w14:textId="77777777" w:rsidR="00A85062" w:rsidRPr="00BD78A7" w:rsidRDefault="00A85062" w:rsidP="00A85062">
            <w:pPr>
              <w:pStyle w:val="Tablebodynospace"/>
            </w:pPr>
            <w:r w:rsidRPr="00BD78A7">
              <w:t>0-2</w:t>
            </w:r>
          </w:p>
        </w:tc>
      </w:tr>
      <w:tr w:rsidR="00A85062" w:rsidRPr="00ED3698" w14:paraId="31373089" w14:textId="77777777" w:rsidTr="00CD52BF">
        <w:trPr>
          <w:cantSplit/>
        </w:trPr>
        <w:tc>
          <w:tcPr>
            <w:tcW w:w="980" w:type="pct"/>
            <w:vMerge/>
            <w:vAlign w:val="center"/>
          </w:tcPr>
          <w:p w14:paraId="5C7FDED6" w14:textId="77777777" w:rsidR="00A85062" w:rsidRPr="00BD78A7" w:rsidRDefault="00A85062" w:rsidP="00A85062">
            <w:pPr>
              <w:pStyle w:val="Tablebodynospace"/>
            </w:pPr>
          </w:p>
        </w:tc>
        <w:tc>
          <w:tcPr>
            <w:tcW w:w="1099" w:type="pct"/>
            <w:vAlign w:val="center"/>
          </w:tcPr>
          <w:p w14:paraId="30948F2F" w14:textId="194BCA39" w:rsidR="00A85062" w:rsidRPr="00ED3698" w:rsidRDefault="004C6A69" w:rsidP="00A85062">
            <w:pPr>
              <w:pStyle w:val="Tablebodynospace"/>
            </w:pPr>
            <w:r>
              <w:t>M</w:t>
            </w:r>
            <w:r w:rsidRPr="00ED3698">
              <w:t xml:space="preserve">aximum </w:t>
            </w:r>
            <w:r w:rsidR="00A85062" w:rsidRPr="00ED3698">
              <w:t>number of solver iterations</w:t>
            </w:r>
          </w:p>
        </w:tc>
        <w:tc>
          <w:tcPr>
            <w:tcW w:w="783" w:type="pct"/>
            <w:vAlign w:val="center"/>
          </w:tcPr>
          <w:p w14:paraId="4E45D6F0" w14:textId="77777777" w:rsidR="00A85062" w:rsidRPr="00BD78A7" w:rsidRDefault="00A85062" w:rsidP="00A85062">
            <w:pPr>
              <w:pStyle w:val="Tablebodynospace"/>
            </w:pPr>
            <w:r w:rsidRPr="00BD78A7">
              <w:t>100</w:t>
            </w:r>
          </w:p>
        </w:tc>
        <w:tc>
          <w:tcPr>
            <w:tcW w:w="1009" w:type="pct"/>
            <w:vAlign w:val="center"/>
          </w:tcPr>
          <w:p w14:paraId="68539F5C" w14:textId="77777777" w:rsidR="00A85062" w:rsidRPr="00BD78A7" w:rsidRDefault="00A85062" w:rsidP="00A85062">
            <w:pPr>
              <w:pStyle w:val="Tablebodynospace"/>
            </w:pPr>
            <w:r w:rsidRPr="00BD78A7">
              <w:t>-</w:t>
            </w:r>
          </w:p>
        </w:tc>
        <w:tc>
          <w:tcPr>
            <w:tcW w:w="1129" w:type="pct"/>
            <w:vAlign w:val="center"/>
          </w:tcPr>
          <w:p w14:paraId="6B157505" w14:textId="77777777" w:rsidR="00A85062" w:rsidRPr="00BD78A7" w:rsidRDefault="00A85062" w:rsidP="00A85062">
            <w:pPr>
              <w:pStyle w:val="Tablebodynospace"/>
            </w:pPr>
            <w:r w:rsidRPr="00BD78A7">
              <w:t>100-1000</w:t>
            </w:r>
          </w:p>
        </w:tc>
      </w:tr>
      <w:tr w:rsidR="00A85062" w:rsidRPr="00ED3698" w14:paraId="253692BD" w14:textId="77777777" w:rsidTr="00CD52BF">
        <w:trPr>
          <w:cantSplit/>
        </w:trPr>
        <w:tc>
          <w:tcPr>
            <w:tcW w:w="980" w:type="pct"/>
            <w:vMerge/>
            <w:vAlign w:val="center"/>
          </w:tcPr>
          <w:p w14:paraId="2D4DCB04" w14:textId="77777777" w:rsidR="00A85062" w:rsidRPr="00BD78A7" w:rsidRDefault="00A85062" w:rsidP="00A85062">
            <w:pPr>
              <w:pStyle w:val="Tablebodynospace"/>
            </w:pPr>
          </w:p>
        </w:tc>
        <w:tc>
          <w:tcPr>
            <w:tcW w:w="1099" w:type="pct"/>
            <w:vAlign w:val="center"/>
          </w:tcPr>
          <w:p w14:paraId="1C722ABA" w14:textId="0B99A32F" w:rsidR="00A85062" w:rsidRPr="00ED3698" w:rsidRDefault="004C6A69" w:rsidP="00A85062">
            <w:pPr>
              <w:pStyle w:val="Tablebodynospace"/>
            </w:pPr>
            <w:r>
              <w:t>S</w:t>
            </w:r>
            <w:r w:rsidRPr="00ED3698">
              <w:t xml:space="preserve">olver </w:t>
            </w:r>
            <w:r w:rsidR="00A85062" w:rsidRPr="00ED3698">
              <w:t>information level</w:t>
            </w:r>
          </w:p>
        </w:tc>
        <w:tc>
          <w:tcPr>
            <w:tcW w:w="783" w:type="pct"/>
            <w:vAlign w:val="center"/>
          </w:tcPr>
          <w:p w14:paraId="62DDE5FA" w14:textId="77777777" w:rsidR="00A85062" w:rsidRPr="00BD78A7" w:rsidRDefault="00A85062" w:rsidP="00A85062">
            <w:pPr>
              <w:pStyle w:val="Tablebodynospace"/>
            </w:pPr>
            <w:r w:rsidRPr="00BD78A7">
              <w:t>1</w:t>
            </w:r>
          </w:p>
        </w:tc>
        <w:tc>
          <w:tcPr>
            <w:tcW w:w="1009" w:type="pct"/>
            <w:vAlign w:val="center"/>
          </w:tcPr>
          <w:p w14:paraId="75CCA1CD" w14:textId="77777777" w:rsidR="00A85062" w:rsidRPr="00BD78A7" w:rsidRDefault="00A85062" w:rsidP="00A85062">
            <w:pPr>
              <w:pStyle w:val="Tablebodynospace"/>
            </w:pPr>
            <w:r w:rsidRPr="00BD78A7">
              <w:t>0,1,2</w:t>
            </w:r>
          </w:p>
        </w:tc>
        <w:tc>
          <w:tcPr>
            <w:tcW w:w="1129" w:type="pct"/>
            <w:vAlign w:val="center"/>
          </w:tcPr>
          <w:p w14:paraId="46682A96" w14:textId="77777777" w:rsidR="00A85062" w:rsidRPr="00BD78A7" w:rsidRDefault="00A85062" w:rsidP="00A85062">
            <w:pPr>
              <w:pStyle w:val="Tablebodynospace"/>
            </w:pPr>
            <w:r w:rsidRPr="00BD78A7">
              <w:t>-</w:t>
            </w:r>
          </w:p>
        </w:tc>
      </w:tr>
      <w:tr w:rsidR="00A85062" w:rsidRPr="00ED3698" w14:paraId="6A949F00" w14:textId="77777777" w:rsidTr="00CD52BF">
        <w:trPr>
          <w:cantSplit/>
        </w:trPr>
        <w:tc>
          <w:tcPr>
            <w:tcW w:w="980" w:type="pct"/>
            <w:vMerge/>
            <w:vAlign w:val="center"/>
          </w:tcPr>
          <w:p w14:paraId="39A812C2" w14:textId="77777777" w:rsidR="00A85062" w:rsidRPr="00BD78A7" w:rsidRDefault="00A85062" w:rsidP="00A85062">
            <w:pPr>
              <w:pStyle w:val="Tablebodynospace"/>
            </w:pPr>
          </w:p>
        </w:tc>
        <w:tc>
          <w:tcPr>
            <w:tcW w:w="1099" w:type="pct"/>
            <w:vAlign w:val="center"/>
          </w:tcPr>
          <w:p w14:paraId="7FE47BDB" w14:textId="77777777" w:rsidR="00A85062" w:rsidRPr="00ED3698" w:rsidRDefault="00A85062" w:rsidP="00A85062">
            <w:pPr>
              <w:pStyle w:val="Tablebodynospace"/>
            </w:pPr>
            <w:r w:rsidRPr="00ED3698">
              <w:t>solver residual tolerance [m]</w:t>
            </w:r>
          </w:p>
        </w:tc>
        <w:tc>
          <w:tcPr>
            <w:tcW w:w="783" w:type="pct"/>
            <w:vAlign w:val="center"/>
          </w:tcPr>
          <w:p w14:paraId="7B708986" w14:textId="77777777" w:rsidR="00A85062" w:rsidRPr="00BD78A7" w:rsidRDefault="00A85062" w:rsidP="00A85062">
            <w:pPr>
              <w:pStyle w:val="Tablebodynospace"/>
            </w:pPr>
            <w:r w:rsidRPr="00BD78A7">
              <w:t>10</w:t>
            </w:r>
            <w:r w:rsidRPr="00BD78A7">
              <w:rPr>
                <w:vertAlign w:val="superscript"/>
              </w:rPr>
              <w:t>-7</w:t>
            </w:r>
          </w:p>
        </w:tc>
        <w:tc>
          <w:tcPr>
            <w:tcW w:w="1009" w:type="pct"/>
            <w:vAlign w:val="center"/>
          </w:tcPr>
          <w:p w14:paraId="2758DB62" w14:textId="77777777" w:rsidR="00A85062" w:rsidRPr="00BD78A7" w:rsidRDefault="00A85062" w:rsidP="00A85062">
            <w:pPr>
              <w:pStyle w:val="Tablebodynospace"/>
            </w:pPr>
            <w:r w:rsidRPr="00BD78A7">
              <w:t>-</w:t>
            </w:r>
          </w:p>
        </w:tc>
        <w:tc>
          <w:tcPr>
            <w:tcW w:w="1129" w:type="pct"/>
            <w:vAlign w:val="center"/>
          </w:tcPr>
          <w:p w14:paraId="16E50244" w14:textId="77777777" w:rsidR="00A85062" w:rsidRPr="00BD78A7" w:rsidRDefault="00A85062" w:rsidP="00A85062">
            <w:pPr>
              <w:pStyle w:val="Tablebodynospace"/>
            </w:pPr>
            <w:r w:rsidRPr="00BD78A7">
              <w:t>10</w:t>
            </w:r>
            <w:r w:rsidRPr="00BD78A7">
              <w:rPr>
                <w:vertAlign w:val="superscript"/>
              </w:rPr>
              <w:t>-8</w:t>
            </w:r>
            <w:r w:rsidRPr="00BD78A7">
              <w:t>-10</w:t>
            </w:r>
            <w:r w:rsidRPr="00BD78A7">
              <w:rPr>
                <w:vertAlign w:val="superscript"/>
              </w:rPr>
              <w:t>-5</w:t>
            </w:r>
          </w:p>
        </w:tc>
      </w:tr>
      <w:tr w:rsidR="00A85062" w:rsidRPr="00ED3698" w14:paraId="74A61C6F" w14:textId="77777777" w:rsidTr="00CD52BF">
        <w:trPr>
          <w:cantSplit/>
        </w:trPr>
        <w:tc>
          <w:tcPr>
            <w:tcW w:w="980" w:type="pct"/>
            <w:vMerge/>
            <w:vAlign w:val="center"/>
          </w:tcPr>
          <w:p w14:paraId="62A4BAF5" w14:textId="77777777" w:rsidR="00A85062" w:rsidRPr="00BD78A7" w:rsidRDefault="00A85062" w:rsidP="00A85062">
            <w:pPr>
              <w:pStyle w:val="Tablebodynospace"/>
            </w:pPr>
          </w:p>
        </w:tc>
        <w:tc>
          <w:tcPr>
            <w:tcW w:w="1099" w:type="pct"/>
            <w:vAlign w:val="center"/>
          </w:tcPr>
          <w:p w14:paraId="64A541C9" w14:textId="2015F793" w:rsidR="00A85062" w:rsidRPr="00ED3698" w:rsidRDefault="004C6A69" w:rsidP="00A85062">
            <w:pPr>
              <w:pStyle w:val="Tablebodynospace"/>
            </w:pPr>
            <w:r>
              <w:t>S</w:t>
            </w:r>
            <w:r w:rsidRPr="00ED3698">
              <w:t xml:space="preserve">olver </w:t>
            </w:r>
            <w:r w:rsidR="00A85062" w:rsidRPr="00ED3698">
              <w:t>update tolerance [m]</w:t>
            </w:r>
          </w:p>
        </w:tc>
        <w:tc>
          <w:tcPr>
            <w:tcW w:w="783" w:type="pct"/>
            <w:vAlign w:val="center"/>
          </w:tcPr>
          <w:p w14:paraId="32D9B4BB" w14:textId="77777777" w:rsidR="00A85062" w:rsidRPr="00BD78A7" w:rsidRDefault="00A85062" w:rsidP="00A85062">
            <w:pPr>
              <w:pStyle w:val="Tablebodynospace"/>
            </w:pPr>
            <w:r w:rsidRPr="00BD78A7">
              <w:t>10</w:t>
            </w:r>
            <w:r w:rsidRPr="00BD78A7">
              <w:rPr>
                <w:vertAlign w:val="superscript"/>
              </w:rPr>
              <w:t>-7</w:t>
            </w:r>
          </w:p>
        </w:tc>
        <w:tc>
          <w:tcPr>
            <w:tcW w:w="1009" w:type="pct"/>
            <w:vAlign w:val="center"/>
          </w:tcPr>
          <w:p w14:paraId="64F7354F" w14:textId="77777777" w:rsidR="00A85062" w:rsidRPr="00BD78A7" w:rsidRDefault="00A85062" w:rsidP="00A85062">
            <w:pPr>
              <w:pStyle w:val="Tablebodynospace"/>
            </w:pPr>
            <w:r w:rsidRPr="00BD78A7">
              <w:t>-</w:t>
            </w:r>
          </w:p>
        </w:tc>
        <w:tc>
          <w:tcPr>
            <w:tcW w:w="1129" w:type="pct"/>
            <w:vAlign w:val="center"/>
          </w:tcPr>
          <w:p w14:paraId="7AC50D8F" w14:textId="77777777" w:rsidR="00A85062" w:rsidRPr="00BD78A7" w:rsidRDefault="00A85062" w:rsidP="00A85062">
            <w:pPr>
              <w:pStyle w:val="Tablebodynospace"/>
            </w:pPr>
            <w:r w:rsidRPr="00BD78A7">
              <w:t>10</w:t>
            </w:r>
            <w:r w:rsidRPr="00BD78A7">
              <w:rPr>
                <w:vertAlign w:val="superscript"/>
              </w:rPr>
              <w:t>-8</w:t>
            </w:r>
            <w:r w:rsidRPr="00BD78A7">
              <w:t>-10</w:t>
            </w:r>
            <w:r w:rsidRPr="00BD78A7">
              <w:rPr>
                <w:vertAlign w:val="superscript"/>
              </w:rPr>
              <w:t>-5</w:t>
            </w:r>
          </w:p>
        </w:tc>
      </w:tr>
      <w:tr w:rsidR="00A85062" w:rsidRPr="00ED3698" w14:paraId="1DB5E01F" w14:textId="77777777" w:rsidTr="00CD52BF">
        <w:trPr>
          <w:cantSplit/>
        </w:trPr>
        <w:tc>
          <w:tcPr>
            <w:tcW w:w="980" w:type="pct"/>
          </w:tcPr>
          <w:p w14:paraId="239DC756" w14:textId="77777777" w:rsidR="00A85062" w:rsidRPr="00BD78A7" w:rsidRDefault="00A85062" w:rsidP="00A85062">
            <w:pPr>
              <w:pStyle w:val="Tablebodynospace"/>
            </w:pPr>
            <w:r w:rsidRPr="00BD78A7">
              <w:t>‘natural ordering’</w:t>
            </w:r>
          </w:p>
        </w:tc>
        <w:tc>
          <w:tcPr>
            <w:tcW w:w="1099" w:type="pct"/>
          </w:tcPr>
          <w:p w14:paraId="76F4EF34" w14:textId="77777777" w:rsidR="00A85062" w:rsidRPr="00ED3698" w:rsidRDefault="00A85062" w:rsidP="00A85062">
            <w:pPr>
              <w:pStyle w:val="Tablebodynospace"/>
            </w:pPr>
            <w:r w:rsidRPr="00ED3698">
              <w:t>-</w:t>
            </w:r>
          </w:p>
        </w:tc>
        <w:tc>
          <w:tcPr>
            <w:tcW w:w="783" w:type="pct"/>
            <w:vAlign w:val="center"/>
          </w:tcPr>
          <w:p w14:paraId="2D898A3D" w14:textId="77777777" w:rsidR="00A85062" w:rsidRPr="00BD78A7" w:rsidRDefault="00A85062" w:rsidP="00A85062">
            <w:pPr>
              <w:pStyle w:val="Tablebodynospace"/>
            </w:pPr>
            <w:r w:rsidRPr="00BD78A7">
              <w:t>-</w:t>
            </w:r>
          </w:p>
        </w:tc>
        <w:tc>
          <w:tcPr>
            <w:tcW w:w="1009" w:type="pct"/>
            <w:vAlign w:val="center"/>
          </w:tcPr>
          <w:p w14:paraId="108912D1" w14:textId="77777777" w:rsidR="00A85062" w:rsidRPr="00BD78A7" w:rsidRDefault="00A85062" w:rsidP="00A85062">
            <w:pPr>
              <w:pStyle w:val="Tablebodynospace"/>
            </w:pPr>
            <w:r w:rsidRPr="00BD78A7">
              <w:t>-</w:t>
            </w:r>
          </w:p>
        </w:tc>
        <w:tc>
          <w:tcPr>
            <w:tcW w:w="1129" w:type="pct"/>
            <w:vAlign w:val="center"/>
          </w:tcPr>
          <w:p w14:paraId="75A3886E" w14:textId="77777777" w:rsidR="00A85062" w:rsidRPr="00BD78A7" w:rsidRDefault="00A85062" w:rsidP="00A85062">
            <w:pPr>
              <w:pStyle w:val="Tablebodynospace"/>
            </w:pPr>
            <w:r w:rsidRPr="00BD78A7">
              <w:t>-</w:t>
            </w:r>
          </w:p>
        </w:tc>
      </w:tr>
    </w:tbl>
    <w:p w14:paraId="6563B7FC" w14:textId="77777777" w:rsidR="00CD52BF" w:rsidRPr="00ED3698" w:rsidRDefault="00CD52BF" w:rsidP="00DB1505"/>
    <w:p w14:paraId="3D963DA0" w14:textId="77777777" w:rsidR="00DB1505" w:rsidRPr="00ED3698" w:rsidRDefault="00DB1505" w:rsidP="00DB1505">
      <w:pPr>
        <w:pStyle w:val="Heading2"/>
      </w:pPr>
      <w:bookmarkStart w:id="311" w:name="_Toc13056033"/>
      <w:r w:rsidRPr="00ED3698">
        <w:t>Output control (</w:t>
      </w:r>
      <w:r>
        <w:t>D</w:t>
      </w:r>
      <w:r w:rsidRPr="00ED3698">
        <w:t>ata Block 8)</w:t>
      </w:r>
      <w:bookmarkEnd w:id="311"/>
    </w:p>
    <w:p w14:paraId="47C6FF5D" w14:textId="6CBFC91F" w:rsidR="00DB1505" w:rsidRPr="00ED3698" w:rsidRDefault="00DB1505" w:rsidP="00DB1505">
      <w:pPr>
        <w:pStyle w:val="Heading3"/>
      </w:pPr>
      <w:bookmarkStart w:id="312" w:name="_Toc13056034"/>
      <w:r w:rsidRPr="00ED3698">
        <w:t xml:space="preserve">Description of </w:t>
      </w:r>
      <w:r w:rsidR="009A27B2">
        <w:t>the</w:t>
      </w:r>
      <w:r w:rsidR="004C6A69">
        <w:t xml:space="preserve"> </w:t>
      </w:r>
      <w:r w:rsidRPr="00ED3698">
        <w:t>Data Block</w:t>
      </w:r>
      <w:bookmarkEnd w:id="312"/>
    </w:p>
    <w:p w14:paraId="383F5D44" w14:textId="53E23219" w:rsidR="00DB1505" w:rsidRPr="00ED3698" w:rsidRDefault="00DB1505" w:rsidP="00DB1505">
      <w:r w:rsidRPr="00ED3698">
        <w:t xml:space="preserve">In this data block, the output from the simulation is specified. Data can be output as a </w:t>
      </w:r>
      <w:r w:rsidR="004C6A69">
        <w:t>‘</w:t>
      </w:r>
      <w:r w:rsidRPr="00ED3698">
        <w:t>snapshot</w:t>
      </w:r>
      <w:r w:rsidR="004C6A69">
        <w:t>’</w:t>
      </w:r>
      <w:r w:rsidRPr="00ED3698">
        <w:t xml:space="preserve"> at a specified time (spatial data) or as data through time at a specified location (transient data). Spatial data in 1D </w:t>
      </w:r>
      <w:r w:rsidR="004C6A69" w:rsidRPr="00ED3698">
        <w:t xml:space="preserve">would </w:t>
      </w:r>
      <w:r w:rsidRPr="00ED3698">
        <w:t xml:space="preserve">typically consist of a linear plot of concentration with distance for a specified time; for a 2D simulation, the concentration data can be visualized as a 2D contour plot. Transient data typically consists of a plot of concentration with time (breakthrough curve). This section is entirely optional for all flow and reactive transport simulations and will not be considered for any batch chemistry simulations. </w:t>
      </w:r>
      <w:r w:rsidRPr="00ED3698">
        <w:rPr>
          <w:u w:val="single"/>
        </w:rPr>
        <w:t>If this section is not specified, the output will only be written at the end of the simulation.</w:t>
      </w:r>
    </w:p>
    <w:p w14:paraId="71E9C24E" w14:textId="27A8C1A6" w:rsidR="00DB1505" w:rsidRPr="00ED3698" w:rsidRDefault="00156AD3" w:rsidP="00DB1505">
      <w:pPr>
        <w:pStyle w:val="Heading3"/>
      </w:pPr>
      <w:bookmarkStart w:id="313" w:name="_Toc13056035"/>
      <w:r w:rsidRPr="00ED3698">
        <w:t>Descriptio</w:t>
      </w:r>
      <w:r>
        <w:t>ns</w:t>
      </w:r>
      <w:r w:rsidRPr="00ED3698">
        <w:t xml:space="preserve"> </w:t>
      </w:r>
      <w:r w:rsidR="00DB1505" w:rsidRPr="00ED3698">
        <w:t>of</w:t>
      </w:r>
      <w:r w:rsidR="004C6A69">
        <w:t xml:space="preserve"> </w:t>
      </w:r>
      <w:r w:rsidR="009A27B2">
        <w:t>the</w:t>
      </w:r>
      <w:r w:rsidR="00DB1505" w:rsidRPr="00ED3698">
        <w:t xml:space="preserve"> Input Parameters</w:t>
      </w:r>
      <w:bookmarkEnd w:id="313"/>
    </w:p>
    <w:p w14:paraId="2FD02AEA" w14:textId="041DD8B1" w:rsidR="00DB1505" w:rsidRPr="00ED3698" w:rsidRDefault="004C6A69" w:rsidP="00DB1505">
      <w:pPr>
        <w:pStyle w:val="Heading4"/>
      </w:pPr>
      <w:bookmarkStart w:id="314" w:name="_Toc13056036"/>
      <w:r>
        <w:t>‘</w:t>
      </w:r>
      <w:r w:rsidR="00DB1505" w:rsidRPr="00ED3698">
        <w:t>output control</w:t>
      </w:r>
      <w:r>
        <w:t>’</w:t>
      </w:r>
      <w:bookmarkEnd w:id="314"/>
      <w:r w:rsidR="00DB1505" w:rsidRPr="00ED3698">
        <w:t xml:space="preserve"> </w:t>
      </w:r>
    </w:p>
    <w:p w14:paraId="600B2128" w14:textId="075270A9" w:rsidR="00DB1505" w:rsidRPr="00ED3698" w:rsidRDefault="00DB1505" w:rsidP="00DB1505">
      <w:r w:rsidRPr="00ED3698">
        <w:t>This data block contains up to three sub-blocks, which are described below.</w:t>
      </w:r>
      <w:r>
        <w:t xml:space="preserve"> If isotope geochemistry is considered, an additional keyword </w:t>
      </w:r>
      <w:r w:rsidR="004C6A69">
        <w:t>‘</w:t>
      </w:r>
      <w:r>
        <w:rPr>
          <w:sz w:val="23"/>
          <w:szCs w:val="23"/>
        </w:rPr>
        <w:t>isotope output</w:t>
      </w:r>
      <w:r w:rsidR="004C6A69">
        <w:rPr>
          <w:sz w:val="23"/>
          <w:szCs w:val="23"/>
        </w:rPr>
        <w:t>’</w:t>
      </w:r>
      <w:r>
        <w:rPr>
          <w:sz w:val="23"/>
          <w:szCs w:val="23"/>
        </w:rPr>
        <w:t xml:space="preserve"> is required (see below).</w:t>
      </w:r>
    </w:p>
    <w:p w14:paraId="2603E6AE" w14:textId="4A494F4D" w:rsidR="00DB1505" w:rsidRPr="00ED3698" w:rsidRDefault="004C6A69" w:rsidP="00DB1505">
      <w:pPr>
        <w:pStyle w:val="Heading4"/>
      </w:pPr>
      <w:bookmarkStart w:id="315" w:name="_Toc13056037"/>
      <w:r>
        <w:t>‘</w:t>
      </w:r>
      <w:r w:rsidR="00DB1505" w:rsidRPr="00ED3698">
        <w:t>output of spatial data</w:t>
      </w:r>
      <w:r>
        <w:t>’</w:t>
      </w:r>
      <w:bookmarkEnd w:id="315"/>
    </w:p>
    <w:p w14:paraId="7EB5714E" w14:textId="6C5AFA57" w:rsidR="00DB1505" w:rsidRPr="00ED3698" w:rsidRDefault="00DB1505" w:rsidP="00DB1505">
      <w:r w:rsidRPr="00ED3698">
        <w:t xml:space="preserve">The first parameter for specifying spatial data output is the number of desired output times. This value follows the sub-block header </w:t>
      </w:r>
      <w:r w:rsidR="004C6A69">
        <w:t>‘</w:t>
      </w:r>
      <w:r w:rsidRPr="00ED3698">
        <w:t>output of spatial data</w:t>
      </w:r>
      <w:r w:rsidR="004C6A69">
        <w:t>.’</w:t>
      </w:r>
      <w:r w:rsidRPr="00ED3698">
        <w:t xml:space="preserve"> The second line contains the times at which the output is desired. </w:t>
      </w:r>
      <w:r w:rsidRPr="00ED3698">
        <w:rPr>
          <w:u w:val="single"/>
        </w:rPr>
        <w:t>Only</w:t>
      </w:r>
      <w:r w:rsidR="004C6A69">
        <w:rPr>
          <w:u w:val="single"/>
        </w:rPr>
        <w:t xml:space="preserve"> four</w:t>
      </w:r>
      <w:r w:rsidRPr="00ED3698">
        <w:rPr>
          <w:u w:val="single"/>
        </w:rPr>
        <w:t xml:space="preserve"> output times can be specified per line</w:t>
      </w:r>
      <w:r w:rsidR="004C6A69">
        <w:rPr>
          <w:u w:val="single"/>
        </w:rPr>
        <w:t>. If</w:t>
      </w:r>
      <w:r w:rsidRPr="00ED3698">
        <w:rPr>
          <w:u w:val="single"/>
        </w:rPr>
        <w:t xml:space="preserve"> the number of output times exceeds </w:t>
      </w:r>
      <w:r w:rsidR="004C6A69">
        <w:rPr>
          <w:u w:val="single"/>
        </w:rPr>
        <w:t>four</w:t>
      </w:r>
      <w:r w:rsidRPr="00ED3698">
        <w:rPr>
          <w:u w:val="single"/>
        </w:rPr>
        <w:t xml:space="preserve">, the values for the output times </w:t>
      </w:r>
      <w:r w:rsidR="0077235F">
        <w:t>must</w:t>
      </w:r>
      <w:r w:rsidRPr="00ED3698">
        <w:rPr>
          <w:u w:val="single"/>
        </w:rPr>
        <w:t xml:space="preserve"> be specified in the next line.</w:t>
      </w:r>
      <w:r w:rsidRPr="00ED3698">
        <w:t xml:space="preserve"> The time units used are the same as those specified in </w:t>
      </w:r>
      <w:r w:rsidR="004C6A69" w:rsidRPr="00ED3698">
        <w:t xml:space="preserve"> </w:t>
      </w:r>
      <w:r w:rsidRPr="00ED3698">
        <w:t xml:space="preserve">Section </w:t>
      </w:r>
      <w:r w:rsidR="00D56B4F">
        <w:fldChar w:fldCharType="begin"/>
      </w:r>
      <w:r w:rsidR="00D56B4F">
        <w:instrText xml:space="preserve"> REF _Ref527120974 \r \h </w:instrText>
      </w:r>
      <w:r w:rsidR="00D56B4F">
        <w:fldChar w:fldCharType="separate"/>
      </w:r>
      <w:r w:rsidR="00D41448">
        <w:t>3.5</w:t>
      </w:r>
      <w:r w:rsidR="00D56B4F">
        <w:fldChar w:fldCharType="end"/>
      </w:r>
      <w:r w:rsidRPr="00ED3698">
        <w:t xml:space="preserve"> (‘time step control’). Spatial data is written to the files prefix_*.gs*, as described in </w:t>
      </w:r>
      <w:commentRangeStart w:id="316"/>
      <w:commentRangeStart w:id="317"/>
      <w:r w:rsidRPr="00FC2059">
        <w:rPr>
          <w:noProof/>
        </w:rPr>
        <w:t xml:space="preserve">Section </w:t>
      </w:r>
      <w:r w:rsidR="00D56B4F">
        <w:rPr>
          <w:noProof/>
        </w:rPr>
        <w:fldChar w:fldCharType="begin"/>
      </w:r>
      <w:r w:rsidR="00D56B4F">
        <w:rPr>
          <w:noProof/>
        </w:rPr>
        <w:instrText xml:space="preserve"> REF _Ref350855142 \r \h </w:instrText>
      </w:r>
      <w:r w:rsidR="00D56B4F">
        <w:rPr>
          <w:noProof/>
        </w:rPr>
      </w:r>
      <w:r w:rsidR="00D56B4F">
        <w:rPr>
          <w:noProof/>
        </w:rPr>
        <w:fldChar w:fldCharType="separate"/>
      </w:r>
      <w:r w:rsidR="00D41448">
        <w:rPr>
          <w:noProof/>
        </w:rPr>
        <w:t>2.2</w:t>
      </w:r>
      <w:r w:rsidR="00D56B4F">
        <w:rPr>
          <w:noProof/>
        </w:rPr>
        <w:fldChar w:fldCharType="end"/>
      </w:r>
      <w:r w:rsidRPr="00FC2059">
        <w:rPr>
          <w:noProof/>
        </w:rPr>
        <w:t xml:space="preserve"> </w:t>
      </w:r>
      <w:commentRangeEnd w:id="316"/>
      <w:r w:rsidR="004C6A69" w:rsidRPr="00FC2059">
        <w:rPr>
          <w:rStyle w:val="CommentReference"/>
          <w:noProof/>
        </w:rPr>
        <w:commentReference w:id="316"/>
      </w:r>
      <w:commentRangeEnd w:id="317"/>
      <w:r w:rsidR="0019452F">
        <w:rPr>
          <w:rStyle w:val="CommentReference"/>
        </w:rPr>
        <w:commentReference w:id="317"/>
      </w:r>
      <w:r w:rsidRPr="00FC2059">
        <w:rPr>
          <w:noProof/>
        </w:rPr>
        <w:t>and</w:t>
      </w:r>
      <w:r w:rsidRPr="00ED3698">
        <w:t xml:space="preserve"> can be post-processed with TECPLOT (</w:t>
      </w:r>
      <w:r>
        <w:rPr>
          <w:rFonts w:hint="eastAsia"/>
        </w:rPr>
        <w:t>Amtec, 2003</w:t>
      </w:r>
      <w:r w:rsidRPr="00ED3698">
        <w:t>). For example, the file prefix_1.gst will contain spatial data at the first (1) specified output time for total aqueous component concentrations (t).</w:t>
      </w:r>
      <w:r w:rsidR="006E449C">
        <w:t xml:space="preserve"> Other output files are described in </w:t>
      </w:r>
      <w:r w:rsidR="004C6A69">
        <w:t xml:space="preserve">Section </w:t>
      </w:r>
      <w:r w:rsidR="006E449C">
        <w:fldChar w:fldCharType="begin"/>
      </w:r>
      <w:r w:rsidR="006E449C">
        <w:instrText xml:space="preserve"> REF _Ref350855142 \r \h </w:instrText>
      </w:r>
      <w:r w:rsidR="006E449C">
        <w:fldChar w:fldCharType="separate"/>
      </w:r>
      <w:r w:rsidR="00D41448">
        <w:t>2.2</w:t>
      </w:r>
      <w:r w:rsidR="006E449C">
        <w:fldChar w:fldCharType="end"/>
      </w:r>
      <w:r w:rsidR="006E449C">
        <w:t>.</w:t>
      </w:r>
    </w:p>
    <w:p w14:paraId="11C8C436" w14:textId="14732BE6" w:rsidR="00DB1505" w:rsidRPr="00ED3698" w:rsidRDefault="004C6A69" w:rsidP="00DB1505">
      <w:pPr>
        <w:pStyle w:val="Heading4"/>
      </w:pPr>
      <w:bookmarkStart w:id="318" w:name="_Toc13056038"/>
      <w:r>
        <w:t>‘</w:t>
      </w:r>
      <w:r w:rsidR="00DB1505" w:rsidRPr="00ED3698">
        <w:t>output of transient data</w:t>
      </w:r>
      <w:r>
        <w:t>’</w:t>
      </w:r>
      <w:bookmarkEnd w:id="318"/>
      <w:r w:rsidR="00DB1505" w:rsidRPr="00ED3698">
        <w:t xml:space="preserve"> </w:t>
      </w:r>
    </w:p>
    <w:p w14:paraId="5E1BFD4B" w14:textId="39EACDF9" w:rsidR="00DB1505" w:rsidRDefault="00DB1505" w:rsidP="00DB1505">
      <w:r w:rsidRPr="00ED3698">
        <w:t xml:space="preserve">The first parameter for specifying transient data output is the number of desired output locations. This line follows the sub-block header </w:t>
      </w:r>
      <w:r w:rsidR="004C6A69">
        <w:t>‘</w:t>
      </w:r>
      <w:r w:rsidRPr="00ED3698">
        <w:t>output of transient data.</w:t>
      </w:r>
      <w:r w:rsidR="004C6A69">
        <w:t>’</w:t>
      </w:r>
      <w:r w:rsidRPr="00ED3698">
        <w:t xml:space="preserve"> </w:t>
      </w:r>
      <w:r w:rsidR="00B447E4" w:rsidRPr="00ED3698">
        <w:t>The following parameter defines how often transient data is written to the output file (i.e</w:t>
      </w:r>
      <w:r w:rsidR="004C6A69" w:rsidRPr="00ED3698">
        <w:t>.</w:t>
      </w:r>
      <w:r w:rsidR="004C6A69">
        <w:t>,</w:t>
      </w:r>
      <w:r w:rsidR="004C6A69" w:rsidRPr="00ED3698">
        <w:t xml:space="preserve"> </w:t>
      </w:r>
      <w:r w:rsidR="00B447E4" w:rsidRPr="00ED3698">
        <w:t xml:space="preserve">setting this parameter to </w:t>
      </w:r>
      <w:r w:rsidR="004C6A69">
        <w:t>three</w:t>
      </w:r>
      <w:r w:rsidR="004C6A69" w:rsidRPr="00ED3698">
        <w:t xml:space="preserve"> </w:t>
      </w:r>
      <w:r w:rsidR="00B447E4" w:rsidRPr="00ED3698">
        <w:t xml:space="preserve">means that </w:t>
      </w:r>
      <w:r w:rsidR="00B447E4" w:rsidRPr="00ED3698">
        <w:lastRenderedPageBreak/>
        <w:t xml:space="preserve">output data will be written to the output files every </w:t>
      </w:r>
      <w:r w:rsidR="00B447E4" w:rsidRPr="00FC2059">
        <w:rPr>
          <w:noProof/>
        </w:rPr>
        <w:t>third time</w:t>
      </w:r>
      <w:r w:rsidR="00B447E4" w:rsidRPr="00ED3698">
        <w:t xml:space="preserve"> step). </w:t>
      </w:r>
      <w:r w:rsidR="00B447E4">
        <w:t xml:space="preserve">This is used to reduce the size of transient output files (e.g. *.gbt) when the time step is too small. The third line specifies </w:t>
      </w:r>
      <w:r w:rsidRPr="00ED3698">
        <w:t>the control volume numbers of the o</w:t>
      </w:r>
      <w:r w:rsidR="00B447E4">
        <w:t>utput locations.</w:t>
      </w:r>
    </w:p>
    <w:p w14:paraId="75B25F84" w14:textId="5CBF3A19" w:rsidR="00C86558" w:rsidRPr="00ED3698" w:rsidRDefault="00C86558" w:rsidP="00DB1505">
      <w:r w:rsidRPr="00ED3698">
        <w:rPr>
          <w:u w:val="single"/>
        </w:rPr>
        <w:t xml:space="preserve">Only </w:t>
      </w:r>
      <w:r w:rsidR="004C6A69">
        <w:rPr>
          <w:u w:val="single"/>
        </w:rPr>
        <w:t>four</w:t>
      </w:r>
      <w:r w:rsidRPr="00ED3698">
        <w:rPr>
          <w:u w:val="single"/>
        </w:rPr>
        <w:t xml:space="preserve"> output locations can be specified per line</w:t>
      </w:r>
      <w:r w:rsidR="004C6A69">
        <w:rPr>
          <w:u w:val="single"/>
        </w:rPr>
        <w:t>. If</w:t>
      </w:r>
      <w:r w:rsidRPr="00ED3698">
        <w:rPr>
          <w:u w:val="single"/>
        </w:rPr>
        <w:t xml:space="preserve"> the number of output locations </w:t>
      </w:r>
      <w:r w:rsidR="004C6A69" w:rsidRPr="00FC2059">
        <w:rPr>
          <w:noProof/>
          <w:u w:val="single"/>
        </w:rPr>
        <w:t>exceed</w:t>
      </w:r>
      <w:r w:rsidR="004C6A69">
        <w:rPr>
          <w:u w:val="single"/>
        </w:rPr>
        <w:t xml:space="preserve"> four,</w:t>
      </w:r>
      <w:r w:rsidRPr="00ED3698">
        <w:rPr>
          <w:u w:val="single"/>
        </w:rPr>
        <w:t xml:space="preserve"> the values for the output locations </w:t>
      </w:r>
      <w:r w:rsidR="0077235F">
        <w:t>must</w:t>
      </w:r>
      <w:r w:rsidRPr="00ED3698">
        <w:rPr>
          <w:u w:val="single"/>
        </w:rPr>
        <w:t xml:space="preserve"> be specified in the next line.</w:t>
      </w:r>
      <w:r w:rsidRPr="00ED3698">
        <w:t xml:space="preserve"> Transient data is written to the files prefix_*.gb*, as described in Section </w:t>
      </w:r>
      <w:r>
        <w:fldChar w:fldCharType="begin"/>
      </w:r>
      <w:r>
        <w:instrText xml:space="preserve"> REF _Ref486655727 \r \h  \* MERGEFORMAT </w:instrText>
      </w:r>
      <w:r>
        <w:fldChar w:fldCharType="separate"/>
      </w:r>
      <w:r w:rsidR="00D41448">
        <w:t>2</w:t>
      </w:r>
      <w:r>
        <w:fldChar w:fldCharType="end"/>
      </w:r>
      <w:r w:rsidRPr="00ED3698">
        <w:t>. For example, the file prefix_1.gbt will contain transient data for the first (1) specified output location for total aqueous component concentrations (t).</w:t>
      </w:r>
    </w:p>
    <w:p w14:paraId="72D1107E" w14:textId="57092A65" w:rsidR="00DB1505" w:rsidRPr="00ED3698" w:rsidRDefault="00DB1505" w:rsidP="00DB1505">
      <w:r w:rsidRPr="00ED3698">
        <w:t xml:space="preserve">The control volume numbers can be calculated from the spatial discretization parameters defined in </w:t>
      </w:r>
      <w:r w:rsidR="0074503B">
        <w:t>the s</w:t>
      </w:r>
      <w:r w:rsidR="0074503B" w:rsidRPr="00ED3698">
        <w:t xml:space="preserve">ection </w:t>
      </w:r>
      <w:r w:rsidRPr="00ED3698">
        <w:t>‘spatial discretization’</w:t>
      </w:r>
      <w:r>
        <w:rPr>
          <w:rFonts w:hint="eastAsia"/>
        </w:rPr>
        <w:t xml:space="preserve"> </w:t>
      </w:r>
      <w:r w:rsidRPr="00ED3698">
        <w:t>(</w:t>
      </w:r>
      <w:r w:rsidR="0074503B">
        <w:t xml:space="preserve">Section </w:t>
      </w:r>
      <w:r w:rsidR="006E449C">
        <w:fldChar w:fldCharType="begin"/>
      </w:r>
      <w:r w:rsidR="006E449C">
        <w:instrText xml:space="preserve"> REF _Ref471219215 \r \h </w:instrText>
      </w:r>
      <w:r w:rsidR="006E449C">
        <w:fldChar w:fldCharType="separate"/>
      </w:r>
      <w:r w:rsidR="00D41448">
        <w:t>3.4</w:t>
      </w:r>
      <w:r w:rsidR="006E449C">
        <w:fldChar w:fldCharType="end"/>
      </w:r>
      <w:r w:rsidRPr="00ED3698">
        <w:t xml:space="preserve">). </w:t>
      </w:r>
      <w:r w:rsidRPr="00FC2059">
        <w:rPr>
          <w:noProof/>
        </w:rPr>
        <w:t>Numbering</w:t>
      </w:r>
      <w:r w:rsidRPr="00ED3698">
        <w:t xml:space="preserve"> of the grid is performed in x-direction first, then in </w:t>
      </w:r>
      <w:r w:rsidR="006F0B25">
        <w:t xml:space="preserve">the </w:t>
      </w:r>
      <w:r w:rsidRPr="00ED3698">
        <w:t>y-direction</w:t>
      </w:r>
      <w:r w:rsidR="0074503B">
        <w:t>,</w:t>
      </w:r>
      <w:r w:rsidRPr="00ED3698">
        <w:t xml:space="preserve"> and</w:t>
      </w:r>
      <w:r w:rsidR="0074503B">
        <w:t>,</w:t>
      </w:r>
      <w:r w:rsidRPr="00ED3698">
        <w:t xml:space="preserve"> finally</w:t>
      </w:r>
      <w:r w:rsidR="0074503B">
        <w:t>,</w:t>
      </w:r>
      <w:r w:rsidRPr="00ED3698">
        <w:t xml:space="preserve"> in </w:t>
      </w:r>
      <w:r w:rsidR="006F0B25">
        <w:t xml:space="preserve">the </w:t>
      </w:r>
      <w:r w:rsidRPr="00ED3698">
        <w:t>z-direction</w:t>
      </w:r>
      <w:r>
        <w:t xml:space="preserve"> (</w:t>
      </w:r>
      <w:r>
        <w:fldChar w:fldCharType="begin"/>
      </w:r>
      <w:r>
        <w:instrText xml:space="preserve"> REF _Ref386620798 \h </w:instrText>
      </w:r>
      <w:r>
        <w:fldChar w:fldCharType="separate"/>
      </w:r>
      <w:r w:rsidR="00D41448" w:rsidRPr="00ED3698">
        <w:t xml:space="preserve">Figure </w:t>
      </w:r>
      <w:r w:rsidR="00D41448">
        <w:rPr>
          <w:noProof/>
        </w:rPr>
        <w:t>3</w:t>
      </w:r>
      <w:r w:rsidR="00D41448">
        <w:t>.</w:t>
      </w:r>
      <w:r w:rsidR="00D41448">
        <w:rPr>
          <w:noProof/>
        </w:rPr>
        <w:t>2</w:t>
      </w:r>
      <w:r>
        <w:fldChar w:fldCharType="end"/>
      </w:r>
      <w:r>
        <w:t>)</w:t>
      </w:r>
      <w:r w:rsidRPr="00ED3698">
        <w:t xml:space="preserve">. </w:t>
      </w:r>
    </w:p>
    <w:p w14:paraId="5972A157" w14:textId="77777777" w:rsidR="00DB1505" w:rsidRPr="00ED3698" w:rsidRDefault="00DB1505" w:rsidP="00DB1505"/>
    <w:p w14:paraId="1DA47248" w14:textId="77777777" w:rsidR="00DB1505" w:rsidRPr="00ED3698" w:rsidRDefault="00DB1505" w:rsidP="00E7179A">
      <w:pPr>
        <w:jc w:val="center"/>
      </w:pPr>
      <w:r w:rsidRPr="00ED3698">
        <w:rPr>
          <w:noProof/>
        </w:rPr>
        <w:drawing>
          <wp:inline distT="0" distB="0" distL="0" distR="0" wp14:anchorId="4E02D5EB" wp14:editId="5DD56C4A">
            <wp:extent cx="2181225" cy="1619250"/>
            <wp:effectExtent l="0" t="0" r="9525" b="0"/>
            <wp:docPr id="65" name="Picture 22" descr="cell numb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ell numberi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81225" cy="1619250"/>
                    </a:xfrm>
                    <a:prstGeom prst="rect">
                      <a:avLst/>
                    </a:prstGeom>
                    <a:noFill/>
                    <a:ln>
                      <a:noFill/>
                    </a:ln>
                  </pic:spPr>
                </pic:pic>
              </a:graphicData>
            </a:graphic>
          </wp:inline>
        </w:drawing>
      </w:r>
    </w:p>
    <w:p w14:paraId="48C0E84E" w14:textId="77777777" w:rsidR="00DB1505" w:rsidRPr="00ED3698" w:rsidRDefault="00DB1505" w:rsidP="00DB1505">
      <w:pPr>
        <w:pStyle w:val="Caption"/>
      </w:pPr>
      <w:bookmarkStart w:id="319" w:name="_Ref386620798"/>
      <w:bookmarkStart w:id="320" w:name="_Toc13056227"/>
      <w:r w:rsidRPr="00ED3698">
        <w:t xml:space="preserve">Figure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Figure \* ARABIC \s 1 </w:instrText>
      </w:r>
      <w:r w:rsidR="00606172">
        <w:rPr>
          <w:noProof/>
        </w:rPr>
        <w:fldChar w:fldCharType="separate"/>
      </w:r>
      <w:r w:rsidR="00D41448">
        <w:rPr>
          <w:noProof/>
        </w:rPr>
        <w:t>2</w:t>
      </w:r>
      <w:r w:rsidR="00606172">
        <w:rPr>
          <w:noProof/>
        </w:rPr>
        <w:fldChar w:fldCharType="end"/>
      </w:r>
      <w:bookmarkEnd w:id="319"/>
      <w:r w:rsidRPr="00ED3698">
        <w:t xml:space="preserve">: </w:t>
      </w:r>
      <w:r w:rsidR="00E7179A">
        <w:t>S</w:t>
      </w:r>
      <w:r w:rsidRPr="00ED3698">
        <w:t>patial discretization</w:t>
      </w:r>
      <w:r>
        <w:t xml:space="preserve"> and numbering principle</w:t>
      </w:r>
      <w:bookmarkEnd w:id="320"/>
    </w:p>
    <w:p w14:paraId="2B9CE25C" w14:textId="77777777" w:rsidR="00DB1505" w:rsidRPr="00ED3698" w:rsidRDefault="00DB1505" w:rsidP="00DB1505"/>
    <w:p w14:paraId="46018F3B" w14:textId="63E53BFB" w:rsidR="00B447E4" w:rsidRDefault="00B447E4" w:rsidP="00DB1505">
      <w:r>
        <w:t>Example:</w:t>
      </w:r>
    </w:p>
    <w:p w14:paraId="510FD04F" w14:textId="77777777" w:rsidR="00C86558" w:rsidRDefault="00C86558" w:rsidP="00B447E4">
      <w:pPr>
        <w:pStyle w:val="StyleCode"/>
      </w:pPr>
    </w:p>
    <w:p w14:paraId="5E20202E" w14:textId="77777777" w:rsidR="00B447E4" w:rsidRPr="00B447E4" w:rsidRDefault="00B447E4" w:rsidP="00B447E4">
      <w:pPr>
        <w:pStyle w:val="StyleCode"/>
      </w:pPr>
      <w:r w:rsidRPr="00B447E4">
        <w:t>'output of transient data'</w:t>
      </w:r>
    </w:p>
    <w:p w14:paraId="117F6958" w14:textId="36BF6D27" w:rsidR="00B447E4" w:rsidRPr="00B447E4" w:rsidRDefault="00C86558" w:rsidP="00B447E4">
      <w:pPr>
        <w:pStyle w:val="StyleCode"/>
      </w:pPr>
      <w:r w:rsidRPr="00FC2059">
        <w:rPr>
          <w:noProof/>
        </w:rPr>
        <w:t>5</w:t>
      </w:r>
      <w:r w:rsidR="00B447E4" w:rsidRPr="00FC2059">
        <w:rPr>
          <w:noProof/>
        </w:rPr>
        <w:t xml:space="preserve">                             ;number</w:t>
      </w:r>
      <w:r w:rsidR="00B447E4" w:rsidRPr="00B447E4">
        <w:t xml:space="preserve"> of output locations (transient data)</w:t>
      </w:r>
    </w:p>
    <w:p w14:paraId="5FF90645" w14:textId="77777777" w:rsidR="00B447E4" w:rsidRPr="00B447E4" w:rsidRDefault="00B447E4" w:rsidP="00B447E4">
      <w:pPr>
        <w:pStyle w:val="StyleCode"/>
      </w:pPr>
      <w:r w:rsidRPr="00FC2059">
        <w:rPr>
          <w:noProof/>
        </w:rPr>
        <w:t>1                             ;time</w:t>
      </w:r>
      <w:r w:rsidRPr="00B447E4">
        <w:t xml:space="preserve"> steps between </w:t>
      </w:r>
      <w:r w:rsidRPr="00FC2059">
        <w:rPr>
          <w:noProof/>
        </w:rPr>
        <w:t>output</w:t>
      </w:r>
      <w:r w:rsidRPr="00B447E4">
        <w:t xml:space="preserve"> (transient data)</w:t>
      </w:r>
    </w:p>
    <w:p w14:paraId="44E0A792" w14:textId="2B37E80A" w:rsidR="00B447E4" w:rsidRDefault="00B447E4" w:rsidP="00B447E4">
      <w:pPr>
        <w:pStyle w:val="StyleCode"/>
      </w:pPr>
      <w:r w:rsidRPr="00B447E4">
        <w:t xml:space="preserve">1 15 85 </w:t>
      </w:r>
      <w:r w:rsidR="00C86558">
        <w:t>95</w:t>
      </w:r>
      <w:r w:rsidRPr="00B447E4">
        <w:tab/>
      </w:r>
      <w:r w:rsidRPr="00B447E4">
        <w:tab/>
        <w:t xml:space="preserve">     </w:t>
      </w:r>
      <w:r w:rsidR="00C86558">
        <w:t xml:space="preserve"> </w:t>
      </w:r>
      <w:r w:rsidRPr="00B447E4">
        <w:t xml:space="preserve"> ;control vo</w:t>
      </w:r>
      <w:r w:rsidR="00C86558">
        <w:t>lume number for transient data</w:t>
      </w:r>
    </w:p>
    <w:p w14:paraId="1639C7F4" w14:textId="41B8A957" w:rsidR="00C86558" w:rsidRDefault="00C86558" w:rsidP="00B447E4">
      <w:pPr>
        <w:pStyle w:val="StyleCode"/>
      </w:pPr>
      <w:r>
        <w:t>101</w:t>
      </w:r>
    </w:p>
    <w:p w14:paraId="34B9A586" w14:textId="77777777" w:rsidR="00C86558" w:rsidRPr="00B447E4" w:rsidRDefault="00C86558" w:rsidP="00B447E4">
      <w:pPr>
        <w:pStyle w:val="StyleCode"/>
      </w:pPr>
    </w:p>
    <w:p w14:paraId="1502EA43" w14:textId="6398B3D1" w:rsidR="00B447E4" w:rsidRPr="00C86558" w:rsidRDefault="00C86558" w:rsidP="00B447E4">
      <w:r>
        <w:t>This example specified the output of the transient data for five selected control volumes (i.e.</w:t>
      </w:r>
      <w:r w:rsidR="0074503B">
        <w:t>,</w:t>
      </w:r>
      <w:r>
        <w:t xml:space="preserve"> 1, 15, 85, 95 and 101). The number of time steps for the output is 1, which means the output </w:t>
      </w:r>
      <w:r w:rsidR="0074503B">
        <w:t xml:space="preserve">occurs </w:t>
      </w:r>
      <w:r>
        <w:t>at every time step.</w:t>
      </w:r>
    </w:p>
    <w:p w14:paraId="171D2398" w14:textId="77777777" w:rsidR="00DB1505" w:rsidRPr="00ED3698" w:rsidRDefault="00DB1505" w:rsidP="00DB1505">
      <w:pPr>
        <w:pStyle w:val="Heading4"/>
      </w:pPr>
      <w:bookmarkStart w:id="321" w:name="_Toc13056039"/>
      <w:r w:rsidRPr="00ED3698">
        <w:t>‘output in terms of depth’</w:t>
      </w:r>
      <w:bookmarkEnd w:id="321"/>
    </w:p>
    <w:p w14:paraId="53EB2A47" w14:textId="6FFD3DBC" w:rsidR="00DB1505" w:rsidRPr="00ED3698" w:rsidRDefault="00DB1505" w:rsidP="00DB1505">
      <w:r w:rsidRPr="00ED3698">
        <w:t>The spatial discretization is based on a Cartesian coordinate system and</w:t>
      </w:r>
      <w:r w:rsidR="0074503B" w:rsidRPr="00ED3698">
        <w:t>,</w:t>
      </w:r>
      <w:r w:rsidRPr="00ED3698">
        <w:t xml:space="preserve"> by default</w:t>
      </w:r>
      <w:r w:rsidR="0074503B">
        <w:t>,</w:t>
      </w:r>
      <w:r w:rsidRPr="00ED3698">
        <w:t xml:space="preserve"> the output in </w:t>
      </w:r>
      <w:r w:rsidRPr="00FC2059">
        <w:rPr>
          <w:noProof/>
        </w:rPr>
        <w:t>vertical</w:t>
      </w:r>
      <w:r w:rsidRPr="00ED3698">
        <w:t xml:space="preserve"> direction is reported in terms of elevation. Optionally, the output can also be reported in terms of depth by adding the line ‘output in terms of depth’ to the input file. In this case</w:t>
      </w:r>
      <w:r w:rsidR="0074503B">
        <w:t>,</w:t>
      </w:r>
      <w:r w:rsidRPr="00ED3698">
        <w:t xml:space="preserve"> the z-coordinates will be transformed </w:t>
      </w:r>
      <w:r w:rsidR="0074503B">
        <w:t>before</w:t>
      </w:r>
      <w:r w:rsidRPr="00ED3698">
        <w:t xml:space="preserve"> output based on:</w:t>
      </w:r>
    </w:p>
    <w:p w14:paraId="7FC1B823" w14:textId="77777777" w:rsidR="00DB1505" w:rsidRPr="00ED3698" w:rsidRDefault="00D52C88" w:rsidP="00DB1505">
      <w:r w:rsidRPr="00ED3698">
        <w:rPr>
          <w:noProof/>
        </w:rPr>
        <w:object w:dxaOrig="1320" w:dyaOrig="360" w14:anchorId="036E40B3">
          <v:shape id="_x0000_i1083" type="#_x0000_t75" alt="" style="width:65.35pt;height:19.35pt;mso-width-percent:0;mso-height-percent:0;mso-width-percent:0;mso-height-percent:0" o:ole="" fillcolor="window">
            <v:imagedata r:id="rId68" o:title=""/>
          </v:shape>
          <o:OLEObject Type="Embed" ProgID="Equation.3" ShapeID="_x0000_i1083" DrawAspect="Content" ObjectID="_1776598753" r:id="rId69"/>
        </w:object>
      </w:r>
    </w:p>
    <w:p w14:paraId="45C20875" w14:textId="61363E1F" w:rsidR="00DB1505" w:rsidRDefault="00DB1505" w:rsidP="00DB1505">
      <w:r w:rsidRPr="00ED3698">
        <w:t xml:space="preserve">where </w:t>
      </w:r>
      <w:r w:rsidRPr="00FC2059">
        <w:rPr>
          <w:i/>
          <w:noProof/>
        </w:rPr>
        <w:t>z</w:t>
      </w:r>
      <w:r w:rsidRPr="00FC2059">
        <w:rPr>
          <w:i/>
          <w:noProof/>
          <w:vertAlign w:val="subscript"/>
        </w:rPr>
        <w:t>max</w:t>
      </w:r>
      <w:r w:rsidRPr="00ED3698">
        <w:t xml:space="preserve"> is the maximum elevation in the solution domain (calculated internally) and </w:t>
      </w:r>
      <w:r w:rsidRPr="00FC2059">
        <w:rPr>
          <w:i/>
          <w:noProof/>
        </w:rPr>
        <w:t>z</w:t>
      </w:r>
      <w:r w:rsidRPr="00FC2059">
        <w:rPr>
          <w:i/>
          <w:noProof/>
          <w:vertAlign w:val="subscript"/>
        </w:rPr>
        <w:t>i</w:t>
      </w:r>
      <w:r w:rsidRPr="00ED3698">
        <w:t xml:space="preserve"> correspond to the </w:t>
      </w:r>
      <w:r w:rsidR="0074503B" w:rsidRPr="00ED3698">
        <w:t>elevation</w:t>
      </w:r>
      <w:r w:rsidR="0074503B">
        <w:t>’s</w:t>
      </w:r>
      <w:r w:rsidR="0074503B" w:rsidRPr="00ED3698">
        <w:t xml:space="preserve"> </w:t>
      </w:r>
      <w:r w:rsidRPr="00ED3698">
        <w:t>prior coordinate transformation and to depth values after transformation is completed.</w:t>
      </w:r>
    </w:p>
    <w:p w14:paraId="5245392C" w14:textId="72834371" w:rsidR="00E25503" w:rsidRPr="00ED3698" w:rsidRDefault="00E25503" w:rsidP="00E25503">
      <w:pPr>
        <w:pStyle w:val="Heading4"/>
      </w:pPr>
      <w:bookmarkStart w:id="322" w:name="_Toc13056040"/>
      <w:r>
        <w:lastRenderedPageBreak/>
        <w:t>Output in binary format</w:t>
      </w:r>
      <w:bookmarkEnd w:id="322"/>
      <w:r w:rsidRPr="00ED3698">
        <w:t xml:space="preserve"> </w:t>
      </w:r>
    </w:p>
    <w:p w14:paraId="19E07069" w14:textId="06FF3CD9" w:rsidR="00E25503" w:rsidRDefault="0074503B" w:rsidP="00E25503">
      <w:r>
        <w:t>The output in binary format</w:t>
      </w:r>
      <w:r w:rsidR="00E25503">
        <w:t xml:space="preserve"> is possible only for </w:t>
      </w:r>
      <w:r w:rsidR="00C5568E">
        <w:t xml:space="preserve">parallel computing (not </w:t>
      </w:r>
      <w:r>
        <w:t xml:space="preserve">the </w:t>
      </w:r>
      <w:r w:rsidR="00C5568E">
        <w:t xml:space="preserve">OpenMP version) through adding the keywords </w:t>
      </w:r>
      <w:r>
        <w:t>‘</w:t>
      </w:r>
      <w:r w:rsidR="00C5568E" w:rsidRPr="00C5568E">
        <w:t>use binary format</w:t>
      </w:r>
      <w:r>
        <w:t>’</w:t>
      </w:r>
      <w:r w:rsidR="00C5568E">
        <w:t xml:space="preserve"> within Data Block 8: ‘output control</w:t>
      </w:r>
      <w:r>
        <w:t>.</w:t>
      </w:r>
      <w:r w:rsidR="00C5568E">
        <w:t>’ In such case, most of the output files except *.log and *.gen will be written in binary format.</w:t>
      </w:r>
    </w:p>
    <w:p w14:paraId="5D740E4B" w14:textId="4C39B877" w:rsidR="00C5568E" w:rsidRDefault="00C5568E" w:rsidP="00C5568E">
      <w:r>
        <w:t xml:space="preserve">By default, if </w:t>
      </w:r>
      <w:r w:rsidR="0074503B">
        <w:t>‘</w:t>
      </w:r>
      <w:r>
        <w:t>use binary format</w:t>
      </w:r>
      <w:r w:rsidR="0074503B">
        <w:t>’</w:t>
      </w:r>
      <w:r>
        <w:t xml:space="preserve"> is specified, </w:t>
      </w:r>
      <w:r w:rsidRPr="00FC2059">
        <w:rPr>
          <w:noProof/>
        </w:rPr>
        <w:t>transient</w:t>
      </w:r>
      <w:r>
        <w:t xml:space="preserve"> output will also</w:t>
      </w:r>
      <w:r w:rsidR="00F16B27">
        <w:t xml:space="preserve"> be</w:t>
      </w:r>
      <w:r>
        <w:t xml:space="preserve"> in binary format. If you want to use binary data format for spatial output but </w:t>
      </w:r>
      <w:r w:rsidR="0074503B">
        <w:t xml:space="preserve">ASCII </w:t>
      </w:r>
      <w:r>
        <w:t xml:space="preserve">data format for the transient output, please add the following command in the output </w:t>
      </w:r>
      <w:r w:rsidR="00F16B27">
        <w:t xml:space="preserve">control </w:t>
      </w:r>
      <w:r>
        <w:t>section</w:t>
      </w:r>
      <w:r w:rsidR="00F16B27">
        <w:t xml:space="preserve">: </w:t>
      </w:r>
      <w:r w:rsidR="0074503B">
        <w:t>‘</w:t>
      </w:r>
      <w:r>
        <w:t xml:space="preserve">use </w:t>
      </w:r>
      <w:r w:rsidRPr="00FC2059">
        <w:rPr>
          <w:noProof/>
        </w:rPr>
        <w:t>ascii</w:t>
      </w:r>
      <w:r>
        <w:t xml:space="preserve"> data format for transient output</w:t>
      </w:r>
      <w:r w:rsidR="0074503B">
        <w:t>,’</w:t>
      </w:r>
    </w:p>
    <w:p w14:paraId="3FCB4027" w14:textId="413330E4" w:rsidR="00DB1505" w:rsidRPr="00ED3698" w:rsidRDefault="006441D5" w:rsidP="00DB1505">
      <w:pPr>
        <w:pStyle w:val="Heading4"/>
      </w:pPr>
      <w:bookmarkStart w:id="323" w:name="_Toc13056041"/>
      <w:r>
        <w:t>‘</w:t>
      </w:r>
      <w:r w:rsidR="00DB1505">
        <w:t>isotope output</w:t>
      </w:r>
      <w:r>
        <w:t>’</w:t>
      </w:r>
      <w:bookmarkEnd w:id="323"/>
      <w:r w:rsidR="00DB1505" w:rsidRPr="00ED3698">
        <w:t xml:space="preserve"> </w:t>
      </w:r>
    </w:p>
    <w:p w14:paraId="7368F53A" w14:textId="12252DD5" w:rsidR="00DB1505" w:rsidRDefault="00DB1505" w:rsidP="00DB1505">
      <w:r w:rsidRPr="00ED3698">
        <w:t xml:space="preserve">The first parameter for specifying </w:t>
      </w:r>
      <w:r>
        <w:t>isotope</w:t>
      </w:r>
      <w:r w:rsidR="006441D5">
        <w:t>-</w:t>
      </w:r>
      <w:r>
        <w:t xml:space="preserve">related parameters output is the number of isotope component sets. </w:t>
      </w:r>
      <w:r w:rsidRPr="00ED3698">
        <w:t xml:space="preserve">This line follows the sub-block header </w:t>
      </w:r>
      <w:r w:rsidR="006441D5">
        <w:t>‘</w:t>
      </w:r>
      <w:r>
        <w:t>isotope output</w:t>
      </w:r>
      <w:r w:rsidR="006441D5">
        <w:t>.’</w:t>
      </w:r>
      <w:r w:rsidRPr="00ED3698">
        <w:t xml:space="preserve"> The second line specifies the </w:t>
      </w:r>
      <w:r>
        <w:t>number of components in each set followed by the master isotope and other isotopes</w:t>
      </w:r>
      <w:r w:rsidRPr="00ED3698">
        <w:t>.</w:t>
      </w:r>
      <w:r>
        <w:t xml:space="preserve"> The ratios of standard for delta value calculations (R</w:t>
      </w:r>
      <w:r w:rsidRPr="00437206">
        <w:rPr>
          <w:vertAlign w:val="subscript"/>
        </w:rPr>
        <w:t>std</w:t>
      </w:r>
      <w:r>
        <w:t>)</w:t>
      </w:r>
      <w:r w:rsidRPr="00ED3698">
        <w:t xml:space="preserve"> </w:t>
      </w:r>
      <w:r>
        <w:t>should be provided in the third line. If the number of isotope component sets is greater than one, the parameters for each isotope component set should be provided following the second and third lines mentioned before. The format is as follows:</w:t>
      </w:r>
    </w:p>
    <w:p w14:paraId="1C94A2D7" w14:textId="77777777" w:rsidR="00DB1505" w:rsidRDefault="00DB1505" w:rsidP="00DB1505">
      <w:pPr>
        <w:pStyle w:val="StyleCode"/>
      </w:pPr>
    </w:p>
    <w:p w14:paraId="0D37D3D2" w14:textId="77777777" w:rsidR="00DB1505" w:rsidRDefault="00DB1505" w:rsidP="00DB1505">
      <w:pPr>
        <w:pStyle w:val="StyleCode"/>
      </w:pPr>
      <w:r>
        <w:t>'isotope output'</w:t>
      </w:r>
    </w:p>
    <w:p w14:paraId="31C5DE3B" w14:textId="77777777" w:rsidR="00DB1505" w:rsidRDefault="00DB1505" w:rsidP="00DB1505">
      <w:pPr>
        <w:pStyle w:val="StyleCode"/>
      </w:pPr>
      <w:r>
        <w:t xml:space="preserve">2 </w:t>
      </w:r>
      <w:r>
        <w:tab/>
      </w:r>
      <w:r>
        <w:tab/>
      </w:r>
      <w:r>
        <w:tab/>
        <w:t>;number of isotope component sets for output</w:t>
      </w:r>
    </w:p>
    <w:p w14:paraId="0EEB4717" w14:textId="77777777" w:rsidR="00DB1505" w:rsidRDefault="00DB1505" w:rsidP="00DB1505">
      <w:pPr>
        <w:pStyle w:val="StyleCode"/>
      </w:pPr>
      <w:r>
        <w:t>2 'so4-2' '</w:t>
      </w:r>
      <w:r w:rsidRPr="00FC2059">
        <w:rPr>
          <w:noProof/>
        </w:rPr>
        <w:t xml:space="preserve">34so4-2' </w:t>
      </w:r>
      <w:r w:rsidRPr="00FC2059">
        <w:rPr>
          <w:noProof/>
        </w:rPr>
        <w:tab/>
        <w:t>;number</w:t>
      </w:r>
      <w:r>
        <w:t xml:space="preserve"> of components in </w:t>
      </w:r>
      <w:r w:rsidRPr="00FC2059">
        <w:rPr>
          <w:noProof/>
        </w:rPr>
        <w:t>set</w:t>
      </w:r>
      <w:r>
        <w:t>, master isotope, other isotopes,</w:t>
      </w:r>
    </w:p>
    <w:p w14:paraId="73130608" w14:textId="77777777" w:rsidR="00DB1505" w:rsidRDefault="00DB1505" w:rsidP="00DB1505">
      <w:pPr>
        <w:pStyle w:val="StyleCode"/>
      </w:pPr>
      <w:r>
        <w:t xml:space="preserve">4.5005d-2 </w:t>
      </w:r>
      <w:r>
        <w:tab/>
      </w:r>
      <w:r>
        <w:tab/>
        <w:t>;and ratios of standard for delta value calculations</w:t>
      </w:r>
    </w:p>
    <w:p w14:paraId="3BDB6874" w14:textId="77777777" w:rsidR="00DB1505" w:rsidRDefault="00DB1505" w:rsidP="00DB1505">
      <w:pPr>
        <w:pStyle w:val="StyleCode"/>
      </w:pPr>
      <w:r>
        <w:t>2 'hs-1' '34hs-1'</w:t>
      </w:r>
    </w:p>
    <w:p w14:paraId="6B42F43E" w14:textId="77777777" w:rsidR="00DB1505" w:rsidRDefault="00DB1505" w:rsidP="00DB1505">
      <w:pPr>
        <w:pStyle w:val="StyleCode"/>
      </w:pPr>
      <w:r>
        <w:t>4.5005d-2</w:t>
      </w:r>
    </w:p>
    <w:p w14:paraId="02A0E105" w14:textId="77777777" w:rsidR="00DB1505" w:rsidRPr="00ED3698" w:rsidRDefault="00DB1505" w:rsidP="00DB1505">
      <w:pPr>
        <w:pStyle w:val="StyleCode"/>
      </w:pPr>
    </w:p>
    <w:p w14:paraId="70E51EE8" w14:textId="437B0148" w:rsidR="00DB1505" w:rsidRDefault="00DB1505" w:rsidP="00DB1505">
      <w:r>
        <w:t>The example input block specifies two s</w:t>
      </w:r>
      <w:r w:rsidR="00E7179A">
        <w:t>et</w:t>
      </w:r>
      <w:r>
        <w:t xml:space="preserve">s of isotope components for output. One set is </w:t>
      </w:r>
      <w:r w:rsidR="006441D5">
        <w:t xml:space="preserve">sulphate </w:t>
      </w:r>
      <w:r>
        <w:t>(i.e.</w:t>
      </w:r>
      <w:r w:rsidR="006441D5">
        <w:t>,</w:t>
      </w:r>
      <w:r>
        <w:t xml:space="preserve"> </w:t>
      </w:r>
      <w:r w:rsidR="006441D5">
        <w:t>‘</w:t>
      </w:r>
      <w:r>
        <w:t>so4-2</w:t>
      </w:r>
      <w:r w:rsidR="006441D5">
        <w:t>’</w:t>
      </w:r>
      <w:r>
        <w:t xml:space="preserve"> as the master isotope component, followed by the isotope component </w:t>
      </w:r>
      <w:r w:rsidR="006441D5">
        <w:t>‘</w:t>
      </w:r>
      <w:r>
        <w:t>34so4-2</w:t>
      </w:r>
      <w:r w:rsidR="006441D5">
        <w:t>’</w:t>
      </w:r>
      <w:r>
        <w:t xml:space="preserve">) and the other is </w:t>
      </w:r>
      <w:r w:rsidR="006441D5">
        <w:t xml:space="preserve">sulphide </w:t>
      </w:r>
      <w:r>
        <w:t>(i.e.</w:t>
      </w:r>
      <w:r w:rsidR="00100AA6">
        <w:t>,</w:t>
      </w:r>
      <w:r>
        <w:t xml:space="preserve"> </w:t>
      </w:r>
      <w:r w:rsidR="00100AA6">
        <w:t>‘</w:t>
      </w:r>
      <w:r>
        <w:t>hs-1</w:t>
      </w:r>
      <w:r w:rsidR="00100AA6">
        <w:t>’</w:t>
      </w:r>
      <w:r>
        <w:t xml:space="preserve"> and </w:t>
      </w:r>
      <w:r w:rsidR="00100AA6">
        <w:t>‘</w:t>
      </w:r>
      <w:r>
        <w:t>34hs-1</w:t>
      </w:r>
      <w:r w:rsidR="00100AA6">
        <w:t>’</w:t>
      </w:r>
      <w:r>
        <w:t xml:space="preserve">). </w:t>
      </w:r>
      <w:r w:rsidRPr="00597F8C">
        <w:t xml:space="preserve">The master isotope is the isotope that is used in the numerator of the delta value calculations, </w:t>
      </w:r>
      <w:r w:rsidRPr="00B11744">
        <w:rPr>
          <w:vertAlign w:val="superscript"/>
        </w:rPr>
        <w:t>32</w:t>
      </w:r>
      <w:r w:rsidRPr="00597F8C">
        <w:t xml:space="preserve">S in the case of </w:t>
      </w:r>
      <w:r w:rsidR="00283971">
        <w:t>sulphur</w:t>
      </w:r>
      <w:r w:rsidRPr="00597F8C">
        <w:t>.</w:t>
      </w:r>
      <w:r>
        <w:t xml:space="preserve"> The R</w:t>
      </w:r>
      <w:r w:rsidRPr="00437206">
        <w:rPr>
          <w:vertAlign w:val="subscript"/>
        </w:rPr>
        <w:t>std</w:t>
      </w:r>
      <w:r>
        <w:t xml:space="preserve"> values for both sets are </w:t>
      </w:r>
      <w:r w:rsidRPr="00FC2951">
        <w:t>4.5005</w:t>
      </w:r>
      <w:r>
        <w:t>E</w:t>
      </w:r>
      <w:r w:rsidRPr="00FC2951">
        <w:t>-2</w:t>
      </w:r>
      <w:r>
        <w:t xml:space="preserve"> as the accepted </w:t>
      </w:r>
      <w:r w:rsidR="00283971">
        <w:t>sulphur</w:t>
      </w:r>
      <w:r>
        <w:t xml:space="preserve"> isotope ratio of the standard Canyon Diablo troilite (CDT) reference material (Gibson et al. 2011).</w:t>
      </w:r>
    </w:p>
    <w:p w14:paraId="1FE59ED8" w14:textId="2A717487" w:rsidR="009C1120" w:rsidRDefault="009C1120" w:rsidP="007C439D">
      <w:pPr>
        <w:pStyle w:val="Heading4"/>
      </w:pPr>
      <w:bookmarkStart w:id="324" w:name="_Toc13056042"/>
      <w:r w:rsidRPr="00ED3698">
        <w:t>‘</w:t>
      </w:r>
      <w:r>
        <w:t>output activity coefficients</w:t>
      </w:r>
      <w:r w:rsidRPr="00ED3698">
        <w:t>’</w:t>
      </w:r>
      <w:bookmarkEnd w:id="324"/>
    </w:p>
    <w:p w14:paraId="6DA31533" w14:textId="00BC1179" w:rsidR="009C1120" w:rsidRDefault="009C1120">
      <w:r>
        <w:t xml:space="preserve">The output of activity coefficients is optional. By default, the activity coefficients are not exported to files during simulation. To use this feature, user needs to add keyword </w:t>
      </w:r>
      <w:r w:rsidRPr="00ED3698">
        <w:t>'</w:t>
      </w:r>
      <w:r>
        <w:t>output activity coefficients</w:t>
      </w:r>
      <w:r w:rsidRPr="00ED3698">
        <w:t>'</w:t>
      </w:r>
      <w:r>
        <w:t xml:space="preserve">  in</w:t>
      </w:r>
      <w:r w:rsidRPr="009C1120">
        <w:t xml:space="preserve"> </w:t>
      </w:r>
      <w:r>
        <w:t xml:space="preserve">Data Block 8: ‘output control’.  The output file format is gsac for global output, gbac for transient output and lbac for batch reaction output. </w:t>
      </w:r>
    </w:p>
    <w:p w14:paraId="3812A5C7" w14:textId="3DB47292" w:rsidR="001841B2" w:rsidRDefault="001841B2" w:rsidP="001841B2">
      <w:pPr>
        <w:pStyle w:val="Heading4"/>
      </w:pPr>
      <w:bookmarkStart w:id="325" w:name="_Toc13056043"/>
      <w:r w:rsidRPr="001841B2">
        <w:t>'output of mass through specified boundary'</w:t>
      </w:r>
      <w:bookmarkEnd w:id="325"/>
    </w:p>
    <w:p w14:paraId="15022158" w14:textId="63C59438" w:rsidR="001841B2" w:rsidRPr="001841B2" w:rsidRDefault="001841B2" w:rsidP="007C439D">
      <w:r>
        <w:t>This command a</w:t>
      </w:r>
      <w:r w:rsidRPr="001841B2">
        <w:t>dd</w:t>
      </w:r>
      <w:r>
        <w:t>s</w:t>
      </w:r>
      <w:r w:rsidRPr="001841B2">
        <w:t xml:space="preserve"> support for mass </w:t>
      </w:r>
      <w:r>
        <w:t xml:space="preserve">output </w:t>
      </w:r>
      <w:r w:rsidRPr="001841B2">
        <w:t xml:space="preserve">through </w:t>
      </w:r>
      <w:r>
        <w:t xml:space="preserve">the </w:t>
      </w:r>
      <w:r w:rsidRPr="001841B2">
        <w:t>specified boundary, including water (*_i_b.mvc), aqueous phase (*_ic_i_b.mac) and gas phase (*_ig_i_b.mgc). Here i is the index of specified boundary, ic is the index of aqueous component and ig is the index of gas. The format of these three files are similar to *_o.mvc, *_ic.mac, *_ig.mgc except that the storage terms and other source sink terms are not included. Please look at gen file and fls file for detail.</w:t>
      </w:r>
    </w:p>
    <w:p w14:paraId="10816C02" w14:textId="0C1D64C4" w:rsidR="001841B2" w:rsidRDefault="001841B2" w:rsidP="001841B2">
      <w:r>
        <w:t>To use this feature, please add the keyword 'output of mass through specified boundary' followed by number of specified boundary and boundary zone definition, as shown below.</w:t>
      </w:r>
    </w:p>
    <w:p w14:paraId="7435B368" w14:textId="77777777" w:rsidR="001841B2" w:rsidRDefault="001841B2" w:rsidP="001841B2">
      <w:r>
        <w:t xml:space="preserve">   'output of mass through specified boundary'</w:t>
      </w:r>
    </w:p>
    <w:p w14:paraId="4B308FB9" w14:textId="3B4D68A2" w:rsidR="001841B2" w:rsidRDefault="001841B2" w:rsidP="001841B2">
      <w:r>
        <w:t xml:space="preserve">   2                                                             ;total number of specified boundary</w:t>
      </w:r>
    </w:p>
    <w:p w14:paraId="21067843" w14:textId="77777777" w:rsidR="001841B2" w:rsidRDefault="001841B2" w:rsidP="001841B2"/>
    <w:p w14:paraId="104063D5" w14:textId="23F64F50" w:rsidR="001841B2" w:rsidRDefault="001841B2" w:rsidP="001841B2">
      <w:r>
        <w:lastRenderedPageBreak/>
        <w:t xml:space="preserve">   'number and name of zone'                    ;keyword for zone</w:t>
      </w:r>
    </w:p>
    <w:p w14:paraId="11428C6B" w14:textId="084D9914" w:rsidR="001841B2" w:rsidRDefault="001841B2" w:rsidP="001841B2">
      <w:r>
        <w:t xml:space="preserve">   1                                                             ;number of specified boundary </w:t>
      </w:r>
    </w:p>
    <w:p w14:paraId="41119487" w14:textId="54317475" w:rsidR="001841B2" w:rsidRDefault="001841B2" w:rsidP="001841B2">
      <w:r>
        <w:t xml:space="preserve">   'boundary-1'                                           ;name of specified boundary</w:t>
      </w:r>
    </w:p>
    <w:p w14:paraId="5A7BC699" w14:textId="26D4A745" w:rsidR="001841B2" w:rsidRDefault="001841B2" w:rsidP="001841B2">
      <w:r>
        <w:t xml:space="preserve">   'extent of zone: boundary nodes only'   ;keyword for zone selection </w:t>
      </w:r>
    </w:p>
    <w:p w14:paraId="597EC754" w14:textId="7718AAE8" w:rsidR="001841B2" w:rsidRDefault="001841B2" w:rsidP="001841B2">
      <w:r>
        <w:t xml:space="preserve">   0.0 0.1  0.0 0.0  0.0 0.0                          ;coordinates for zone selection</w:t>
      </w:r>
    </w:p>
    <w:p w14:paraId="6FB1C2FF" w14:textId="23B3EE03" w:rsidR="001841B2" w:rsidRDefault="001841B2" w:rsidP="001841B2">
      <w:r>
        <w:t xml:space="preserve">   'end of zone'                                           ;end of current zone</w:t>
      </w:r>
    </w:p>
    <w:p w14:paraId="1192968B" w14:textId="77777777" w:rsidR="001841B2" w:rsidRDefault="001841B2" w:rsidP="001841B2"/>
    <w:p w14:paraId="3FA6072C" w14:textId="44D22F63" w:rsidR="001841B2" w:rsidRDefault="001841B2" w:rsidP="001841B2">
      <w:r>
        <w:t xml:space="preserve">   'number and name of zone'                     ;keyword for zone</w:t>
      </w:r>
    </w:p>
    <w:p w14:paraId="5F6DF10F" w14:textId="4F59D877" w:rsidR="001841B2" w:rsidRDefault="001841B2" w:rsidP="001841B2">
      <w:r>
        <w:t xml:space="preserve">   2                                                              ;number of specified boundary </w:t>
      </w:r>
    </w:p>
    <w:p w14:paraId="17C5B0A2" w14:textId="4E70C0DB" w:rsidR="001841B2" w:rsidRDefault="001841B2" w:rsidP="001841B2">
      <w:r>
        <w:t xml:space="preserve">   'boundary-2'                                            ;name of specified boundary</w:t>
      </w:r>
    </w:p>
    <w:p w14:paraId="1615E4B6" w14:textId="1933B0CE" w:rsidR="001841B2" w:rsidRDefault="001841B2" w:rsidP="001841B2">
      <w:r>
        <w:t xml:space="preserve">   'extent of zone: boundary nodes only'    ;keyword for zone selection </w:t>
      </w:r>
    </w:p>
    <w:p w14:paraId="60F3D3E3" w14:textId="76EBAEC9" w:rsidR="001841B2" w:rsidRDefault="001841B2" w:rsidP="001841B2">
      <w:r>
        <w:t xml:space="preserve">   0.1 0.1  0.0 0.0  0.15 0.20               </w:t>
      </w:r>
      <w:r w:rsidR="0073318D">
        <w:t xml:space="preserve">        </w:t>
      </w:r>
      <w:r>
        <w:t>;coordinates for zone selection</w:t>
      </w:r>
    </w:p>
    <w:p w14:paraId="003D255E" w14:textId="4C545975" w:rsidR="001841B2" w:rsidRPr="009C1120" w:rsidRDefault="001841B2" w:rsidP="001841B2">
      <w:r>
        <w:t xml:space="preserve">   'end of zone'                              </w:t>
      </w:r>
      <w:r w:rsidR="0073318D">
        <w:t xml:space="preserve">              </w:t>
      </w:r>
      <w:r>
        <w:t>;end of current zone</w:t>
      </w:r>
    </w:p>
    <w:p w14:paraId="20DF9CED" w14:textId="60ECF00F" w:rsidR="00DB1505" w:rsidRPr="00ED3698" w:rsidRDefault="00DB1505" w:rsidP="00DB1505">
      <w:pPr>
        <w:pStyle w:val="Heading3"/>
      </w:pPr>
      <w:bookmarkStart w:id="326" w:name="_Toc13056044"/>
      <w:r w:rsidRPr="00ED3698">
        <w:t xml:space="preserve">Example </w:t>
      </w:r>
      <w:r w:rsidR="005C0C03">
        <w:t>Data input file</w:t>
      </w:r>
      <w:bookmarkEnd w:id="326"/>
    </w:p>
    <w:p w14:paraId="3D93F735" w14:textId="09FA2213" w:rsidR="00DB1505" w:rsidRPr="00ED3698" w:rsidRDefault="00DB1505" w:rsidP="00DB1505">
      <w:r>
        <w:t xml:space="preserve">An example is as </w:t>
      </w:r>
      <w:r w:rsidR="00100AA6">
        <w:t>follows</w:t>
      </w:r>
      <w:r>
        <w:t>:</w:t>
      </w:r>
    </w:p>
    <w:p w14:paraId="707F6E30" w14:textId="77777777" w:rsidR="00DA60E6" w:rsidRDefault="00DA60E6" w:rsidP="00DB1505">
      <w:pPr>
        <w:pStyle w:val="StyleCode"/>
      </w:pPr>
    </w:p>
    <w:p w14:paraId="63B321A5" w14:textId="77777777" w:rsidR="00DB1505" w:rsidRPr="00ED3698" w:rsidRDefault="00DB1505" w:rsidP="00DB1505">
      <w:pPr>
        <w:pStyle w:val="StyleCode"/>
      </w:pPr>
      <w:r w:rsidRPr="00ED3698">
        <w:t>! ---------------------------------------------------------------------------</w:t>
      </w:r>
    </w:p>
    <w:p w14:paraId="6A1E9AAB" w14:textId="77777777" w:rsidR="00DB1505" w:rsidRPr="00ED3698" w:rsidRDefault="00DB1505" w:rsidP="00DB1505">
      <w:pPr>
        <w:pStyle w:val="StyleCode"/>
      </w:pPr>
      <w:r w:rsidRPr="00ED3698">
        <w:t>'output control'</w:t>
      </w:r>
    </w:p>
    <w:p w14:paraId="33208942" w14:textId="77777777" w:rsidR="00DB1505" w:rsidRPr="00ED3698" w:rsidRDefault="00DB1505" w:rsidP="00DB1505">
      <w:pPr>
        <w:pStyle w:val="StyleCode"/>
      </w:pPr>
    </w:p>
    <w:p w14:paraId="023E7B7A" w14:textId="77777777" w:rsidR="00DB1505" w:rsidRPr="00ED3698" w:rsidRDefault="00DB1505" w:rsidP="00DB1505">
      <w:pPr>
        <w:pStyle w:val="StyleCode"/>
      </w:pPr>
      <w:r w:rsidRPr="00ED3698">
        <w:t>'output of spatial data'</w:t>
      </w:r>
    </w:p>
    <w:p w14:paraId="3213AA46" w14:textId="77777777" w:rsidR="00DB1505" w:rsidRPr="00ED3698" w:rsidRDefault="00DB1505" w:rsidP="00DB1505">
      <w:pPr>
        <w:pStyle w:val="StyleCode"/>
      </w:pPr>
      <w:r w:rsidRPr="00ED3698">
        <w:t>6                             ;number of output times (spatial data)</w:t>
      </w:r>
    </w:p>
    <w:p w14:paraId="377806B1" w14:textId="77777777" w:rsidR="00DB1505" w:rsidRPr="00ED3698" w:rsidRDefault="00DB1505" w:rsidP="00DB1505">
      <w:pPr>
        <w:pStyle w:val="StyleCode"/>
      </w:pPr>
      <w:r w:rsidRPr="00ED3698">
        <w:t>1.0   2.0   5.0  10.0         ;specified output times (spatial data)</w:t>
      </w:r>
    </w:p>
    <w:p w14:paraId="12A574D1" w14:textId="77777777" w:rsidR="00DB1505" w:rsidRPr="00ED3698" w:rsidRDefault="00DB1505" w:rsidP="00DB1505">
      <w:pPr>
        <w:pStyle w:val="StyleCode"/>
      </w:pPr>
      <w:r w:rsidRPr="00ED3698">
        <w:t>20.0 50.0</w:t>
      </w:r>
    </w:p>
    <w:p w14:paraId="707F3876" w14:textId="77777777" w:rsidR="00DB1505" w:rsidRPr="00ED3698" w:rsidRDefault="00DB1505" w:rsidP="00DB1505">
      <w:pPr>
        <w:pStyle w:val="StyleCode"/>
      </w:pPr>
    </w:p>
    <w:p w14:paraId="5BA5EC18" w14:textId="77777777" w:rsidR="00DB1505" w:rsidRPr="00ED3698" w:rsidRDefault="00DB1505" w:rsidP="00DB1505">
      <w:pPr>
        <w:pStyle w:val="StyleCode"/>
      </w:pPr>
      <w:r w:rsidRPr="00ED3698">
        <w:t>'output of transient data'</w:t>
      </w:r>
    </w:p>
    <w:p w14:paraId="075F3DD9" w14:textId="77777777" w:rsidR="00DB1505" w:rsidRPr="00ED3698" w:rsidRDefault="00DB1505" w:rsidP="00DB1505">
      <w:pPr>
        <w:pStyle w:val="StyleCode"/>
      </w:pPr>
      <w:r w:rsidRPr="00ED3698">
        <w:t>4                             ;number of output locations (transient data)</w:t>
      </w:r>
    </w:p>
    <w:p w14:paraId="6BD45B3C" w14:textId="77777777" w:rsidR="00DB1505" w:rsidRPr="00ED3698" w:rsidRDefault="00DB1505" w:rsidP="00DB1505">
      <w:pPr>
        <w:pStyle w:val="StyleCode"/>
      </w:pPr>
      <w:r w:rsidRPr="00ED3698">
        <w:t>2                             ;time steps between output (transient data)</w:t>
      </w:r>
    </w:p>
    <w:p w14:paraId="4CBD0FD9" w14:textId="77777777" w:rsidR="00DB1505" w:rsidRPr="00ED3698" w:rsidRDefault="00DB1505" w:rsidP="00DB1505">
      <w:pPr>
        <w:pStyle w:val="StyleCode"/>
      </w:pPr>
      <w:r w:rsidRPr="00ED3698">
        <w:t>50  650  1250  1850           ;control volume number for transient data</w:t>
      </w:r>
    </w:p>
    <w:p w14:paraId="0C15C5D6" w14:textId="77777777" w:rsidR="00DB1505" w:rsidRPr="00ED3698" w:rsidRDefault="00DB1505" w:rsidP="00DB1505">
      <w:pPr>
        <w:pStyle w:val="StyleCode"/>
      </w:pPr>
    </w:p>
    <w:p w14:paraId="3A535997" w14:textId="77777777" w:rsidR="00DB1505" w:rsidRDefault="00DB1505" w:rsidP="00DB1505">
      <w:pPr>
        <w:pStyle w:val="StyleCode"/>
      </w:pPr>
      <w:r w:rsidRPr="00ED3698">
        <w:t>'output in terms of depth'</w:t>
      </w:r>
    </w:p>
    <w:p w14:paraId="00BE9B03" w14:textId="77777777" w:rsidR="009C1120" w:rsidRDefault="009C1120" w:rsidP="00DB1505">
      <w:pPr>
        <w:pStyle w:val="StyleCode"/>
      </w:pPr>
    </w:p>
    <w:p w14:paraId="2B4D63E2" w14:textId="0A40B146" w:rsidR="009C1120" w:rsidRPr="00ED3698" w:rsidRDefault="009C1120" w:rsidP="00DB1505">
      <w:pPr>
        <w:pStyle w:val="StyleCode"/>
      </w:pPr>
      <w:r w:rsidRPr="00ED3698">
        <w:t>'</w:t>
      </w:r>
      <w:r>
        <w:t>output activity coefficients</w:t>
      </w:r>
      <w:r w:rsidRPr="00ED3698">
        <w:t>'</w:t>
      </w:r>
    </w:p>
    <w:p w14:paraId="2AA0CE33" w14:textId="77777777" w:rsidR="00DB1505" w:rsidRPr="00ED3698" w:rsidRDefault="00DB1505" w:rsidP="00DB1505">
      <w:pPr>
        <w:pStyle w:val="StyleCode"/>
      </w:pPr>
    </w:p>
    <w:p w14:paraId="761333EB" w14:textId="77777777" w:rsidR="00DB1505" w:rsidRDefault="00DB1505" w:rsidP="00DB1505">
      <w:pPr>
        <w:pStyle w:val="StyleCode"/>
      </w:pPr>
      <w:r w:rsidRPr="00ED3698">
        <w:t>'done'</w:t>
      </w:r>
    </w:p>
    <w:p w14:paraId="59BBC3D1" w14:textId="77777777" w:rsidR="00DB1505" w:rsidRPr="00ED3698" w:rsidRDefault="00DB1505" w:rsidP="00DB1505">
      <w:pPr>
        <w:pStyle w:val="StyleCode"/>
      </w:pPr>
    </w:p>
    <w:p w14:paraId="13541619" w14:textId="571A9507" w:rsidR="00DB1505" w:rsidRPr="00ED3698" w:rsidRDefault="00DB1505" w:rsidP="00DB1505">
      <w:pPr>
        <w:pStyle w:val="Heading3"/>
      </w:pPr>
      <w:bookmarkStart w:id="327" w:name="_Toc13056045"/>
      <w:r w:rsidRPr="00ED3698">
        <w:t xml:space="preserve">Description of </w:t>
      </w:r>
      <w:r w:rsidR="008D3306">
        <w:t xml:space="preserve">the </w:t>
      </w:r>
      <w:r w:rsidRPr="00ED3698">
        <w:t>Example Input</w:t>
      </w:r>
      <w:bookmarkEnd w:id="327"/>
    </w:p>
    <w:p w14:paraId="1BE08983" w14:textId="570ED3EC" w:rsidR="00DB1505" w:rsidRPr="00ED3698" w:rsidRDefault="00DB1505" w:rsidP="00DB1505">
      <w:r w:rsidRPr="00ED3698">
        <w:t xml:space="preserve">In the sample input </w:t>
      </w:r>
      <w:r w:rsidRPr="00FC2059">
        <w:rPr>
          <w:noProof/>
        </w:rPr>
        <w:t>file</w:t>
      </w:r>
      <w:r w:rsidRPr="00ED3698">
        <w:t xml:space="preserve"> spatial output will be written </w:t>
      </w:r>
      <w:r w:rsidR="006E449C">
        <w:t>at the specified</w:t>
      </w:r>
      <w:r w:rsidRPr="00ED3698">
        <w:t xml:space="preserve"> </w:t>
      </w:r>
      <w:r w:rsidR="00100AA6">
        <w:t>six</w:t>
      </w:r>
      <w:r w:rsidR="00100AA6" w:rsidRPr="00ED3698">
        <w:t xml:space="preserve"> </w:t>
      </w:r>
      <w:r w:rsidRPr="00ED3698">
        <w:t xml:space="preserve">output </w:t>
      </w:r>
      <w:r w:rsidR="00100AA6" w:rsidRPr="00ED3698">
        <w:t>tim</w:t>
      </w:r>
      <w:r w:rsidR="00100AA6">
        <w:t>es</w:t>
      </w:r>
      <w:r w:rsidR="006E449C">
        <w:t xml:space="preserve">: </w:t>
      </w:r>
      <w:r w:rsidRPr="00ED3698">
        <w:t xml:space="preserve">1.0, 2.0, 5.0, 10.0, 20.0 and </w:t>
      </w:r>
      <w:r w:rsidRPr="00FC2059">
        <w:rPr>
          <w:noProof/>
        </w:rPr>
        <w:t>50.0 time</w:t>
      </w:r>
      <w:r w:rsidRPr="00ED3698">
        <w:t xml:space="preserve"> units.</w:t>
      </w:r>
      <w:r w:rsidR="004C310C">
        <w:t xml:space="preserve"> </w:t>
      </w:r>
      <w:r w:rsidR="00100AA6">
        <w:t>Six</w:t>
      </w:r>
      <w:r w:rsidR="004C310C">
        <w:t xml:space="preserve"> spatial output files will be generated.</w:t>
      </w:r>
      <w:r w:rsidRPr="00ED3698">
        <w:t xml:space="preserve"> Breakthrough curves will be generated for </w:t>
      </w:r>
      <w:r w:rsidR="004C310C">
        <w:t xml:space="preserve">the specified </w:t>
      </w:r>
      <w:r w:rsidR="00100AA6">
        <w:t>four</w:t>
      </w:r>
      <w:r w:rsidR="00100AA6" w:rsidRPr="00ED3698">
        <w:t xml:space="preserve"> </w:t>
      </w:r>
      <w:r w:rsidRPr="00ED3698">
        <w:t>locations</w:t>
      </w:r>
      <w:r w:rsidR="004C310C">
        <w:t xml:space="preserve"> (i.e.</w:t>
      </w:r>
      <w:r w:rsidR="00100AA6">
        <w:t>,</w:t>
      </w:r>
      <w:r w:rsidR="004C310C">
        <w:t xml:space="preserve"> control volumes </w:t>
      </w:r>
      <w:r w:rsidR="004C310C" w:rsidRPr="00ED3698">
        <w:t>50, 650, 1250, and 1850</w:t>
      </w:r>
      <w:r w:rsidR="004C310C">
        <w:t>)</w:t>
      </w:r>
      <w:r w:rsidRPr="00ED3698">
        <w:t>. The output</w:t>
      </w:r>
      <w:r w:rsidR="006E449C">
        <w:t xml:space="preserve"> of the transient data</w:t>
      </w:r>
      <w:r w:rsidRPr="00ED3698">
        <w:t xml:space="preserve"> will be written every </w:t>
      </w:r>
      <w:r w:rsidRPr="00FC2059">
        <w:rPr>
          <w:noProof/>
        </w:rPr>
        <w:t>second time</w:t>
      </w:r>
      <w:r w:rsidRPr="00ED3698">
        <w:t xml:space="preserve"> step and will be reported in terms of depth.</w:t>
      </w:r>
    </w:p>
    <w:p w14:paraId="1008248F" w14:textId="77777777" w:rsidR="00DB1505" w:rsidRPr="00ED3698" w:rsidRDefault="00DB1505" w:rsidP="00DB1505">
      <w:pPr>
        <w:pStyle w:val="Heading2"/>
      </w:pPr>
      <w:bookmarkStart w:id="328" w:name="_Ref392493978"/>
      <w:bookmarkStart w:id="329" w:name="_Toc13056046"/>
      <w:r>
        <w:rPr>
          <w:rFonts w:hint="eastAsia"/>
        </w:rPr>
        <w:t>P</w:t>
      </w:r>
      <w:r w:rsidRPr="00ED3698">
        <w:t>hysical parameters: Porous Medium (</w:t>
      </w:r>
      <w:r>
        <w:t>D</w:t>
      </w:r>
      <w:r w:rsidRPr="00ED3698">
        <w:t xml:space="preserve">ata </w:t>
      </w:r>
      <w:r>
        <w:lastRenderedPageBreak/>
        <w:t>B</w:t>
      </w:r>
      <w:r w:rsidRPr="00ED3698">
        <w:t>lock 9)</w:t>
      </w:r>
      <w:bookmarkEnd w:id="328"/>
      <w:bookmarkEnd w:id="329"/>
    </w:p>
    <w:p w14:paraId="236F3DBE" w14:textId="2EB91E6C" w:rsidR="00DB1505" w:rsidRPr="00ED3698" w:rsidRDefault="00DB1505" w:rsidP="00DB1505">
      <w:pPr>
        <w:pStyle w:val="Heading3"/>
      </w:pPr>
      <w:bookmarkStart w:id="330" w:name="_Toc13056047"/>
      <w:r w:rsidRPr="00ED3698">
        <w:t xml:space="preserve">Description of </w:t>
      </w:r>
      <w:r w:rsidR="009A27B2">
        <w:t>the</w:t>
      </w:r>
      <w:r w:rsidR="00BC4760">
        <w:t xml:space="preserve"> </w:t>
      </w:r>
      <w:r w:rsidRPr="00ED3698">
        <w:t>Data Block</w:t>
      </w:r>
      <w:bookmarkEnd w:id="330"/>
    </w:p>
    <w:p w14:paraId="7DA079E9" w14:textId="449FD2AC" w:rsidR="00DB1505" w:rsidRPr="00ED3698" w:rsidRDefault="00DB1505" w:rsidP="00DB1505">
      <w:r w:rsidRPr="00ED3698">
        <w:t xml:space="preserve">This data block is used to specify the zones used to discretize </w:t>
      </w:r>
      <w:r w:rsidR="00BC4760">
        <w:t>various</w:t>
      </w:r>
      <w:r w:rsidRPr="00ED3698">
        <w:t xml:space="preserve"> physical properties across the model domain. In this section, the porosity is also specified for each zone. </w:t>
      </w:r>
      <w:r w:rsidRPr="00ED3698">
        <w:rPr>
          <w:u w:val="single"/>
        </w:rPr>
        <w:t>The zone names specified in this section are reused in other input sections</w:t>
      </w:r>
      <w:r w:rsidRPr="00ED3698">
        <w:t xml:space="preserve"> to allocate </w:t>
      </w:r>
      <w:r w:rsidR="00BC4760">
        <w:t xml:space="preserve">the </w:t>
      </w:r>
      <w:r w:rsidRPr="00ED3698">
        <w:t>physical parameters specific to variably-saturated flow or reactive transport.</w:t>
      </w:r>
    </w:p>
    <w:p w14:paraId="1071E253" w14:textId="4261E78D" w:rsidR="00DB1505" w:rsidRPr="00ED3698" w:rsidRDefault="00156AD3" w:rsidP="00DB1505">
      <w:pPr>
        <w:pStyle w:val="Heading3"/>
      </w:pPr>
      <w:bookmarkStart w:id="331" w:name="_Toc13056048"/>
      <w:r w:rsidRPr="00ED3698">
        <w:t>Descriptio</w:t>
      </w:r>
      <w:r>
        <w:t>ns</w:t>
      </w:r>
      <w:r w:rsidRPr="00ED3698">
        <w:t xml:space="preserve"> </w:t>
      </w:r>
      <w:r w:rsidR="00DB1505" w:rsidRPr="00ED3698">
        <w:t xml:space="preserve">of </w:t>
      </w:r>
      <w:r w:rsidR="009A27B2">
        <w:t>the</w:t>
      </w:r>
      <w:r w:rsidR="00BC4760">
        <w:t xml:space="preserve"> </w:t>
      </w:r>
      <w:r w:rsidR="00DB1505" w:rsidRPr="00ED3698">
        <w:t>Input Parameters</w:t>
      </w:r>
      <w:bookmarkEnd w:id="331"/>
    </w:p>
    <w:p w14:paraId="7C04353C" w14:textId="38095DFF" w:rsidR="00DB1505" w:rsidRPr="00ED3698" w:rsidRDefault="00BC4760" w:rsidP="00DB1505">
      <w:pPr>
        <w:pStyle w:val="Heading4"/>
      </w:pPr>
      <w:bookmarkStart w:id="332" w:name="_Toc13056049"/>
      <w:r>
        <w:t>‘</w:t>
      </w:r>
      <w:r w:rsidR="00DB1505" w:rsidRPr="00ED3698">
        <w:t>physical parameters - porous medium</w:t>
      </w:r>
      <w:r>
        <w:t>’</w:t>
      </w:r>
      <w:bookmarkEnd w:id="332"/>
    </w:p>
    <w:p w14:paraId="487B29A5" w14:textId="5337F5C9" w:rsidR="00DB1505" w:rsidRPr="00ED3698" w:rsidRDefault="00DB1505" w:rsidP="00DB1505">
      <w:r w:rsidRPr="00ED3698">
        <w:t xml:space="preserve">The first parameter that must be specified in this data block is the number of material property zones. This value is specified in the second line of this input section immediately below the heading </w:t>
      </w:r>
      <w:r w:rsidR="00BC4760">
        <w:t>‘</w:t>
      </w:r>
      <w:r w:rsidRPr="00ED3698">
        <w:t>physical parameters - porous medium</w:t>
      </w:r>
      <w:r w:rsidR="00BC4760">
        <w:t>.’</w:t>
      </w:r>
      <w:r w:rsidRPr="00ED3698">
        <w:t xml:space="preserve"> </w:t>
      </w:r>
    </w:p>
    <w:p w14:paraId="37F979AE" w14:textId="77777777" w:rsidR="00DB1505" w:rsidRPr="00ED3698" w:rsidRDefault="00DB1505" w:rsidP="00DB1505">
      <w:pPr>
        <w:pStyle w:val="Heading4"/>
      </w:pPr>
      <w:bookmarkStart w:id="333" w:name="_Toc13056050"/>
      <w:r w:rsidRPr="00ED3698">
        <w:t>‘number and name of zone’</w:t>
      </w:r>
      <w:bookmarkEnd w:id="333"/>
    </w:p>
    <w:p w14:paraId="78BDE0C6" w14:textId="4B36AC6E" w:rsidR="00DB1505" w:rsidRPr="00ED3698" w:rsidRDefault="00DB1505" w:rsidP="00DB1505">
      <w:r w:rsidRPr="00ED3698">
        <w:t xml:space="preserve">Each zone is defined by its own sub-block, which is bounded at the top by the statement ‘number and name of zone’ and at the bottom by the statement </w:t>
      </w:r>
      <w:r w:rsidR="00BC4760">
        <w:t>‘</w:t>
      </w:r>
      <w:r w:rsidRPr="00ED3698">
        <w:t xml:space="preserve">end of </w:t>
      </w:r>
      <w:r w:rsidRPr="00FC2059">
        <w:rPr>
          <w:noProof/>
        </w:rPr>
        <w:t>zone</w:t>
      </w:r>
      <w:r w:rsidR="00BC4760">
        <w:t>.’</w:t>
      </w:r>
      <w:r w:rsidRPr="00ED3698">
        <w:t xml:space="preserve"> Each of these input blocks requires the same input sequence. </w:t>
      </w:r>
    </w:p>
    <w:p w14:paraId="27650098" w14:textId="5B9E49AE" w:rsidR="00DB1505" w:rsidRPr="00ED3698" w:rsidRDefault="00DB1505" w:rsidP="00DB1505">
      <w:r w:rsidRPr="00ED3698">
        <w:t xml:space="preserve">The first parameter within each block is the zone number. This value is placed immediately after the </w:t>
      </w:r>
      <w:r w:rsidR="00BC4760" w:rsidRPr="00ED3698">
        <w:t>su</w:t>
      </w:r>
      <w:r w:rsidR="00BC4760">
        <w:t>b-keywords</w:t>
      </w:r>
      <w:r w:rsidR="00BC4760" w:rsidRPr="00ED3698">
        <w:t xml:space="preserve"> </w:t>
      </w:r>
      <w:r w:rsidR="00BC4760">
        <w:t>‘</w:t>
      </w:r>
      <w:r w:rsidRPr="00ED3698">
        <w:t xml:space="preserve">number and name of </w:t>
      </w:r>
      <w:r w:rsidRPr="00FC2059">
        <w:rPr>
          <w:noProof/>
        </w:rPr>
        <w:t>zone</w:t>
      </w:r>
      <w:r w:rsidR="00BC4760">
        <w:t>.’</w:t>
      </w:r>
      <w:r w:rsidRPr="00ED3698">
        <w:t xml:space="preserve"> Property zones are numbered sequentially starting with 1 and the number of the final zone should be the same as the total number of property zones specified </w:t>
      </w:r>
      <w:r w:rsidRPr="00FC2059">
        <w:rPr>
          <w:noProof/>
        </w:rPr>
        <w:t>in</w:t>
      </w:r>
      <w:r w:rsidRPr="00ED3698">
        <w:t xml:space="preserve"> the beginning of this section. The zones can be specified in any order. </w:t>
      </w:r>
    </w:p>
    <w:p w14:paraId="68D49A03" w14:textId="627D7B7D" w:rsidR="00DB1505" w:rsidRPr="00ED3698" w:rsidRDefault="00DB1505" w:rsidP="00DB1505">
      <w:r w:rsidRPr="00ED3698">
        <w:t xml:space="preserve">The second input parameter is the name of the zone. This parameter consists of a word or a short sentence (up to 72 characters) describing the specific material property zone. The zone name must be placed in single quotes below the zone number. </w:t>
      </w:r>
      <w:r w:rsidRPr="00ED3698">
        <w:rPr>
          <w:u w:val="single"/>
        </w:rPr>
        <w:t>This name identifies each zone and will be used in additional input sections to allocate other material properties, specific to flow or transport simulations. It is</w:t>
      </w:r>
      <w:r w:rsidR="006D413E">
        <w:rPr>
          <w:u w:val="single"/>
        </w:rPr>
        <w:t>,</w:t>
      </w:r>
      <w:r w:rsidRPr="00ED3698">
        <w:rPr>
          <w:u w:val="single"/>
        </w:rPr>
        <w:t xml:space="preserve"> therefore</w:t>
      </w:r>
      <w:r w:rsidR="006D413E">
        <w:rPr>
          <w:u w:val="single"/>
        </w:rPr>
        <w:t>,</w:t>
      </w:r>
      <w:r w:rsidRPr="00ED3698">
        <w:rPr>
          <w:u w:val="single"/>
        </w:rPr>
        <w:t xml:space="preserve"> important that the name is unique to that zone and that it </w:t>
      </w:r>
      <w:r w:rsidR="006D413E">
        <w:rPr>
          <w:u w:val="single"/>
        </w:rPr>
        <w:t>is</w:t>
      </w:r>
      <w:r w:rsidR="006D413E" w:rsidRPr="00ED3698">
        <w:rPr>
          <w:u w:val="single"/>
        </w:rPr>
        <w:t xml:space="preserve"> </w:t>
      </w:r>
      <w:r w:rsidRPr="00ED3698">
        <w:rPr>
          <w:u w:val="single"/>
        </w:rPr>
        <w:t>reproduced exactly in future input sections.</w:t>
      </w:r>
      <w:r w:rsidRPr="00ED3698">
        <w:t xml:space="preserve"> </w:t>
      </w:r>
    </w:p>
    <w:p w14:paraId="3F255A47" w14:textId="44EBBDCF" w:rsidR="00DB1505" w:rsidRDefault="00DB1505" w:rsidP="00DB1505">
      <w:r w:rsidRPr="00ED3698">
        <w:t xml:space="preserve">The third parameter is the </w:t>
      </w:r>
      <w:r w:rsidR="006D413E" w:rsidRPr="00ED3698">
        <w:t>zone</w:t>
      </w:r>
      <w:r w:rsidR="006D413E">
        <w:t>’s</w:t>
      </w:r>
      <w:r w:rsidR="006D413E" w:rsidRPr="00ED3698">
        <w:t xml:space="preserve"> </w:t>
      </w:r>
      <w:r w:rsidRPr="00ED3698">
        <w:t>porosity</w:t>
      </w:r>
      <w:r w:rsidR="006D413E">
        <w:t>.</w:t>
      </w:r>
      <w:r w:rsidRPr="00ED3698">
        <w:t xml:space="preserve"> </w:t>
      </w:r>
      <w:r w:rsidR="006D413E" w:rsidRPr="00ED3698">
        <w:t>This</w:t>
      </w:r>
      <w:r w:rsidRPr="00ED3698">
        <w:t xml:space="preserve"> value is specified directly below the property zone name.</w:t>
      </w:r>
    </w:p>
    <w:p w14:paraId="170532EF" w14:textId="22DD7D8D" w:rsidR="00DB1505" w:rsidRPr="00ED3698" w:rsidRDefault="00DB1505" w:rsidP="00DB1505">
      <w:r>
        <w:t xml:space="preserve">The fourth parameter is the </w:t>
      </w:r>
      <w:r w:rsidR="006D413E">
        <w:t xml:space="preserve">zone’s </w:t>
      </w:r>
      <w:r>
        <w:t>tortuosity. This parameter is specified following the porosity in a separate line.</w:t>
      </w:r>
    </w:p>
    <w:p w14:paraId="3D7FA5D5" w14:textId="122D5D2F" w:rsidR="00DB1505" w:rsidRPr="00ED3698" w:rsidRDefault="00DB1505" w:rsidP="00DB1505">
      <w:r w:rsidRPr="00ED3698">
        <w:t xml:space="preserve">The </w:t>
      </w:r>
      <w:r>
        <w:t>last</w:t>
      </w:r>
      <w:r w:rsidRPr="00ED3698">
        <w:t xml:space="preserve"> parameter defines the ‘extent of </w:t>
      </w:r>
      <w:r w:rsidRPr="00FC2059">
        <w:rPr>
          <w:noProof/>
        </w:rPr>
        <w:t>zone</w:t>
      </w:r>
      <w:r w:rsidR="006D413E">
        <w:t>.</w:t>
      </w:r>
      <w:r w:rsidRPr="00ED3698">
        <w:t>’ Under this parameter</w:t>
      </w:r>
      <w:r w:rsidR="006D413E">
        <w:t>,</w:t>
      </w:r>
      <w:r w:rsidRPr="00ED3698">
        <w:t xml:space="preserve"> the dimensions of the zone are defined. </w:t>
      </w:r>
      <w:r>
        <w:t xml:space="preserve">MIN3P-THCm </w:t>
      </w:r>
      <w:r w:rsidRPr="00ED3698">
        <w:t xml:space="preserve">allows the simulation of flow and reactive transport in three spatial dimensions. The following input defines the location of minimum and maximum coordinates in the </w:t>
      </w:r>
      <w:r w:rsidR="00EB176D">
        <w:t>x-</w:t>
      </w:r>
      <w:r w:rsidRPr="00ED3698">
        <w:t xml:space="preserve">, </w:t>
      </w:r>
      <w:r w:rsidR="00EB176D">
        <w:t>y-</w:t>
      </w:r>
      <w:r w:rsidR="00EB176D" w:rsidRPr="00ED3698">
        <w:t xml:space="preserve"> </w:t>
      </w:r>
      <w:r w:rsidRPr="00ED3698">
        <w:t xml:space="preserve">and z-directions (in meters) for the material properties to be allocated. If a 1D or 2D-simulation is conducted, the minimum and maximum coordinates for the excluded dimensions should be specified as 0.0 and 1.0, respectively. </w:t>
      </w:r>
    </w:p>
    <w:p w14:paraId="6509C042" w14:textId="520D0FDE" w:rsidR="00DB1505" w:rsidRPr="00ED3698" w:rsidRDefault="00DB1505" w:rsidP="00DB1505">
      <w:r w:rsidRPr="00ED3698">
        <w:rPr>
          <w:u w:val="single"/>
        </w:rPr>
        <w:t>Material properties must be specified for every control volume in the domain.</w:t>
      </w:r>
      <w:r w:rsidRPr="00ED3698">
        <w:t xml:space="preserve"> If this is not done, the program will stop when executed and report an error to the file prefix.log. On the other hand, it is possible to overwrite existing material properties with new material properties. If this is done, a warning will be issued to the file prefix.log </w:t>
      </w:r>
      <w:r w:rsidR="006E2A97">
        <w:t>should</w:t>
      </w:r>
      <w:r w:rsidRPr="00ED3698">
        <w:t xml:space="preserve"> material properties </w:t>
      </w:r>
      <w:r w:rsidR="006E2A97">
        <w:t>be</w:t>
      </w:r>
      <w:r w:rsidRPr="00ED3698">
        <w:t xml:space="preserve"> </w:t>
      </w:r>
      <w:r w:rsidR="006E2A97" w:rsidRPr="00ED3698">
        <w:t xml:space="preserve">accidentally </w:t>
      </w:r>
      <w:r w:rsidRPr="00ED3698">
        <w:t xml:space="preserve">overwritten. In some applications, it may be most efficient to assign background values to the entire domain </w:t>
      </w:r>
      <w:r w:rsidRPr="00ED3698">
        <w:lastRenderedPageBreak/>
        <w:t xml:space="preserve">first (see zone </w:t>
      </w:r>
      <w:r w:rsidR="006E2A97">
        <w:t>‘</w:t>
      </w:r>
      <w:r w:rsidRPr="00ED3698">
        <w:t>aquifer</w:t>
      </w:r>
      <w:r w:rsidR="006E2A97">
        <w:t>’</w:t>
      </w:r>
      <w:r w:rsidRPr="00ED3698">
        <w:t xml:space="preserve"> in example input). Any subsequent property zone will simply overlay and replace previous data within the dimensions of that zone. Material properties are assigned to the center of the control volumes. If the center of a control volume falls into a property zone, the entire control volume is assigned the property of that zone. It is unnecessary for the dimensions of each zone to correspond exactly to the edges of the control volumes</w:t>
      </w:r>
      <w:r w:rsidR="006E2A97">
        <w:t>,</w:t>
      </w:r>
      <w:r w:rsidRPr="00ED3698">
        <w:t xml:space="preserve"> as defined in the section </w:t>
      </w:r>
      <w:r w:rsidRPr="00BD78A7">
        <w:rPr>
          <w:rFonts w:ascii="Courier New" w:hAnsi="Courier New" w:cs="Courier New"/>
          <w:sz w:val="20"/>
        </w:rPr>
        <w:t xml:space="preserve">‘spatial </w:t>
      </w:r>
      <w:r w:rsidR="00E7179A" w:rsidRPr="00BD78A7">
        <w:rPr>
          <w:rFonts w:ascii="Courier New" w:hAnsi="Courier New" w:cs="Courier New"/>
          <w:sz w:val="20"/>
        </w:rPr>
        <w:t>discretization’</w:t>
      </w:r>
      <w:r w:rsidR="00E7179A" w:rsidRPr="00ED3698">
        <w:t xml:space="preserve"> (</w:t>
      </w:r>
      <w:r>
        <w:fldChar w:fldCharType="begin"/>
      </w:r>
      <w:r>
        <w:instrText xml:space="preserve"> REF _Ref486655765 \h  \* MERGEFORMAT </w:instrText>
      </w:r>
      <w:r>
        <w:fldChar w:fldCharType="separate"/>
      </w:r>
      <w:r w:rsidR="00D41448" w:rsidRPr="00ED3698">
        <w:t xml:space="preserve">Figure </w:t>
      </w:r>
      <w:r w:rsidR="00D41448">
        <w:rPr>
          <w:noProof/>
        </w:rPr>
        <w:t>3.3</w:t>
      </w:r>
      <w:r>
        <w:fldChar w:fldCharType="end"/>
      </w:r>
      <w:r w:rsidRPr="00ED3698">
        <w:t>)</w:t>
      </w:r>
    </w:p>
    <w:p w14:paraId="422182B0" w14:textId="77777777" w:rsidR="00DB1505" w:rsidRPr="00ED3698" w:rsidRDefault="00DB1505" w:rsidP="00DB1505"/>
    <w:p w14:paraId="1A9F6432" w14:textId="77777777" w:rsidR="00DB1505" w:rsidRPr="00ED3698" w:rsidRDefault="00DB1505" w:rsidP="00DB1505">
      <w:r>
        <w:rPr>
          <w:noProof/>
        </w:rPr>
        <w:drawing>
          <wp:inline distT="0" distB="0" distL="0" distR="0" wp14:anchorId="544C69E9" wp14:editId="1287E6A4">
            <wp:extent cx="5486400" cy="1446662"/>
            <wp:effectExtent l="0" t="0" r="0" b="127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t="66884" b="3452"/>
                    <a:stretch/>
                  </pic:blipFill>
                  <pic:spPr bwMode="auto">
                    <a:xfrm>
                      <a:off x="0" y="0"/>
                      <a:ext cx="5486400" cy="1446662"/>
                    </a:xfrm>
                    <a:prstGeom prst="rect">
                      <a:avLst/>
                    </a:prstGeom>
                    <a:noFill/>
                    <a:ln>
                      <a:noFill/>
                    </a:ln>
                    <a:extLst>
                      <a:ext uri="{53640926-AAD7-44D8-BBD7-CCE9431645EC}">
                        <a14:shadowObscured xmlns:a14="http://schemas.microsoft.com/office/drawing/2010/main"/>
                      </a:ext>
                    </a:extLst>
                  </pic:spPr>
                </pic:pic>
              </a:graphicData>
            </a:graphic>
          </wp:inline>
        </w:drawing>
      </w:r>
    </w:p>
    <w:p w14:paraId="6FD385DD" w14:textId="77777777" w:rsidR="00DB1505" w:rsidRPr="00ED3698" w:rsidRDefault="00DB1505" w:rsidP="00DB1505">
      <w:pPr>
        <w:pStyle w:val="Caption"/>
      </w:pPr>
      <w:bookmarkStart w:id="334" w:name="_Ref486655765"/>
      <w:bookmarkStart w:id="335" w:name="_Toc13056228"/>
      <w:r w:rsidRPr="00ED3698">
        <w:t xml:space="preserve">Figure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Figure \* ARABIC \s 1 </w:instrText>
      </w:r>
      <w:r w:rsidR="00606172">
        <w:rPr>
          <w:noProof/>
        </w:rPr>
        <w:fldChar w:fldCharType="separate"/>
      </w:r>
      <w:r w:rsidR="00D41448">
        <w:rPr>
          <w:noProof/>
        </w:rPr>
        <w:t>3</w:t>
      </w:r>
      <w:r w:rsidR="00606172">
        <w:rPr>
          <w:noProof/>
        </w:rPr>
        <w:fldChar w:fldCharType="end"/>
      </w:r>
      <w:bookmarkEnd w:id="334"/>
      <w:r w:rsidRPr="00ED3698">
        <w:t xml:space="preserve">: Allocation of material properties to </w:t>
      </w:r>
      <w:r w:rsidRPr="00FC2059">
        <w:rPr>
          <w:noProof/>
        </w:rPr>
        <w:t>discretized</w:t>
      </w:r>
      <w:r w:rsidRPr="00ED3698">
        <w:t xml:space="preserve"> solution domain.</w:t>
      </w:r>
      <w:bookmarkEnd w:id="335"/>
    </w:p>
    <w:p w14:paraId="20C355DD" w14:textId="77777777" w:rsidR="00DB1505" w:rsidRPr="00ED3698" w:rsidRDefault="00DB1505" w:rsidP="00DB1505"/>
    <w:p w14:paraId="00C1CC64" w14:textId="0861B76D" w:rsidR="00DB1505" w:rsidRPr="00ED3698" w:rsidRDefault="00DB1505" w:rsidP="00DB1505">
      <w:pPr>
        <w:pStyle w:val="Heading3"/>
      </w:pPr>
      <w:bookmarkStart w:id="336" w:name="_Toc13056051"/>
      <w:r w:rsidRPr="00ED3698">
        <w:t xml:space="preserve">Example </w:t>
      </w:r>
      <w:r w:rsidR="005C0C03">
        <w:t>Data input file</w:t>
      </w:r>
      <w:bookmarkEnd w:id="336"/>
    </w:p>
    <w:p w14:paraId="25CAC849" w14:textId="77777777" w:rsidR="00DB1505" w:rsidRPr="00ED3698" w:rsidRDefault="00EB48D8" w:rsidP="00DB1505">
      <w:r>
        <w:t>An example input file:</w:t>
      </w:r>
    </w:p>
    <w:p w14:paraId="6F725596" w14:textId="77777777" w:rsidR="00DB1505" w:rsidRPr="00ED3698" w:rsidRDefault="00DB1505" w:rsidP="00DB1505">
      <w:pPr>
        <w:pStyle w:val="StyleCode"/>
      </w:pPr>
      <w:r w:rsidRPr="00ED3698">
        <w:t>! ---------------------------------------------------------------------------</w:t>
      </w:r>
    </w:p>
    <w:p w14:paraId="104A4242" w14:textId="77777777" w:rsidR="00DB1505" w:rsidRPr="00ED3698" w:rsidRDefault="00DB1505" w:rsidP="00DB1505">
      <w:pPr>
        <w:pStyle w:val="StyleCode"/>
      </w:pPr>
      <w:r w:rsidRPr="00ED3698">
        <w:t>'physical parameters - porous medium'</w:t>
      </w:r>
    </w:p>
    <w:p w14:paraId="0BDCA948" w14:textId="77777777" w:rsidR="00DB1505" w:rsidRPr="00ED3698" w:rsidRDefault="00DB1505" w:rsidP="00DB1505">
      <w:pPr>
        <w:pStyle w:val="StyleCode"/>
      </w:pPr>
      <w:r w:rsidRPr="00FC2059">
        <w:rPr>
          <w:noProof/>
        </w:rPr>
        <w:t>3                             ;number</w:t>
      </w:r>
      <w:r w:rsidRPr="00ED3698">
        <w:t xml:space="preserve"> of property zones</w:t>
      </w:r>
    </w:p>
    <w:p w14:paraId="2B56F7B0" w14:textId="77777777" w:rsidR="00DB1505" w:rsidRPr="00ED3698" w:rsidRDefault="00DB1505" w:rsidP="00DB1505">
      <w:pPr>
        <w:pStyle w:val="StyleCode"/>
      </w:pPr>
    </w:p>
    <w:p w14:paraId="4268EE2F" w14:textId="77777777" w:rsidR="00DB1505" w:rsidRPr="00ED3698" w:rsidRDefault="00DB1505" w:rsidP="00DB1505">
      <w:pPr>
        <w:pStyle w:val="StyleCode"/>
      </w:pPr>
      <w:r w:rsidRPr="00ED3698">
        <w:t>! ---------------------------------------------------------------------------</w:t>
      </w:r>
    </w:p>
    <w:p w14:paraId="4E865358" w14:textId="77777777" w:rsidR="00DB1505" w:rsidRPr="00ED3698" w:rsidRDefault="00DB1505" w:rsidP="00DB1505">
      <w:pPr>
        <w:pStyle w:val="StyleCode"/>
      </w:pPr>
      <w:r w:rsidRPr="00ED3698">
        <w:t>'number and name of zone'</w:t>
      </w:r>
    </w:p>
    <w:p w14:paraId="123841BF" w14:textId="77777777" w:rsidR="00DB1505" w:rsidRPr="00ED3698" w:rsidRDefault="00DB1505" w:rsidP="00DB1505">
      <w:pPr>
        <w:pStyle w:val="StyleCode"/>
      </w:pPr>
      <w:r w:rsidRPr="00ED3698">
        <w:t>1</w:t>
      </w:r>
    </w:p>
    <w:p w14:paraId="133EE9A5" w14:textId="77777777" w:rsidR="00DB1505" w:rsidRPr="00ED3698" w:rsidRDefault="00DB1505" w:rsidP="00DB1505">
      <w:pPr>
        <w:pStyle w:val="StyleCode"/>
      </w:pPr>
      <w:r w:rsidRPr="00ED3698">
        <w:t>'aquifer'</w:t>
      </w:r>
    </w:p>
    <w:p w14:paraId="6F962DB0" w14:textId="77777777" w:rsidR="00DB1505" w:rsidRDefault="00DB1505" w:rsidP="00DB1505">
      <w:pPr>
        <w:pStyle w:val="StyleCode"/>
      </w:pPr>
      <w:r w:rsidRPr="00ED3698">
        <w:t>0.35                         ;porosity</w:t>
      </w:r>
    </w:p>
    <w:p w14:paraId="6F63B577" w14:textId="77777777" w:rsidR="00DB1505" w:rsidRPr="00ED3698" w:rsidRDefault="00DB1505" w:rsidP="00DB1505">
      <w:pPr>
        <w:pStyle w:val="StyleCode"/>
      </w:pPr>
      <w:r>
        <w:t xml:space="preserve">0.05 </w:t>
      </w:r>
      <w:r w:rsidRPr="00ED3698">
        <w:t xml:space="preserve">                         ;</w:t>
      </w:r>
      <w:r>
        <w:t>tortuosity</w:t>
      </w:r>
    </w:p>
    <w:p w14:paraId="5F35923C" w14:textId="77777777" w:rsidR="00DB1505" w:rsidRPr="00ED3698" w:rsidRDefault="00DB1505" w:rsidP="00DB1505">
      <w:pPr>
        <w:pStyle w:val="StyleCode"/>
      </w:pPr>
    </w:p>
    <w:p w14:paraId="2537F951" w14:textId="77777777" w:rsidR="00DB1505" w:rsidRPr="00ED3698" w:rsidRDefault="00DB1505" w:rsidP="00DB1505">
      <w:pPr>
        <w:pStyle w:val="StyleCode"/>
      </w:pPr>
      <w:r w:rsidRPr="00ED3698">
        <w:t>'extent of zone'</w:t>
      </w:r>
    </w:p>
    <w:p w14:paraId="6F645304" w14:textId="77777777" w:rsidR="00DB1505" w:rsidRPr="00ED3698" w:rsidRDefault="00DB1505" w:rsidP="00DB1505">
      <w:pPr>
        <w:pStyle w:val="StyleCode"/>
      </w:pPr>
      <w:r w:rsidRPr="00ED3698">
        <w:t>0.0 20.0  0.0 1.0  0.0  4.0</w:t>
      </w:r>
    </w:p>
    <w:p w14:paraId="76D1C24D" w14:textId="77777777" w:rsidR="00DB1505" w:rsidRPr="00ED3698" w:rsidRDefault="00DB1505" w:rsidP="00DB1505">
      <w:pPr>
        <w:pStyle w:val="StyleCode"/>
      </w:pPr>
    </w:p>
    <w:p w14:paraId="6817FBEE" w14:textId="77777777" w:rsidR="00DB1505" w:rsidRPr="00ED3698" w:rsidRDefault="00DB1505" w:rsidP="00DB1505">
      <w:pPr>
        <w:pStyle w:val="StyleCode"/>
      </w:pPr>
      <w:r w:rsidRPr="00ED3698">
        <w:t>'end of zone'</w:t>
      </w:r>
    </w:p>
    <w:p w14:paraId="7B28D251" w14:textId="77777777" w:rsidR="00DB1505" w:rsidRPr="00ED3698" w:rsidRDefault="00DB1505" w:rsidP="00DB1505">
      <w:pPr>
        <w:pStyle w:val="StyleCode"/>
      </w:pPr>
      <w:r w:rsidRPr="00ED3698">
        <w:t>! ---------------------------------------------------------------------------</w:t>
      </w:r>
    </w:p>
    <w:p w14:paraId="68196D1A" w14:textId="77777777" w:rsidR="00DB1505" w:rsidRPr="00ED3698" w:rsidRDefault="00DB1505" w:rsidP="00DB1505">
      <w:pPr>
        <w:pStyle w:val="StyleCode"/>
      </w:pPr>
      <w:r w:rsidRPr="00ED3698">
        <w:t>'number and name of zone'</w:t>
      </w:r>
    </w:p>
    <w:p w14:paraId="327B6C11" w14:textId="77777777" w:rsidR="00DB1505" w:rsidRPr="00ED3698" w:rsidRDefault="00DB1505" w:rsidP="00DB1505">
      <w:pPr>
        <w:pStyle w:val="StyleCode"/>
      </w:pPr>
      <w:r w:rsidRPr="00ED3698">
        <w:t>2</w:t>
      </w:r>
    </w:p>
    <w:p w14:paraId="43ED980D" w14:textId="77777777" w:rsidR="00DB1505" w:rsidRPr="00ED3698" w:rsidRDefault="00DB1505" w:rsidP="00DB1505">
      <w:pPr>
        <w:pStyle w:val="StyleCode"/>
      </w:pPr>
      <w:r w:rsidRPr="00ED3698">
        <w:t>'reactive barrier'</w:t>
      </w:r>
    </w:p>
    <w:p w14:paraId="0CEEF654" w14:textId="77777777" w:rsidR="00DB1505" w:rsidRDefault="00DB1505" w:rsidP="00DB1505">
      <w:pPr>
        <w:pStyle w:val="StyleCode"/>
      </w:pPr>
      <w:r w:rsidRPr="00ED3698">
        <w:t>0.50                         ;porosity</w:t>
      </w:r>
    </w:p>
    <w:p w14:paraId="466CB28E" w14:textId="77777777" w:rsidR="00DB1505" w:rsidRPr="00ED3698" w:rsidRDefault="00DB1505" w:rsidP="00DB1505">
      <w:pPr>
        <w:pStyle w:val="StyleCode"/>
      </w:pPr>
      <w:r>
        <w:t xml:space="preserve">0.15 </w:t>
      </w:r>
      <w:r w:rsidRPr="00ED3698">
        <w:t xml:space="preserve">                        ;</w:t>
      </w:r>
      <w:r>
        <w:t>tortuosity</w:t>
      </w:r>
    </w:p>
    <w:p w14:paraId="530ADAB6" w14:textId="77777777" w:rsidR="00DB1505" w:rsidRPr="00ED3698" w:rsidRDefault="00DB1505" w:rsidP="00DB1505">
      <w:pPr>
        <w:pStyle w:val="StyleCode"/>
      </w:pPr>
    </w:p>
    <w:p w14:paraId="62754BE3" w14:textId="77777777" w:rsidR="00DB1505" w:rsidRPr="00ED3698" w:rsidRDefault="00DB1505" w:rsidP="00DB1505">
      <w:pPr>
        <w:pStyle w:val="StyleCode"/>
      </w:pPr>
    </w:p>
    <w:p w14:paraId="48ED2027" w14:textId="77777777" w:rsidR="00DB1505" w:rsidRPr="00ED3698" w:rsidRDefault="00DB1505" w:rsidP="00DB1505">
      <w:pPr>
        <w:pStyle w:val="StyleCode"/>
      </w:pPr>
      <w:r w:rsidRPr="00ED3698">
        <w:t>'extent of zone'</w:t>
      </w:r>
    </w:p>
    <w:p w14:paraId="4BF74618" w14:textId="77777777" w:rsidR="00DB1505" w:rsidRPr="00ED3698" w:rsidRDefault="00DB1505" w:rsidP="00DB1505">
      <w:pPr>
        <w:pStyle w:val="StyleCode"/>
      </w:pPr>
      <w:r w:rsidRPr="00ED3698">
        <w:t>8.0 12.0  0.0 1.0  0.0  3.5</w:t>
      </w:r>
    </w:p>
    <w:p w14:paraId="6848DCF6" w14:textId="77777777" w:rsidR="00DB1505" w:rsidRPr="00ED3698" w:rsidRDefault="00DB1505" w:rsidP="00DB1505">
      <w:pPr>
        <w:pStyle w:val="StyleCode"/>
      </w:pPr>
    </w:p>
    <w:p w14:paraId="4E51A5D4" w14:textId="77777777" w:rsidR="00DB1505" w:rsidRPr="00ED3698" w:rsidRDefault="00DB1505" w:rsidP="00DB1505">
      <w:pPr>
        <w:pStyle w:val="StyleCode"/>
      </w:pPr>
      <w:r w:rsidRPr="00ED3698">
        <w:t>'end of zone'</w:t>
      </w:r>
    </w:p>
    <w:p w14:paraId="2D539567" w14:textId="77777777" w:rsidR="00DB1505" w:rsidRPr="00ED3698" w:rsidRDefault="00DB1505" w:rsidP="00DB1505">
      <w:pPr>
        <w:pStyle w:val="StyleCode"/>
      </w:pPr>
      <w:r w:rsidRPr="00ED3698">
        <w:t>! ---------------------------------------------------------------------------</w:t>
      </w:r>
    </w:p>
    <w:p w14:paraId="7A974CA8" w14:textId="77777777" w:rsidR="00DB1505" w:rsidRPr="00ED3698" w:rsidRDefault="00DB1505" w:rsidP="00DB1505">
      <w:pPr>
        <w:pStyle w:val="StyleCode"/>
      </w:pPr>
      <w:r w:rsidRPr="00ED3698">
        <w:t>'number and name of zone'</w:t>
      </w:r>
    </w:p>
    <w:p w14:paraId="1964CABC" w14:textId="77777777" w:rsidR="00DB1505" w:rsidRPr="00ED3698" w:rsidRDefault="00DB1505" w:rsidP="00DB1505">
      <w:pPr>
        <w:pStyle w:val="StyleCode"/>
      </w:pPr>
      <w:r w:rsidRPr="00ED3698">
        <w:t>3</w:t>
      </w:r>
    </w:p>
    <w:p w14:paraId="4AC251F5" w14:textId="77777777" w:rsidR="00DB1505" w:rsidRPr="00ED3698" w:rsidRDefault="00DB1505" w:rsidP="00DB1505">
      <w:pPr>
        <w:pStyle w:val="StyleCode"/>
      </w:pPr>
      <w:r w:rsidRPr="00ED3698">
        <w:t>'sand, up-gradient'</w:t>
      </w:r>
    </w:p>
    <w:p w14:paraId="1BCEFEAB" w14:textId="77777777" w:rsidR="00DB1505" w:rsidRDefault="00DB1505" w:rsidP="00DB1505">
      <w:pPr>
        <w:pStyle w:val="StyleCode"/>
      </w:pPr>
      <w:r w:rsidRPr="00ED3698">
        <w:t>0.30                         ;porosity</w:t>
      </w:r>
    </w:p>
    <w:p w14:paraId="6F0CB7B7" w14:textId="77777777" w:rsidR="00DB1505" w:rsidRPr="00ED3698" w:rsidRDefault="00DB1505" w:rsidP="00DB1505">
      <w:pPr>
        <w:pStyle w:val="StyleCode"/>
      </w:pPr>
      <w:r>
        <w:t xml:space="preserve">0.04 </w:t>
      </w:r>
      <w:r w:rsidRPr="00ED3698">
        <w:t xml:space="preserve">                        ;</w:t>
      </w:r>
      <w:r>
        <w:t>tortuosity</w:t>
      </w:r>
    </w:p>
    <w:p w14:paraId="55F0E044" w14:textId="77777777" w:rsidR="00DB1505" w:rsidRPr="00ED3698" w:rsidRDefault="00DB1505" w:rsidP="00DB1505">
      <w:pPr>
        <w:pStyle w:val="StyleCode"/>
      </w:pPr>
    </w:p>
    <w:p w14:paraId="14D8630D" w14:textId="77777777" w:rsidR="00DB1505" w:rsidRPr="00ED3698" w:rsidRDefault="00DB1505" w:rsidP="00DB1505">
      <w:pPr>
        <w:pStyle w:val="StyleCode"/>
      </w:pPr>
    </w:p>
    <w:p w14:paraId="4C5CB51A" w14:textId="77777777" w:rsidR="00DB1505" w:rsidRPr="00ED3698" w:rsidRDefault="00DB1505" w:rsidP="00DB1505">
      <w:pPr>
        <w:pStyle w:val="StyleCode"/>
      </w:pPr>
      <w:r w:rsidRPr="00ED3698">
        <w:lastRenderedPageBreak/>
        <w:t>'extent of zone'</w:t>
      </w:r>
    </w:p>
    <w:p w14:paraId="1B9C75F2" w14:textId="77777777" w:rsidR="00DB1505" w:rsidRPr="00ED3698" w:rsidRDefault="00DB1505" w:rsidP="00DB1505">
      <w:pPr>
        <w:pStyle w:val="StyleCode"/>
      </w:pPr>
      <w:r w:rsidRPr="00ED3698">
        <w:t>7.0  8.0  0.0 1.0  0.0  3.5</w:t>
      </w:r>
    </w:p>
    <w:p w14:paraId="5C659409" w14:textId="77777777" w:rsidR="00DB1505" w:rsidRPr="00ED3698" w:rsidRDefault="00DB1505" w:rsidP="00DB1505">
      <w:pPr>
        <w:pStyle w:val="StyleCode"/>
      </w:pPr>
    </w:p>
    <w:p w14:paraId="3FED1647" w14:textId="77777777" w:rsidR="00DB1505" w:rsidRPr="00ED3698" w:rsidRDefault="00DB1505" w:rsidP="00DB1505">
      <w:pPr>
        <w:pStyle w:val="StyleCode"/>
      </w:pPr>
      <w:r w:rsidRPr="00ED3698">
        <w:t>'end of zone'</w:t>
      </w:r>
    </w:p>
    <w:p w14:paraId="057C890C" w14:textId="77777777" w:rsidR="00DB1505" w:rsidRPr="00ED3698" w:rsidRDefault="00DB1505" w:rsidP="00DB1505">
      <w:pPr>
        <w:pStyle w:val="StyleCode"/>
      </w:pPr>
    </w:p>
    <w:p w14:paraId="15A25061" w14:textId="77777777" w:rsidR="00DB1505" w:rsidRDefault="00DB1505" w:rsidP="00DB1505">
      <w:pPr>
        <w:pStyle w:val="StyleCode"/>
      </w:pPr>
      <w:r w:rsidRPr="00ED3698">
        <w:t>'done'</w:t>
      </w:r>
    </w:p>
    <w:p w14:paraId="0EF24380" w14:textId="77777777" w:rsidR="00DB1505" w:rsidRPr="00ED3698" w:rsidRDefault="00DB1505" w:rsidP="00DB1505">
      <w:pPr>
        <w:pStyle w:val="StyleCode"/>
      </w:pPr>
    </w:p>
    <w:p w14:paraId="7F144A0E" w14:textId="31D419AA" w:rsidR="00DB1505" w:rsidRPr="00ED3698" w:rsidRDefault="00DB1505" w:rsidP="00DB1505">
      <w:pPr>
        <w:pStyle w:val="Heading3"/>
      </w:pPr>
      <w:bookmarkStart w:id="337" w:name="_Toc13056052"/>
      <w:r w:rsidRPr="00ED3698">
        <w:t xml:space="preserve">Description of </w:t>
      </w:r>
      <w:r w:rsidR="008D3306">
        <w:t xml:space="preserve">the </w:t>
      </w:r>
      <w:r w:rsidRPr="00ED3698">
        <w:t>Example Input</w:t>
      </w:r>
      <w:bookmarkEnd w:id="337"/>
    </w:p>
    <w:p w14:paraId="486A0301" w14:textId="46818735" w:rsidR="00DB1505" w:rsidRDefault="00DB1505" w:rsidP="00DB1505">
      <w:r w:rsidRPr="00ED3698">
        <w:t xml:space="preserve">In the example file, the number of material property zones is </w:t>
      </w:r>
      <w:r w:rsidR="00691C15">
        <w:t>three</w:t>
      </w:r>
      <w:r w:rsidRPr="00ED3698">
        <w:t xml:space="preserve">. The names for the three zones in the example file are </w:t>
      </w:r>
      <w:r w:rsidR="00691C15">
        <w:rPr>
          <w:rFonts w:ascii="Courier New" w:hAnsi="Courier New" w:cs="Courier New"/>
          <w:sz w:val="20"/>
        </w:rPr>
        <w:t>‘</w:t>
      </w:r>
      <w:r w:rsidRPr="00BD78A7">
        <w:rPr>
          <w:rFonts w:ascii="Courier New" w:hAnsi="Courier New" w:cs="Courier New"/>
          <w:sz w:val="20"/>
        </w:rPr>
        <w:t>aquifer</w:t>
      </w:r>
      <w:r w:rsidR="00691C15">
        <w:rPr>
          <w:rFonts w:ascii="Courier New" w:hAnsi="Courier New" w:cs="Courier New"/>
          <w:sz w:val="20"/>
        </w:rPr>
        <w:t>,’</w:t>
      </w:r>
      <w:r w:rsidRPr="00BD78A7">
        <w:rPr>
          <w:rFonts w:ascii="Courier New" w:hAnsi="Courier New" w:cs="Courier New"/>
          <w:sz w:val="20"/>
        </w:rPr>
        <w:t xml:space="preserve"> </w:t>
      </w:r>
      <w:r w:rsidR="00691C15">
        <w:rPr>
          <w:rFonts w:ascii="Courier New" w:hAnsi="Courier New" w:cs="Courier New"/>
          <w:sz w:val="20"/>
        </w:rPr>
        <w:t>‘</w:t>
      </w:r>
      <w:r w:rsidRPr="00BD78A7">
        <w:rPr>
          <w:rFonts w:ascii="Courier New" w:hAnsi="Courier New" w:cs="Courier New"/>
          <w:sz w:val="20"/>
        </w:rPr>
        <w:t>reactive barrier</w:t>
      </w:r>
      <w:r w:rsidR="00691C15">
        <w:rPr>
          <w:rFonts w:ascii="Courier New" w:hAnsi="Courier New" w:cs="Courier New"/>
          <w:sz w:val="20"/>
        </w:rPr>
        <w:t>,</w:t>
      </w:r>
      <w:r w:rsidRPr="00ED3698">
        <w:rPr>
          <w:sz w:val="20"/>
        </w:rPr>
        <w:t xml:space="preserve"> </w:t>
      </w:r>
      <w:r w:rsidRPr="00ED3698">
        <w:t xml:space="preserve">and </w:t>
      </w:r>
      <w:r w:rsidR="00691C15">
        <w:rPr>
          <w:rFonts w:ascii="Courier New" w:hAnsi="Courier New" w:cs="Courier New"/>
          <w:sz w:val="20"/>
        </w:rPr>
        <w:t>‘</w:t>
      </w:r>
      <w:r w:rsidRPr="005F344F">
        <w:rPr>
          <w:rFonts w:ascii="Courier New" w:hAnsi="Courier New" w:cs="Courier New"/>
          <w:sz w:val="20"/>
        </w:rPr>
        <w:t>sand, up-gradient</w:t>
      </w:r>
      <w:r w:rsidR="00691C15">
        <w:rPr>
          <w:rFonts w:ascii="Courier New" w:hAnsi="Courier New" w:cs="Courier New"/>
          <w:sz w:val="20"/>
        </w:rPr>
        <w:t>.’</w:t>
      </w:r>
      <w:r w:rsidRPr="00ED3698">
        <w:t>. The porosity of the different zones var</w:t>
      </w:r>
      <w:r>
        <w:rPr>
          <w:rFonts w:hint="eastAsia"/>
        </w:rPr>
        <w:t>ies</w:t>
      </w:r>
      <w:r w:rsidRPr="00ED3698">
        <w:t xml:space="preserve"> from 0.3 to 0.5. </w:t>
      </w:r>
      <w:r>
        <w:t xml:space="preserve">The tortuosity of the different zones </w:t>
      </w:r>
      <w:r w:rsidR="00691C15">
        <w:t>ranges from</w:t>
      </w:r>
      <w:r>
        <w:t xml:space="preserve"> 0.04 to 0.15. </w:t>
      </w:r>
      <w:r w:rsidRPr="00ED3698">
        <w:t xml:space="preserve">Aquifer properties are initially assigned to the entire domain and subsequently overlain by locally defined property zones. For example, the dimensions of the </w:t>
      </w:r>
      <w:r w:rsidR="00691C15">
        <w:t>second</w:t>
      </w:r>
      <w:r w:rsidR="00691C15" w:rsidRPr="00ED3698">
        <w:t xml:space="preserve"> </w:t>
      </w:r>
      <w:r w:rsidRPr="00ED3698">
        <w:t xml:space="preserve">property zone entitled </w:t>
      </w:r>
      <w:r w:rsidR="00691C15">
        <w:rPr>
          <w:rFonts w:ascii="Courier New" w:hAnsi="Courier New" w:cs="Courier New"/>
          <w:sz w:val="20"/>
        </w:rPr>
        <w:t>‘</w:t>
      </w:r>
      <w:r w:rsidRPr="005F344F">
        <w:rPr>
          <w:rFonts w:ascii="Courier New" w:hAnsi="Courier New" w:cs="Courier New"/>
          <w:sz w:val="20"/>
        </w:rPr>
        <w:t>reactive barrier</w:t>
      </w:r>
      <w:r w:rsidR="00691C15">
        <w:rPr>
          <w:rFonts w:ascii="Courier New" w:hAnsi="Courier New" w:cs="Courier New"/>
          <w:sz w:val="20"/>
        </w:rPr>
        <w:t>’</w:t>
      </w:r>
      <w:r w:rsidRPr="00ED3698">
        <w:rPr>
          <w:sz w:val="20"/>
        </w:rPr>
        <w:t xml:space="preserve"> </w:t>
      </w:r>
      <w:r w:rsidRPr="00ED3698">
        <w:t xml:space="preserve">extend from 8 to 12 </w:t>
      </w:r>
      <w:r w:rsidRPr="00FC2059">
        <w:rPr>
          <w:noProof/>
        </w:rPr>
        <w:t>m in</w:t>
      </w:r>
      <w:r w:rsidRPr="00ED3698">
        <w:t xml:space="preserve"> the x-direction, 0.0-1.0m in the y-direction (default values </w:t>
      </w:r>
      <w:r w:rsidR="00FC2059">
        <w:t>as</w:t>
      </w:r>
      <w:r w:rsidR="00FC2059" w:rsidRPr="00ED3698">
        <w:t xml:space="preserve"> </w:t>
      </w:r>
      <w:r w:rsidR="00FC2059">
        <w:t xml:space="preserve">the </w:t>
      </w:r>
      <w:r w:rsidRPr="00FC2059">
        <w:rPr>
          <w:noProof/>
        </w:rPr>
        <w:t>scenario</w:t>
      </w:r>
      <w:r w:rsidRPr="00ED3698">
        <w:t xml:space="preserve"> is 2D) and 0.0 to 3.5 </w:t>
      </w:r>
      <w:r w:rsidRPr="00FC2059">
        <w:rPr>
          <w:noProof/>
        </w:rPr>
        <w:t>m in</w:t>
      </w:r>
      <w:r w:rsidRPr="00ED3698">
        <w:t xml:space="preserve"> the z-direction. </w:t>
      </w:r>
      <w:r w:rsidR="0025769D" w:rsidRPr="00ED3698">
        <w:t xml:space="preserve">This zone </w:t>
      </w:r>
      <w:r w:rsidR="00691C15" w:rsidRPr="00ED3698">
        <w:t>overla</w:t>
      </w:r>
      <w:r w:rsidR="00691C15">
        <w:t>ys</w:t>
      </w:r>
      <w:r w:rsidR="00691C15" w:rsidRPr="00ED3698">
        <w:t xml:space="preserve"> </w:t>
      </w:r>
      <w:r w:rsidRPr="00ED3698">
        <w:t xml:space="preserve">the original property zone </w:t>
      </w:r>
      <w:r w:rsidRPr="00BD78A7">
        <w:rPr>
          <w:rFonts w:ascii="Courier New" w:hAnsi="Courier New" w:cs="Courier New"/>
          <w:sz w:val="20"/>
        </w:rPr>
        <w:t>‘aquifer</w:t>
      </w:r>
      <w:r w:rsidR="00691C15">
        <w:rPr>
          <w:rFonts w:ascii="Courier New" w:hAnsi="Courier New" w:cs="Courier New"/>
          <w:sz w:val="20"/>
        </w:rPr>
        <w:t>.</w:t>
      </w:r>
      <w:r w:rsidRPr="00BD78A7">
        <w:rPr>
          <w:rFonts w:ascii="Courier New" w:hAnsi="Courier New" w:cs="Courier New"/>
          <w:sz w:val="20"/>
        </w:rPr>
        <w:t>’</w:t>
      </w:r>
      <w:r w:rsidRPr="00ED3698">
        <w:t xml:space="preserve"> The zone </w:t>
      </w:r>
      <w:r w:rsidR="00691C15">
        <w:rPr>
          <w:rFonts w:ascii="Courier New" w:hAnsi="Courier New" w:cs="Courier New"/>
          <w:sz w:val="20"/>
        </w:rPr>
        <w:t>‘</w:t>
      </w:r>
      <w:r w:rsidRPr="00BD78A7">
        <w:rPr>
          <w:rFonts w:ascii="Courier New" w:hAnsi="Courier New" w:cs="Courier New"/>
          <w:sz w:val="20"/>
        </w:rPr>
        <w:t>sand, up-gradient</w:t>
      </w:r>
      <w:r w:rsidR="00691C15">
        <w:rPr>
          <w:rFonts w:ascii="Courier New" w:hAnsi="Courier New" w:cs="Courier New"/>
          <w:sz w:val="20"/>
        </w:rPr>
        <w:t>’</w:t>
      </w:r>
      <w:r w:rsidRPr="00ED3698">
        <w:t xml:space="preserve"> allocates property zones to a sand layer located up-gradient of the reactive barrier</w:t>
      </w:r>
      <w:r>
        <w:rPr>
          <w:rFonts w:hint="eastAsia"/>
        </w:rPr>
        <w:t xml:space="preserve"> (see </w:t>
      </w:r>
      <w:r>
        <w:fldChar w:fldCharType="begin"/>
      </w:r>
      <w:r>
        <w:instrText xml:space="preserve"> REF _Ref486655765 \h  \* MERGEFORMAT </w:instrText>
      </w:r>
      <w:r>
        <w:fldChar w:fldCharType="separate"/>
      </w:r>
      <w:r w:rsidR="00D41448" w:rsidRPr="00ED3698">
        <w:t xml:space="preserve">Figure </w:t>
      </w:r>
      <w:r w:rsidR="00D41448">
        <w:rPr>
          <w:noProof/>
        </w:rPr>
        <w:t>3.3</w:t>
      </w:r>
      <w:r>
        <w:fldChar w:fldCharType="end"/>
      </w:r>
      <w:r>
        <w:rPr>
          <w:rFonts w:hint="eastAsia"/>
        </w:rPr>
        <w:t>)</w:t>
      </w:r>
      <w:r w:rsidRPr="00ED3698">
        <w:t>.</w:t>
      </w:r>
    </w:p>
    <w:p w14:paraId="26022A63" w14:textId="77777777" w:rsidR="00DB1505" w:rsidRPr="00ED3698" w:rsidRDefault="00DB1505" w:rsidP="00DB1505">
      <w:pPr>
        <w:pStyle w:val="Heading3"/>
      </w:pPr>
      <w:bookmarkStart w:id="338" w:name="_Ref414887439"/>
      <w:bookmarkStart w:id="339" w:name="_Toc13056053"/>
      <w:r>
        <w:t>Distributed parameters input</w:t>
      </w:r>
      <w:bookmarkEnd w:id="338"/>
      <w:bookmarkEnd w:id="339"/>
    </w:p>
    <w:p w14:paraId="3C20D675" w14:textId="2A4A4BE8" w:rsidR="00DB1505" w:rsidRDefault="00DB1505" w:rsidP="00DB1505">
      <w:r>
        <w:t xml:space="preserve">Many distributed porous medium properties, initial concentrations of components and minerals, and transient flow boundary conditions can be specified through external files in MIN3P-THCm. Generally, the specification of spatial distribution parameters or conditions requires corresponding geometry data. MIN3P-THCm uses the </w:t>
      </w:r>
      <w:r w:rsidR="001B4DFA">
        <w:t>x-</w:t>
      </w:r>
      <w:r>
        <w:t xml:space="preserve">, </w:t>
      </w:r>
      <w:r w:rsidR="001B4DFA">
        <w:t>y-</w:t>
      </w:r>
      <w:r>
        <w:t xml:space="preserve">, and z-coordinates even for 1D problems. It is important to note that MIN3P-THCm doesn’t read and use the </w:t>
      </w:r>
      <w:r w:rsidR="00691C15" w:rsidRPr="00691C15">
        <w:t>x</w:t>
      </w:r>
      <w:r w:rsidR="001B4DFA">
        <w:t>-</w:t>
      </w:r>
      <w:r w:rsidR="00691C15" w:rsidRPr="00691C15">
        <w:t>, y</w:t>
      </w:r>
      <w:r w:rsidR="001B4DFA">
        <w:t>-</w:t>
      </w:r>
      <w:r w:rsidR="00691C15" w:rsidRPr="00691C15">
        <w:t xml:space="preserve"> and </w:t>
      </w:r>
      <w:r w:rsidR="00D16F0E">
        <w:t>z</w:t>
      </w:r>
      <w:r w:rsidR="002738A8">
        <w:t>-</w:t>
      </w:r>
      <w:r w:rsidR="00691C15" w:rsidRPr="00691C15">
        <w:t xml:space="preserve">coordinates </w:t>
      </w:r>
      <w:r>
        <w:t xml:space="preserve">in the external files to specify the parameters. Instead, the code assumes that the external files have the same order of control volumes </w:t>
      </w:r>
      <w:commentRangeStart w:id="340"/>
      <w:commentRangeStart w:id="341"/>
      <w:r>
        <w:t xml:space="preserve">as the code </w:t>
      </w:r>
      <w:r w:rsidR="00691C15">
        <w:t xml:space="preserve">discretizes </w:t>
      </w:r>
      <w:r>
        <w:t xml:space="preserve">the domain. </w:t>
      </w:r>
      <w:commentRangeEnd w:id="340"/>
      <w:r w:rsidR="00691C15">
        <w:rPr>
          <w:rStyle w:val="CommentReference"/>
        </w:rPr>
        <w:commentReference w:id="340"/>
      </w:r>
      <w:commentRangeEnd w:id="341"/>
      <w:r w:rsidR="0019452F">
        <w:rPr>
          <w:rStyle w:val="CommentReference"/>
        </w:rPr>
        <w:commentReference w:id="341"/>
      </w:r>
      <w:r>
        <w:t>Therefore, it is important to keep the same order of the control volumes created by the code when providing distributed files by external files.</w:t>
      </w:r>
      <w:r w:rsidR="005F344F">
        <w:t xml:space="preserve"> Additionally, the first three lines (headers) are skipped while reading the file(s).</w:t>
      </w:r>
      <w:r>
        <w:t xml:space="preserve"> The easiest way to do that is to run the example without external files and use the spatial output files such as prefix_0.gst, prefix_0.</w:t>
      </w:r>
      <w:r w:rsidRPr="00FC2059">
        <w:rPr>
          <w:noProof/>
        </w:rPr>
        <w:t>gsp</w:t>
      </w:r>
      <w:r w:rsidR="00691C15">
        <w:t>,</w:t>
      </w:r>
      <w:r>
        <w:t xml:space="preserve"> etc.</w:t>
      </w:r>
      <w:r w:rsidR="00691C15">
        <w:t>,</w:t>
      </w:r>
      <w:r>
        <w:t xml:space="preserve"> as a template</w:t>
      </w:r>
      <w:r w:rsidR="005F344F">
        <w:t>, and modify the porosity values at all control volumes only</w:t>
      </w:r>
      <w:r>
        <w:t>.</w:t>
      </w:r>
    </w:p>
    <w:p w14:paraId="52D00CB6" w14:textId="1A6E4257" w:rsidR="00DB1505" w:rsidRDefault="00DB1505" w:rsidP="00DB1505">
      <w:r>
        <w:t xml:space="preserve">MIN3P-THCm specifies initially distributed porosity and tortuosity by reading from an external data file. To activate the function for distributed porosity, the keywords </w:t>
      </w:r>
      <w:r w:rsidR="00691C15">
        <w:rPr>
          <w:rFonts w:ascii="Courier New" w:hAnsi="Courier New" w:cs="Courier New"/>
          <w:sz w:val="20"/>
        </w:rPr>
        <w:t>‘</w:t>
      </w:r>
      <w:r w:rsidRPr="005F344F">
        <w:rPr>
          <w:rFonts w:ascii="Courier New" w:hAnsi="Courier New" w:cs="Courier New"/>
          <w:sz w:val="20"/>
        </w:rPr>
        <w:t>read porosity field from file</w:t>
      </w:r>
      <w:r w:rsidR="00691C15">
        <w:rPr>
          <w:rFonts w:ascii="Courier New" w:hAnsi="Courier New" w:cs="Courier New"/>
          <w:sz w:val="20"/>
        </w:rPr>
        <w:t>’</w:t>
      </w:r>
      <w:r>
        <w:t xml:space="preserve"> has to be in Data Block 9: </w:t>
      </w:r>
      <w:r w:rsidR="00691C15">
        <w:t>‘</w:t>
      </w:r>
      <w:r w:rsidRPr="0000704A">
        <w:t>physical parameters - porous medium</w:t>
      </w:r>
      <w:r w:rsidR="00691C15">
        <w:t>.’</w:t>
      </w:r>
      <w:r>
        <w:t xml:space="preserve"> An example </w:t>
      </w:r>
      <w:r w:rsidRPr="00FC2059">
        <w:rPr>
          <w:noProof/>
        </w:rPr>
        <w:t>for</w:t>
      </w:r>
      <w:r>
        <w:t xml:space="preserve"> the activation using the keywords is:</w:t>
      </w:r>
    </w:p>
    <w:p w14:paraId="12848387" w14:textId="77777777" w:rsidR="00DB1505" w:rsidRPr="00ED3698" w:rsidRDefault="00DB1505" w:rsidP="00DB1505">
      <w:pPr>
        <w:pStyle w:val="StyleCode"/>
      </w:pPr>
    </w:p>
    <w:p w14:paraId="00B68A9E" w14:textId="77777777" w:rsidR="00DB1505" w:rsidRDefault="00DB1505" w:rsidP="00DB1505">
      <w:pPr>
        <w:pStyle w:val="StyleCode"/>
      </w:pPr>
      <w:r>
        <w:t>! Data Block 9: physical parameters - porous medium</w:t>
      </w:r>
    </w:p>
    <w:p w14:paraId="75F08831" w14:textId="77777777" w:rsidR="00DB1505" w:rsidRDefault="00DB1505" w:rsidP="00DB1505">
      <w:pPr>
        <w:pStyle w:val="StyleCode"/>
      </w:pPr>
      <w:r>
        <w:t>! ------------------------------------------------------------------------!</w:t>
      </w:r>
    </w:p>
    <w:p w14:paraId="27A5B3DE" w14:textId="77777777" w:rsidR="00DB1505" w:rsidRDefault="00DB1505" w:rsidP="00DB1505">
      <w:pPr>
        <w:pStyle w:val="StyleCode"/>
      </w:pPr>
      <w:r>
        <w:t>'physical parameters - porous medium'</w:t>
      </w:r>
    </w:p>
    <w:p w14:paraId="1AF2189A" w14:textId="77777777" w:rsidR="00DB1505" w:rsidRDefault="00DB1505" w:rsidP="00DB1505">
      <w:pPr>
        <w:pStyle w:val="StyleCode"/>
      </w:pPr>
      <w:r w:rsidRPr="00FC2059">
        <w:rPr>
          <w:noProof/>
        </w:rPr>
        <w:t>1                                ;number</w:t>
      </w:r>
      <w:r>
        <w:t xml:space="preserve"> of property zones</w:t>
      </w:r>
    </w:p>
    <w:p w14:paraId="54A69453" w14:textId="77777777" w:rsidR="00DB1505" w:rsidRDefault="00DB1505" w:rsidP="00DB1505">
      <w:pPr>
        <w:pStyle w:val="StyleCode"/>
      </w:pPr>
      <w:r>
        <w:t>! ---------------------------------------------------------------------------</w:t>
      </w:r>
    </w:p>
    <w:p w14:paraId="15951FD4" w14:textId="77777777" w:rsidR="00DB1505" w:rsidRPr="00967B6E" w:rsidRDefault="00DB1505" w:rsidP="00DB1505">
      <w:pPr>
        <w:pStyle w:val="StyleCode"/>
        <w:rPr>
          <w:b/>
        </w:rPr>
      </w:pPr>
      <w:r w:rsidRPr="00967B6E">
        <w:rPr>
          <w:b/>
        </w:rPr>
        <w:t>'read porosity field from file'</w:t>
      </w:r>
    </w:p>
    <w:p w14:paraId="14F2BC2B" w14:textId="77777777" w:rsidR="00DB1505" w:rsidRDefault="00DB1505" w:rsidP="00DB1505">
      <w:pPr>
        <w:pStyle w:val="StyleCode"/>
      </w:pPr>
      <w:r>
        <w:t>! ---------------------------------------------------------------------------</w:t>
      </w:r>
    </w:p>
    <w:p w14:paraId="3F298148" w14:textId="77777777" w:rsidR="00DB1505" w:rsidRDefault="00DB1505" w:rsidP="00DB1505">
      <w:pPr>
        <w:pStyle w:val="StyleCode"/>
      </w:pPr>
      <w:r>
        <w:t>'number and name of zone'</w:t>
      </w:r>
    </w:p>
    <w:p w14:paraId="365181D2" w14:textId="77777777" w:rsidR="00DB1505" w:rsidRDefault="00DB1505" w:rsidP="00DB1505">
      <w:pPr>
        <w:pStyle w:val="StyleCode"/>
      </w:pPr>
      <w:r>
        <w:t>1</w:t>
      </w:r>
    </w:p>
    <w:p w14:paraId="6FEE26E2" w14:textId="77777777" w:rsidR="00DB1505" w:rsidRDefault="00DB1505" w:rsidP="00DB1505">
      <w:pPr>
        <w:pStyle w:val="StyleCode"/>
      </w:pPr>
      <w:r>
        <w:t>'basin'</w:t>
      </w:r>
    </w:p>
    <w:p w14:paraId="1E56A4E3" w14:textId="77777777" w:rsidR="00DB1505" w:rsidRDefault="00DB1505" w:rsidP="00DB1505">
      <w:pPr>
        <w:pStyle w:val="StyleCode"/>
      </w:pPr>
      <w:r>
        <w:t>0.01                          ;porosity</w:t>
      </w:r>
    </w:p>
    <w:p w14:paraId="7D006ACF" w14:textId="77777777" w:rsidR="00DB1505" w:rsidRDefault="00DB1505" w:rsidP="00DB1505">
      <w:pPr>
        <w:pStyle w:val="StyleCode"/>
      </w:pPr>
    </w:p>
    <w:p w14:paraId="140E78F2" w14:textId="77777777" w:rsidR="00DB1505" w:rsidRDefault="00DB1505" w:rsidP="00DB1505">
      <w:pPr>
        <w:pStyle w:val="StyleCode"/>
      </w:pPr>
      <w:r>
        <w:t>'extent of zone'</w:t>
      </w:r>
    </w:p>
    <w:p w14:paraId="0A428534" w14:textId="77777777" w:rsidR="00DB1505" w:rsidRDefault="00DB1505" w:rsidP="00DB1505">
      <w:pPr>
        <w:pStyle w:val="StyleCode"/>
      </w:pPr>
      <w:r>
        <w:t>0.0 440000.0  0.0 1.0  0.0 4000.0</w:t>
      </w:r>
    </w:p>
    <w:p w14:paraId="34FCD297" w14:textId="77777777" w:rsidR="00DB1505" w:rsidRDefault="00DB1505" w:rsidP="00DB1505">
      <w:pPr>
        <w:pStyle w:val="StyleCode"/>
      </w:pPr>
      <w:r>
        <w:t>'end of zone'</w:t>
      </w:r>
    </w:p>
    <w:p w14:paraId="6227B542" w14:textId="77777777" w:rsidR="00DB1505" w:rsidRPr="00ED3698" w:rsidRDefault="00DB1505" w:rsidP="00DB1505">
      <w:pPr>
        <w:pStyle w:val="StyleCode"/>
      </w:pPr>
      <w:r>
        <w:t>'done'</w:t>
      </w:r>
    </w:p>
    <w:p w14:paraId="28618CFB" w14:textId="77777777" w:rsidR="00DB1505" w:rsidRDefault="00DB1505" w:rsidP="00DB1505">
      <w:pPr>
        <w:pStyle w:val="StyleCode"/>
      </w:pPr>
    </w:p>
    <w:p w14:paraId="416A3128" w14:textId="2D7B1301" w:rsidR="00DB1505" w:rsidRDefault="00DB1505" w:rsidP="00DB1505">
      <w:r>
        <w:lastRenderedPageBreak/>
        <w:t xml:space="preserve">In such case, a file </w:t>
      </w:r>
      <w:r w:rsidR="00691C15">
        <w:t xml:space="preserve">with </w:t>
      </w:r>
      <w:r>
        <w:t xml:space="preserve">the same name as the input file but with extension prefix.por should be provided in the same directory as the input file. The first three lines are the header, which </w:t>
      </w:r>
      <w:r w:rsidRPr="00FC2059">
        <w:rPr>
          <w:noProof/>
        </w:rPr>
        <w:t>are</w:t>
      </w:r>
      <w:r>
        <w:t xml:space="preserve"> ignored by the code (</w:t>
      </w:r>
      <w:r w:rsidR="00691C15">
        <w:t xml:space="preserve">this </w:t>
      </w:r>
      <w:r>
        <w:t>is valid for all external files with spatial data</w:t>
      </w:r>
      <w:r w:rsidR="00691C15">
        <w:t>,</w:t>
      </w:r>
      <w:r>
        <w:t xml:space="preserve"> as mentioned below). After that</w:t>
      </w:r>
      <w:r w:rsidR="00691C15">
        <w:t>,</w:t>
      </w:r>
      <w:r>
        <w:t xml:space="preserve"> the x,</w:t>
      </w:r>
      <w:r w:rsidR="00691C15">
        <w:t xml:space="preserve"> </w:t>
      </w:r>
      <w:r>
        <w:t>y,</w:t>
      </w:r>
      <w:r w:rsidR="00691C15">
        <w:t xml:space="preserve"> and </w:t>
      </w:r>
      <w:r>
        <w:t>z-coordinates plus the corresponding porosity for each control volume should be provided,</w:t>
      </w:r>
      <w:r w:rsidR="00691C15">
        <w:t xml:space="preserve"> with</w:t>
      </w:r>
      <w:r>
        <w:t xml:space="preserve"> one line for each control volume. An example of the prefix</w:t>
      </w:r>
      <w:r w:rsidRPr="00FC2059">
        <w:rPr>
          <w:noProof/>
        </w:rPr>
        <w:t>.por</w:t>
      </w:r>
      <w:r>
        <w:t xml:space="preserve"> file format is:</w:t>
      </w:r>
    </w:p>
    <w:p w14:paraId="21EC994F" w14:textId="77777777" w:rsidR="00DB1505" w:rsidRDefault="00DB1505" w:rsidP="00DB1505">
      <w:pPr>
        <w:pStyle w:val="StyleCode"/>
      </w:pPr>
    </w:p>
    <w:p w14:paraId="0CC23402" w14:textId="77777777" w:rsidR="00DB1505" w:rsidRPr="00B9427F" w:rsidRDefault="00DB1505" w:rsidP="00DB1505">
      <w:pPr>
        <w:pStyle w:val="StyleCode"/>
      </w:pPr>
      <w:r w:rsidRPr="00B9427F">
        <w:t>title = "dataset basin"</w:t>
      </w:r>
    </w:p>
    <w:p w14:paraId="1151EF12" w14:textId="77777777" w:rsidR="00DB1505" w:rsidRPr="007C439D" w:rsidRDefault="00DB1505" w:rsidP="00DB1505">
      <w:pPr>
        <w:pStyle w:val="StyleCode"/>
        <w:rPr>
          <w:lang w:val="fr-FR"/>
        </w:rPr>
      </w:pPr>
      <w:r w:rsidRPr="007C439D">
        <w:rPr>
          <w:lang w:val="fr-FR"/>
        </w:rPr>
        <w:t>variables = "x", "y", "z","porosity"</w:t>
      </w:r>
    </w:p>
    <w:p w14:paraId="0F4D3DD0" w14:textId="77777777" w:rsidR="00DB1505" w:rsidRPr="00B9427F" w:rsidRDefault="00DB1505" w:rsidP="00DB1505">
      <w:pPr>
        <w:pStyle w:val="StyleCode"/>
      </w:pPr>
      <w:r w:rsidRPr="00B9427F">
        <w:t>zone t = "field</w:t>
      </w:r>
      <w:r>
        <w:t xml:space="preserve"> initial</w:t>
      </w:r>
      <w:r w:rsidRPr="00B9427F">
        <w:t>",i = 1000, j =  150, k =    1,  f=point</w:t>
      </w:r>
    </w:p>
    <w:p w14:paraId="214917DA" w14:textId="77777777" w:rsidR="00DB1505" w:rsidRPr="00B9427F" w:rsidRDefault="00DB1505" w:rsidP="00DB1505">
      <w:pPr>
        <w:pStyle w:val="StyleCode"/>
      </w:pPr>
      <w:r w:rsidRPr="00B9427F">
        <w:t xml:space="preserve">  0.0000000E+00  0.0000000E+00  0.0000000E+00  0.1733083E-02</w:t>
      </w:r>
    </w:p>
    <w:p w14:paraId="0C24BE05" w14:textId="77777777" w:rsidR="00DB1505" w:rsidRPr="00B9427F" w:rsidRDefault="00DB1505" w:rsidP="00DB1505">
      <w:pPr>
        <w:pStyle w:val="StyleCode"/>
      </w:pPr>
      <w:r w:rsidRPr="00B9427F">
        <w:t xml:space="preserve">  0.4404404E+03  0.0000000E+00  0.0000000E+00  0.</w:t>
      </w:r>
      <w:r>
        <w:t>2</w:t>
      </w:r>
      <w:r w:rsidRPr="00B9427F">
        <w:t>73</w:t>
      </w:r>
      <w:r>
        <w:t>5</w:t>
      </w:r>
      <w:r w:rsidRPr="00B9427F">
        <w:t>083E-02</w:t>
      </w:r>
    </w:p>
    <w:p w14:paraId="789A85A7" w14:textId="77777777" w:rsidR="00DB1505" w:rsidRPr="00B9427F" w:rsidRDefault="00DB1505" w:rsidP="00DB1505">
      <w:pPr>
        <w:pStyle w:val="StyleCode"/>
      </w:pPr>
      <w:r w:rsidRPr="00B9427F">
        <w:t xml:space="preserve">  0.8808806E+03  0.0000000E+00  0.0000000E+00  0.83</w:t>
      </w:r>
      <w:r>
        <w:t>10352</w:t>
      </w:r>
      <w:r w:rsidRPr="00B9427F">
        <w:t>E-02</w:t>
      </w:r>
    </w:p>
    <w:p w14:paraId="5B064E94" w14:textId="77777777" w:rsidR="00DB1505" w:rsidRPr="00B9427F" w:rsidRDefault="00DB1505" w:rsidP="00DB1505">
      <w:pPr>
        <w:pStyle w:val="StyleCode"/>
      </w:pPr>
      <w:r w:rsidRPr="00B9427F">
        <w:t xml:space="preserve">  0.1321321E+04  0.0000000E+00  0.0000000E+00  0.7</w:t>
      </w:r>
      <w:r>
        <w:t>1</w:t>
      </w:r>
      <w:r w:rsidRPr="00B9427F">
        <w:t>33083E-02</w:t>
      </w:r>
    </w:p>
    <w:p w14:paraId="1C0167CC" w14:textId="77777777" w:rsidR="00DB1505" w:rsidRPr="00B9427F" w:rsidRDefault="00DB1505" w:rsidP="00DB1505">
      <w:pPr>
        <w:pStyle w:val="StyleCode"/>
      </w:pPr>
      <w:r w:rsidRPr="00B9427F">
        <w:t xml:space="preserve">  0.1761762E+04  0.0000000E+00  0.0000000E+00  0.1733083E-02</w:t>
      </w:r>
    </w:p>
    <w:p w14:paraId="7CF7C364" w14:textId="77777777" w:rsidR="00DB1505" w:rsidRDefault="00DB1505" w:rsidP="00DB1505">
      <w:pPr>
        <w:pStyle w:val="StyleCode"/>
      </w:pPr>
      <w:r w:rsidRPr="00B9427F">
        <w:t xml:space="preserve">  0.2202202E+04  0.0000000E+00  0.0000000E+00  0.1733083E-02</w:t>
      </w:r>
    </w:p>
    <w:p w14:paraId="480FBBB4" w14:textId="77777777" w:rsidR="00DB1505" w:rsidRPr="00967B6E" w:rsidRDefault="00DB1505" w:rsidP="00DB1505">
      <w:pPr>
        <w:pStyle w:val="StyleCode"/>
      </w:pPr>
      <w:r w:rsidRPr="00967B6E">
        <w:t>… …</w:t>
      </w:r>
    </w:p>
    <w:p w14:paraId="1EA0C348" w14:textId="77777777" w:rsidR="00DB1505" w:rsidRPr="00927C31" w:rsidRDefault="00DB1505" w:rsidP="00DB1505">
      <w:pPr>
        <w:rPr>
          <w:rFonts w:ascii="Courier New" w:hAnsi="Courier New" w:cs="Courier New"/>
          <w:sz w:val="16"/>
          <w:szCs w:val="16"/>
        </w:rPr>
      </w:pPr>
    </w:p>
    <w:p w14:paraId="1870614C" w14:textId="79BF2484" w:rsidR="00DB1505" w:rsidRDefault="00DB1505" w:rsidP="00DB1505">
      <w:r>
        <w:t xml:space="preserve">In the same way, the distributed tortuosity values can be read from a file prefix.tor, if the keywords </w:t>
      </w:r>
      <w:r w:rsidR="00691C15">
        <w:rPr>
          <w:rFonts w:ascii="Courier New" w:hAnsi="Courier New" w:cs="Courier New"/>
          <w:sz w:val="20"/>
        </w:rPr>
        <w:t>‘</w:t>
      </w:r>
      <w:r w:rsidRPr="00F345F9">
        <w:rPr>
          <w:rFonts w:ascii="Courier New" w:hAnsi="Courier New" w:cs="Courier New"/>
          <w:sz w:val="20"/>
        </w:rPr>
        <w:t>read tortuosity field from file</w:t>
      </w:r>
      <w:r w:rsidR="00691C15">
        <w:rPr>
          <w:rFonts w:ascii="Courier New" w:hAnsi="Courier New" w:cs="Courier New"/>
          <w:sz w:val="20"/>
        </w:rPr>
        <w:t>’</w:t>
      </w:r>
      <w:r>
        <w:t xml:space="preserve"> can be found in Data Block 9: </w:t>
      </w:r>
      <w:r w:rsidR="00691C15">
        <w:t>‘</w:t>
      </w:r>
      <w:r w:rsidRPr="0000704A">
        <w:t>physical parameters - porous medium</w:t>
      </w:r>
      <w:r w:rsidR="00691C15">
        <w:t>.’</w:t>
      </w:r>
      <w:r>
        <w:t xml:space="preserve"> An example of the prefix.tor file is:</w:t>
      </w:r>
    </w:p>
    <w:p w14:paraId="2A5166AB" w14:textId="77777777" w:rsidR="00DB1505" w:rsidRDefault="00DB1505" w:rsidP="00DB1505">
      <w:pPr>
        <w:pStyle w:val="StyleCode"/>
      </w:pPr>
    </w:p>
    <w:p w14:paraId="0FDC8198" w14:textId="77777777" w:rsidR="00DB1505" w:rsidRPr="00B9427F" w:rsidRDefault="00DB1505" w:rsidP="00DB1505">
      <w:pPr>
        <w:pStyle w:val="StyleCode"/>
      </w:pPr>
      <w:r w:rsidRPr="00B9427F">
        <w:t>title = "dataset basin"</w:t>
      </w:r>
    </w:p>
    <w:p w14:paraId="19646509" w14:textId="77777777" w:rsidR="00DB1505" w:rsidRPr="007C439D" w:rsidRDefault="00DB1505" w:rsidP="00DB1505">
      <w:pPr>
        <w:pStyle w:val="StyleCode"/>
        <w:rPr>
          <w:lang w:val="fr-FR"/>
        </w:rPr>
      </w:pPr>
      <w:r w:rsidRPr="007C439D">
        <w:rPr>
          <w:lang w:val="fr-FR"/>
        </w:rPr>
        <w:t>variables = "x", "y", "z","tortuosity"</w:t>
      </w:r>
    </w:p>
    <w:p w14:paraId="3B84C251" w14:textId="75875A6C" w:rsidR="00DB1505" w:rsidRPr="00B9427F" w:rsidRDefault="00DB1505" w:rsidP="00DB1505">
      <w:pPr>
        <w:pStyle w:val="StyleCode"/>
      </w:pPr>
      <w:r w:rsidRPr="00B9427F">
        <w:t>zone t = "field</w:t>
      </w:r>
      <w:r w:rsidR="00F345F9">
        <w:t xml:space="preserve"> initial</w:t>
      </w:r>
      <w:r w:rsidRPr="00B9427F">
        <w:t>",i = 1000, j =  150, k =    1,  f=point</w:t>
      </w:r>
    </w:p>
    <w:p w14:paraId="6F1F722B" w14:textId="77777777" w:rsidR="00DB1505" w:rsidRPr="00B9427F" w:rsidRDefault="00DB1505" w:rsidP="00DB1505">
      <w:pPr>
        <w:pStyle w:val="StyleCode"/>
      </w:pPr>
      <w:r w:rsidRPr="00B9427F">
        <w:t xml:space="preserve">  0.0000000E+00  0.0000000E+00  0.0000000E+00  0.1733083E-02</w:t>
      </w:r>
    </w:p>
    <w:p w14:paraId="246BC62C" w14:textId="7439DE7B" w:rsidR="00DB1505" w:rsidRPr="00B9427F" w:rsidRDefault="00DB1505" w:rsidP="00DB1505">
      <w:pPr>
        <w:pStyle w:val="StyleCode"/>
      </w:pPr>
      <w:r w:rsidRPr="00B9427F">
        <w:t xml:space="preserve">  0.4404404E+03  0.0000000E+00  0.0000000E+00  0.</w:t>
      </w:r>
      <w:r w:rsidR="00F345F9">
        <w:t>2</w:t>
      </w:r>
      <w:r w:rsidRPr="00B9427F">
        <w:t>733083E-02</w:t>
      </w:r>
    </w:p>
    <w:p w14:paraId="559E44D9" w14:textId="0179CDBE" w:rsidR="00DB1505" w:rsidRPr="00B9427F" w:rsidRDefault="00DB1505" w:rsidP="00DB1505">
      <w:pPr>
        <w:pStyle w:val="StyleCode"/>
      </w:pPr>
      <w:r w:rsidRPr="00B9427F">
        <w:t xml:space="preserve">  0.8808806E+03  0.0000000E+00  0.0000000E+00  0.</w:t>
      </w:r>
      <w:r w:rsidR="00F345F9">
        <w:t>7</w:t>
      </w:r>
      <w:r w:rsidRPr="00B9427F">
        <w:t>73</w:t>
      </w:r>
      <w:r w:rsidR="00F345F9">
        <w:t>1</w:t>
      </w:r>
      <w:r w:rsidRPr="00B9427F">
        <w:t>0</w:t>
      </w:r>
      <w:r w:rsidR="00F345F9">
        <w:t>7</w:t>
      </w:r>
      <w:r w:rsidRPr="00B9427F">
        <w:t>3E-02</w:t>
      </w:r>
    </w:p>
    <w:p w14:paraId="33C421E2" w14:textId="0A8D9B31" w:rsidR="00DB1505" w:rsidRPr="00B9427F" w:rsidRDefault="00DB1505" w:rsidP="00DB1505">
      <w:pPr>
        <w:pStyle w:val="StyleCode"/>
      </w:pPr>
      <w:r w:rsidRPr="00B9427F">
        <w:t xml:space="preserve">  0.1321321E+04  0.0000000E+00  0.0000000E+00  0.</w:t>
      </w:r>
      <w:r w:rsidR="00F345F9">
        <w:t>6512</w:t>
      </w:r>
      <w:r w:rsidRPr="00B9427F">
        <w:t>083E-02</w:t>
      </w:r>
    </w:p>
    <w:p w14:paraId="0654A7E8" w14:textId="77777777" w:rsidR="00DB1505" w:rsidRPr="00B9427F" w:rsidRDefault="00DB1505" w:rsidP="00DB1505">
      <w:pPr>
        <w:pStyle w:val="StyleCode"/>
      </w:pPr>
      <w:r w:rsidRPr="00B9427F">
        <w:t xml:space="preserve">  0.1761762E+04  0.0000000E+00  0.0000000E+00  0.1733083E-02</w:t>
      </w:r>
    </w:p>
    <w:p w14:paraId="78BA29B9" w14:textId="77777777" w:rsidR="00DB1505" w:rsidRDefault="00DB1505" w:rsidP="00DB1505">
      <w:pPr>
        <w:pStyle w:val="StyleCode"/>
      </w:pPr>
      <w:r w:rsidRPr="00B9427F">
        <w:t xml:space="preserve">  0.2202202E+04  0.0000000E+00  0.0000000E+00  0.1733083E-02</w:t>
      </w:r>
    </w:p>
    <w:p w14:paraId="18DF9220" w14:textId="77777777" w:rsidR="00DB1505" w:rsidRPr="00967B6E" w:rsidRDefault="00DB1505" w:rsidP="00DB1505">
      <w:pPr>
        <w:pStyle w:val="StyleCode"/>
      </w:pPr>
      <w:r w:rsidRPr="00967B6E">
        <w:t>… …</w:t>
      </w:r>
    </w:p>
    <w:p w14:paraId="53F5891A" w14:textId="77777777" w:rsidR="00DB1505" w:rsidRPr="00927C31" w:rsidRDefault="00DB1505" w:rsidP="00DB1505">
      <w:pPr>
        <w:rPr>
          <w:rFonts w:ascii="Courier New" w:hAnsi="Courier New" w:cs="Courier New"/>
          <w:sz w:val="16"/>
          <w:szCs w:val="16"/>
        </w:rPr>
      </w:pPr>
    </w:p>
    <w:p w14:paraId="0D997C1F" w14:textId="77777777" w:rsidR="00DB1505" w:rsidRPr="00ED3698" w:rsidRDefault="00DB1505" w:rsidP="00DB1505">
      <w:pPr>
        <w:pStyle w:val="Heading2"/>
      </w:pPr>
      <w:bookmarkStart w:id="342" w:name="_Toc13056054"/>
      <w:r>
        <w:rPr>
          <w:rFonts w:hint="eastAsia"/>
        </w:rPr>
        <w:t>P</w:t>
      </w:r>
      <w:r w:rsidRPr="00ED3698">
        <w:t>hysical parameters-</w:t>
      </w:r>
      <w:r>
        <w:t xml:space="preserve">variably-saturated </w:t>
      </w:r>
      <w:r w:rsidRPr="00ED3698">
        <w:t>flow (</w:t>
      </w:r>
      <w:r>
        <w:t>D</w:t>
      </w:r>
      <w:r w:rsidRPr="00ED3698">
        <w:t xml:space="preserve">ata </w:t>
      </w:r>
      <w:r>
        <w:t>B</w:t>
      </w:r>
      <w:r w:rsidRPr="00ED3698">
        <w:t>lock 10)</w:t>
      </w:r>
      <w:bookmarkEnd w:id="342"/>
    </w:p>
    <w:p w14:paraId="543B6449" w14:textId="33914832" w:rsidR="00DB1505" w:rsidRPr="00ED3698" w:rsidRDefault="00DB1505" w:rsidP="00DB1505">
      <w:pPr>
        <w:pStyle w:val="Heading3"/>
      </w:pPr>
      <w:bookmarkStart w:id="343" w:name="_Toc13056055"/>
      <w:r w:rsidRPr="00ED3698">
        <w:t xml:space="preserve">Description of </w:t>
      </w:r>
      <w:r w:rsidR="009A27B2">
        <w:t>the</w:t>
      </w:r>
      <w:r w:rsidR="00691C15">
        <w:t xml:space="preserve"> </w:t>
      </w:r>
      <w:r w:rsidRPr="00ED3698">
        <w:t>Data Block</w:t>
      </w:r>
      <w:bookmarkEnd w:id="343"/>
    </w:p>
    <w:p w14:paraId="0583391D" w14:textId="6D4631AB" w:rsidR="00DB1505" w:rsidRPr="00ED3698" w:rsidRDefault="00DB1505" w:rsidP="00DB1505">
      <w:r w:rsidRPr="00ED3698">
        <w:t xml:space="preserve">This data block </w:t>
      </w:r>
      <w:r w:rsidR="00612C27" w:rsidRPr="00ED3698">
        <w:t xml:space="preserve">only </w:t>
      </w:r>
      <w:r w:rsidRPr="00ED3698">
        <w:t xml:space="preserve">specifies physical parameters affecting the flow solution. </w:t>
      </w:r>
      <w:r w:rsidRPr="00ED3698">
        <w:rPr>
          <w:u w:val="single"/>
        </w:rPr>
        <w:t xml:space="preserve">Parameters must be specified for each of the zones defined in </w:t>
      </w:r>
      <w:r w:rsidR="00C42A5F">
        <w:rPr>
          <w:u w:val="single"/>
        </w:rPr>
        <w:t xml:space="preserve">Data </w:t>
      </w:r>
      <w:r w:rsidR="005D53B7">
        <w:rPr>
          <w:u w:val="single"/>
        </w:rPr>
        <w:t xml:space="preserve">Block </w:t>
      </w:r>
      <w:r w:rsidR="00C42A5F">
        <w:rPr>
          <w:u w:val="single"/>
        </w:rPr>
        <w:t>9</w:t>
      </w:r>
      <w:r w:rsidRPr="00ED3698">
        <w:rPr>
          <w:u w:val="single"/>
        </w:rPr>
        <w:t xml:space="preserve"> (‘physical parameters – porous medium’)</w:t>
      </w:r>
      <w:r w:rsidRPr="00ED3698">
        <w:t xml:space="preserve"> and are identified by the names of the zones. In the case of fully-saturated conditions, the hydraulic conductivity for each spatial dimension in use needs to be specified. </w:t>
      </w:r>
      <w:r w:rsidR="005D53B7">
        <w:t>For</w:t>
      </w:r>
      <w:r w:rsidRPr="00ED3698">
        <w:t xml:space="preserve"> variably-saturated conditions, soil hydraulic function parameters (van Genuchten parameters, Woesten and van Genuchten, 1988) must be</w:t>
      </w:r>
      <w:r w:rsidR="007E4B18">
        <w:t xml:space="preserve"> additionally</w:t>
      </w:r>
      <w:r w:rsidRPr="00ED3698">
        <w:t xml:space="preserve"> specified. These empirical soil function parameters describe the vertical distribution of water in the </w:t>
      </w:r>
      <w:r w:rsidR="0025769D" w:rsidRPr="00ED3698">
        <w:t>unsaturated</w:t>
      </w:r>
      <w:r w:rsidRPr="00ED3698">
        <w:t xml:space="preserve"> zone and provide a relationship between that water distribution and the effective hydraulic conductivity. Transient simulations require </w:t>
      </w:r>
      <w:r w:rsidR="005D53B7">
        <w:t>defining</w:t>
      </w:r>
      <w:r w:rsidRPr="00ED3698">
        <w:t xml:space="preserve"> a specific storage coefficient.</w:t>
      </w:r>
    </w:p>
    <w:p w14:paraId="1632B2ED" w14:textId="38EC6BE7" w:rsidR="00DB1505" w:rsidRPr="00ED3698" w:rsidRDefault="00156AD3" w:rsidP="00DB1505">
      <w:pPr>
        <w:pStyle w:val="Heading3"/>
      </w:pPr>
      <w:bookmarkStart w:id="344" w:name="_Toc13056056"/>
      <w:r w:rsidRPr="00ED3698">
        <w:t>Descriptio</w:t>
      </w:r>
      <w:r>
        <w:t>ns</w:t>
      </w:r>
      <w:r w:rsidRPr="00ED3698">
        <w:t xml:space="preserve"> </w:t>
      </w:r>
      <w:r w:rsidR="00DB1505" w:rsidRPr="00ED3698">
        <w:t>of</w:t>
      </w:r>
      <w:r>
        <w:t xml:space="preserve"> the</w:t>
      </w:r>
      <w:r w:rsidR="00DB1505" w:rsidRPr="00ED3698">
        <w:t xml:space="preserve"> Input Parameters</w:t>
      </w:r>
      <w:bookmarkEnd w:id="344"/>
    </w:p>
    <w:p w14:paraId="3206FA13" w14:textId="77777777" w:rsidR="00DB1505" w:rsidRPr="00ED3698" w:rsidRDefault="00DB1505" w:rsidP="00DB1505">
      <w:pPr>
        <w:pStyle w:val="Heading4"/>
      </w:pPr>
      <w:bookmarkStart w:id="345" w:name="_Toc13056057"/>
      <w:r w:rsidRPr="00ED3698">
        <w:t xml:space="preserve">‘physical parameters – </w:t>
      </w:r>
      <w:r>
        <w:t>variably saturated flow</w:t>
      </w:r>
      <w:r w:rsidRPr="00ED3698">
        <w:t>’</w:t>
      </w:r>
      <w:bookmarkEnd w:id="345"/>
    </w:p>
    <w:p w14:paraId="50B48BC9" w14:textId="76DA4FD6" w:rsidR="00DB1505" w:rsidRPr="00ED3698" w:rsidRDefault="00DB1505" w:rsidP="00DB1505">
      <w:r w:rsidRPr="00ED3698">
        <w:t xml:space="preserve">A sub-block is required for each material property zone defined in the previous section (‘physical </w:t>
      </w:r>
      <w:r w:rsidRPr="00ED3698">
        <w:lastRenderedPageBreak/>
        <w:t xml:space="preserve">parameters – </w:t>
      </w:r>
      <w:r>
        <w:t>variably saturated flow</w:t>
      </w:r>
      <w:r w:rsidRPr="00ED3698">
        <w:t>’). Each material property zone is identified by the name of the zone as specified in the previous section</w:t>
      </w:r>
      <w:r w:rsidR="007E4B18">
        <w:t xml:space="preserve"> </w:t>
      </w:r>
      <w:r w:rsidR="002543FA">
        <w:t>‘</w:t>
      </w:r>
      <w:r w:rsidR="007E4B18" w:rsidRPr="00ED3698">
        <w:t>physical parameters - porous medium</w:t>
      </w:r>
      <w:r w:rsidRPr="00ED3698">
        <w:t>.</w:t>
      </w:r>
      <w:r w:rsidR="002543FA">
        <w:t>’</w:t>
      </w:r>
      <w:r w:rsidRPr="00ED3698">
        <w:t xml:space="preserve"> The input for each material property zone </w:t>
      </w:r>
      <w:r w:rsidR="001C0573">
        <w:t>ends</w:t>
      </w:r>
      <w:r w:rsidRPr="00ED3698">
        <w:t xml:space="preserve"> with the statement ‘end of </w:t>
      </w:r>
      <w:r w:rsidRPr="00FC2059">
        <w:rPr>
          <w:noProof/>
        </w:rPr>
        <w:t>zone</w:t>
      </w:r>
      <w:r w:rsidR="002543FA">
        <w:t>.</w:t>
      </w:r>
      <w:r w:rsidRPr="00ED3698">
        <w:t>’ Within each sub-block</w:t>
      </w:r>
      <w:r w:rsidR="001C0573">
        <w:t>,</w:t>
      </w:r>
      <w:r w:rsidRPr="00ED3698">
        <w:t xml:space="preserve"> the following parameters are defined.</w:t>
      </w:r>
    </w:p>
    <w:p w14:paraId="3963728A" w14:textId="77777777" w:rsidR="00DB1505" w:rsidRPr="00ED3698" w:rsidRDefault="00DB1505" w:rsidP="00DB1505">
      <w:pPr>
        <w:pStyle w:val="Heading4"/>
      </w:pPr>
      <w:bookmarkStart w:id="346" w:name="_Toc13056058"/>
      <w:r w:rsidRPr="00ED3698">
        <w:t>‘hydraulic conductivity in ?-direction’</w:t>
      </w:r>
      <w:bookmarkEnd w:id="346"/>
    </w:p>
    <w:p w14:paraId="372DEDC7" w14:textId="3035B031" w:rsidR="00DB1505" w:rsidRPr="00ED3698" w:rsidRDefault="00DB1505" w:rsidP="00DB1505">
      <w:r w:rsidRPr="00ED3698">
        <w:t xml:space="preserve">The hydraulic conductivity must be provided for any flow problem. Only the hydraulic conductivities for the active dimensions need to be specified. For example, a 1D-simulation in x-direction only requires </w:t>
      </w:r>
      <w:r w:rsidR="001C0573">
        <w:t xml:space="preserve">specifying </w:t>
      </w:r>
      <w:r w:rsidRPr="00ED3698">
        <w:t xml:space="preserve">‘hydraulic conductivity in x-direction’ and the corresponding hydraulic conductivity value. </w:t>
      </w:r>
      <w:r>
        <w:t>The unit of hydraulic conductivity is in [m day</w:t>
      </w:r>
      <w:r w:rsidRPr="00B11744">
        <w:rPr>
          <w:vertAlign w:val="superscript"/>
        </w:rPr>
        <w:t>-1</w:t>
      </w:r>
      <w:r>
        <w:t>].</w:t>
      </w:r>
    </w:p>
    <w:p w14:paraId="7807B65E" w14:textId="77777777" w:rsidR="00DB1505" w:rsidRPr="00ED3698" w:rsidRDefault="00DB1505" w:rsidP="00DB1505">
      <w:pPr>
        <w:pStyle w:val="Heading4"/>
      </w:pPr>
      <w:bookmarkStart w:id="347" w:name="_Toc13056059"/>
      <w:r w:rsidRPr="00ED3698">
        <w:t>‘specific storage coefficient’</w:t>
      </w:r>
      <w:bookmarkEnd w:id="347"/>
    </w:p>
    <w:p w14:paraId="5AEC3480" w14:textId="16B50D90" w:rsidR="00DB1505" w:rsidRPr="00ED3698" w:rsidRDefault="00DB1505" w:rsidP="00DB1505">
      <w:r w:rsidRPr="00ED3698">
        <w:t>For transient simulations</w:t>
      </w:r>
      <w:r w:rsidR="001C0573">
        <w:t>,</w:t>
      </w:r>
      <w:r w:rsidRPr="00ED3698">
        <w:t xml:space="preserve"> it is necessary to define a specific storage coefficient, introduced by the identifier ‘specific storage coefficient</w:t>
      </w:r>
      <w:r w:rsidR="002543FA">
        <w:t>.</w:t>
      </w:r>
      <w:r w:rsidRPr="00ED3698">
        <w:t>’</w:t>
      </w:r>
    </w:p>
    <w:p w14:paraId="32A6F22F" w14:textId="77777777" w:rsidR="00DB1505" w:rsidRPr="00ED3698" w:rsidRDefault="00DB1505" w:rsidP="00DB1505">
      <w:pPr>
        <w:pStyle w:val="Heading4"/>
      </w:pPr>
      <w:bookmarkStart w:id="348" w:name="_Toc13056060"/>
      <w:r w:rsidRPr="00ED3698">
        <w:t>‘soil hydraulic function parameters’</w:t>
      </w:r>
      <w:bookmarkEnd w:id="348"/>
    </w:p>
    <w:p w14:paraId="49A5CD31" w14:textId="00DC4AB4" w:rsidR="00DB1505" w:rsidRDefault="00DB1505" w:rsidP="00DB1505">
      <w:pPr>
        <w:rPr>
          <w:sz w:val="20"/>
        </w:rPr>
      </w:pPr>
      <w:r w:rsidRPr="00ED3698">
        <w:t xml:space="preserve">If the simulation involves unsaturated flow, it is also necessary to define a number of soil hydraulic function parameters, including the residual saturation of the medium, the van Genuchten parameters </w:t>
      </w:r>
      <w:r w:rsidRPr="00ED3698">
        <w:rPr>
          <w:i/>
        </w:rPr>
        <w:sym w:font="Symbol" w:char="F061"/>
      </w:r>
      <w:r w:rsidRPr="00ED3698">
        <w:t xml:space="preserve">, </w:t>
      </w:r>
      <w:r w:rsidRPr="00ED3698">
        <w:rPr>
          <w:i/>
        </w:rPr>
        <w:t>n</w:t>
      </w:r>
      <w:r w:rsidRPr="00ED3698">
        <w:t xml:space="preserve">, and </w:t>
      </w:r>
      <w:r w:rsidRPr="00ED3698">
        <w:rPr>
          <w:i/>
        </w:rPr>
        <w:t>l</w:t>
      </w:r>
      <w:r w:rsidRPr="00ED3698">
        <w:t>, and the air entry pressure (</w:t>
      </w:r>
      <w:r w:rsidRPr="00ED3698">
        <w:rPr>
          <w:i/>
          <w:sz w:val="20"/>
        </w:rPr>
        <w:t>p</w:t>
      </w:r>
      <w:r w:rsidR="00E2257E">
        <w:rPr>
          <w:i/>
          <w:sz w:val="20"/>
        </w:rPr>
        <w:t>×</w:t>
      </w:r>
      <w:r w:rsidRPr="007E11F0">
        <w:rPr>
          <w:i/>
          <w:sz w:val="20"/>
        </w:rPr>
        <w:t>10</w:t>
      </w:r>
      <w:r w:rsidRPr="00ED3698">
        <w:rPr>
          <w:i/>
          <w:sz w:val="20"/>
        </w:rPr>
        <w:t>)</w:t>
      </w:r>
      <w:r w:rsidRPr="00ED3698">
        <w:t xml:space="preserve">. These parameters need to be specified below the </w:t>
      </w:r>
      <w:r w:rsidR="003B03CB" w:rsidRPr="00ED3698">
        <w:t>sub</w:t>
      </w:r>
      <w:r w:rsidR="003B03CB">
        <w:t>-keywords</w:t>
      </w:r>
      <w:r w:rsidR="003B03CB" w:rsidRPr="00ED3698">
        <w:t xml:space="preserve"> </w:t>
      </w:r>
      <w:r w:rsidRPr="00ED3698">
        <w:t>‘soil hydraulic function parameters</w:t>
      </w:r>
      <w:r w:rsidR="002543FA">
        <w:t>.</w:t>
      </w:r>
      <w:r w:rsidRPr="00ED3698">
        <w:t>’</w:t>
      </w:r>
    </w:p>
    <w:p w14:paraId="78BD9BA7" w14:textId="5F5367DE" w:rsidR="00DB1505" w:rsidRPr="00ED3698" w:rsidRDefault="003B03CB" w:rsidP="00DB1505">
      <w:pPr>
        <w:pStyle w:val="Heading4"/>
      </w:pPr>
      <w:bookmarkStart w:id="349" w:name="_Toc13056061"/>
      <w:r>
        <w:t>‘</w:t>
      </w:r>
      <w:r w:rsidR="00DB1505" w:rsidRPr="00F51A12">
        <w:t>residual gas saturation</w:t>
      </w:r>
      <w:r>
        <w:t>’</w:t>
      </w:r>
      <w:bookmarkEnd w:id="349"/>
    </w:p>
    <w:p w14:paraId="1D09411E" w14:textId="3FFAD15C" w:rsidR="00DB1505" w:rsidRDefault="00DB1505" w:rsidP="00DB1505">
      <w:r w:rsidRPr="00ED3698">
        <w:t>If the simulation involves unsaturated flow</w:t>
      </w:r>
      <w:r>
        <w:t xml:space="preserve"> and </w:t>
      </w:r>
      <w:r w:rsidR="00900A1D">
        <w:t xml:space="preserve">density-dependent </w:t>
      </w:r>
      <w:r>
        <w:t>flow</w:t>
      </w:r>
      <w:r w:rsidRPr="00ED3698">
        <w:t xml:space="preserve">, it is also </w:t>
      </w:r>
      <w:r>
        <w:t>possible</w:t>
      </w:r>
      <w:r w:rsidRPr="00ED3698">
        <w:t xml:space="preserve"> to define </w:t>
      </w:r>
      <w:r>
        <w:t xml:space="preserve">the residual gas saturation </w:t>
      </w:r>
      <m:oMath>
        <m:sSubSup>
          <m:sSubSupPr>
            <m:ctrlPr>
              <w:rPr>
                <w:rFonts w:ascii="Cambria Math" w:hAnsi="Cambria Math"/>
                <w:i/>
                <w:szCs w:val="24"/>
              </w:rPr>
            </m:ctrlPr>
          </m:sSubSupPr>
          <m:e>
            <m:r>
              <w:rPr>
                <w:rFonts w:ascii="Cambria Math" w:hAnsi="Cambria Math"/>
                <w:szCs w:val="24"/>
              </w:rPr>
              <m:t>S</m:t>
            </m:r>
          </m:e>
          <m:sub>
            <m:r>
              <w:rPr>
                <w:rFonts w:ascii="Cambria Math" w:hAnsi="Cambria Math"/>
                <w:szCs w:val="24"/>
              </w:rPr>
              <m:t>g</m:t>
            </m:r>
          </m:sub>
          <m:sup>
            <m:r>
              <w:rPr>
                <w:rFonts w:ascii="Cambria Math" w:hAnsi="Cambria Math"/>
                <w:szCs w:val="24"/>
              </w:rPr>
              <m:t>r</m:t>
            </m:r>
          </m:sup>
        </m:sSubSup>
      </m:oMath>
      <w:r w:rsidR="007E4B18">
        <w:t>.</w:t>
      </w:r>
      <w:r>
        <w:t xml:space="preserve"> In such case, the gas saturation is calculated as:</w:t>
      </w:r>
    </w:p>
    <w:tbl>
      <w:tblPr>
        <w:tblW w:w="0" w:type="auto"/>
        <w:tblLook w:val="04A0" w:firstRow="1" w:lastRow="0" w:firstColumn="1" w:lastColumn="0" w:noHBand="0" w:noVBand="1"/>
      </w:tblPr>
      <w:tblGrid>
        <w:gridCol w:w="6244"/>
        <w:gridCol w:w="2396"/>
      </w:tblGrid>
      <w:tr w:rsidR="0067095F" w:rsidRPr="002D66AE" w14:paraId="046FB9F4" w14:textId="77777777" w:rsidTr="007E4B18">
        <w:tc>
          <w:tcPr>
            <w:tcW w:w="6244" w:type="dxa"/>
            <w:vAlign w:val="center"/>
          </w:tcPr>
          <w:p w14:paraId="20C4C7FE" w14:textId="77777777" w:rsidR="0067095F" w:rsidRPr="00927C31" w:rsidRDefault="00000000" w:rsidP="0067095F">
            <w:pPr>
              <w:pStyle w:val="Simpleline"/>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g</m:t>
                    </m:r>
                  </m:sub>
                </m:sSub>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w</m:t>
                    </m:r>
                  </m:sub>
                </m:sSub>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S</m:t>
                    </m:r>
                  </m:e>
                  <m:sub>
                    <m:r>
                      <w:rPr>
                        <w:rFonts w:ascii="Cambria Math" w:hAnsi="Cambria Math"/>
                        <w:sz w:val="24"/>
                        <w:szCs w:val="24"/>
                      </w:rPr>
                      <m:t>g</m:t>
                    </m:r>
                  </m:sub>
                  <m:sup>
                    <m:r>
                      <w:rPr>
                        <w:rFonts w:ascii="Cambria Math" w:hAnsi="Cambria Math"/>
                        <w:sz w:val="24"/>
                        <w:szCs w:val="24"/>
                      </w:rPr>
                      <m:t>r</m:t>
                    </m:r>
                  </m:sup>
                </m:sSubSup>
              </m:oMath>
            </m:oMathPara>
          </w:p>
        </w:tc>
        <w:tc>
          <w:tcPr>
            <w:tcW w:w="2396" w:type="dxa"/>
            <w:vAlign w:val="center"/>
          </w:tcPr>
          <w:p w14:paraId="38392C92" w14:textId="3DD6201D" w:rsidR="0067095F" w:rsidRPr="002D66AE" w:rsidRDefault="0067095F" w:rsidP="008A4A97">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47</w:t>
            </w:r>
            <w:r w:rsidRPr="002D66AE">
              <w:rPr>
                <w:rFonts w:cs="Arial"/>
              </w:rPr>
              <w:fldChar w:fldCharType="end"/>
            </w:r>
          </w:p>
        </w:tc>
      </w:tr>
    </w:tbl>
    <w:p w14:paraId="4BB5360D" w14:textId="77983413" w:rsidR="00DB1505" w:rsidRPr="007E4B18" w:rsidRDefault="00DB1505" w:rsidP="00DB1505">
      <w:pPr>
        <w:pStyle w:val="Caption"/>
        <w:rPr>
          <w:szCs w:val="24"/>
        </w:rPr>
      </w:pPr>
      <w:bookmarkStart w:id="350" w:name="_Toc13056213"/>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12</w:t>
      </w:r>
      <w:r w:rsidR="00606172">
        <w:rPr>
          <w:noProof/>
        </w:rPr>
        <w:fldChar w:fldCharType="end"/>
      </w:r>
      <w:r w:rsidRPr="00ED3698">
        <w:t>: Summary of</w:t>
      </w:r>
      <w:r w:rsidR="003B03CB">
        <w:t xml:space="preserve"> the</w:t>
      </w:r>
      <w:r w:rsidRPr="00ED3698">
        <w:t xml:space="preserve"> input parameters for section</w:t>
      </w:r>
      <w:r w:rsidRPr="00ED3698">
        <w:rPr>
          <w:sz w:val="20"/>
        </w:rPr>
        <w:t xml:space="preserve"> </w:t>
      </w:r>
      <w:r w:rsidRPr="007E4B18">
        <w:rPr>
          <w:szCs w:val="24"/>
        </w:rPr>
        <w:t>‘physical parameters – variably-saturated flow’</w:t>
      </w:r>
      <w:bookmarkEnd w:id="350"/>
    </w:p>
    <w:tbl>
      <w:tblPr>
        <w:tblW w:w="83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
        <w:gridCol w:w="1989"/>
        <w:gridCol w:w="1417"/>
        <w:gridCol w:w="1701"/>
        <w:gridCol w:w="2835"/>
      </w:tblGrid>
      <w:tr w:rsidR="007E4B18" w:rsidRPr="00ED3698" w14:paraId="7D632647" w14:textId="77777777" w:rsidTr="007E4B18">
        <w:trPr>
          <w:gridBefore w:val="1"/>
          <w:wBefore w:w="450" w:type="dxa"/>
          <w:cantSplit/>
        </w:trPr>
        <w:tc>
          <w:tcPr>
            <w:tcW w:w="5107" w:type="dxa"/>
            <w:gridSpan w:val="3"/>
            <w:vAlign w:val="center"/>
          </w:tcPr>
          <w:p w14:paraId="01E76E50" w14:textId="1DBD5E88" w:rsidR="007E4B18" w:rsidRPr="00ED3698" w:rsidRDefault="00857CBB" w:rsidP="0067095F">
            <w:pPr>
              <w:pStyle w:val="Tableheader"/>
            </w:pPr>
            <w:r>
              <w:t>Keywords</w:t>
            </w:r>
          </w:p>
        </w:tc>
        <w:tc>
          <w:tcPr>
            <w:tcW w:w="2835" w:type="dxa"/>
            <w:vAlign w:val="center"/>
          </w:tcPr>
          <w:p w14:paraId="267FA185" w14:textId="77777777" w:rsidR="007E4B18" w:rsidRPr="00ED3698" w:rsidRDefault="007E4B18" w:rsidP="0067095F">
            <w:pPr>
              <w:pStyle w:val="Tableheader"/>
            </w:pPr>
            <w:r w:rsidRPr="00ED3698">
              <w:t>Required/</w:t>
            </w:r>
          </w:p>
          <w:p w14:paraId="0964367A" w14:textId="77777777" w:rsidR="007E4B18" w:rsidRPr="00ED3698" w:rsidRDefault="007E4B18" w:rsidP="0067095F">
            <w:pPr>
              <w:pStyle w:val="Tableheader"/>
            </w:pPr>
            <w:r w:rsidRPr="00ED3698">
              <w:t>Optional</w:t>
            </w:r>
          </w:p>
        </w:tc>
      </w:tr>
      <w:tr w:rsidR="007E4B18" w:rsidRPr="00ED3698" w14:paraId="24E77C0C" w14:textId="77777777" w:rsidTr="007E4B18">
        <w:trPr>
          <w:gridBefore w:val="1"/>
          <w:wBefore w:w="450" w:type="dxa"/>
          <w:cantSplit/>
        </w:trPr>
        <w:tc>
          <w:tcPr>
            <w:tcW w:w="5107" w:type="dxa"/>
            <w:gridSpan w:val="3"/>
            <w:vAlign w:val="center"/>
          </w:tcPr>
          <w:p w14:paraId="5FC067CE" w14:textId="77777777" w:rsidR="007E4B18" w:rsidRPr="00ED3698" w:rsidRDefault="007E4B18" w:rsidP="0067095F">
            <w:pPr>
              <w:pStyle w:val="Tableheader"/>
            </w:pPr>
            <w:r w:rsidRPr="00ED3698">
              <w:t xml:space="preserve">‘physical parameters – </w:t>
            </w:r>
            <w:r>
              <w:t xml:space="preserve">variably-saturated </w:t>
            </w:r>
            <w:r w:rsidRPr="00ED3698">
              <w:t>flow’</w:t>
            </w:r>
          </w:p>
        </w:tc>
        <w:tc>
          <w:tcPr>
            <w:tcW w:w="2835" w:type="dxa"/>
            <w:vAlign w:val="center"/>
          </w:tcPr>
          <w:p w14:paraId="735B26F8" w14:textId="77777777" w:rsidR="007E4B18" w:rsidRPr="00ED3698" w:rsidRDefault="007E4B18" w:rsidP="0067095F">
            <w:pPr>
              <w:pStyle w:val="Tableheader"/>
            </w:pPr>
            <w:r w:rsidRPr="00ED3698">
              <w:t>required</w:t>
            </w:r>
          </w:p>
        </w:tc>
      </w:tr>
      <w:tr w:rsidR="007E4B18" w:rsidRPr="00ED3698" w14:paraId="772A1B87" w14:textId="77777777" w:rsidTr="007E4B1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Pr>
        <w:tc>
          <w:tcPr>
            <w:tcW w:w="450" w:type="dxa"/>
            <w:tcBorders>
              <w:top w:val="nil"/>
              <w:left w:val="nil"/>
            </w:tcBorders>
          </w:tcPr>
          <w:p w14:paraId="5F8E9EA4" w14:textId="77777777" w:rsidR="007E4B18" w:rsidRPr="00ED3698" w:rsidRDefault="007E4B18" w:rsidP="0067095F">
            <w:pPr>
              <w:pStyle w:val="Tableheader"/>
            </w:pPr>
          </w:p>
        </w:tc>
        <w:tc>
          <w:tcPr>
            <w:tcW w:w="1989" w:type="dxa"/>
            <w:vAlign w:val="center"/>
          </w:tcPr>
          <w:p w14:paraId="7D68E1F3" w14:textId="77777777" w:rsidR="007E4B18" w:rsidRPr="00ED3698" w:rsidRDefault="007E4B18" w:rsidP="0067095F">
            <w:pPr>
              <w:pStyle w:val="Tableheader"/>
            </w:pPr>
            <w:r w:rsidRPr="00ED3698">
              <w:t>Subsection*</w:t>
            </w:r>
          </w:p>
        </w:tc>
        <w:tc>
          <w:tcPr>
            <w:tcW w:w="1417" w:type="dxa"/>
            <w:vAlign w:val="center"/>
          </w:tcPr>
          <w:p w14:paraId="3BB12874" w14:textId="77777777" w:rsidR="007E4B18" w:rsidRPr="00ED3698" w:rsidRDefault="007E4B18" w:rsidP="0067095F">
            <w:pPr>
              <w:pStyle w:val="Tableheader"/>
            </w:pPr>
            <w:r w:rsidRPr="00ED3698">
              <w:t>Parameter</w:t>
            </w:r>
          </w:p>
        </w:tc>
        <w:tc>
          <w:tcPr>
            <w:tcW w:w="1701" w:type="dxa"/>
            <w:vAlign w:val="center"/>
          </w:tcPr>
          <w:p w14:paraId="1669C9AD" w14:textId="77777777" w:rsidR="007E4B18" w:rsidRPr="00ED3698" w:rsidRDefault="007E4B18" w:rsidP="0067095F">
            <w:pPr>
              <w:pStyle w:val="Tableheader"/>
            </w:pPr>
            <w:r w:rsidRPr="00ED3698">
              <w:t>Description</w:t>
            </w:r>
          </w:p>
        </w:tc>
        <w:tc>
          <w:tcPr>
            <w:tcW w:w="2835" w:type="dxa"/>
            <w:vAlign w:val="center"/>
          </w:tcPr>
          <w:p w14:paraId="736ABC06" w14:textId="77777777" w:rsidR="007E4B18" w:rsidRPr="00ED3698" w:rsidRDefault="007E4B18" w:rsidP="0067095F">
            <w:pPr>
              <w:pStyle w:val="Tableheader"/>
            </w:pPr>
            <w:r w:rsidRPr="00ED3698">
              <w:t>Required/</w:t>
            </w:r>
          </w:p>
          <w:p w14:paraId="60BC2BA3" w14:textId="77777777" w:rsidR="007E4B18" w:rsidRPr="00ED3698" w:rsidRDefault="007E4B18" w:rsidP="0067095F">
            <w:pPr>
              <w:pStyle w:val="Tableheader"/>
            </w:pPr>
            <w:r w:rsidRPr="00ED3698">
              <w:t>Optional</w:t>
            </w:r>
          </w:p>
        </w:tc>
      </w:tr>
      <w:tr w:rsidR="007E4B18" w:rsidRPr="00ED3698" w14:paraId="33206472" w14:textId="77777777" w:rsidTr="007E4B1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Pr>
        <w:tc>
          <w:tcPr>
            <w:tcW w:w="450" w:type="dxa"/>
            <w:vMerge w:val="restart"/>
            <w:textDirection w:val="btLr"/>
          </w:tcPr>
          <w:p w14:paraId="256EFF28" w14:textId="77777777" w:rsidR="007E4B18" w:rsidRPr="00ED3698" w:rsidRDefault="007E4B18" w:rsidP="0067095F">
            <w:pPr>
              <w:spacing w:before="0" w:after="0"/>
              <w:jc w:val="center"/>
            </w:pPr>
            <w:r w:rsidRPr="00ED3698">
              <w:t>N</w:t>
            </w:r>
            <w:r w:rsidRPr="00ED3698">
              <w:rPr>
                <w:vertAlign w:val="superscript"/>
              </w:rPr>
              <w:t>mz</w:t>
            </w:r>
            <w:r w:rsidRPr="00ED3698">
              <w:t>-zones</w:t>
            </w:r>
          </w:p>
        </w:tc>
        <w:tc>
          <w:tcPr>
            <w:tcW w:w="1989" w:type="dxa"/>
            <w:vAlign w:val="center"/>
          </w:tcPr>
          <w:p w14:paraId="2E3F77C6" w14:textId="77777777" w:rsidR="007E4B18" w:rsidRPr="00BD78A7" w:rsidRDefault="007E4B18" w:rsidP="0067095F">
            <w:pPr>
              <w:pStyle w:val="Tablebodynospace"/>
            </w:pPr>
            <w:r w:rsidRPr="00BD78A7">
              <w:t>‘hydraulic conductivity in x-direction’</w:t>
            </w:r>
          </w:p>
        </w:tc>
        <w:tc>
          <w:tcPr>
            <w:tcW w:w="1417" w:type="dxa"/>
            <w:vAlign w:val="center"/>
          </w:tcPr>
          <w:p w14:paraId="53E2C364" w14:textId="77777777" w:rsidR="007E4B18" w:rsidRPr="00ED3698" w:rsidRDefault="007E4B18" w:rsidP="0067095F">
            <w:pPr>
              <w:pStyle w:val="Tablebodynospace"/>
            </w:pPr>
            <w:r w:rsidRPr="00ED3698">
              <w:rPr>
                <w:i/>
              </w:rPr>
              <w:t>K</w:t>
            </w:r>
            <w:r w:rsidRPr="00ED3698">
              <w:rPr>
                <w:i/>
                <w:vertAlign w:val="subscript"/>
              </w:rPr>
              <w:t>xx</w:t>
            </w:r>
            <w:r w:rsidRPr="00ED3698">
              <w:t xml:space="preserve"> [m </w:t>
            </w:r>
            <w:r>
              <w:t>d</w:t>
            </w:r>
            <w:r w:rsidRPr="00ED3698">
              <w:rPr>
                <w:vertAlign w:val="superscript"/>
              </w:rPr>
              <w:t>-1</w:t>
            </w:r>
            <w:r w:rsidRPr="00ED3698">
              <w:t>]</w:t>
            </w:r>
          </w:p>
        </w:tc>
        <w:tc>
          <w:tcPr>
            <w:tcW w:w="1701" w:type="dxa"/>
            <w:vAlign w:val="center"/>
          </w:tcPr>
          <w:p w14:paraId="3D6EB2B6" w14:textId="7E8C5971" w:rsidR="007E4B18" w:rsidRPr="00ED3698" w:rsidRDefault="003B03CB" w:rsidP="0067095F">
            <w:pPr>
              <w:pStyle w:val="Tablebodynospace"/>
            </w:pPr>
            <w:r>
              <w:t>H</w:t>
            </w:r>
            <w:r w:rsidRPr="00ED3698">
              <w:t xml:space="preserve">ydraulic </w:t>
            </w:r>
            <w:r w:rsidR="007E4B18" w:rsidRPr="00ED3698">
              <w:t>conductivity in x-direction</w:t>
            </w:r>
          </w:p>
        </w:tc>
        <w:tc>
          <w:tcPr>
            <w:tcW w:w="2835" w:type="dxa"/>
            <w:vAlign w:val="center"/>
          </w:tcPr>
          <w:p w14:paraId="5ACAD2B9" w14:textId="69504B98" w:rsidR="007E4B18" w:rsidRPr="00ED3698" w:rsidRDefault="003B03CB" w:rsidP="0067095F">
            <w:pPr>
              <w:pStyle w:val="Tablebodynospace"/>
              <w:rPr>
                <w:sz w:val="18"/>
              </w:rPr>
            </w:pPr>
            <w:r>
              <w:t>O</w:t>
            </w:r>
            <w:r w:rsidRPr="00ED3698">
              <w:t xml:space="preserve">nly </w:t>
            </w:r>
            <w:r w:rsidR="007E4B18" w:rsidRPr="00ED3698">
              <w:t xml:space="preserve">required if </w:t>
            </w:r>
            <w:r w:rsidR="00FE7A92">
              <w:t xml:space="preserve">the </w:t>
            </w:r>
            <w:r w:rsidR="007E4B18" w:rsidRPr="00ED3698">
              <w:t>number of control volumes in x-direction &gt; 1</w:t>
            </w:r>
          </w:p>
        </w:tc>
      </w:tr>
      <w:tr w:rsidR="007E4B18" w:rsidRPr="00ED3698" w14:paraId="00C7DCEF" w14:textId="77777777" w:rsidTr="007E4B1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Pr>
        <w:tc>
          <w:tcPr>
            <w:tcW w:w="450" w:type="dxa"/>
            <w:vMerge/>
          </w:tcPr>
          <w:p w14:paraId="7CBA3D1B" w14:textId="77777777" w:rsidR="007E4B18" w:rsidRPr="00ED3698" w:rsidRDefault="007E4B18" w:rsidP="0067095F">
            <w:pPr>
              <w:spacing w:before="0" w:after="0"/>
            </w:pPr>
          </w:p>
        </w:tc>
        <w:tc>
          <w:tcPr>
            <w:tcW w:w="1989" w:type="dxa"/>
            <w:vAlign w:val="center"/>
          </w:tcPr>
          <w:p w14:paraId="0FC730E5" w14:textId="77777777" w:rsidR="007E4B18" w:rsidRPr="00BD78A7" w:rsidRDefault="007E4B18" w:rsidP="0067095F">
            <w:pPr>
              <w:pStyle w:val="Tablebodynospace"/>
            </w:pPr>
            <w:r w:rsidRPr="00BD78A7">
              <w:t>‘hydraulic conductivity in y-direction’</w:t>
            </w:r>
          </w:p>
        </w:tc>
        <w:tc>
          <w:tcPr>
            <w:tcW w:w="1417" w:type="dxa"/>
            <w:vAlign w:val="center"/>
          </w:tcPr>
          <w:p w14:paraId="67AB6CDF" w14:textId="77777777" w:rsidR="007E4B18" w:rsidRPr="00ED3698" w:rsidRDefault="007E4B18" w:rsidP="0067095F">
            <w:pPr>
              <w:pStyle w:val="Tablebodynospace"/>
            </w:pPr>
            <w:r w:rsidRPr="00FC2059">
              <w:rPr>
                <w:i/>
                <w:noProof/>
              </w:rPr>
              <w:t>K</w:t>
            </w:r>
            <w:r w:rsidRPr="00FC2059">
              <w:rPr>
                <w:i/>
                <w:noProof/>
                <w:vertAlign w:val="subscript"/>
              </w:rPr>
              <w:t>yy</w:t>
            </w:r>
            <w:r w:rsidRPr="00ED3698">
              <w:t xml:space="preserve"> [m </w:t>
            </w:r>
            <w:r>
              <w:t>d</w:t>
            </w:r>
            <w:r w:rsidRPr="00ED3698">
              <w:rPr>
                <w:vertAlign w:val="superscript"/>
              </w:rPr>
              <w:t>-1</w:t>
            </w:r>
            <w:r w:rsidRPr="00ED3698">
              <w:t>]</w:t>
            </w:r>
          </w:p>
        </w:tc>
        <w:tc>
          <w:tcPr>
            <w:tcW w:w="1701" w:type="dxa"/>
            <w:vAlign w:val="center"/>
          </w:tcPr>
          <w:p w14:paraId="367CA33E" w14:textId="4870F6B0" w:rsidR="007E4B18" w:rsidRPr="00ED3698" w:rsidRDefault="003B03CB" w:rsidP="0067095F">
            <w:pPr>
              <w:pStyle w:val="Tablebodynospace"/>
            </w:pPr>
            <w:r>
              <w:t>H</w:t>
            </w:r>
            <w:r w:rsidRPr="00ED3698">
              <w:t xml:space="preserve">ydraulic </w:t>
            </w:r>
            <w:r w:rsidR="007E4B18" w:rsidRPr="00ED3698">
              <w:t xml:space="preserve">conductivity in </w:t>
            </w:r>
            <w:r w:rsidR="007E4B18" w:rsidRPr="00FC2059">
              <w:rPr>
                <w:noProof/>
              </w:rPr>
              <w:t>y-direction</w:t>
            </w:r>
          </w:p>
        </w:tc>
        <w:tc>
          <w:tcPr>
            <w:tcW w:w="2835" w:type="dxa"/>
            <w:vAlign w:val="center"/>
          </w:tcPr>
          <w:p w14:paraId="668F6181" w14:textId="30B48A11" w:rsidR="007E4B18" w:rsidRPr="00ED3698" w:rsidRDefault="003B03CB" w:rsidP="0067095F">
            <w:pPr>
              <w:pStyle w:val="Tablebodynospace"/>
              <w:rPr>
                <w:sz w:val="18"/>
              </w:rPr>
            </w:pPr>
            <w:r>
              <w:t>O</w:t>
            </w:r>
            <w:r w:rsidRPr="00ED3698">
              <w:t xml:space="preserve">nly </w:t>
            </w:r>
            <w:r w:rsidR="007E4B18" w:rsidRPr="00ED3698">
              <w:t xml:space="preserve">required if </w:t>
            </w:r>
            <w:r w:rsidR="00FE7A92">
              <w:t xml:space="preserve">the </w:t>
            </w:r>
            <w:r w:rsidR="007E4B18" w:rsidRPr="00ED3698">
              <w:t>number of control volumes in y-direction &gt; 1</w:t>
            </w:r>
          </w:p>
        </w:tc>
      </w:tr>
      <w:tr w:rsidR="007E4B18" w:rsidRPr="00ED3698" w14:paraId="2DE15D34" w14:textId="77777777" w:rsidTr="007E4B1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Pr>
        <w:tc>
          <w:tcPr>
            <w:tcW w:w="450" w:type="dxa"/>
            <w:vMerge/>
          </w:tcPr>
          <w:p w14:paraId="0E735D0C" w14:textId="77777777" w:rsidR="007E4B18" w:rsidRPr="00ED3698" w:rsidRDefault="007E4B18" w:rsidP="0067095F">
            <w:pPr>
              <w:spacing w:before="0" w:after="0"/>
            </w:pPr>
          </w:p>
        </w:tc>
        <w:tc>
          <w:tcPr>
            <w:tcW w:w="1989" w:type="dxa"/>
            <w:vAlign w:val="center"/>
          </w:tcPr>
          <w:p w14:paraId="7AC54CE1" w14:textId="77777777" w:rsidR="007E4B18" w:rsidRPr="00BD78A7" w:rsidRDefault="007E4B18" w:rsidP="0067095F">
            <w:pPr>
              <w:pStyle w:val="Tablebodynospace"/>
            </w:pPr>
            <w:r w:rsidRPr="00BD78A7">
              <w:t>‘hydraulic conductivity in z-direction’</w:t>
            </w:r>
          </w:p>
        </w:tc>
        <w:tc>
          <w:tcPr>
            <w:tcW w:w="1417" w:type="dxa"/>
            <w:vAlign w:val="center"/>
          </w:tcPr>
          <w:p w14:paraId="7E234FEE" w14:textId="77777777" w:rsidR="007E4B18" w:rsidRPr="00ED3698" w:rsidRDefault="007E4B18" w:rsidP="0067095F">
            <w:pPr>
              <w:pStyle w:val="Tablebodynospace"/>
            </w:pPr>
            <w:r w:rsidRPr="00ED3698">
              <w:rPr>
                <w:i/>
              </w:rPr>
              <w:t>K</w:t>
            </w:r>
            <w:r w:rsidRPr="00ED3698">
              <w:rPr>
                <w:i/>
                <w:vertAlign w:val="subscript"/>
              </w:rPr>
              <w:t>zz</w:t>
            </w:r>
            <w:r w:rsidRPr="00ED3698">
              <w:t xml:space="preserve"> [m </w:t>
            </w:r>
            <w:r>
              <w:t>d</w:t>
            </w:r>
            <w:r w:rsidRPr="00ED3698">
              <w:rPr>
                <w:vertAlign w:val="superscript"/>
              </w:rPr>
              <w:t>-1</w:t>
            </w:r>
            <w:r w:rsidRPr="00ED3698">
              <w:t>]</w:t>
            </w:r>
          </w:p>
        </w:tc>
        <w:tc>
          <w:tcPr>
            <w:tcW w:w="1701" w:type="dxa"/>
            <w:vAlign w:val="center"/>
          </w:tcPr>
          <w:p w14:paraId="2BBE4D2E" w14:textId="192176A2" w:rsidR="007E4B18" w:rsidRPr="00ED3698" w:rsidRDefault="003B03CB" w:rsidP="006F0B25">
            <w:pPr>
              <w:pStyle w:val="Tablebodynospace"/>
            </w:pPr>
            <w:r>
              <w:t>H</w:t>
            </w:r>
            <w:r w:rsidRPr="00ED3698">
              <w:t xml:space="preserve">ydraulic </w:t>
            </w:r>
            <w:r w:rsidR="007E4B18" w:rsidRPr="00ED3698">
              <w:t xml:space="preserve">conductivity in </w:t>
            </w:r>
            <w:r w:rsidR="007E4B18" w:rsidRPr="00FC2059">
              <w:rPr>
                <w:noProof/>
              </w:rPr>
              <w:t>z-direction</w:t>
            </w:r>
          </w:p>
        </w:tc>
        <w:tc>
          <w:tcPr>
            <w:tcW w:w="2835" w:type="dxa"/>
            <w:vAlign w:val="center"/>
          </w:tcPr>
          <w:p w14:paraId="3EA3B0F5" w14:textId="33D0F121" w:rsidR="007E4B18" w:rsidRPr="00ED3698" w:rsidRDefault="003B03CB" w:rsidP="006F0B25">
            <w:pPr>
              <w:pStyle w:val="Tablebodynospace"/>
              <w:rPr>
                <w:sz w:val="18"/>
              </w:rPr>
            </w:pPr>
            <w:r>
              <w:t>O</w:t>
            </w:r>
            <w:r w:rsidRPr="00ED3698">
              <w:t xml:space="preserve">nly </w:t>
            </w:r>
            <w:r w:rsidR="007E4B18" w:rsidRPr="00ED3698">
              <w:t xml:space="preserve">required if </w:t>
            </w:r>
            <w:r w:rsidR="00FE7A92">
              <w:t xml:space="preserve">the </w:t>
            </w:r>
            <w:r w:rsidR="007E4B18" w:rsidRPr="00ED3698">
              <w:t>number of control volumes in z-direction &gt; 1</w:t>
            </w:r>
          </w:p>
        </w:tc>
      </w:tr>
      <w:tr w:rsidR="007E4B18" w:rsidRPr="00ED3698" w14:paraId="174B62B1" w14:textId="77777777" w:rsidTr="007E4B1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Pr>
        <w:tc>
          <w:tcPr>
            <w:tcW w:w="450" w:type="dxa"/>
            <w:vMerge/>
          </w:tcPr>
          <w:p w14:paraId="39C16783" w14:textId="77777777" w:rsidR="007E4B18" w:rsidRPr="00ED3698" w:rsidRDefault="007E4B18" w:rsidP="0067095F">
            <w:pPr>
              <w:spacing w:before="0" w:after="0"/>
            </w:pPr>
          </w:p>
        </w:tc>
        <w:tc>
          <w:tcPr>
            <w:tcW w:w="1989" w:type="dxa"/>
            <w:vAlign w:val="center"/>
          </w:tcPr>
          <w:p w14:paraId="4BACDB57" w14:textId="77777777" w:rsidR="007E4B18" w:rsidRPr="00BD78A7" w:rsidRDefault="007E4B18" w:rsidP="0067095F">
            <w:pPr>
              <w:pStyle w:val="Tablebodynospace"/>
            </w:pPr>
            <w:r w:rsidRPr="00BD78A7">
              <w:t>'specific storage coefficient'</w:t>
            </w:r>
          </w:p>
        </w:tc>
        <w:tc>
          <w:tcPr>
            <w:tcW w:w="1417" w:type="dxa"/>
            <w:vAlign w:val="center"/>
          </w:tcPr>
          <w:p w14:paraId="41676EC6" w14:textId="77777777" w:rsidR="007E4B18" w:rsidRPr="00ED3698" w:rsidRDefault="007E4B18" w:rsidP="0067095F">
            <w:pPr>
              <w:pStyle w:val="Tablebodynospace"/>
            </w:pPr>
            <w:r w:rsidRPr="00ED3698">
              <w:rPr>
                <w:i/>
              </w:rPr>
              <w:t>S</w:t>
            </w:r>
            <w:r w:rsidRPr="00ED3698">
              <w:rPr>
                <w:i/>
                <w:vertAlign w:val="subscript"/>
              </w:rPr>
              <w:t>s</w:t>
            </w:r>
            <w:r w:rsidRPr="00ED3698">
              <w:t xml:space="preserve"> [m</w:t>
            </w:r>
            <w:r w:rsidRPr="00ED3698">
              <w:rPr>
                <w:vertAlign w:val="superscript"/>
              </w:rPr>
              <w:t>-1</w:t>
            </w:r>
            <w:r w:rsidRPr="00ED3698">
              <w:t>]</w:t>
            </w:r>
          </w:p>
        </w:tc>
        <w:tc>
          <w:tcPr>
            <w:tcW w:w="1701" w:type="dxa"/>
            <w:vAlign w:val="center"/>
          </w:tcPr>
          <w:p w14:paraId="3811776C" w14:textId="71BF5561" w:rsidR="007E4B18" w:rsidRPr="00ED3698" w:rsidRDefault="003B03CB" w:rsidP="0067095F">
            <w:pPr>
              <w:pStyle w:val="Tablebodynospace"/>
            </w:pPr>
            <w:r>
              <w:t>S</w:t>
            </w:r>
            <w:r w:rsidRPr="00ED3698">
              <w:t xml:space="preserve">pecific </w:t>
            </w:r>
            <w:r w:rsidR="007E4B18" w:rsidRPr="00ED3698">
              <w:t>storage coefficient</w:t>
            </w:r>
          </w:p>
        </w:tc>
        <w:tc>
          <w:tcPr>
            <w:tcW w:w="2835" w:type="dxa"/>
            <w:vAlign w:val="center"/>
          </w:tcPr>
          <w:p w14:paraId="111F4DBE" w14:textId="543B54A3" w:rsidR="007E4B18" w:rsidRPr="00ED3698" w:rsidRDefault="003B03CB" w:rsidP="0067095F">
            <w:pPr>
              <w:pStyle w:val="Tablebodynospace"/>
              <w:rPr>
                <w:sz w:val="18"/>
              </w:rPr>
            </w:pPr>
            <w:r>
              <w:t>O</w:t>
            </w:r>
            <w:r w:rsidRPr="00ED3698">
              <w:t xml:space="preserve">nly </w:t>
            </w:r>
            <w:r w:rsidR="007E4B18" w:rsidRPr="00ED3698">
              <w:t>required for transient flow conditions</w:t>
            </w:r>
          </w:p>
        </w:tc>
      </w:tr>
      <w:tr w:rsidR="007E4B18" w:rsidRPr="00ED3698" w14:paraId="58CA6397" w14:textId="77777777" w:rsidTr="007E4B1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Pr>
        <w:tc>
          <w:tcPr>
            <w:tcW w:w="450" w:type="dxa"/>
            <w:vMerge/>
          </w:tcPr>
          <w:p w14:paraId="4215D247" w14:textId="77777777" w:rsidR="007E4B18" w:rsidRPr="00ED3698" w:rsidRDefault="007E4B18" w:rsidP="0067095F">
            <w:pPr>
              <w:spacing w:before="0" w:after="0"/>
            </w:pPr>
          </w:p>
        </w:tc>
        <w:tc>
          <w:tcPr>
            <w:tcW w:w="1989" w:type="dxa"/>
            <w:vMerge w:val="restart"/>
            <w:vAlign w:val="center"/>
          </w:tcPr>
          <w:p w14:paraId="5A30CD8D" w14:textId="1B552E6B" w:rsidR="007E4B18" w:rsidRPr="00BD78A7" w:rsidRDefault="006F0B25" w:rsidP="006F0B25">
            <w:pPr>
              <w:pStyle w:val="Tablebodynospace"/>
            </w:pPr>
            <w:r>
              <w:t>‘</w:t>
            </w:r>
            <w:r w:rsidR="007E4B18" w:rsidRPr="00BD78A7">
              <w:t>soil hydraulic function parameters</w:t>
            </w:r>
            <w:r>
              <w:t>’</w:t>
            </w:r>
          </w:p>
        </w:tc>
        <w:tc>
          <w:tcPr>
            <w:tcW w:w="1417" w:type="dxa"/>
            <w:vAlign w:val="center"/>
          </w:tcPr>
          <w:p w14:paraId="1D4A794F" w14:textId="77777777" w:rsidR="007E4B18" w:rsidRPr="00ED3698" w:rsidRDefault="007E4B18" w:rsidP="0067095F">
            <w:pPr>
              <w:pStyle w:val="Tablebodynospace"/>
            </w:pPr>
            <w:r w:rsidRPr="00ED3698">
              <w:t>S</w:t>
            </w:r>
            <w:r w:rsidRPr="00ED3698">
              <w:rPr>
                <w:vertAlign w:val="subscript"/>
              </w:rPr>
              <w:t>w</w:t>
            </w:r>
            <w:r w:rsidRPr="00ED3698">
              <w:rPr>
                <w:vertAlign w:val="superscript"/>
              </w:rPr>
              <w:t>r</w:t>
            </w:r>
            <w:r w:rsidRPr="00ED3698">
              <w:t xml:space="preserve"> [-]</w:t>
            </w:r>
          </w:p>
        </w:tc>
        <w:tc>
          <w:tcPr>
            <w:tcW w:w="1701" w:type="dxa"/>
            <w:vAlign w:val="center"/>
          </w:tcPr>
          <w:p w14:paraId="4D1C926E" w14:textId="2DE26CCE" w:rsidR="007E4B18" w:rsidRPr="00ED3698" w:rsidRDefault="003B03CB" w:rsidP="0067095F">
            <w:pPr>
              <w:pStyle w:val="Tablebodynospace"/>
            </w:pPr>
            <w:r>
              <w:t>R</w:t>
            </w:r>
            <w:r w:rsidRPr="00ED3698">
              <w:t xml:space="preserve">esidual </w:t>
            </w:r>
            <w:r w:rsidR="007E4B18" w:rsidRPr="00ED3698">
              <w:t>saturation</w:t>
            </w:r>
          </w:p>
        </w:tc>
        <w:tc>
          <w:tcPr>
            <w:tcW w:w="2835" w:type="dxa"/>
            <w:vMerge w:val="restart"/>
            <w:vAlign w:val="center"/>
          </w:tcPr>
          <w:p w14:paraId="5C2A71C8" w14:textId="6274F293" w:rsidR="007E4B18" w:rsidRPr="00ED3698" w:rsidRDefault="003B03CB" w:rsidP="0067095F">
            <w:pPr>
              <w:pStyle w:val="Tablebodynospace"/>
              <w:rPr>
                <w:sz w:val="18"/>
              </w:rPr>
            </w:pPr>
            <w:r>
              <w:t>O</w:t>
            </w:r>
            <w:r w:rsidRPr="00ED3698">
              <w:t xml:space="preserve">nly </w:t>
            </w:r>
            <w:r w:rsidR="007E4B18" w:rsidRPr="00ED3698">
              <w:t>required if not fully saturated</w:t>
            </w:r>
          </w:p>
        </w:tc>
      </w:tr>
      <w:tr w:rsidR="007E4B18" w:rsidRPr="00ED3698" w14:paraId="124F85E0" w14:textId="77777777" w:rsidTr="007E4B1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Pr>
        <w:tc>
          <w:tcPr>
            <w:tcW w:w="450" w:type="dxa"/>
            <w:vMerge/>
          </w:tcPr>
          <w:p w14:paraId="675B7344" w14:textId="77777777" w:rsidR="007E4B18" w:rsidRPr="00ED3698" w:rsidRDefault="007E4B18" w:rsidP="0067095F">
            <w:pPr>
              <w:spacing w:before="0" w:after="0"/>
            </w:pPr>
          </w:p>
        </w:tc>
        <w:tc>
          <w:tcPr>
            <w:tcW w:w="1989" w:type="dxa"/>
            <w:vMerge/>
            <w:vAlign w:val="center"/>
          </w:tcPr>
          <w:p w14:paraId="3A61E89F" w14:textId="77777777" w:rsidR="007E4B18" w:rsidRPr="00ED3698" w:rsidRDefault="007E4B18" w:rsidP="0067095F">
            <w:pPr>
              <w:pStyle w:val="Tablebodynospace"/>
            </w:pPr>
          </w:p>
        </w:tc>
        <w:tc>
          <w:tcPr>
            <w:tcW w:w="1417" w:type="dxa"/>
            <w:vAlign w:val="center"/>
          </w:tcPr>
          <w:p w14:paraId="5925EB56" w14:textId="77777777" w:rsidR="007E4B18" w:rsidRPr="00ED3698" w:rsidRDefault="007E4B18" w:rsidP="0067095F">
            <w:pPr>
              <w:pStyle w:val="Tablebodynospace"/>
            </w:pPr>
            <w:r w:rsidRPr="00ED3698">
              <w:rPr>
                <w:i/>
              </w:rPr>
              <w:sym w:font="Symbol" w:char="F061"/>
            </w:r>
            <w:r w:rsidRPr="00ED3698">
              <w:t xml:space="preserve"> [m</w:t>
            </w:r>
            <w:r w:rsidRPr="00ED3698">
              <w:rPr>
                <w:vertAlign w:val="superscript"/>
              </w:rPr>
              <w:t>-1</w:t>
            </w:r>
            <w:r w:rsidRPr="00ED3698">
              <w:t>]</w:t>
            </w:r>
          </w:p>
        </w:tc>
        <w:tc>
          <w:tcPr>
            <w:tcW w:w="1701" w:type="dxa"/>
            <w:vAlign w:val="center"/>
          </w:tcPr>
          <w:p w14:paraId="1EC21856" w14:textId="77777777" w:rsidR="007E4B18" w:rsidRPr="00ED3698" w:rsidRDefault="007E4B18" w:rsidP="0067095F">
            <w:pPr>
              <w:pStyle w:val="Tablebodynospace"/>
            </w:pPr>
            <w:r w:rsidRPr="00ED3698">
              <w:t xml:space="preserve">van Genuchten </w:t>
            </w:r>
            <w:r w:rsidRPr="00ED3698">
              <w:rPr>
                <w:i/>
              </w:rPr>
              <w:sym w:font="Symbol" w:char="F061"/>
            </w:r>
          </w:p>
        </w:tc>
        <w:tc>
          <w:tcPr>
            <w:tcW w:w="2835" w:type="dxa"/>
            <w:vMerge/>
            <w:vAlign w:val="center"/>
          </w:tcPr>
          <w:p w14:paraId="172C69C5" w14:textId="77777777" w:rsidR="007E4B18" w:rsidRPr="00ED3698" w:rsidRDefault="007E4B18" w:rsidP="0067095F">
            <w:pPr>
              <w:pStyle w:val="Tablebodynospace"/>
            </w:pPr>
          </w:p>
        </w:tc>
      </w:tr>
      <w:tr w:rsidR="007E4B18" w:rsidRPr="00ED3698" w14:paraId="42595C25" w14:textId="77777777" w:rsidTr="007E4B1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Pr>
        <w:tc>
          <w:tcPr>
            <w:tcW w:w="450" w:type="dxa"/>
            <w:vMerge/>
          </w:tcPr>
          <w:p w14:paraId="0FCF9E65" w14:textId="77777777" w:rsidR="007E4B18" w:rsidRPr="00ED3698" w:rsidRDefault="007E4B18" w:rsidP="0067095F">
            <w:pPr>
              <w:spacing w:before="0" w:after="0"/>
            </w:pPr>
          </w:p>
        </w:tc>
        <w:tc>
          <w:tcPr>
            <w:tcW w:w="1989" w:type="dxa"/>
            <w:vMerge/>
            <w:vAlign w:val="center"/>
          </w:tcPr>
          <w:p w14:paraId="2AFC4F20" w14:textId="77777777" w:rsidR="007E4B18" w:rsidRPr="00ED3698" w:rsidRDefault="007E4B18" w:rsidP="0067095F">
            <w:pPr>
              <w:pStyle w:val="Tablebodynospace"/>
            </w:pPr>
          </w:p>
        </w:tc>
        <w:tc>
          <w:tcPr>
            <w:tcW w:w="1417" w:type="dxa"/>
            <w:vAlign w:val="center"/>
          </w:tcPr>
          <w:p w14:paraId="2C744E93" w14:textId="77777777" w:rsidR="007E4B18" w:rsidRPr="00ED3698" w:rsidRDefault="007E4B18" w:rsidP="0067095F">
            <w:pPr>
              <w:pStyle w:val="Tablebodynospace"/>
            </w:pPr>
            <w:r w:rsidRPr="00ED3698">
              <w:rPr>
                <w:i/>
              </w:rPr>
              <w:t>n</w:t>
            </w:r>
            <w:r w:rsidRPr="00ED3698">
              <w:t xml:space="preserve"> [-]</w:t>
            </w:r>
          </w:p>
        </w:tc>
        <w:tc>
          <w:tcPr>
            <w:tcW w:w="1701" w:type="dxa"/>
            <w:vAlign w:val="center"/>
          </w:tcPr>
          <w:p w14:paraId="04F72FFA" w14:textId="77777777" w:rsidR="007E4B18" w:rsidRPr="00ED3698" w:rsidRDefault="007E4B18" w:rsidP="0067095F">
            <w:pPr>
              <w:pStyle w:val="Tablebodynospace"/>
            </w:pPr>
            <w:r w:rsidRPr="00ED3698">
              <w:t xml:space="preserve">van Genuchten </w:t>
            </w:r>
            <w:r w:rsidRPr="00ED3698">
              <w:rPr>
                <w:i/>
              </w:rPr>
              <w:t>n</w:t>
            </w:r>
          </w:p>
        </w:tc>
        <w:tc>
          <w:tcPr>
            <w:tcW w:w="2835" w:type="dxa"/>
            <w:vMerge/>
            <w:vAlign w:val="center"/>
          </w:tcPr>
          <w:p w14:paraId="19F843BE" w14:textId="77777777" w:rsidR="007E4B18" w:rsidRPr="00ED3698" w:rsidRDefault="007E4B18" w:rsidP="0067095F">
            <w:pPr>
              <w:pStyle w:val="Tablebodynospace"/>
            </w:pPr>
          </w:p>
        </w:tc>
      </w:tr>
      <w:tr w:rsidR="007E4B18" w:rsidRPr="00ED3698" w14:paraId="5A74EB0A" w14:textId="77777777" w:rsidTr="007E4B1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Pr>
        <w:tc>
          <w:tcPr>
            <w:tcW w:w="450" w:type="dxa"/>
            <w:vMerge/>
          </w:tcPr>
          <w:p w14:paraId="7930BF85" w14:textId="77777777" w:rsidR="007E4B18" w:rsidRPr="00ED3698" w:rsidRDefault="007E4B18" w:rsidP="0067095F">
            <w:pPr>
              <w:spacing w:before="0" w:after="0"/>
            </w:pPr>
          </w:p>
        </w:tc>
        <w:tc>
          <w:tcPr>
            <w:tcW w:w="1989" w:type="dxa"/>
            <w:vMerge/>
            <w:vAlign w:val="center"/>
          </w:tcPr>
          <w:p w14:paraId="5E30477A" w14:textId="77777777" w:rsidR="007E4B18" w:rsidRPr="00ED3698" w:rsidRDefault="007E4B18" w:rsidP="0067095F">
            <w:pPr>
              <w:pStyle w:val="Tablebodynospace"/>
            </w:pPr>
          </w:p>
        </w:tc>
        <w:tc>
          <w:tcPr>
            <w:tcW w:w="1417" w:type="dxa"/>
            <w:vAlign w:val="center"/>
          </w:tcPr>
          <w:p w14:paraId="7D32FE64" w14:textId="77777777" w:rsidR="007E4B18" w:rsidRPr="00ED3698" w:rsidRDefault="007E4B18" w:rsidP="0067095F">
            <w:pPr>
              <w:pStyle w:val="Tablebodynospace"/>
            </w:pPr>
            <w:r w:rsidRPr="00ED3698">
              <w:rPr>
                <w:i/>
              </w:rPr>
              <w:t>l</w:t>
            </w:r>
            <w:r w:rsidRPr="00ED3698">
              <w:t xml:space="preserve"> [-]</w:t>
            </w:r>
          </w:p>
        </w:tc>
        <w:tc>
          <w:tcPr>
            <w:tcW w:w="1701" w:type="dxa"/>
            <w:vAlign w:val="center"/>
          </w:tcPr>
          <w:p w14:paraId="285631D3" w14:textId="77777777" w:rsidR="007E4B18" w:rsidRPr="00ED3698" w:rsidRDefault="007E4B18" w:rsidP="0067095F">
            <w:pPr>
              <w:pStyle w:val="Tablebodynospace"/>
            </w:pPr>
            <w:r w:rsidRPr="00ED3698">
              <w:t xml:space="preserve">van Genuchten </w:t>
            </w:r>
            <w:r w:rsidRPr="00ED3698">
              <w:rPr>
                <w:i/>
              </w:rPr>
              <w:t>l</w:t>
            </w:r>
          </w:p>
        </w:tc>
        <w:tc>
          <w:tcPr>
            <w:tcW w:w="2835" w:type="dxa"/>
            <w:vMerge/>
            <w:vAlign w:val="center"/>
          </w:tcPr>
          <w:p w14:paraId="0DC229EC" w14:textId="77777777" w:rsidR="007E4B18" w:rsidRPr="00ED3698" w:rsidRDefault="007E4B18" w:rsidP="0067095F">
            <w:pPr>
              <w:pStyle w:val="Tablebodynospace"/>
            </w:pPr>
          </w:p>
        </w:tc>
      </w:tr>
      <w:tr w:rsidR="007E4B18" w:rsidRPr="00ED3698" w14:paraId="5748C459" w14:textId="77777777" w:rsidTr="007E4B1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Pr>
        <w:tc>
          <w:tcPr>
            <w:tcW w:w="450" w:type="dxa"/>
            <w:vMerge/>
          </w:tcPr>
          <w:p w14:paraId="5269BC84" w14:textId="77777777" w:rsidR="007E4B18" w:rsidRPr="00ED3698" w:rsidRDefault="007E4B18" w:rsidP="0067095F">
            <w:pPr>
              <w:spacing w:before="0" w:after="0"/>
            </w:pPr>
          </w:p>
        </w:tc>
        <w:tc>
          <w:tcPr>
            <w:tcW w:w="1989" w:type="dxa"/>
            <w:vMerge/>
            <w:vAlign w:val="center"/>
          </w:tcPr>
          <w:p w14:paraId="3D7204A5" w14:textId="77777777" w:rsidR="007E4B18" w:rsidRPr="00ED3698" w:rsidRDefault="007E4B18" w:rsidP="0067095F">
            <w:pPr>
              <w:pStyle w:val="Tablebodynospace"/>
            </w:pPr>
          </w:p>
        </w:tc>
        <w:tc>
          <w:tcPr>
            <w:tcW w:w="1417" w:type="dxa"/>
            <w:vAlign w:val="center"/>
          </w:tcPr>
          <w:p w14:paraId="5A290EF9" w14:textId="42A1E05C" w:rsidR="007E4B18" w:rsidRPr="00ED3698" w:rsidRDefault="007E4B18" w:rsidP="0067095F">
            <w:pPr>
              <w:pStyle w:val="Tablebodynospace"/>
            </w:pPr>
            <w:r w:rsidRPr="00ED3698">
              <w:rPr>
                <w:i/>
              </w:rPr>
              <w:t>p</w:t>
            </w:r>
            <w:r>
              <w:rPr>
                <w:i/>
              </w:rPr>
              <w:t>×</w:t>
            </w:r>
            <w:r w:rsidRPr="007E11F0">
              <w:rPr>
                <w:i/>
              </w:rPr>
              <w:t>10</w:t>
            </w:r>
            <w:r w:rsidRPr="00ED3698">
              <w:rPr>
                <w:vertAlign w:val="superscript"/>
              </w:rPr>
              <w:t xml:space="preserve"> </w:t>
            </w:r>
            <w:r w:rsidRPr="00ED3698">
              <w:t>[m]</w:t>
            </w:r>
          </w:p>
        </w:tc>
        <w:tc>
          <w:tcPr>
            <w:tcW w:w="1701" w:type="dxa"/>
            <w:vAlign w:val="center"/>
          </w:tcPr>
          <w:p w14:paraId="743048E9" w14:textId="3B8AE624" w:rsidR="007E4B18" w:rsidRPr="00ED3698" w:rsidRDefault="003B03CB" w:rsidP="0067095F">
            <w:pPr>
              <w:pStyle w:val="Tablebodynospace"/>
            </w:pPr>
            <w:r>
              <w:t>A</w:t>
            </w:r>
            <w:r w:rsidRPr="00ED3698">
              <w:t xml:space="preserve">ir </w:t>
            </w:r>
            <w:r w:rsidR="007E4B18" w:rsidRPr="00ED3698">
              <w:t>entry pressure</w:t>
            </w:r>
          </w:p>
        </w:tc>
        <w:tc>
          <w:tcPr>
            <w:tcW w:w="2835" w:type="dxa"/>
            <w:vMerge/>
            <w:vAlign w:val="center"/>
          </w:tcPr>
          <w:p w14:paraId="7B6A0668" w14:textId="77777777" w:rsidR="007E4B18" w:rsidRPr="00ED3698" w:rsidRDefault="007E4B18" w:rsidP="0067095F">
            <w:pPr>
              <w:pStyle w:val="Tablebodynospace"/>
            </w:pPr>
          </w:p>
        </w:tc>
      </w:tr>
      <w:tr w:rsidR="007E4B18" w:rsidRPr="00ED3698" w14:paraId="52135C83" w14:textId="77777777" w:rsidTr="007E4B18">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Pr>
        <w:tc>
          <w:tcPr>
            <w:tcW w:w="450" w:type="dxa"/>
            <w:vMerge/>
          </w:tcPr>
          <w:p w14:paraId="1DA169F1" w14:textId="77777777" w:rsidR="007E4B18" w:rsidRPr="00ED3698" w:rsidRDefault="007E4B18" w:rsidP="0067095F">
            <w:pPr>
              <w:spacing w:before="0" w:after="0"/>
            </w:pPr>
          </w:p>
        </w:tc>
        <w:tc>
          <w:tcPr>
            <w:tcW w:w="1989" w:type="dxa"/>
            <w:vAlign w:val="center"/>
          </w:tcPr>
          <w:p w14:paraId="546A13B2" w14:textId="77777777" w:rsidR="007E4B18" w:rsidRPr="00ED3698" w:rsidRDefault="007E4B18" w:rsidP="0067095F">
            <w:pPr>
              <w:pStyle w:val="Tablebodynospace"/>
            </w:pPr>
            <w:r w:rsidRPr="00F51A12">
              <w:t>Gas residual saturation</w:t>
            </w:r>
          </w:p>
        </w:tc>
        <w:tc>
          <w:tcPr>
            <w:tcW w:w="1417" w:type="dxa"/>
            <w:vAlign w:val="center"/>
          </w:tcPr>
          <w:p w14:paraId="04828901" w14:textId="77777777" w:rsidR="007E4B18" w:rsidRPr="00ED3698" w:rsidRDefault="007E4B18" w:rsidP="0067095F">
            <w:pPr>
              <w:pStyle w:val="Tablebodynospace"/>
              <w:rPr>
                <w:i/>
              </w:rPr>
            </w:pPr>
            <w:r w:rsidRPr="00ED3698">
              <w:t>S</w:t>
            </w:r>
            <w:r>
              <w:rPr>
                <w:vertAlign w:val="subscript"/>
              </w:rPr>
              <w:t>g</w:t>
            </w:r>
            <w:r w:rsidRPr="00ED3698">
              <w:rPr>
                <w:vertAlign w:val="superscript"/>
              </w:rPr>
              <w:t>r</w:t>
            </w:r>
            <w:r w:rsidRPr="00ED3698">
              <w:t xml:space="preserve"> [-]</w:t>
            </w:r>
          </w:p>
        </w:tc>
        <w:tc>
          <w:tcPr>
            <w:tcW w:w="1701" w:type="dxa"/>
            <w:vAlign w:val="center"/>
          </w:tcPr>
          <w:p w14:paraId="1ECEB013" w14:textId="77777777" w:rsidR="007E4B18" w:rsidRPr="00ED3698" w:rsidRDefault="007E4B18" w:rsidP="0067095F">
            <w:pPr>
              <w:pStyle w:val="Tablebodynospace"/>
            </w:pPr>
            <w:r>
              <w:t xml:space="preserve">Gas </w:t>
            </w:r>
            <w:r w:rsidRPr="00ED3698">
              <w:t>residual saturation</w:t>
            </w:r>
          </w:p>
        </w:tc>
        <w:tc>
          <w:tcPr>
            <w:tcW w:w="2835" w:type="dxa"/>
            <w:vAlign w:val="center"/>
          </w:tcPr>
          <w:p w14:paraId="7A459207" w14:textId="0BDB654E" w:rsidR="007E4B18" w:rsidRPr="00ED3698" w:rsidRDefault="003B03CB" w:rsidP="0067095F">
            <w:pPr>
              <w:pStyle w:val="Tablebodynospace"/>
            </w:pPr>
            <w:r>
              <w:t>O</w:t>
            </w:r>
            <w:r w:rsidRPr="00ED3698">
              <w:t xml:space="preserve">nly </w:t>
            </w:r>
            <w:r w:rsidR="007E4B18" w:rsidRPr="00ED3698">
              <w:t>required if not fully saturated</w:t>
            </w:r>
            <w:r w:rsidR="007E4B18">
              <w:t xml:space="preserve"> and </w:t>
            </w:r>
            <w:r>
              <w:t xml:space="preserve">density-dependent </w:t>
            </w:r>
            <w:r w:rsidR="007E4B18">
              <w:t>flow</w:t>
            </w:r>
          </w:p>
        </w:tc>
      </w:tr>
      <w:tr w:rsidR="007E4B18" w:rsidRPr="00ED3698" w14:paraId="119DCA0D" w14:textId="77777777" w:rsidTr="007E4B18">
        <w:trPr>
          <w:gridBefore w:val="1"/>
          <w:wBefore w:w="450" w:type="dxa"/>
        </w:trPr>
        <w:tc>
          <w:tcPr>
            <w:tcW w:w="5107" w:type="dxa"/>
            <w:gridSpan w:val="3"/>
            <w:vAlign w:val="center"/>
          </w:tcPr>
          <w:p w14:paraId="4BD0DBF7" w14:textId="77777777" w:rsidR="007E4B18" w:rsidRPr="00ED3698" w:rsidRDefault="007E4B18" w:rsidP="0067095F">
            <w:pPr>
              <w:pStyle w:val="Tablebodynospace"/>
            </w:pPr>
            <w:r w:rsidRPr="00ED3698">
              <w:t>Section Closing</w:t>
            </w:r>
          </w:p>
        </w:tc>
        <w:tc>
          <w:tcPr>
            <w:tcW w:w="2835" w:type="dxa"/>
            <w:vAlign w:val="center"/>
          </w:tcPr>
          <w:p w14:paraId="26936C6C" w14:textId="77777777" w:rsidR="007E4B18" w:rsidRPr="00ED3698" w:rsidRDefault="007E4B18" w:rsidP="0067095F">
            <w:pPr>
              <w:pStyle w:val="Tablebodynospace"/>
            </w:pPr>
            <w:r w:rsidRPr="00ED3698">
              <w:t>Required/</w:t>
            </w:r>
          </w:p>
          <w:p w14:paraId="00B32EF9" w14:textId="77777777" w:rsidR="007E4B18" w:rsidRPr="00ED3698" w:rsidRDefault="007E4B18" w:rsidP="0067095F">
            <w:pPr>
              <w:pStyle w:val="Tablebodynospace"/>
            </w:pPr>
            <w:r w:rsidRPr="00ED3698">
              <w:t>Optional</w:t>
            </w:r>
          </w:p>
        </w:tc>
      </w:tr>
      <w:tr w:rsidR="007E4B18" w:rsidRPr="00ED3698" w14:paraId="1357C882" w14:textId="77777777" w:rsidTr="007E4B18">
        <w:trPr>
          <w:gridBefore w:val="1"/>
          <w:wBefore w:w="450" w:type="dxa"/>
        </w:trPr>
        <w:tc>
          <w:tcPr>
            <w:tcW w:w="5107" w:type="dxa"/>
            <w:gridSpan w:val="3"/>
            <w:vAlign w:val="center"/>
          </w:tcPr>
          <w:p w14:paraId="6D5D0CB1" w14:textId="77777777" w:rsidR="007E4B18" w:rsidRPr="00ED3698" w:rsidRDefault="007E4B18" w:rsidP="0067095F">
            <w:pPr>
              <w:pStyle w:val="Tablebodynospace"/>
            </w:pPr>
            <w:r w:rsidRPr="00ED3698">
              <w:t>‘done’</w:t>
            </w:r>
          </w:p>
        </w:tc>
        <w:tc>
          <w:tcPr>
            <w:tcW w:w="2835" w:type="dxa"/>
            <w:vAlign w:val="center"/>
          </w:tcPr>
          <w:p w14:paraId="25BCD671" w14:textId="7ACA1C9A" w:rsidR="007E4B18" w:rsidRPr="00ED3698" w:rsidRDefault="003B03CB" w:rsidP="0067095F">
            <w:pPr>
              <w:pStyle w:val="Tablebodynospace"/>
            </w:pPr>
            <w:r>
              <w:t>R</w:t>
            </w:r>
            <w:r w:rsidRPr="00ED3698">
              <w:t>equired</w:t>
            </w:r>
          </w:p>
        </w:tc>
      </w:tr>
    </w:tbl>
    <w:p w14:paraId="3D2FFD3B" w14:textId="77777777" w:rsidR="00DB1505" w:rsidRPr="00ED3698" w:rsidRDefault="00DB1505" w:rsidP="00DB1505">
      <w:pPr>
        <w:pStyle w:val="datafile"/>
      </w:pPr>
    </w:p>
    <w:p w14:paraId="7512A3DC" w14:textId="36B833C9" w:rsidR="00DB1505" w:rsidRPr="00ED3698" w:rsidRDefault="00DB1505" w:rsidP="00DB1505">
      <w:pPr>
        <w:pStyle w:val="Heading3"/>
      </w:pPr>
      <w:bookmarkStart w:id="351" w:name="_Toc13056062"/>
      <w:r w:rsidRPr="00ED3698">
        <w:t xml:space="preserve">Example </w:t>
      </w:r>
      <w:r w:rsidR="005C0C03">
        <w:t>Data input file</w:t>
      </w:r>
      <w:bookmarkEnd w:id="351"/>
    </w:p>
    <w:p w14:paraId="6725308C" w14:textId="17862945" w:rsidR="00DB1505" w:rsidRPr="00ED3698" w:rsidRDefault="00DB1505" w:rsidP="007E4B18">
      <w:pPr>
        <w:pStyle w:val="ListParagraph"/>
        <w:numPr>
          <w:ilvl w:val="0"/>
          <w:numId w:val="19"/>
        </w:numPr>
      </w:pPr>
      <w:r w:rsidRPr="00ED3698">
        <w:t xml:space="preserve">Fully </w:t>
      </w:r>
      <w:r w:rsidR="003B03CB">
        <w:t>s</w:t>
      </w:r>
      <w:r w:rsidR="003B03CB" w:rsidRPr="00ED3698">
        <w:t xml:space="preserve">aturated </w:t>
      </w:r>
      <w:r w:rsidR="003B03CB">
        <w:t>e</w:t>
      </w:r>
      <w:r w:rsidR="003B03CB" w:rsidRPr="00ED3698">
        <w:t>xample</w:t>
      </w:r>
    </w:p>
    <w:p w14:paraId="18C44DFE" w14:textId="77777777" w:rsidR="0067095F" w:rsidRDefault="0067095F" w:rsidP="00DB1505">
      <w:pPr>
        <w:pStyle w:val="StyleCode"/>
      </w:pPr>
    </w:p>
    <w:p w14:paraId="3DF0C8AA" w14:textId="77777777" w:rsidR="00DB1505" w:rsidRPr="00ED3698" w:rsidRDefault="00DB1505" w:rsidP="00DB1505">
      <w:pPr>
        <w:pStyle w:val="StyleCode"/>
      </w:pPr>
      <w:r w:rsidRPr="00ED3698">
        <w:t xml:space="preserve">! Section 10: physical parameters - </w:t>
      </w:r>
      <w:r>
        <w:t xml:space="preserve">variably-saturated </w:t>
      </w:r>
      <w:r w:rsidRPr="00ED3698">
        <w:t>flow</w:t>
      </w:r>
    </w:p>
    <w:p w14:paraId="594EEEDC" w14:textId="77777777" w:rsidR="00DB1505" w:rsidRPr="00ED3698" w:rsidRDefault="00DB1505" w:rsidP="00DB1505">
      <w:pPr>
        <w:pStyle w:val="StyleCode"/>
      </w:pPr>
      <w:r w:rsidRPr="00ED3698">
        <w:t xml:space="preserve">! --------------------------------------------------------------------------- </w:t>
      </w:r>
    </w:p>
    <w:p w14:paraId="442E443D" w14:textId="77777777" w:rsidR="00DB1505" w:rsidRPr="00ED3698" w:rsidRDefault="00DB1505" w:rsidP="00DB1505">
      <w:pPr>
        <w:pStyle w:val="StyleCode"/>
      </w:pPr>
      <w:r w:rsidRPr="00ED3698">
        <w:t>!</w:t>
      </w:r>
    </w:p>
    <w:p w14:paraId="3DFCBB97" w14:textId="77777777" w:rsidR="00DB1505" w:rsidRPr="00ED3698" w:rsidRDefault="00DB1505" w:rsidP="00DB1505">
      <w:pPr>
        <w:pStyle w:val="StyleCode"/>
      </w:pPr>
      <w:r w:rsidRPr="00ED3698">
        <w:t xml:space="preserve">'physical parameters - </w:t>
      </w:r>
      <w:r>
        <w:t xml:space="preserve">variably-saturated </w:t>
      </w:r>
      <w:r w:rsidRPr="00ED3698">
        <w:t>flow'</w:t>
      </w:r>
    </w:p>
    <w:p w14:paraId="23B56B1F" w14:textId="77777777" w:rsidR="00DB1505" w:rsidRPr="00ED3698" w:rsidRDefault="00DB1505" w:rsidP="00DB1505">
      <w:pPr>
        <w:pStyle w:val="StyleCode"/>
      </w:pPr>
    </w:p>
    <w:p w14:paraId="01DB40E2" w14:textId="77777777" w:rsidR="00DB1505" w:rsidRPr="00ED3698" w:rsidRDefault="00DB1505" w:rsidP="00DB1505">
      <w:pPr>
        <w:pStyle w:val="StyleCode"/>
      </w:pPr>
      <w:r w:rsidRPr="00ED3698">
        <w:t>! ---------------------------------------------------------------------------</w:t>
      </w:r>
    </w:p>
    <w:p w14:paraId="5354CF8E" w14:textId="77777777" w:rsidR="00DB1505" w:rsidRPr="00ED3698" w:rsidRDefault="00DB1505" w:rsidP="00DB1505">
      <w:pPr>
        <w:pStyle w:val="StyleCode"/>
      </w:pPr>
      <w:r w:rsidRPr="00ED3698">
        <w:t>'</w:t>
      </w:r>
      <w:r w:rsidRPr="00FC2059">
        <w:rPr>
          <w:noProof/>
        </w:rPr>
        <w:t>aquifer'                     ;name</w:t>
      </w:r>
      <w:r w:rsidRPr="00ED3698">
        <w:t xml:space="preserve"> of </w:t>
      </w:r>
      <w:r w:rsidRPr="00FC2059">
        <w:rPr>
          <w:noProof/>
        </w:rPr>
        <w:t>zone</w:t>
      </w:r>
    </w:p>
    <w:p w14:paraId="77AB4FEE" w14:textId="77777777" w:rsidR="00DB1505" w:rsidRPr="00ED3698" w:rsidRDefault="00DB1505" w:rsidP="00DB1505">
      <w:pPr>
        <w:pStyle w:val="StyleCode"/>
      </w:pPr>
    </w:p>
    <w:p w14:paraId="02264A09" w14:textId="77777777" w:rsidR="00DB1505" w:rsidRPr="00ED3698" w:rsidRDefault="00DB1505" w:rsidP="00DB1505">
      <w:pPr>
        <w:pStyle w:val="StyleCode"/>
      </w:pPr>
      <w:r w:rsidRPr="00ED3698">
        <w:t>'hydraulic conductivity in x-direction'</w:t>
      </w:r>
    </w:p>
    <w:p w14:paraId="11F2F664" w14:textId="77777777" w:rsidR="00DB1505" w:rsidRPr="00ED3698" w:rsidRDefault="00DB1505" w:rsidP="00DB1505">
      <w:pPr>
        <w:pStyle w:val="StyleCode"/>
      </w:pPr>
      <w:r w:rsidRPr="00ED3698">
        <w:t>1.80d-5                       ;K_xx</w:t>
      </w:r>
    </w:p>
    <w:p w14:paraId="30E319DF" w14:textId="77777777" w:rsidR="00DB1505" w:rsidRPr="00ED3698" w:rsidRDefault="00DB1505" w:rsidP="00DB1505">
      <w:pPr>
        <w:pStyle w:val="StyleCode"/>
      </w:pPr>
    </w:p>
    <w:p w14:paraId="13644BB1" w14:textId="77777777" w:rsidR="00DB1505" w:rsidRPr="00ED3698" w:rsidRDefault="00DB1505" w:rsidP="00DB1505">
      <w:pPr>
        <w:pStyle w:val="StyleCode"/>
      </w:pPr>
      <w:r w:rsidRPr="00ED3698">
        <w:t>'hydraulic conductivity in z-direction'</w:t>
      </w:r>
    </w:p>
    <w:p w14:paraId="09B88A50" w14:textId="77777777" w:rsidR="00DB1505" w:rsidRPr="00ED3698" w:rsidRDefault="00DB1505" w:rsidP="00DB1505">
      <w:pPr>
        <w:pStyle w:val="StyleCode"/>
      </w:pPr>
      <w:r w:rsidRPr="00FC2059">
        <w:rPr>
          <w:noProof/>
        </w:rPr>
        <w:t>1.80d-6                       ;K_zz</w:t>
      </w:r>
    </w:p>
    <w:p w14:paraId="079EDDB5" w14:textId="77777777" w:rsidR="00DB1505" w:rsidRPr="00ED3698" w:rsidRDefault="00DB1505" w:rsidP="00DB1505">
      <w:pPr>
        <w:pStyle w:val="StyleCode"/>
      </w:pPr>
    </w:p>
    <w:p w14:paraId="74AC1688" w14:textId="77777777" w:rsidR="00DB1505" w:rsidRPr="00ED3698" w:rsidRDefault="00DB1505" w:rsidP="00DB1505">
      <w:pPr>
        <w:pStyle w:val="StyleCode"/>
      </w:pPr>
      <w:r w:rsidRPr="00ED3698">
        <w:t>'end of zone'</w:t>
      </w:r>
    </w:p>
    <w:p w14:paraId="08E95EF0" w14:textId="77777777" w:rsidR="00DB1505" w:rsidRPr="00ED3698" w:rsidRDefault="00DB1505" w:rsidP="00DB1505">
      <w:pPr>
        <w:pStyle w:val="StyleCode"/>
      </w:pPr>
    </w:p>
    <w:p w14:paraId="7BEBD6A7" w14:textId="77777777" w:rsidR="00DB1505" w:rsidRPr="00ED3698" w:rsidRDefault="00DB1505" w:rsidP="00DB1505">
      <w:pPr>
        <w:pStyle w:val="StyleCode"/>
      </w:pPr>
      <w:r w:rsidRPr="00ED3698">
        <w:t>! ---------------------------------------------------------------------------</w:t>
      </w:r>
    </w:p>
    <w:p w14:paraId="2196D116" w14:textId="77777777" w:rsidR="00DB1505" w:rsidRPr="00ED3698" w:rsidRDefault="00DB1505" w:rsidP="00DB1505">
      <w:pPr>
        <w:pStyle w:val="StyleCode"/>
      </w:pPr>
      <w:r w:rsidRPr="00ED3698">
        <w:t>'</w:t>
      </w:r>
      <w:r w:rsidRPr="00FC2059">
        <w:rPr>
          <w:noProof/>
        </w:rPr>
        <w:t>tailings'                    ;name</w:t>
      </w:r>
      <w:r w:rsidRPr="00ED3698">
        <w:t xml:space="preserve"> of </w:t>
      </w:r>
      <w:r w:rsidRPr="00FC2059">
        <w:rPr>
          <w:noProof/>
        </w:rPr>
        <w:t>zone</w:t>
      </w:r>
    </w:p>
    <w:p w14:paraId="31DFFBC1" w14:textId="77777777" w:rsidR="00DB1505" w:rsidRPr="00ED3698" w:rsidRDefault="00DB1505" w:rsidP="00DB1505">
      <w:pPr>
        <w:pStyle w:val="StyleCode"/>
      </w:pPr>
    </w:p>
    <w:p w14:paraId="78C9EEE1" w14:textId="77777777" w:rsidR="00DB1505" w:rsidRPr="00ED3698" w:rsidRDefault="00DB1505" w:rsidP="00DB1505">
      <w:pPr>
        <w:pStyle w:val="StyleCode"/>
      </w:pPr>
      <w:r w:rsidRPr="00ED3698">
        <w:t>'hydraulic conductivity in x-direction'</w:t>
      </w:r>
    </w:p>
    <w:p w14:paraId="75DE30C9" w14:textId="77777777" w:rsidR="00DB1505" w:rsidRPr="00ED3698" w:rsidRDefault="00DB1505" w:rsidP="00DB1505">
      <w:pPr>
        <w:pStyle w:val="StyleCode"/>
      </w:pPr>
      <w:r w:rsidRPr="00ED3698">
        <w:t>5.00d-6                       ;K_xx</w:t>
      </w:r>
    </w:p>
    <w:p w14:paraId="68028362" w14:textId="77777777" w:rsidR="00DB1505" w:rsidRPr="00ED3698" w:rsidRDefault="00DB1505" w:rsidP="00DB1505">
      <w:pPr>
        <w:pStyle w:val="StyleCode"/>
      </w:pPr>
    </w:p>
    <w:p w14:paraId="437723E3" w14:textId="77777777" w:rsidR="00DB1505" w:rsidRPr="00ED3698" w:rsidRDefault="00DB1505" w:rsidP="00DB1505">
      <w:pPr>
        <w:pStyle w:val="StyleCode"/>
      </w:pPr>
      <w:r w:rsidRPr="00ED3698">
        <w:t>'hydraulic conductivity in z-direction'</w:t>
      </w:r>
    </w:p>
    <w:p w14:paraId="4CA89AC6" w14:textId="77777777" w:rsidR="00DB1505" w:rsidRPr="00ED3698" w:rsidRDefault="00DB1505" w:rsidP="00DB1505">
      <w:pPr>
        <w:pStyle w:val="StyleCode"/>
      </w:pPr>
      <w:r w:rsidRPr="00ED3698">
        <w:t>1.00d-6                       ;K_zz</w:t>
      </w:r>
    </w:p>
    <w:p w14:paraId="7B467990" w14:textId="77777777" w:rsidR="00DB1505" w:rsidRPr="00ED3698" w:rsidRDefault="00DB1505" w:rsidP="00DB1505">
      <w:pPr>
        <w:pStyle w:val="StyleCode"/>
      </w:pPr>
    </w:p>
    <w:p w14:paraId="59B28F22" w14:textId="77777777" w:rsidR="00DB1505" w:rsidRPr="00ED3698" w:rsidRDefault="00DB1505" w:rsidP="00DB1505">
      <w:pPr>
        <w:pStyle w:val="StyleCode"/>
      </w:pPr>
      <w:r w:rsidRPr="00ED3698">
        <w:t>'end of zone'</w:t>
      </w:r>
    </w:p>
    <w:p w14:paraId="3229F514" w14:textId="77777777" w:rsidR="00DB1505" w:rsidRPr="00ED3698" w:rsidRDefault="00DB1505" w:rsidP="00DB1505">
      <w:pPr>
        <w:pStyle w:val="StyleCode"/>
      </w:pPr>
    </w:p>
    <w:p w14:paraId="0EABBF0F" w14:textId="77777777" w:rsidR="00DB1505" w:rsidRDefault="00DB1505" w:rsidP="0067095F">
      <w:pPr>
        <w:pStyle w:val="StyleCode"/>
      </w:pPr>
      <w:r w:rsidRPr="00ED3698">
        <w:t>'done'</w:t>
      </w:r>
    </w:p>
    <w:p w14:paraId="6DCD5E2A" w14:textId="77777777" w:rsidR="0067095F" w:rsidRPr="00ED3698" w:rsidRDefault="0067095F" w:rsidP="0067095F">
      <w:pPr>
        <w:pStyle w:val="StyleCode"/>
      </w:pPr>
    </w:p>
    <w:p w14:paraId="7AA2688A" w14:textId="2CAF1607" w:rsidR="00DB1505" w:rsidRPr="00ED3698" w:rsidRDefault="003B03CB" w:rsidP="007E4B18">
      <w:pPr>
        <w:pStyle w:val="ListParagraph"/>
        <w:numPr>
          <w:ilvl w:val="0"/>
          <w:numId w:val="19"/>
        </w:numPr>
      </w:pPr>
      <w:r>
        <w:t xml:space="preserve">Variably </w:t>
      </w:r>
      <w:r w:rsidR="00DB1505">
        <w:t xml:space="preserve">saturated </w:t>
      </w:r>
      <w:r>
        <w:t>e</w:t>
      </w:r>
      <w:r w:rsidRPr="00ED3698">
        <w:t>xample</w:t>
      </w:r>
    </w:p>
    <w:p w14:paraId="43917CEE" w14:textId="77777777" w:rsidR="0067095F" w:rsidRDefault="0067095F" w:rsidP="00DB1505">
      <w:pPr>
        <w:pStyle w:val="StyleCode"/>
      </w:pPr>
    </w:p>
    <w:p w14:paraId="3F72879C" w14:textId="77777777" w:rsidR="00DB1505" w:rsidRPr="00ED3698" w:rsidRDefault="00DB1505" w:rsidP="00DB1505">
      <w:pPr>
        <w:pStyle w:val="StyleCode"/>
      </w:pPr>
      <w:r w:rsidRPr="00ED3698">
        <w:t xml:space="preserve">! Section 10: physical parameters - </w:t>
      </w:r>
      <w:r>
        <w:t xml:space="preserve">variably-saturated </w:t>
      </w:r>
      <w:r w:rsidRPr="00ED3698">
        <w:t>flow</w:t>
      </w:r>
    </w:p>
    <w:p w14:paraId="27C93AA6" w14:textId="77777777" w:rsidR="00DB1505" w:rsidRPr="00ED3698" w:rsidRDefault="00DB1505" w:rsidP="00DB1505">
      <w:pPr>
        <w:pStyle w:val="StyleCode"/>
      </w:pPr>
      <w:r w:rsidRPr="00ED3698">
        <w:t xml:space="preserve">! --------------------------------------------------------------------------- </w:t>
      </w:r>
    </w:p>
    <w:p w14:paraId="6DDBB703" w14:textId="77777777" w:rsidR="00DB1505" w:rsidRPr="00ED3698" w:rsidRDefault="00DB1505" w:rsidP="00DB1505">
      <w:pPr>
        <w:pStyle w:val="StyleCode"/>
      </w:pPr>
      <w:r w:rsidRPr="00ED3698">
        <w:t>!</w:t>
      </w:r>
    </w:p>
    <w:p w14:paraId="2108DD96" w14:textId="77777777" w:rsidR="00DB1505" w:rsidRPr="00ED3698" w:rsidRDefault="00DB1505" w:rsidP="00DB1505">
      <w:pPr>
        <w:pStyle w:val="StyleCode"/>
      </w:pPr>
      <w:r w:rsidRPr="00ED3698">
        <w:t xml:space="preserve">'physical parameters - </w:t>
      </w:r>
      <w:r>
        <w:t xml:space="preserve">variably-saturated </w:t>
      </w:r>
      <w:r w:rsidRPr="00ED3698">
        <w:t>flow'</w:t>
      </w:r>
    </w:p>
    <w:p w14:paraId="6C2981C1" w14:textId="77777777" w:rsidR="00DB1505" w:rsidRPr="00ED3698" w:rsidRDefault="00DB1505" w:rsidP="00DB1505">
      <w:pPr>
        <w:pStyle w:val="StyleCode"/>
      </w:pPr>
    </w:p>
    <w:p w14:paraId="0F63C725" w14:textId="77777777" w:rsidR="00DB1505" w:rsidRPr="00ED3698" w:rsidRDefault="00DB1505" w:rsidP="00DB1505">
      <w:pPr>
        <w:pStyle w:val="StyleCode"/>
      </w:pPr>
      <w:r w:rsidRPr="00ED3698">
        <w:t>! ---------------------------------------------------------------------------</w:t>
      </w:r>
    </w:p>
    <w:p w14:paraId="01DB9E01" w14:textId="77777777" w:rsidR="00DB1505" w:rsidRPr="00ED3698" w:rsidRDefault="00DB1505" w:rsidP="00DB1505">
      <w:pPr>
        <w:pStyle w:val="StyleCode"/>
      </w:pPr>
      <w:r w:rsidRPr="00ED3698">
        <w:t>'silty sand'</w:t>
      </w:r>
    </w:p>
    <w:p w14:paraId="61492B62" w14:textId="77777777" w:rsidR="00DB1505" w:rsidRPr="00ED3698" w:rsidRDefault="00DB1505" w:rsidP="00DB1505">
      <w:pPr>
        <w:pStyle w:val="StyleCode"/>
      </w:pPr>
    </w:p>
    <w:p w14:paraId="4F123016" w14:textId="77777777" w:rsidR="00DB1505" w:rsidRPr="00ED3698" w:rsidRDefault="00DB1505" w:rsidP="00DB1505">
      <w:pPr>
        <w:pStyle w:val="StyleCode"/>
      </w:pPr>
      <w:r w:rsidRPr="00ED3698">
        <w:lastRenderedPageBreak/>
        <w:t>'hydraulic conductivity in z-direction'</w:t>
      </w:r>
    </w:p>
    <w:p w14:paraId="07CB928A" w14:textId="77777777" w:rsidR="00DB1505" w:rsidRPr="00ED3698" w:rsidRDefault="00DB1505" w:rsidP="00DB1505">
      <w:pPr>
        <w:pStyle w:val="StyleCode"/>
      </w:pPr>
      <w:r w:rsidRPr="00FC2059">
        <w:rPr>
          <w:noProof/>
        </w:rPr>
        <w:t>6.0d-6                        ;K_zz</w:t>
      </w:r>
    </w:p>
    <w:p w14:paraId="27C163BE" w14:textId="77777777" w:rsidR="00DB1505" w:rsidRPr="00ED3698" w:rsidRDefault="00DB1505" w:rsidP="00DB1505">
      <w:pPr>
        <w:pStyle w:val="StyleCode"/>
      </w:pPr>
    </w:p>
    <w:p w14:paraId="411C3EEC" w14:textId="77777777" w:rsidR="00DB1505" w:rsidRPr="00ED3698" w:rsidRDefault="00DB1505" w:rsidP="00DB1505">
      <w:pPr>
        <w:pStyle w:val="StyleCode"/>
      </w:pPr>
      <w:r w:rsidRPr="00ED3698">
        <w:t>'specific storage coefficient'</w:t>
      </w:r>
    </w:p>
    <w:p w14:paraId="73A6C7D6" w14:textId="77777777" w:rsidR="00DB1505" w:rsidRPr="00ED3698" w:rsidRDefault="00DB1505" w:rsidP="00DB1505">
      <w:pPr>
        <w:pStyle w:val="StyleCode"/>
      </w:pPr>
      <w:r w:rsidRPr="00ED3698">
        <w:t>1.0d-5</w:t>
      </w:r>
    </w:p>
    <w:p w14:paraId="604D505B" w14:textId="77777777" w:rsidR="00DB1505" w:rsidRPr="00ED3698" w:rsidRDefault="00DB1505" w:rsidP="00DB1505">
      <w:pPr>
        <w:pStyle w:val="StyleCode"/>
      </w:pPr>
    </w:p>
    <w:p w14:paraId="11109764" w14:textId="77777777" w:rsidR="00DB1505" w:rsidRPr="00ED3698" w:rsidRDefault="00DB1505" w:rsidP="00DB1505">
      <w:pPr>
        <w:pStyle w:val="StyleCode"/>
      </w:pPr>
      <w:r w:rsidRPr="00ED3698">
        <w:t>'soil hydraulic function parameters'</w:t>
      </w:r>
    </w:p>
    <w:p w14:paraId="448C931F" w14:textId="77777777" w:rsidR="00DB1505" w:rsidRPr="00ED3698" w:rsidRDefault="00DB1505" w:rsidP="00DB1505">
      <w:pPr>
        <w:pStyle w:val="StyleCode"/>
      </w:pPr>
      <w:r w:rsidRPr="00ED3698">
        <w:t>0.25                          ;residual saturation</w:t>
      </w:r>
    </w:p>
    <w:p w14:paraId="5FF4E427" w14:textId="77777777" w:rsidR="00DB1505" w:rsidRPr="00ED3698" w:rsidRDefault="00DB1505" w:rsidP="00DB1505">
      <w:pPr>
        <w:pStyle w:val="StyleCode"/>
        <w:rPr>
          <w:lang w:val="de-DE"/>
        </w:rPr>
      </w:pPr>
      <w:r w:rsidRPr="00ED3698">
        <w:rPr>
          <w:lang w:val="de-DE"/>
        </w:rPr>
        <w:t>1.50                          ;van genuchten - alpha</w:t>
      </w:r>
    </w:p>
    <w:p w14:paraId="50E1887B" w14:textId="77777777" w:rsidR="00DB1505" w:rsidRPr="00ED3698" w:rsidRDefault="00DB1505" w:rsidP="00DB1505">
      <w:pPr>
        <w:pStyle w:val="StyleCode"/>
        <w:rPr>
          <w:lang w:val="de-DE"/>
        </w:rPr>
      </w:pPr>
      <w:r w:rsidRPr="00ED3698">
        <w:rPr>
          <w:lang w:val="de-DE"/>
        </w:rPr>
        <w:t>2.80                          ;van genuchten - n</w:t>
      </w:r>
    </w:p>
    <w:p w14:paraId="773DA821" w14:textId="77777777" w:rsidR="00DB1505" w:rsidRPr="00ED3698" w:rsidRDefault="00DB1505" w:rsidP="00DB1505">
      <w:pPr>
        <w:pStyle w:val="StyleCode"/>
      </w:pPr>
      <w:r w:rsidRPr="00ED3698">
        <w:t>0.5                           ;expn</w:t>
      </w:r>
    </w:p>
    <w:p w14:paraId="1367E4D7" w14:textId="77777777" w:rsidR="00DB1505" w:rsidRPr="00ED3698" w:rsidRDefault="00DB1505" w:rsidP="00DB1505">
      <w:pPr>
        <w:pStyle w:val="StyleCode"/>
      </w:pPr>
      <w:r w:rsidRPr="00ED3698">
        <w:t>0.0                           ;air entry pressure</w:t>
      </w:r>
    </w:p>
    <w:p w14:paraId="13C2C07C" w14:textId="77777777" w:rsidR="00DB1505" w:rsidRPr="00ED3698" w:rsidRDefault="00DB1505" w:rsidP="00DB1505">
      <w:pPr>
        <w:pStyle w:val="StyleCode"/>
      </w:pPr>
    </w:p>
    <w:p w14:paraId="315F0740" w14:textId="77777777" w:rsidR="00DB1505" w:rsidRPr="00ED3698" w:rsidRDefault="00DB1505" w:rsidP="00DB1505">
      <w:pPr>
        <w:pStyle w:val="StyleCode"/>
      </w:pPr>
      <w:r w:rsidRPr="00ED3698">
        <w:t>'end of zone'</w:t>
      </w:r>
    </w:p>
    <w:p w14:paraId="25A5F08D" w14:textId="77777777" w:rsidR="00DB1505" w:rsidRPr="00ED3698" w:rsidRDefault="00DB1505" w:rsidP="00DB1505">
      <w:pPr>
        <w:pStyle w:val="StyleCode"/>
      </w:pPr>
    </w:p>
    <w:p w14:paraId="6A0A23F1" w14:textId="77777777" w:rsidR="00DB1505" w:rsidRDefault="00DB1505" w:rsidP="0067095F">
      <w:pPr>
        <w:pStyle w:val="StyleCode"/>
      </w:pPr>
      <w:r w:rsidRPr="00ED3698">
        <w:t>'done'</w:t>
      </w:r>
    </w:p>
    <w:p w14:paraId="2211C2C6" w14:textId="77777777" w:rsidR="0067095F" w:rsidRPr="00ED3698" w:rsidRDefault="0067095F" w:rsidP="0067095F">
      <w:pPr>
        <w:pStyle w:val="StyleCode"/>
      </w:pPr>
    </w:p>
    <w:p w14:paraId="1E69E0D3" w14:textId="30E96CB8" w:rsidR="00DB1505" w:rsidRPr="00ED3698" w:rsidRDefault="00DB1505" w:rsidP="00DB1505">
      <w:pPr>
        <w:pStyle w:val="Heading3"/>
      </w:pPr>
      <w:bookmarkStart w:id="352" w:name="_Toc13056063"/>
      <w:r w:rsidRPr="00ED3698">
        <w:t>Description of</w:t>
      </w:r>
      <w:r w:rsidR="008D3306">
        <w:t xml:space="preserve"> the</w:t>
      </w:r>
      <w:r w:rsidRPr="00ED3698">
        <w:t xml:space="preserve"> Example Input</w:t>
      </w:r>
      <w:bookmarkEnd w:id="352"/>
    </w:p>
    <w:p w14:paraId="5EE2CFA6" w14:textId="738B4CF8" w:rsidR="00DB1505" w:rsidRPr="00ED3698" w:rsidRDefault="00DB1505" w:rsidP="00DB1505">
      <w:r w:rsidRPr="00ED3698">
        <w:t xml:space="preserve">Two examples are provided for this data block. The first example is applicable for a </w:t>
      </w:r>
      <w:r w:rsidR="006F0B25" w:rsidRPr="00ED3698">
        <w:t>steady</w:t>
      </w:r>
      <w:r w:rsidR="006F0B25">
        <w:t>-</w:t>
      </w:r>
      <w:r w:rsidR="006F0B25" w:rsidRPr="00ED3698">
        <w:t xml:space="preserve">state </w:t>
      </w:r>
      <w:r w:rsidRPr="00ED3698">
        <w:t xml:space="preserve">flow problem under </w:t>
      </w:r>
      <w:r w:rsidR="0005154B" w:rsidRPr="00ED3698">
        <w:t>fully</w:t>
      </w:r>
      <w:r w:rsidR="0005154B">
        <w:t xml:space="preserve"> </w:t>
      </w:r>
      <w:r w:rsidR="0005154B" w:rsidRPr="00ED3698">
        <w:t xml:space="preserve">saturated </w:t>
      </w:r>
      <w:r w:rsidRPr="00ED3698">
        <w:t xml:space="preserve">conditions while the second example includes all necessary input parameters for a transient simulation under </w:t>
      </w:r>
      <w:r w:rsidR="0005154B" w:rsidRPr="00ED3698">
        <w:t>variabl</w:t>
      </w:r>
      <w:r w:rsidR="0005154B">
        <w:t xml:space="preserve">y </w:t>
      </w:r>
      <w:r w:rsidRPr="00ED3698">
        <w:t>saturated conditions. The first example contains two material property zones identified by the names ‘aquifer’ and ‘tailings</w:t>
      </w:r>
      <w:r w:rsidR="0005154B">
        <w:t>.</w:t>
      </w:r>
      <w:r w:rsidRPr="00ED3698">
        <w:t xml:space="preserve">’ The example is for a 2D-vertical </w:t>
      </w:r>
      <w:r w:rsidRPr="00FC2059">
        <w:rPr>
          <w:noProof/>
        </w:rPr>
        <w:t>cross</w:t>
      </w:r>
      <w:r w:rsidR="00FC2059">
        <w:rPr>
          <w:noProof/>
        </w:rPr>
        <w:t>-</w:t>
      </w:r>
      <w:r w:rsidRPr="00FC2059">
        <w:rPr>
          <w:noProof/>
        </w:rPr>
        <w:t>section</w:t>
      </w:r>
      <w:r w:rsidRPr="00ED3698">
        <w:t xml:space="preserve"> located in the </w:t>
      </w:r>
      <w:r w:rsidR="002738A8" w:rsidRPr="00FC2059">
        <w:rPr>
          <w:noProof/>
        </w:rPr>
        <w:t>xz</w:t>
      </w:r>
      <w:r w:rsidRPr="00ED3698">
        <w:t>-plane. Therefore</w:t>
      </w:r>
      <w:r w:rsidR="0005154B">
        <w:t>,</w:t>
      </w:r>
      <w:r w:rsidRPr="00ED3698">
        <w:t xml:space="preserve"> the hydraulic conductivities in these two directions are specified. The hydraulic conductivity in the vertical direction for both material property zones is lower than in the horizontal direction.</w:t>
      </w:r>
    </w:p>
    <w:p w14:paraId="3E44FAB5" w14:textId="77777777" w:rsidR="00DB1505" w:rsidRDefault="00DB1505" w:rsidP="00DB1505">
      <w:r w:rsidRPr="00ED3698">
        <w:t xml:space="preserve">The second example contains only one material property zone (‘silty sand’) and provides the parameters needed for a 1D-unsaturated flow problem in </w:t>
      </w:r>
      <w:r w:rsidRPr="00FC2059">
        <w:rPr>
          <w:noProof/>
        </w:rPr>
        <w:t>z-direction</w:t>
      </w:r>
      <w:r w:rsidRPr="00ED3698">
        <w:t xml:space="preserve">. In addition to the first example input section, the specific storage coefficient and the soil hydraulic function parameters are specified. </w:t>
      </w:r>
    </w:p>
    <w:p w14:paraId="7752BEB4" w14:textId="77777777" w:rsidR="00DB1505" w:rsidRPr="00ED3698" w:rsidRDefault="00DB1505" w:rsidP="00DB1505">
      <w:pPr>
        <w:pStyle w:val="Heading3"/>
      </w:pPr>
      <w:bookmarkStart w:id="353" w:name="_Toc13056064"/>
      <w:r>
        <w:t>Distributed parameters input</w:t>
      </w:r>
      <w:bookmarkEnd w:id="353"/>
    </w:p>
    <w:p w14:paraId="3C6AEE23" w14:textId="1685BC7A" w:rsidR="00DB1505" w:rsidRDefault="00DB1505" w:rsidP="00DB1505">
      <w:r>
        <w:t>The specific storage coefficient can be specified through a separate file with the extension prefix</w:t>
      </w:r>
      <w:r w:rsidRPr="00FC2059">
        <w:rPr>
          <w:noProof/>
        </w:rPr>
        <w:t>.spstor</w:t>
      </w:r>
      <w:r>
        <w:t xml:space="preserve"> through the keywords </w:t>
      </w:r>
      <w:r w:rsidR="0005154B">
        <w:t>‘</w:t>
      </w:r>
      <w:r w:rsidRPr="00917E29">
        <w:t>read specific storage coefficient from file</w:t>
      </w:r>
      <w:r w:rsidR="0005154B">
        <w:t>’</w:t>
      </w:r>
      <w:r>
        <w:t xml:space="preserve"> in Data Block 10:</w:t>
      </w:r>
      <w:r w:rsidRPr="0098355A">
        <w:t xml:space="preserve"> </w:t>
      </w:r>
      <w:r w:rsidR="0005154B">
        <w:t>‘</w:t>
      </w:r>
      <w:r w:rsidRPr="00ED3698">
        <w:t xml:space="preserve">physical parameters - </w:t>
      </w:r>
      <w:r>
        <w:t xml:space="preserve">variably-saturated </w:t>
      </w:r>
      <w:r w:rsidRPr="00ED3698">
        <w:t>flow</w:t>
      </w:r>
      <w:r w:rsidR="0005154B">
        <w:t>.’</w:t>
      </w:r>
      <w:r>
        <w:t xml:space="preserve"> An example </w:t>
      </w:r>
      <w:r w:rsidRPr="00FC2059">
        <w:rPr>
          <w:noProof/>
        </w:rPr>
        <w:t>for</w:t>
      </w:r>
      <w:r>
        <w:t xml:space="preserve"> the activation using keywords is:</w:t>
      </w:r>
    </w:p>
    <w:p w14:paraId="6D3E7A2C" w14:textId="77777777" w:rsidR="00DB1505" w:rsidRDefault="00DB1505" w:rsidP="00DB1505">
      <w:pPr>
        <w:pStyle w:val="StyleCode"/>
      </w:pPr>
    </w:p>
    <w:p w14:paraId="10E1D270" w14:textId="77777777" w:rsidR="00DB1505" w:rsidRPr="00B909F6" w:rsidRDefault="00DB1505" w:rsidP="00DB1505">
      <w:pPr>
        <w:pStyle w:val="StyleCode"/>
      </w:pPr>
      <w:r w:rsidRPr="00B909F6">
        <w:t>! Data Block 10: physical parameters - variably saturated flow</w:t>
      </w:r>
    </w:p>
    <w:p w14:paraId="4252CE41" w14:textId="77777777" w:rsidR="00DB1505" w:rsidRPr="00B909F6" w:rsidRDefault="00DB1505" w:rsidP="00DB1505">
      <w:pPr>
        <w:pStyle w:val="StyleCode"/>
      </w:pPr>
      <w:r w:rsidRPr="00B909F6">
        <w:t>! ---------------------------------------------------------------------------</w:t>
      </w:r>
    </w:p>
    <w:p w14:paraId="7DBF7CF6" w14:textId="77777777" w:rsidR="00DB1505" w:rsidRPr="00B909F6" w:rsidRDefault="00DB1505" w:rsidP="00DB1505">
      <w:pPr>
        <w:pStyle w:val="StyleCode"/>
      </w:pPr>
      <w:r w:rsidRPr="00B909F6">
        <w:t>'physical parameters - variably saturated flow'</w:t>
      </w:r>
    </w:p>
    <w:p w14:paraId="3629D20B" w14:textId="77777777" w:rsidR="00DB1505" w:rsidRPr="00B909F6" w:rsidRDefault="00DB1505" w:rsidP="00DB1505">
      <w:pPr>
        <w:pStyle w:val="StyleCode"/>
      </w:pPr>
      <w:r w:rsidRPr="00B909F6">
        <w:t>! ---------------------------------------------------------------------------</w:t>
      </w:r>
    </w:p>
    <w:p w14:paraId="7D6BC064" w14:textId="77777777" w:rsidR="00DB1505" w:rsidRPr="0051032C" w:rsidRDefault="00DB1505" w:rsidP="00DB1505">
      <w:pPr>
        <w:pStyle w:val="StyleCode"/>
      </w:pPr>
      <w:r w:rsidRPr="0051032C">
        <w:t>'read specific storage coefficient from file'</w:t>
      </w:r>
    </w:p>
    <w:p w14:paraId="29C0B8B6" w14:textId="77777777" w:rsidR="00DB1505" w:rsidRPr="00B909F6" w:rsidRDefault="00DB1505" w:rsidP="00DB1505">
      <w:pPr>
        <w:pStyle w:val="StyleCode"/>
      </w:pPr>
      <w:r w:rsidRPr="00B909F6">
        <w:t>'read hydraulic conductivity field from file'</w:t>
      </w:r>
    </w:p>
    <w:p w14:paraId="617AE5AC" w14:textId="77777777" w:rsidR="00DB1505" w:rsidRPr="00B909F6" w:rsidRDefault="00DB1505" w:rsidP="00DB1505">
      <w:pPr>
        <w:pStyle w:val="StyleCode"/>
      </w:pPr>
      <w:r w:rsidRPr="00B909F6">
        <w:t xml:space="preserve">'read </w:t>
      </w:r>
      <w:r w:rsidRPr="00FC2059">
        <w:rPr>
          <w:noProof/>
        </w:rPr>
        <w:t>skempton</w:t>
      </w:r>
      <w:r w:rsidRPr="00B909F6">
        <w:t xml:space="preserve"> coefficient from file'</w:t>
      </w:r>
    </w:p>
    <w:p w14:paraId="42C9E33B" w14:textId="77777777" w:rsidR="00DB1505" w:rsidRPr="00B909F6" w:rsidRDefault="00DB1505" w:rsidP="00DB1505">
      <w:pPr>
        <w:pStyle w:val="StyleCode"/>
      </w:pPr>
      <w:r w:rsidRPr="00B909F6">
        <w:t>! ---------------------------------------------------------------------------</w:t>
      </w:r>
    </w:p>
    <w:p w14:paraId="561F2FEA" w14:textId="77777777" w:rsidR="00DB1505" w:rsidRPr="00B909F6" w:rsidRDefault="00DB1505" w:rsidP="00DB1505">
      <w:pPr>
        <w:pStyle w:val="StyleCode"/>
      </w:pPr>
      <w:r w:rsidRPr="00B909F6">
        <w:t>'</w:t>
      </w:r>
      <w:r w:rsidRPr="00FC2059">
        <w:rPr>
          <w:noProof/>
        </w:rPr>
        <w:t>basin'                  ;name</w:t>
      </w:r>
      <w:r w:rsidRPr="00B909F6">
        <w:t xml:space="preserve"> of </w:t>
      </w:r>
      <w:r w:rsidRPr="00FC2059">
        <w:rPr>
          <w:noProof/>
        </w:rPr>
        <w:t>zone</w:t>
      </w:r>
    </w:p>
    <w:p w14:paraId="057E09EA" w14:textId="77777777" w:rsidR="00DB1505" w:rsidRPr="00B909F6" w:rsidRDefault="00DB1505" w:rsidP="00DB1505">
      <w:pPr>
        <w:pStyle w:val="StyleCode"/>
      </w:pPr>
    </w:p>
    <w:p w14:paraId="4F4F0AAF" w14:textId="77777777" w:rsidR="00DB1505" w:rsidRPr="00B909F6" w:rsidRDefault="00DB1505" w:rsidP="00DB1505">
      <w:pPr>
        <w:pStyle w:val="StyleCode"/>
      </w:pPr>
      <w:r w:rsidRPr="00B909F6">
        <w:t xml:space="preserve"> 'hydraulic conductivity in x-direction'</w:t>
      </w:r>
    </w:p>
    <w:p w14:paraId="2659A9A7" w14:textId="77777777" w:rsidR="00DB1505" w:rsidRPr="00B909F6" w:rsidRDefault="00DB1505" w:rsidP="00DB1505">
      <w:pPr>
        <w:pStyle w:val="StyleCode"/>
      </w:pPr>
      <w:r w:rsidRPr="00B909F6">
        <w:t>0.1</w:t>
      </w:r>
    </w:p>
    <w:p w14:paraId="58CE297C" w14:textId="77777777" w:rsidR="00DB1505" w:rsidRPr="00B909F6" w:rsidRDefault="00DB1505" w:rsidP="00DB1505">
      <w:pPr>
        <w:pStyle w:val="StyleCode"/>
      </w:pPr>
      <w:r w:rsidRPr="00B909F6">
        <w:t xml:space="preserve"> 'hydraulic conductivity in y-direction'</w:t>
      </w:r>
    </w:p>
    <w:p w14:paraId="781A4E43" w14:textId="77777777" w:rsidR="00DB1505" w:rsidRPr="00B909F6" w:rsidRDefault="00DB1505" w:rsidP="00DB1505">
      <w:pPr>
        <w:pStyle w:val="StyleCode"/>
      </w:pPr>
      <w:r w:rsidRPr="00B909F6">
        <w:t>0.1</w:t>
      </w:r>
    </w:p>
    <w:p w14:paraId="243966D7" w14:textId="77777777" w:rsidR="00DB1505" w:rsidRPr="00B909F6" w:rsidRDefault="00DB1505" w:rsidP="00DB1505">
      <w:pPr>
        <w:pStyle w:val="StyleCode"/>
      </w:pPr>
      <w:r w:rsidRPr="00B909F6">
        <w:t xml:space="preserve"> 'hydraulic conductivity in z-direction'</w:t>
      </w:r>
    </w:p>
    <w:p w14:paraId="492AFB61" w14:textId="77777777" w:rsidR="00DB1505" w:rsidRPr="00B909F6" w:rsidRDefault="00DB1505" w:rsidP="00DB1505">
      <w:pPr>
        <w:pStyle w:val="StyleCode"/>
      </w:pPr>
      <w:r w:rsidRPr="00B909F6">
        <w:t>0.1</w:t>
      </w:r>
    </w:p>
    <w:p w14:paraId="10FA97B3" w14:textId="77777777" w:rsidR="00DB1505" w:rsidRPr="00B909F6" w:rsidRDefault="00DB1505" w:rsidP="00DB1505">
      <w:pPr>
        <w:pStyle w:val="StyleCode"/>
      </w:pPr>
      <w:r w:rsidRPr="00B909F6">
        <w:t>'specific storage coefficient'</w:t>
      </w:r>
    </w:p>
    <w:p w14:paraId="789A713C" w14:textId="77777777" w:rsidR="00DB1505" w:rsidRPr="00B909F6" w:rsidRDefault="00DB1505" w:rsidP="00DB1505">
      <w:pPr>
        <w:pStyle w:val="StyleCode"/>
      </w:pPr>
      <w:r w:rsidRPr="00B909F6">
        <w:t xml:space="preserve"> 1.0d-5</w:t>
      </w:r>
    </w:p>
    <w:p w14:paraId="57F70860" w14:textId="77777777" w:rsidR="00DB1505" w:rsidRPr="00B909F6" w:rsidRDefault="00DB1505" w:rsidP="00DB1505">
      <w:pPr>
        <w:pStyle w:val="StyleCode"/>
      </w:pPr>
      <w:r w:rsidRPr="00B909F6">
        <w:t>'end of zone'</w:t>
      </w:r>
    </w:p>
    <w:p w14:paraId="3B093533" w14:textId="77777777" w:rsidR="00DB1505" w:rsidRDefault="00DB1505" w:rsidP="00DB1505">
      <w:pPr>
        <w:pStyle w:val="StyleCode"/>
      </w:pPr>
      <w:r w:rsidRPr="00B909F6">
        <w:t>'done'</w:t>
      </w:r>
      <w:r>
        <w:t>…</w:t>
      </w:r>
    </w:p>
    <w:p w14:paraId="6B4AB5B3" w14:textId="77777777" w:rsidR="00DB1505" w:rsidRDefault="00DB1505" w:rsidP="00DB1505">
      <w:pPr>
        <w:pStyle w:val="StyleCode"/>
      </w:pPr>
    </w:p>
    <w:p w14:paraId="2C297B81" w14:textId="239C6279" w:rsidR="00DB1505" w:rsidRDefault="00DB1505" w:rsidP="00DB1505">
      <w:r>
        <w:lastRenderedPageBreak/>
        <w:t>The data needed in file prefix.spstor is</w:t>
      </w:r>
      <w:r w:rsidR="007E4B18">
        <w:t xml:space="preserve"> three header lines followed by</w:t>
      </w:r>
      <w:r>
        <w:t xml:space="preserve"> the x,</w:t>
      </w:r>
      <w:r w:rsidR="0005154B">
        <w:t xml:space="preserve"> </w:t>
      </w:r>
      <w:r>
        <w:t>y,</w:t>
      </w:r>
      <w:r w:rsidR="0005154B">
        <w:t xml:space="preserve"> and </w:t>
      </w:r>
      <w:r>
        <w:t xml:space="preserve">z-coordinates and the specific storage coefficient of each control volume as </w:t>
      </w:r>
      <w:r w:rsidR="0005154B">
        <w:t>follows</w:t>
      </w:r>
      <w:r>
        <w:t>:</w:t>
      </w:r>
    </w:p>
    <w:p w14:paraId="4E73D7DB" w14:textId="77777777" w:rsidR="00DB1505" w:rsidRDefault="00DB1505" w:rsidP="00DB1505">
      <w:pPr>
        <w:pStyle w:val="StyleCode"/>
      </w:pPr>
    </w:p>
    <w:p w14:paraId="4D2CDE26" w14:textId="77777777" w:rsidR="00DB1505" w:rsidRPr="00967B6E" w:rsidRDefault="00DB1505" w:rsidP="00DB1505">
      <w:pPr>
        <w:pStyle w:val="StyleCode"/>
      </w:pPr>
      <w:r w:rsidRPr="00967B6E">
        <w:t>title = "dataset basin"</w:t>
      </w:r>
    </w:p>
    <w:p w14:paraId="4D533FBB" w14:textId="77777777" w:rsidR="00DB1505" w:rsidRPr="00967B6E" w:rsidRDefault="00DB1505" w:rsidP="00DB1505">
      <w:pPr>
        <w:pStyle w:val="StyleCode"/>
      </w:pPr>
      <w:r w:rsidRPr="00967B6E">
        <w:t>variables = "x", "y", "z","specific storage"</w:t>
      </w:r>
    </w:p>
    <w:p w14:paraId="0DC0C04E" w14:textId="77777777" w:rsidR="00DB1505" w:rsidRPr="00967B6E" w:rsidRDefault="00DB1505" w:rsidP="00DB1505">
      <w:pPr>
        <w:pStyle w:val="StyleCode"/>
      </w:pPr>
      <w:r w:rsidRPr="00967B6E">
        <w:t>zone t = "field",i =  450, j =  100, k =    1,  f=point</w:t>
      </w:r>
    </w:p>
    <w:p w14:paraId="369E1BDF" w14:textId="77777777" w:rsidR="00DB1505" w:rsidRPr="00967B6E" w:rsidRDefault="00DB1505" w:rsidP="00DB1505">
      <w:pPr>
        <w:pStyle w:val="StyleCode"/>
      </w:pPr>
      <w:r w:rsidRPr="00967B6E">
        <w:t xml:space="preserve">  0.0000000E+00  0.0000000E+00  0.0000000E+00  0.1589782E-06</w:t>
      </w:r>
    </w:p>
    <w:p w14:paraId="6AA001F1" w14:textId="77777777" w:rsidR="00DB1505" w:rsidRPr="00967B6E" w:rsidRDefault="00DB1505" w:rsidP="00DB1505">
      <w:pPr>
        <w:pStyle w:val="StyleCode"/>
      </w:pPr>
      <w:r w:rsidRPr="00967B6E">
        <w:t xml:space="preserve">  0.9931983E+03  0.0000000E+00  0.0000000E+00  0.1589782E-06</w:t>
      </w:r>
    </w:p>
    <w:p w14:paraId="177762C7" w14:textId="77777777" w:rsidR="00DB1505" w:rsidRPr="00967B6E" w:rsidRDefault="00DB1505" w:rsidP="00DB1505">
      <w:pPr>
        <w:pStyle w:val="StyleCode"/>
      </w:pPr>
      <w:r w:rsidRPr="00967B6E">
        <w:t xml:space="preserve">  0.1986396E+04  0.0000000E+00  0.0000000E+00  0.1589782E-06</w:t>
      </w:r>
    </w:p>
    <w:p w14:paraId="5A15392B" w14:textId="77777777" w:rsidR="00DB1505" w:rsidRPr="00967B6E" w:rsidRDefault="00DB1505" w:rsidP="00DB1505">
      <w:pPr>
        <w:pStyle w:val="StyleCode"/>
      </w:pPr>
      <w:r w:rsidRPr="00967B6E">
        <w:t xml:space="preserve">  0.2979594E+04  0.0000000E+00  0.0000000E+00  0.1589782E-06</w:t>
      </w:r>
    </w:p>
    <w:p w14:paraId="7B3F0E65" w14:textId="77777777" w:rsidR="00DB1505" w:rsidRPr="00967B6E" w:rsidRDefault="00DB1505" w:rsidP="00DB1505">
      <w:pPr>
        <w:pStyle w:val="StyleCode"/>
      </w:pPr>
      <w:r w:rsidRPr="00967B6E">
        <w:t>… …</w:t>
      </w:r>
    </w:p>
    <w:p w14:paraId="3D18287C" w14:textId="77777777" w:rsidR="00DB1505" w:rsidRPr="00967B6E" w:rsidRDefault="00DB1505" w:rsidP="00DB1505">
      <w:pPr>
        <w:pStyle w:val="StyleCode"/>
      </w:pPr>
    </w:p>
    <w:p w14:paraId="62D5F72F" w14:textId="60A147A1" w:rsidR="00DB1505" w:rsidRDefault="00DB1505" w:rsidP="00DB1505">
      <w:r>
        <w:t>Similarly, the hydraulic conductivities in three coordinates (k</w:t>
      </w:r>
      <w:r w:rsidRPr="005A7B10">
        <w:rPr>
          <w:vertAlign w:val="subscript"/>
        </w:rPr>
        <w:t>xx</w:t>
      </w:r>
      <w:r>
        <w:t>, k</w:t>
      </w:r>
      <w:r w:rsidRPr="005A7B10">
        <w:rPr>
          <w:vertAlign w:val="subscript"/>
        </w:rPr>
        <w:t>yy</w:t>
      </w:r>
      <w:r>
        <w:t>, k</w:t>
      </w:r>
      <w:r w:rsidRPr="005A7B10">
        <w:rPr>
          <w:vertAlign w:val="subscript"/>
        </w:rPr>
        <w:t>zz</w:t>
      </w:r>
      <w:r>
        <w:t xml:space="preserve">) can be specified in the same way using the keywords: </w:t>
      </w:r>
      <w:r w:rsidR="0005154B">
        <w:t>‘</w:t>
      </w:r>
      <w:r w:rsidRPr="009B4BDB">
        <w:t>read hydraulic conductivity field from file</w:t>
      </w:r>
      <w:r w:rsidR="0005154B">
        <w:t>.’</w:t>
      </w:r>
      <w:r>
        <w:t xml:space="preserve"> For 1D problems, the corresponding k</w:t>
      </w:r>
      <w:r w:rsidRPr="00B909F6">
        <w:rPr>
          <w:vertAlign w:val="subscript"/>
        </w:rPr>
        <w:t>??</w:t>
      </w:r>
      <w:r>
        <w:t xml:space="preserve"> must be provided</w:t>
      </w:r>
      <w:r w:rsidR="0005154B">
        <w:t xml:space="preserve">. The </w:t>
      </w:r>
      <w:r>
        <w:t>other two k</w:t>
      </w:r>
      <w:r w:rsidRPr="00B909F6">
        <w:rPr>
          <w:vertAlign w:val="subscript"/>
        </w:rPr>
        <w:t>??</w:t>
      </w:r>
      <w:r>
        <w:t xml:space="preserve"> values can be any number (e.g.</w:t>
      </w:r>
      <w:r w:rsidR="0005154B">
        <w:t>,</w:t>
      </w:r>
      <w:r>
        <w:t xml:space="preserve"> the same value as before). The file should be</w:t>
      </w:r>
      <w:r w:rsidR="007E4B18">
        <w:t xml:space="preserve"> named</w:t>
      </w:r>
      <w:r>
        <w:t xml:space="preserve"> with the extension prefix.hyc in the following format:</w:t>
      </w:r>
    </w:p>
    <w:p w14:paraId="4578B39F" w14:textId="77777777" w:rsidR="00DB1505" w:rsidRDefault="00DB1505" w:rsidP="00DB1505">
      <w:pPr>
        <w:pStyle w:val="StyleCode"/>
      </w:pPr>
    </w:p>
    <w:p w14:paraId="428FA3AB" w14:textId="77777777" w:rsidR="00DB1505" w:rsidRPr="00967B6E" w:rsidRDefault="00DB1505" w:rsidP="00DB1505">
      <w:pPr>
        <w:pStyle w:val="StyleCode"/>
      </w:pPr>
      <w:r w:rsidRPr="00967B6E">
        <w:t>title = "dataset basin"</w:t>
      </w:r>
    </w:p>
    <w:p w14:paraId="1B86A6D9" w14:textId="77777777" w:rsidR="00DB1505" w:rsidRPr="00967B6E" w:rsidRDefault="00DB1505" w:rsidP="00DB1505">
      <w:pPr>
        <w:pStyle w:val="StyleCode"/>
      </w:pPr>
      <w:r w:rsidRPr="00967B6E">
        <w:t>variables = "x", "y", "z","kxx","kyy","kzz"</w:t>
      </w:r>
    </w:p>
    <w:p w14:paraId="17BB9080" w14:textId="77777777" w:rsidR="00DB1505" w:rsidRPr="00967B6E" w:rsidRDefault="00DB1505" w:rsidP="00DB1505">
      <w:pPr>
        <w:pStyle w:val="StyleCode"/>
      </w:pPr>
      <w:r w:rsidRPr="00967B6E">
        <w:t>zone t = "field",i =  450, j =  100, k =    1,  f=point</w:t>
      </w:r>
    </w:p>
    <w:p w14:paraId="11A344C9" w14:textId="77777777" w:rsidR="00DB1505" w:rsidRPr="00967B6E" w:rsidRDefault="00DB1505" w:rsidP="00DB1505">
      <w:pPr>
        <w:pStyle w:val="StyleCode"/>
      </w:pPr>
      <w:r w:rsidRPr="00967B6E">
        <w:t>0.0000000E+00  0.0000000E+00  0.0000000E+00  0.4095668E-13  0.4095668E-13  0.4095668E-14</w:t>
      </w:r>
    </w:p>
    <w:p w14:paraId="3F929508" w14:textId="77777777" w:rsidR="00DB1505" w:rsidRPr="00967B6E" w:rsidRDefault="00DB1505" w:rsidP="00DB1505">
      <w:pPr>
        <w:pStyle w:val="StyleCode"/>
      </w:pPr>
      <w:r w:rsidRPr="00967B6E">
        <w:t>0.9931983E+03  0.0000000E+00  0.0000000E+00  0.4095668E-13  0.4095668E-13  0.4095668E-14</w:t>
      </w:r>
    </w:p>
    <w:p w14:paraId="756C2EB7" w14:textId="77777777" w:rsidR="00DB1505" w:rsidRPr="00967B6E" w:rsidRDefault="00DB1505" w:rsidP="00DB1505">
      <w:pPr>
        <w:pStyle w:val="StyleCode"/>
      </w:pPr>
      <w:r w:rsidRPr="00967B6E">
        <w:t>0.1986396E+04  0.0000000E+00  0.0000000E+00  0.4095668E-13  0.4095668E-13  0.4095668E-14</w:t>
      </w:r>
    </w:p>
    <w:p w14:paraId="52492860" w14:textId="77777777" w:rsidR="00DB1505" w:rsidRPr="00967B6E" w:rsidRDefault="00DB1505" w:rsidP="00DB1505">
      <w:pPr>
        <w:pStyle w:val="StyleCode"/>
      </w:pPr>
      <w:r w:rsidRPr="00967B6E">
        <w:t>0.2979594E+04  0.0000000E+00  0.0000000E+00  0.4095668E-13  0.4095668E-13  0.4095668E-14</w:t>
      </w:r>
    </w:p>
    <w:p w14:paraId="5B9EDB7E" w14:textId="77777777" w:rsidR="00DB1505" w:rsidRPr="00967B6E" w:rsidRDefault="00DB1505" w:rsidP="00DB1505">
      <w:pPr>
        <w:pStyle w:val="StyleCode"/>
      </w:pPr>
      <w:r w:rsidRPr="00967B6E">
        <w:t>0.3972792E+04  0.0000000E+00  0.0000000E+00  0.4095668E-13  0.4095668E-13  0.4095668E-14</w:t>
      </w:r>
    </w:p>
    <w:p w14:paraId="78574AD6" w14:textId="77777777" w:rsidR="00DB1505" w:rsidRPr="00967B6E" w:rsidRDefault="00DB1505" w:rsidP="00DB1505">
      <w:pPr>
        <w:pStyle w:val="StyleCode"/>
      </w:pPr>
      <w:r w:rsidRPr="00967B6E">
        <w:t>… …</w:t>
      </w:r>
    </w:p>
    <w:p w14:paraId="47DEDA52" w14:textId="77777777" w:rsidR="00DB1505" w:rsidRPr="00967B6E" w:rsidRDefault="00DB1505" w:rsidP="00DB1505">
      <w:pPr>
        <w:pStyle w:val="StyleCode"/>
      </w:pPr>
    </w:p>
    <w:p w14:paraId="4B6A48E4" w14:textId="1B1BB3E7" w:rsidR="00DB1505" w:rsidRPr="00B11744" w:rsidRDefault="00DB1505" w:rsidP="00DB1505">
      <w:r>
        <w:t xml:space="preserve">If permeability is used instead of hydraulic conductivity, the distributed permeabilities can be specified in the </w:t>
      </w:r>
      <w:r w:rsidR="0025769D">
        <w:t xml:space="preserve">same </w:t>
      </w:r>
      <w:r>
        <w:t xml:space="preserve">way as distributed hydraulic conductivities using the keywords: </w:t>
      </w:r>
      <w:r w:rsidR="00190C15">
        <w:t>‘</w:t>
      </w:r>
      <w:r w:rsidRPr="00A41F13">
        <w:t xml:space="preserve">read permeability field from </w:t>
      </w:r>
      <w:r w:rsidRPr="00FC2059">
        <w:rPr>
          <w:noProof/>
        </w:rPr>
        <w:t>file</w:t>
      </w:r>
      <w:r w:rsidR="00190C15">
        <w:t>.’</w:t>
      </w:r>
      <w:r>
        <w:t xml:space="preserve"> The file should be with the same extension prefix.hyc and </w:t>
      </w:r>
      <w:r w:rsidR="00190C15">
        <w:t xml:space="preserve">provide </w:t>
      </w:r>
      <w:r>
        <w:t>permeability at each control volume.</w:t>
      </w:r>
    </w:p>
    <w:p w14:paraId="477B2925" w14:textId="01F53E11" w:rsidR="00DB1505" w:rsidRDefault="00DB1505" w:rsidP="00DB1505">
      <w:r>
        <w:t xml:space="preserve">When ice sheet loading/unloading is considered, the nodal Skempton </w:t>
      </w:r>
      <w:r w:rsidR="00190C15">
        <w:t>coefficients</w:t>
      </w:r>
      <w:r>
        <w:t xml:space="preserve"> can be specified in the same way. S</w:t>
      </w:r>
      <w:r w:rsidRPr="00525E31">
        <w:t>kempton</w:t>
      </w:r>
      <w:r>
        <w:t xml:space="preserve"> </w:t>
      </w:r>
      <w:r w:rsidR="00190C15">
        <w:t>coefficients</w:t>
      </w:r>
      <w:r>
        <w:t xml:space="preserve"> (see </w:t>
      </w:r>
      <w:r w:rsidR="00190C15">
        <w:t xml:space="preserve">Section </w:t>
      </w:r>
      <w:r>
        <w:fldChar w:fldCharType="begin"/>
      </w:r>
      <w:r>
        <w:instrText xml:space="preserve"> REF _Ref392850731 \r \h </w:instrText>
      </w:r>
      <w:r>
        <w:fldChar w:fldCharType="separate"/>
      </w:r>
      <w:r w:rsidR="00D41448">
        <w:t>3.23.5</w:t>
      </w:r>
      <w:r>
        <w:fldChar w:fldCharType="end"/>
      </w:r>
      <w:r>
        <w:t>) at all control volumes are specified through a separate file prefix.skempton in the following format</w:t>
      </w:r>
      <w:r w:rsidR="006574E6">
        <w:t xml:space="preserve"> or read from zone selection</w:t>
      </w:r>
      <w:r>
        <w:t>.</w:t>
      </w:r>
    </w:p>
    <w:p w14:paraId="5AE653DF" w14:textId="77777777" w:rsidR="00DB1505" w:rsidRDefault="00DB1505" w:rsidP="00DB1505">
      <w:pPr>
        <w:pStyle w:val="StyleCode"/>
      </w:pPr>
    </w:p>
    <w:p w14:paraId="512C6D46" w14:textId="77777777" w:rsidR="00DB1505" w:rsidRPr="00967B6E" w:rsidRDefault="00DB1505" w:rsidP="00DB1505">
      <w:pPr>
        <w:pStyle w:val="StyleCode"/>
      </w:pPr>
      <w:r w:rsidRPr="00967B6E">
        <w:t>title = "dataset basin"</w:t>
      </w:r>
    </w:p>
    <w:p w14:paraId="3068F969" w14:textId="77777777" w:rsidR="00DB1505" w:rsidRPr="00967B6E" w:rsidRDefault="00DB1505" w:rsidP="00DB1505">
      <w:pPr>
        <w:pStyle w:val="StyleCode"/>
      </w:pPr>
      <w:r w:rsidRPr="00967B6E">
        <w:t>variables = "x", "y", "z","skempton"</w:t>
      </w:r>
    </w:p>
    <w:p w14:paraId="463508F6" w14:textId="77777777" w:rsidR="00DB1505" w:rsidRPr="00967B6E" w:rsidRDefault="00DB1505" w:rsidP="00DB1505">
      <w:pPr>
        <w:pStyle w:val="StyleCode"/>
      </w:pPr>
      <w:r w:rsidRPr="00967B6E">
        <w:t>zone t = "field",i =  450, j =  100, k =    1,  f=point</w:t>
      </w:r>
    </w:p>
    <w:p w14:paraId="7BA59AB5" w14:textId="77777777" w:rsidR="00DB1505" w:rsidRPr="00967B6E" w:rsidRDefault="00DB1505" w:rsidP="00DB1505">
      <w:pPr>
        <w:pStyle w:val="StyleCode"/>
      </w:pPr>
      <w:r w:rsidRPr="00967B6E">
        <w:t xml:space="preserve">  0.0000000E+00  0.0000000E+00  0.0000000E+00  0.9518758E+00</w:t>
      </w:r>
    </w:p>
    <w:p w14:paraId="1B2D0DB0" w14:textId="77777777" w:rsidR="00DB1505" w:rsidRPr="00967B6E" w:rsidRDefault="00DB1505" w:rsidP="00DB1505">
      <w:pPr>
        <w:pStyle w:val="StyleCode"/>
      </w:pPr>
      <w:r w:rsidRPr="00967B6E">
        <w:t xml:space="preserve">  0.9799555E+03  0.0000000E+00  0.0000000E+00  0.9518758E+00</w:t>
      </w:r>
    </w:p>
    <w:p w14:paraId="2A72DD33" w14:textId="77777777" w:rsidR="00DB1505" w:rsidRPr="00967B6E" w:rsidRDefault="00DB1505" w:rsidP="00DB1505">
      <w:pPr>
        <w:pStyle w:val="StyleCode"/>
      </w:pPr>
      <w:r w:rsidRPr="00967B6E">
        <w:t xml:space="preserve">  0.1959911E+04  0.0000000E+00  0.0000000E+00  0.9518758E+00</w:t>
      </w:r>
    </w:p>
    <w:p w14:paraId="139CB337" w14:textId="77777777" w:rsidR="00DB1505" w:rsidRPr="00967B6E" w:rsidRDefault="00DB1505" w:rsidP="00DB1505">
      <w:pPr>
        <w:pStyle w:val="StyleCode"/>
      </w:pPr>
      <w:r w:rsidRPr="00967B6E">
        <w:t xml:space="preserve">  0.2939866E+04  0.0000000E+00  0.0000000E+00  0.9518758E+00</w:t>
      </w:r>
    </w:p>
    <w:p w14:paraId="7D93F59B" w14:textId="77777777" w:rsidR="00DB1505" w:rsidRPr="00967B6E" w:rsidRDefault="00DB1505" w:rsidP="00DB1505">
      <w:pPr>
        <w:pStyle w:val="StyleCode"/>
      </w:pPr>
      <w:r w:rsidRPr="00967B6E">
        <w:t>… …</w:t>
      </w:r>
    </w:p>
    <w:p w14:paraId="30423717" w14:textId="77777777" w:rsidR="00DB1505" w:rsidRPr="00967B6E" w:rsidRDefault="00DB1505" w:rsidP="00DB1505">
      <w:pPr>
        <w:pStyle w:val="StyleCode"/>
      </w:pPr>
    </w:p>
    <w:p w14:paraId="774849E4" w14:textId="32C06709" w:rsidR="00DB1505" w:rsidRDefault="00DB1505" w:rsidP="00DB1505">
      <w:r>
        <w:t xml:space="preserve">To facilitate this input, the keywords </w:t>
      </w:r>
      <w:r w:rsidR="00190C15">
        <w:t>‘</w:t>
      </w:r>
      <w:r w:rsidRPr="00917E29">
        <w:t xml:space="preserve">read </w:t>
      </w:r>
      <w:r w:rsidRPr="00FC2059">
        <w:rPr>
          <w:noProof/>
        </w:rPr>
        <w:t>skempton</w:t>
      </w:r>
      <w:r w:rsidRPr="00917E29">
        <w:t xml:space="preserve"> coefficient from file</w:t>
      </w:r>
      <w:r w:rsidR="00190C15">
        <w:t>’</w:t>
      </w:r>
      <w:r>
        <w:t xml:space="preserve"> should be included in </w:t>
      </w:r>
      <w:r w:rsidR="00190C15">
        <w:t xml:space="preserve">Data Block </w:t>
      </w:r>
      <w:r>
        <w:t xml:space="preserve">10: </w:t>
      </w:r>
      <w:r w:rsidR="00190C15">
        <w:t>‘</w:t>
      </w:r>
      <w:r w:rsidRPr="00917E29">
        <w:t>physical parameters - variably saturated flow</w:t>
      </w:r>
      <w:r w:rsidR="00190C15">
        <w:t>.’</w:t>
      </w:r>
      <w:r>
        <w:t xml:space="preserve"> This parameter is applied to calculate the pore water pressure </w:t>
      </w:r>
      <w:r w:rsidR="0047372D">
        <w:t>induced by</w:t>
      </w:r>
      <w:r>
        <w:t xml:space="preserve"> the ice sheet covered on the top.</w:t>
      </w:r>
      <w:r w:rsidR="006574E6">
        <w:t xml:space="preserve"> To read skempton coefficients from zone, user needs to add the following keyword and parameter into Data block ‘control parameters – variably saturated flow’</w:t>
      </w:r>
    </w:p>
    <w:p w14:paraId="2FE46BA4" w14:textId="77777777" w:rsidR="006574E6" w:rsidRPr="007C439D" w:rsidRDefault="006574E6" w:rsidP="006574E6">
      <w:pPr>
        <w:rPr>
          <w:rFonts w:ascii="Courier New" w:hAnsi="Courier New" w:cs="Courier New"/>
          <w:sz w:val="16"/>
          <w:szCs w:val="16"/>
        </w:rPr>
      </w:pPr>
      <w:r w:rsidRPr="007C439D">
        <w:rPr>
          <w:rFonts w:ascii="Courier New" w:hAnsi="Courier New" w:cs="Courier New"/>
          <w:sz w:val="16"/>
          <w:szCs w:val="16"/>
        </w:rPr>
        <w:t>'specific skempton coefficient'</w:t>
      </w:r>
    </w:p>
    <w:p w14:paraId="1A3D95CB" w14:textId="5A15777A" w:rsidR="006574E6" w:rsidRPr="007C439D" w:rsidRDefault="006574E6" w:rsidP="00DB1505">
      <w:pPr>
        <w:rPr>
          <w:rFonts w:ascii="Courier New" w:hAnsi="Courier New" w:cs="Courier New"/>
          <w:sz w:val="16"/>
          <w:szCs w:val="16"/>
        </w:rPr>
      </w:pPr>
      <w:r w:rsidRPr="007C439D">
        <w:rPr>
          <w:rFonts w:ascii="Courier New" w:hAnsi="Courier New" w:cs="Courier New"/>
          <w:sz w:val="16"/>
          <w:szCs w:val="16"/>
        </w:rPr>
        <w:t>0.9518758E+00</w:t>
      </w:r>
    </w:p>
    <w:p w14:paraId="2B47962F" w14:textId="77777777" w:rsidR="00DB1505" w:rsidRDefault="00DB1505" w:rsidP="00DB1505">
      <w:pPr>
        <w:pStyle w:val="Heading2"/>
      </w:pPr>
      <w:bookmarkStart w:id="354" w:name="_Ref392508009"/>
      <w:bookmarkStart w:id="355" w:name="_Toc13056065"/>
      <w:r w:rsidRPr="00402645">
        <w:t>physi</w:t>
      </w:r>
      <w:r>
        <w:t xml:space="preserve">cal parameters - energy balance (Data </w:t>
      </w:r>
      <w:r>
        <w:lastRenderedPageBreak/>
        <w:t>block 10B)</w:t>
      </w:r>
      <w:bookmarkEnd w:id="354"/>
      <w:bookmarkEnd w:id="355"/>
    </w:p>
    <w:p w14:paraId="74594158" w14:textId="58A36EB5" w:rsidR="00DB1505" w:rsidRPr="00ED3698" w:rsidRDefault="00DB1505" w:rsidP="00DB1505">
      <w:pPr>
        <w:pStyle w:val="Heading3"/>
      </w:pPr>
      <w:bookmarkStart w:id="356" w:name="_Toc13056066"/>
      <w:r w:rsidRPr="00ED3698">
        <w:t xml:space="preserve">Description of </w:t>
      </w:r>
      <w:r w:rsidR="009A27B2">
        <w:t>the</w:t>
      </w:r>
      <w:r w:rsidR="00897E09">
        <w:t xml:space="preserve"> </w:t>
      </w:r>
      <w:r w:rsidRPr="00ED3698">
        <w:t>Data Block</w:t>
      </w:r>
      <w:bookmarkEnd w:id="356"/>
    </w:p>
    <w:p w14:paraId="1F2CB69F" w14:textId="1DA8CD27" w:rsidR="00DB1505" w:rsidRDefault="00DB1505" w:rsidP="00DB1505">
      <w:r w:rsidRPr="00ED3698">
        <w:t xml:space="preserve">This data block specifies physical </w:t>
      </w:r>
      <w:r w:rsidRPr="0099154B">
        <w:t>parameters</w:t>
      </w:r>
      <w:r w:rsidRPr="00ED3698">
        <w:t xml:space="preserve"> affecting the </w:t>
      </w:r>
      <w:r>
        <w:t>heat</w:t>
      </w:r>
      <w:r w:rsidRPr="00ED3698">
        <w:t xml:space="preserve"> transport solution only. </w:t>
      </w:r>
      <w:r w:rsidRPr="00ED3698">
        <w:rPr>
          <w:u w:val="single"/>
        </w:rPr>
        <w:t xml:space="preserve">Parameters must be specified for each of the zones defined in </w:t>
      </w:r>
      <w:r w:rsidR="00C42A5F">
        <w:rPr>
          <w:u w:val="single"/>
        </w:rPr>
        <w:t>Data block 9</w:t>
      </w:r>
      <w:r w:rsidRPr="00ED3698">
        <w:rPr>
          <w:u w:val="single"/>
        </w:rPr>
        <w:t xml:space="preserve"> (‘physical parameters – porous medium’)</w:t>
      </w:r>
      <w:r w:rsidRPr="00ED3698">
        <w:t xml:space="preserve"> and are identified by the names of the zones. Parameters to be specified include </w:t>
      </w:r>
      <w:r>
        <w:t>specific heat of water, thermal conductivities of water and solid,</w:t>
      </w:r>
      <w:r w:rsidRPr="00ED3698">
        <w:t xml:space="preserve"> dispersivities</w:t>
      </w:r>
      <w:r>
        <w:t xml:space="preserve"> and solid bulk densities</w:t>
      </w:r>
      <w:r w:rsidRPr="00ED3698">
        <w:t>.</w:t>
      </w:r>
    </w:p>
    <w:p w14:paraId="1166A9BC" w14:textId="738B5543" w:rsidR="00DB1505" w:rsidRPr="00ED3698" w:rsidRDefault="00156AD3" w:rsidP="00DB1505">
      <w:pPr>
        <w:pStyle w:val="Heading3"/>
      </w:pPr>
      <w:bookmarkStart w:id="357" w:name="_Toc13056067"/>
      <w:r w:rsidRPr="00ED3698">
        <w:t>Descriptio</w:t>
      </w:r>
      <w:r>
        <w:t>ns</w:t>
      </w:r>
      <w:r w:rsidRPr="00ED3698">
        <w:t xml:space="preserve"> </w:t>
      </w:r>
      <w:r w:rsidR="00DB1505" w:rsidRPr="00ED3698">
        <w:t xml:space="preserve">of </w:t>
      </w:r>
      <w:r w:rsidR="009A27B2">
        <w:t xml:space="preserve">the </w:t>
      </w:r>
      <w:r w:rsidR="00DB1505" w:rsidRPr="00ED3698">
        <w:t>Input Parameters</w:t>
      </w:r>
      <w:bookmarkEnd w:id="357"/>
    </w:p>
    <w:p w14:paraId="2A8A5F13" w14:textId="4DEC962F" w:rsidR="00DB1505" w:rsidRPr="00ED3698" w:rsidRDefault="00897E09" w:rsidP="00DB1505">
      <w:pPr>
        <w:pStyle w:val="Heading4"/>
      </w:pPr>
      <w:bookmarkStart w:id="358" w:name="_Toc13056068"/>
      <w:r>
        <w:t>‘</w:t>
      </w:r>
      <w:r w:rsidR="00DB1505" w:rsidRPr="00F2134D">
        <w:t>physical parameters - energy balance</w:t>
      </w:r>
      <w:r>
        <w:t>’</w:t>
      </w:r>
      <w:bookmarkEnd w:id="358"/>
    </w:p>
    <w:p w14:paraId="196E2436" w14:textId="4646F32D" w:rsidR="00DB1505" w:rsidRPr="00ED3698" w:rsidRDefault="00DB1505" w:rsidP="00DB1505">
      <w:r w:rsidRPr="00ED3698">
        <w:t>A sub-block is required for each material property zone defined in the previous section (</w:t>
      </w:r>
      <w:r w:rsidR="00897E09">
        <w:t>‘</w:t>
      </w:r>
      <w:r w:rsidRPr="00F2134D">
        <w:t>physical parameters - energy balance</w:t>
      </w:r>
      <w:r w:rsidR="00897E09">
        <w:t>’</w:t>
      </w:r>
      <w:r w:rsidRPr="00ED3698">
        <w:t xml:space="preserve">). </w:t>
      </w:r>
      <w:r w:rsidR="00897E09">
        <w:t xml:space="preserve">It </w:t>
      </w:r>
      <w:r w:rsidR="00897E09" w:rsidRPr="00ED3698">
        <w:t>is</w:t>
      </w:r>
      <w:r w:rsidR="00897E09">
        <w:t xml:space="preserve"> suggested e</w:t>
      </w:r>
      <w:r w:rsidR="00897E09" w:rsidRPr="00ED3698">
        <w:t xml:space="preserve">ach </w:t>
      </w:r>
      <w:r w:rsidRPr="00ED3698">
        <w:t xml:space="preserve">material property zone </w:t>
      </w:r>
      <w:r w:rsidR="00897E09">
        <w:t>is</w:t>
      </w:r>
      <w:r w:rsidRPr="00ED3698">
        <w:t xml:space="preserve"> identified by the name of the zone</w:t>
      </w:r>
      <w:r w:rsidR="00897E09">
        <w:t>,</w:t>
      </w:r>
      <w:r w:rsidRPr="00ED3698">
        <w:t xml:space="preserve"> as specified in </w:t>
      </w:r>
      <w:r w:rsidR="00897E09">
        <w:t>S</w:t>
      </w:r>
      <w:r w:rsidR="00897E09" w:rsidRPr="00ED3698">
        <w:t>ection</w:t>
      </w:r>
      <w:r w:rsidR="00897E09">
        <w:t xml:space="preserve"> </w:t>
      </w:r>
      <w:r>
        <w:fldChar w:fldCharType="begin"/>
      </w:r>
      <w:r>
        <w:instrText xml:space="preserve"> REF _Ref392493978 \r \h </w:instrText>
      </w:r>
      <w:r>
        <w:fldChar w:fldCharType="separate"/>
      </w:r>
      <w:r w:rsidR="00D41448">
        <w:t>3.12</w:t>
      </w:r>
      <w:r>
        <w:fldChar w:fldCharType="end"/>
      </w:r>
      <w:r>
        <w:t xml:space="preserve"> (Data Block 9) to avoid confusion. However, the zone names can also be different if the thermal property zones are different </w:t>
      </w:r>
      <w:r w:rsidRPr="00FC2059">
        <w:rPr>
          <w:noProof/>
        </w:rPr>
        <w:t>to</w:t>
      </w:r>
      <w:r>
        <w:t xml:space="preserve"> other physical property zones</w:t>
      </w:r>
      <w:r w:rsidRPr="00ED3698">
        <w:t xml:space="preserve">. </w:t>
      </w:r>
      <w:r>
        <w:t>In such case, the thermal property zone names should be kept for the data block for initial conditions</w:t>
      </w:r>
      <w:r w:rsidR="00897E09">
        <w:t>—</w:t>
      </w:r>
      <w:r>
        <w:t xml:space="preserve">energy balance. </w:t>
      </w:r>
      <w:r w:rsidRPr="00ED3698">
        <w:t xml:space="preserve">The input for each material property zone </w:t>
      </w:r>
      <w:r w:rsidR="00897E09">
        <w:t>ends</w:t>
      </w:r>
      <w:r w:rsidRPr="00ED3698">
        <w:t xml:space="preserve"> with the statement ‘end of </w:t>
      </w:r>
      <w:r w:rsidRPr="00FC2059">
        <w:rPr>
          <w:noProof/>
        </w:rPr>
        <w:t>zone</w:t>
      </w:r>
      <w:r w:rsidR="00897E09">
        <w:t>.</w:t>
      </w:r>
      <w:r w:rsidRPr="00ED3698">
        <w:t xml:space="preserve">’ An exception to this format is </w:t>
      </w:r>
      <w:r>
        <w:t xml:space="preserve">the </w:t>
      </w:r>
      <w:r w:rsidR="00897E09">
        <w:t>‘</w:t>
      </w:r>
      <w:r>
        <w:t>specific heat of water</w:t>
      </w:r>
      <w:r w:rsidR="00897E09">
        <w:t>’</w:t>
      </w:r>
      <w:r>
        <w:t xml:space="preserve"> and </w:t>
      </w:r>
      <w:r w:rsidR="00897E09">
        <w:t>‘</w:t>
      </w:r>
      <w:r w:rsidRPr="007F10BD">
        <w:rPr>
          <w:u w:val="single"/>
        </w:rPr>
        <w:t>gas thermal conductivity</w:t>
      </w:r>
      <w:r w:rsidR="00897E09">
        <w:rPr>
          <w:u w:val="single"/>
        </w:rPr>
        <w:t>,’</w:t>
      </w:r>
      <w:r w:rsidRPr="00ED3698">
        <w:t xml:space="preserve"> which </w:t>
      </w:r>
      <w:r>
        <w:t>are</w:t>
      </w:r>
      <w:r w:rsidRPr="00ED3698">
        <w:t xml:space="preserve"> specified only once. </w:t>
      </w:r>
      <w:r w:rsidR="0005623D">
        <w:t>All related parameters</w:t>
      </w:r>
      <w:r w:rsidR="00897E09">
        <w:t>,</w:t>
      </w:r>
      <w:r w:rsidR="0005623D">
        <w:t xml:space="preserve"> including the keywords, description, units and requirements</w:t>
      </w:r>
      <w:r w:rsidR="00897E09">
        <w:t>,</w:t>
      </w:r>
      <w:r w:rsidR="0005623D">
        <w:t xml:space="preserve"> are listed in </w:t>
      </w:r>
      <w:r w:rsidR="0005623D">
        <w:fldChar w:fldCharType="begin"/>
      </w:r>
      <w:r w:rsidR="0005623D">
        <w:instrText xml:space="preserve"> REF _Ref392493546 \h </w:instrText>
      </w:r>
      <w:r w:rsidR="0005623D">
        <w:fldChar w:fldCharType="separate"/>
      </w:r>
      <w:r w:rsidR="00D41448" w:rsidRPr="00ED3698">
        <w:t xml:space="preserve">Table </w:t>
      </w:r>
      <w:r w:rsidR="00D41448">
        <w:rPr>
          <w:noProof/>
        </w:rPr>
        <w:t>3</w:t>
      </w:r>
      <w:r w:rsidR="00D41448">
        <w:t>.</w:t>
      </w:r>
      <w:r w:rsidR="00D41448">
        <w:rPr>
          <w:noProof/>
        </w:rPr>
        <w:t>13</w:t>
      </w:r>
      <w:r w:rsidR="0005623D">
        <w:fldChar w:fldCharType="end"/>
      </w:r>
      <w:r w:rsidR="0005623D">
        <w:t>.</w:t>
      </w:r>
    </w:p>
    <w:p w14:paraId="316FE9F5" w14:textId="76B8D13B" w:rsidR="00DB1505" w:rsidRPr="00ED3698" w:rsidRDefault="00897E09" w:rsidP="00DB1505">
      <w:pPr>
        <w:pStyle w:val="Heading4"/>
      </w:pPr>
      <w:bookmarkStart w:id="359" w:name="_Toc13056069"/>
      <w:r>
        <w:t>‘</w:t>
      </w:r>
      <w:r w:rsidR="00DB1505" w:rsidRPr="00F26302">
        <w:t xml:space="preserve">specific heat of </w:t>
      </w:r>
      <w:r w:rsidR="00DB1505">
        <w:t>water</w:t>
      </w:r>
      <w:r>
        <w:t>’</w:t>
      </w:r>
      <w:bookmarkEnd w:id="359"/>
    </w:p>
    <w:p w14:paraId="2D6F3AA4" w14:textId="09E6EF13" w:rsidR="00DB1505" w:rsidRDefault="00DB1505" w:rsidP="00DB1505">
      <w:r w:rsidRPr="00ED3698">
        <w:rPr>
          <w:u w:val="single"/>
        </w:rPr>
        <w:t xml:space="preserve">The specification of </w:t>
      </w:r>
      <w:r w:rsidR="00FC2059">
        <w:rPr>
          <w:u w:val="single"/>
        </w:rPr>
        <w:t xml:space="preserve">the </w:t>
      </w:r>
      <w:r w:rsidRPr="00FC2059">
        <w:rPr>
          <w:noProof/>
          <w:u w:val="single"/>
        </w:rPr>
        <w:t>specific</w:t>
      </w:r>
      <w:r w:rsidRPr="00F26302">
        <w:rPr>
          <w:u w:val="single"/>
        </w:rPr>
        <w:t xml:space="preserve"> heat of </w:t>
      </w:r>
      <w:r>
        <w:rPr>
          <w:u w:val="single"/>
        </w:rPr>
        <w:t>water</w:t>
      </w:r>
      <w:r w:rsidRPr="00F26302">
        <w:rPr>
          <w:u w:val="single"/>
        </w:rPr>
        <w:t xml:space="preserve"> </w:t>
      </w:r>
      <w:r w:rsidRPr="00ED3698">
        <w:rPr>
          <w:u w:val="single"/>
        </w:rPr>
        <w:t>is only necessary once</w:t>
      </w:r>
      <w:r w:rsidRPr="00ED3698">
        <w:t xml:space="preserve"> in this </w:t>
      </w:r>
      <w:r w:rsidRPr="00FC2059">
        <w:rPr>
          <w:noProof/>
        </w:rPr>
        <w:t>section</w:t>
      </w:r>
      <w:r w:rsidRPr="00ED3698">
        <w:t xml:space="preserve"> because </w:t>
      </w:r>
      <w:r>
        <w:t>the specific heat of water is</w:t>
      </w:r>
      <w:r w:rsidRPr="00ED3698">
        <w:t xml:space="preserve"> specified </w:t>
      </w:r>
      <w:r>
        <w:t>for water/solution</w:t>
      </w:r>
      <w:r w:rsidRPr="00ED3698">
        <w:t xml:space="preserve">, which </w:t>
      </w:r>
      <w:r>
        <w:t>is</w:t>
      </w:r>
      <w:r w:rsidRPr="00ED3698">
        <w:t xml:space="preserve"> independent of</w:t>
      </w:r>
      <w:r>
        <w:t xml:space="preserve"> porous medium properties.</w:t>
      </w:r>
    </w:p>
    <w:p w14:paraId="1F2968DE" w14:textId="53C9A3DC" w:rsidR="00DB1505" w:rsidRPr="00ED3698" w:rsidRDefault="00897E09" w:rsidP="00DB1505">
      <w:pPr>
        <w:pStyle w:val="Heading4"/>
      </w:pPr>
      <w:bookmarkStart w:id="360" w:name="_Toc13056070"/>
      <w:r>
        <w:t>‘</w:t>
      </w:r>
      <w:r w:rsidR="00DB1505" w:rsidRPr="00F26302">
        <w:t xml:space="preserve">specific heat of </w:t>
      </w:r>
      <w:r w:rsidR="00DB1505">
        <w:t>air</w:t>
      </w:r>
      <w:r>
        <w:t>’</w:t>
      </w:r>
      <w:bookmarkEnd w:id="360"/>
    </w:p>
    <w:p w14:paraId="12A8C479" w14:textId="77777777" w:rsidR="00DB1505" w:rsidRDefault="00DB1505" w:rsidP="00DB1505">
      <w:r>
        <w:rPr>
          <w:u w:val="single"/>
        </w:rPr>
        <w:t>Similar to the specific heat of water, t</w:t>
      </w:r>
      <w:r w:rsidRPr="00ED3698">
        <w:rPr>
          <w:u w:val="single"/>
        </w:rPr>
        <w:t xml:space="preserve">he specification of </w:t>
      </w:r>
      <w:r w:rsidRPr="00F26302">
        <w:rPr>
          <w:u w:val="single"/>
        </w:rPr>
        <w:t xml:space="preserve">specific heat of </w:t>
      </w:r>
      <w:r>
        <w:rPr>
          <w:u w:val="single"/>
        </w:rPr>
        <w:t>air</w:t>
      </w:r>
      <w:r w:rsidRPr="00F26302">
        <w:rPr>
          <w:u w:val="single"/>
        </w:rPr>
        <w:t xml:space="preserve"> </w:t>
      </w:r>
      <w:r w:rsidRPr="00ED3698">
        <w:rPr>
          <w:u w:val="single"/>
        </w:rPr>
        <w:t>is only necessary once</w:t>
      </w:r>
      <w:r w:rsidRPr="00ED3698">
        <w:t xml:space="preserve"> in this section</w:t>
      </w:r>
      <w:r>
        <w:t>.</w:t>
      </w:r>
    </w:p>
    <w:p w14:paraId="6F8615CB" w14:textId="55DD46FB" w:rsidR="00DB1505" w:rsidRPr="00ED3698" w:rsidRDefault="00897E09" w:rsidP="00DB1505">
      <w:pPr>
        <w:pStyle w:val="Heading4"/>
      </w:pPr>
      <w:bookmarkStart w:id="361" w:name="_Toc13056071"/>
      <w:r>
        <w:t>‘</w:t>
      </w:r>
      <w:r w:rsidR="00DB1505" w:rsidRPr="007F10BD">
        <w:t>gas thermal conductivity</w:t>
      </w:r>
      <w:r>
        <w:t>’</w:t>
      </w:r>
      <w:bookmarkEnd w:id="361"/>
    </w:p>
    <w:p w14:paraId="05FF03A9" w14:textId="692C7D10" w:rsidR="00DB1505" w:rsidRDefault="00DB1505" w:rsidP="00DB1505">
      <w:r w:rsidRPr="00ED3698">
        <w:rPr>
          <w:u w:val="single"/>
        </w:rPr>
        <w:t xml:space="preserve">The specification of </w:t>
      </w:r>
      <w:r w:rsidR="00897E09">
        <w:rPr>
          <w:u w:val="single"/>
        </w:rPr>
        <w:t>‘</w:t>
      </w:r>
      <w:r w:rsidRPr="007F10BD">
        <w:rPr>
          <w:u w:val="single"/>
        </w:rPr>
        <w:t>gas thermal conductivity</w:t>
      </w:r>
      <w:r w:rsidR="00897E09">
        <w:rPr>
          <w:u w:val="single"/>
        </w:rPr>
        <w:t>’</w:t>
      </w:r>
      <w:r>
        <w:rPr>
          <w:u w:val="single"/>
        </w:rPr>
        <w:t xml:space="preserve"> </w:t>
      </w:r>
      <w:r w:rsidRPr="00ED3698">
        <w:rPr>
          <w:u w:val="single"/>
        </w:rPr>
        <w:t xml:space="preserve">is only necessary </w:t>
      </w:r>
      <w:r w:rsidRPr="007F10BD">
        <w:rPr>
          <w:u w:val="single"/>
        </w:rPr>
        <w:t>if not fully saturated</w:t>
      </w:r>
      <w:r>
        <w:t xml:space="preserve">. It is also </w:t>
      </w:r>
      <w:r w:rsidRPr="00ED3698">
        <w:t>independent of</w:t>
      </w:r>
      <w:r>
        <w:t xml:space="preserve"> porous medium properties.</w:t>
      </w:r>
    </w:p>
    <w:p w14:paraId="233C2810" w14:textId="6593BA0F" w:rsidR="00DB1505" w:rsidRPr="00ED3698" w:rsidRDefault="00897E09" w:rsidP="00DB1505">
      <w:pPr>
        <w:pStyle w:val="Heading4"/>
      </w:pPr>
      <w:bookmarkStart w:id="362" w:name="_Toc13056072"/>
      <w:r>
        <w:t>‘</w:t>
      </w:r>
      <w:r w:rsidR="00DB1505" w:rsidRPr="00F26302">
        <w:t xml:space="preserve">specific heat of </w:t>
      </w:r>
      <w:r w:rsidR="00DB1505">
        <w:t>solid</w:t>
      </w:r>
      <w:r>
        <w:t>’</w:t>
      </w:r>
      <w:bookmarkEnd w:id="362"/>
    </w:p>
    <w:p w14:paraId="55D9B418" w14:textId="4E502132" w:rsidR="00DB1505" w:rsidRDefault="00DB1505" w:rsidP="00DB1505">
      <w:r>
        <w:t xml:space="preserve">The sub-keyword </w:t>
      </w:r>
      <w:r w:rsidR="00897E09">
        <w:t>‘</w:t>
      </w:r>
      <w:r w:rsidRPr="007F10BD">
        <w:t>specific heat of solid</w:t>
      </w:r>
      <w:r w:rsidR="00897E09">
        <w:t>’</w:t>
      </w:r>
      <w:r>
        <w:t xml:space="preserve"> specifies the specific heat capacity of solids (the porous medium). It is dependent </w:t>
      </w:r>
      <w:r w:rsidRPr="00FC2059">
        <w:rPr>
          <w:noProof/>
        </w:rPr>
        <w:t>o</w:t>
      </w:r>
      <w:r w:rsidR="00FC2059">
        <w:rPr>
          <w:noProof/>
        </w:rPr>
        <w:t>n</w:t>
      </w:r>
      <w:r>
        <w:t xml:space="preserve"> the porous medium properties and should </w:t>
      </w:r>
      <w:r w:rsidRPr="00ED3698">
        <w:t xml:space="preserve">be defined for each </w:t>
      </w:r>
      <w:r>
        <w:t>thermal</w:t>
      </w:r>
      <w:r w:rsidRPr="00ED3698">
        <w:t xml:space="preserve"> property zone</w:t>
      </w:r>
      <w:r>
        <w:t xml:space="preserve">s. </w:t>
      </w:r>
    </w:p>
    <w:p w14:paraId="1BDEE519" w14:textId="3B96CFB9" w:rsidR="00DB1505" w:rsidRPr="00ED3698" w:rsidRDefault="00897E09" w:rsidP="00DB1505">
      <w:pPr>
        <w:pStyle w:val="Heading4"/>
      </w:pPr>
      <w:bookmarkStart w:id="363" w:name="_Toc13056073"/>
      <w:r>
        <w:t>‘</w:t>
      </w:r>
      <w:r w:rsidR="00DB1505" w:rsidRPr="001D2476">
        <w:t>water thermal conductivity</w:t>
      </w:r>
      <w:r w:rsidR="00DB1505">
        <w:t xml:space="preserve"> </w:t>
      </w:r>
      <w:r w:rsidR="00DB1505" w:rsidRPr="00ED7440">
        <w:t xml:space="preserve">in </w:t>
      </w:r>
      <w:r w:rsidR="00DB1505">
        <w:t>?</w:t>
      </w:r>
      <w:r w:rsidR="00DB1505" w:rsidRPr="00ED7440">
        <w:t>-direction</w:t>
      </w:r>
      <w:r>
        <w:t>’</w:t>
      </w:r>
      <w:bookmarkEnd w:id="363"/>
    </w:p>
    <w:p w14:paraId="5107A488" w14:textId="237233CF" w:rsidR="00DB1505" w:rsidRDefault="00DB1505" w:rsidP="00DB1505">
      <w:pPr>
        <w:widowControl/>
        <w:spacing w:before="0" w:after="0"/>
        <w:jc w:val="left"/>
      </w:pPr>
      <w:r>
        <w:t xml:space="preserve">Water thermal </w:t>
      </w:r>
      <w:r w:rsidRPr="00D45609">
        <w:t>conductivity</w:t>
      </w:r>
      <w:r>
        <w:t xml:space="preserve"> specifies the thermal conductivity of the aqueous phases and</w:t>
      </w:r>
      <w:r w:rsidRPr="00D45609">
        <w:t xml:space="preserve"> must be provided for any </w:t>
      </w:r>
      <w:r>
        <w:t>heat transport</w:t>
      </w:r>
      <w:r w:rsidRPr="00D45609">
        <w:t xml:space="preserve"> problem. Only the </w:t>
      </w:r>
      <w:r>
        <w:t xml:space="preserve">water thermal </w:t>
      </w:r>
      <w:r w:rsidRPr="00D45609">
        <w:t xml:space="preserve">conductivities for the active dimensions need to be specified. For example, a 1D-simulation in x-direction only requires </w:t>
      </w:r>
      <w:r w:rsidR="00897E09">
        <w:t xml:space="preserve">specifying </w:t>
      </w:r>
      <w:r w:rsidRPr="00D45609">
        <w:t>‘</w:t>
      </w:r>
      <w:r>
        <w:t>water thermal</w:t>
      </w:r>
      <w:r w:rsidRPr="00D45609">
        <w:t xml:space="preserve"> conductivity in x-direction’ and the corresponding </w:t>
      </w:r>
      <w:r>
        <w:t>thermal</w:t>
      </w:r>
      <w:r w:rsidRPr="00D45609">
        <w:t xml:space="preserve"> conductivity value. </w:t>
      </w:r>
    </w:p>
    <w:p w14:paraId="2D3FD4F1" w14:textId="2A3EEF49" w:rsidR="00DB1505" w:rsidRPr="00ED3698" w:rsidRDefault="00897E09" w:rsidP="00DB1505">
      <w:pPr>
        <w:pStyle w:val="Heading4"/>
      </w:pPr>
      <w:bookmarkStart w:id="364" w:name="_Toc13056074"/>
      <w:r>
        <w:lastRenderedPageBreak/>
        <w:t>‘</w:t>
      </w:r>
      <w:r w:rsidR="00DB1505">
        <w:t>solid</w:t>
      </w:r>
      <w:r w:rsidR="00DB1505" w:rsidRPr="001D2476">
        <w:t xml:space="preserve"> thermal conductivity</w:t>
      </w:r>
      <w:r w:rsidR="00DB1505">
        <w:t xml:space="preserve"> </w:t>
      </w:r>
      <w:r w:rsidR="00DB1505" w:rsidRPr="00ED7440">
        <w:t xml:space="preserve">in </w:t>
      </w:r>
      <w:r w:rsidR="00DB1505">
        <w:t>?</w:t>
      </w:r>
      <w:r w:rsidR="00DB1505" w:rsidRPr="00ED7440">
        <w:t>-direction</w:t>
      </w:r>
      <w:r>
        <w:t>’</w:t>
      </w:r>
      <w:bookmarkEnd w:id="364"/>
    </w:p>
    <w:p w14:paraId="04D8EBBC" w14:textId="77777777" w:rsidR="00DB1505" w:rsidRDefault="0025769D" w:rsidP="00DB1505">
      <w:pPr>
        <w:widowControl/>
        <w:spacing w:before="0" w:after="0"/>
        <w:jc w:val="left"/>
      </w:pPr>
      <w:r>
        <w:t>Similarly</w:t>
      </w:r>
      <w:r w:rsidR="00DB1505">
        <w:t xml:space="preserve">, solid thermal </w:t>
      </w:r>
      <w:r w:rsidR="00DB1505" w:rsidRPr="00D45609">
        <w:t xml:space="preserve">conductivity </w:t>
      </w:r>
      <w:r w:rsidR="00DB1505">
        <w:t xml:space="preserve">specifies the thermal conductivity of the solid phases </w:t>
      </w:r>
      <w:r w:rsidR="00DB1505" w:rsidRPr="00D45609">
        <w:t xml:space="preserve">must be provided for any </w:t>
      </w:r>
      <w:r w:rsidR="00DB1505">
        <w:t>heat transport</w:t>
      </w:r>
      <w:r w:rsidR="00DB1505" w:rsidRPr="00D45609">
        <w:t xml:space="preserve"> problem. </w:t>
      </w:r>
    </w:p>
    <w:p w14:paraId="10D83808" w14:textId="77777777" w:rsidR="00DB1505" w:rsidRPr="00ED3698" w:rsidRDefault="00DB1505" w:rsidP="00DB1505">
      <w:pPr>
        <w:pStyle w:val="Heading4"/>
      </w:pPr>
      <w:bookmarkStart w:id="365" w:name="_Toc13056075"/>
      <w:r>
        <w:t>Thermal d</w:t>
      </w:r>
      <w:r w:rsidRPr="00ED3698">
        <w:t>ispersivit</w:t>
      </w:r>
      <w:r>
        <w:t>ies</w:t>
      </w:r>
      <w:bookmarkEnd w:id="365"/>
    </w:p>
    <w:p w14:paraId="51EA4F3D" w14:textId="116996D7" w:rsidR="00DB1505" w:rsidRDefault="00DB1505" w:rsidP="00DB1505">
      <w:r>
        <w:t>Thermal d</w:t>
      </w:r>
      <w:r w:rsidRPr="00ED3698">
        <w:t xml:space="preserve">ispersivities are porous medium parameters and need to be defined for each </w:t>
      </w:r>
      <w:r>
        <w:t>thermal</w:t>
      </w:r>
      <w:r w:rsidRPr="00ED3698">
        <w:t xml:space="preserve"> property </w:t>
      </w:r>
      <w:r w:rsidR="00897E09" w:rsidRPr="00ED3698">
        <w:t>zon</w:t>
      </w:r>
      <w:r w:rsidR="00897E09">
        <w:t>e</w:t>
      </w:r>
      <w:r>
        <w:t>.</w:t>
      </w:r>
      <w:r w:rsidRPr="00ED3698">
        <w:t xml:space="preserve"> </w:t>
      </w:r>
      <w:r>
        <w:t>Thermal d</w:t>
      </w:r>
      <w:r w:rsidRPr="00ED3698">
        <w:t>ispersivities may be specified in longitudinal, transverse horizontal</w:t>
      </w:r>
      <w:r w:rsidR="00221C90">
        <w:t>,</w:t>
      </w:r>
      <w:r w:rsidRPr="00ED3698">
        <w:t xml:space="preserve"> and transverse vertical direction</w:t>
      </w:r>
      <w:r>
        <w:t>s</w:t>
      </w:r>
      <w:r w:rsidRPr="00ED3698">
        <w:t xml:space="preserve">. </w:t>
      </w:r>
      <w:r>
        <w:t>Thermal dispersivities</w:t>
      </w:r>
      <w:r w:rsidRPr="00ED3698">
        <w:t xml:space="preserve"> are initiated by the headers ‘longitudinal dispersivity</w:t>
      </w:r>
      <w:r w:rsidR="00221C90">
        <w:t>,</w:t>
      </w:r>
      <w:r w:rsidRPr="00ED3698">
        <w:t>’ ‘transverse horizontal dispersivity</w:t>
      </w:r>
      <w:r w:rsidR="00221C90">
        <w:t>,</w:t>
      </w:r>
      <w:r w:rsidRPr="00ED3698">
        <w:t>’ and ‘transverse vertical dispersivity</w:t>
      </w:r>
      <w:r w:rsidR="00221C90">
        <w:t>,</w:t>
      </w:r>
      <w:r w:rsidRPr="00ED3698">
        <w:t xml:space="preserve">’ followed by the appropriate dispersivity values. Only the relevant dispersivities need to be specified. Which dispersivities are required is a function of the active dimensions (in </w:t>
      </w:r>
      <w:r w:rsidR="008B165A">
        <w:t xml:space="preserve">the </w:t>
      </w:r>
      <w:r w:rsidR="00EB176D">
        <w:t>x-</w:t>
      </w:r>
      <w:r w:rsidRPr="00ED3698">
        <w:t xml:space="preserve">, </w:t>
      </w:r>
      <w:r w:rsidR="00EB176D">
        <w:t>y-</w:t>
      </w:r>
      <w:r w:rsidR="00EB176D" w:rsidRPr="00ED3698">
        <w:t xml:space="preserve"> </w:t>
      </w:r>
      <w:r w:rsidRPr="00ED3698">
        <w:t>and z-direction) in the solution domain (see</w:t>
      </w:r>
      <w:r>
        <w:t xml:space="preserve"> </w:t>
      </w:r>
      <w:r>
        <w:fldChar w:fldCharType="begin"/>
      </w:r>
      <w:r>
        <w:instrText xml:space="preserve"> REF _Ref392493546 \h </w:instrText>
      </w:r>
      <w:r>
        <w:fldChar w:fldCharType="separate"/>
      </w:r>
      <w:r w:rsidR="00D41448" w:rsidRPr="00ED3698">
        <w:t xml:space="preserve">Table </w:t>
      </w:r>
      <w:r w:rsidR="00D41448">
        <w:rPr>
          <w:noProof/>
        </w:rPr>
        <w:t>3</w:t>
      </w:r>
      <w:r w:rsidR="00D41448">
        <w:t>.</w:t>
      </w:r>
      <w:r w:rsidR="00D41448">
        <w:rPr>
          <w:noProof/>
        </w:rPr>
        <w:t>13</w:t>
      </w:r>
      <w:r>
        <w:fldChar w:fldCharType="end"/>
      </w:r>
      <w:r w:rsidRPr="00ED3698">
        <w:t xml:space="preserve"> for the required dispersivities). The input for each zone is ended with the statement ‘end of </w:t>
      </w:r>
      <w:r w:rsidRPr="00FC2059">
        <w:rPr>
          <w:noProof/>
        </w:rPr>
        <w:t>zone</w:t>
      </w:r>
      <w:r w:rsidR="008B165A">
        <w:t>.</w:t>
      </w:r>
      <w:r w:rsidRPr="00ED3698">
        <w:t>’</w:t>
      </w:r>
    </w:p>
    <w:p w14:paraId="24EECA2D" w14:textId="5AA48EB3" w:rsidR="00DB1505" w:rsidRPr="00ED3698" w:rsidRDefault="00FF3522" w:rsidP="00DB1505">
      <w:pPr>
        <w:pStyle w:val="Heading4"/>
      </w:pPr>
      <w:bookmarkStart w:id="366" w:name="_Toc13056076"/>
      <w:r>
        <w:t>‘</w:t>
      </w:r>
      <w:r w:rsidR="00DB1505" w:rsidRPr="0091094B">
        <w:t>read energy balance parameters from file</w:t>
      </w:r>
      <w:r>
        <w:t>’</w:t>
      </w:r>
      <w:bookmarkEnd w:id="366"/>
    </w:p>
    <w:p w14:paraId="77CEF337" w14:textId="17519FEC" w:rsidR="00DB1505" w:rsidRDefault="00DB1505" w:rsidP="00DB1505">
      <w:r>
        <w:t>The physical parameters for energy balance can be specified through a separate file with the extension prefix</w:t>
      </w:r>
      <w:r w:rsidRPr="00FC2059">
        <w:rPr>
          <w:noProof/>
        </w:rPr>
        <w:t>.energybal</w:t>
      </w:r>
      <w:r>
        <w:t xml:space="preserve"> if the keywords </w:t>
      </w:r>
      <w:r w:rsidR="00FF3522">
        <w:t>‘</w:t>
      </w:r>
      <w:r w:rsidRPr="006D5B63">
        <w:t>read energy balance parameters from file</w:t>
      </w:r>
      <w:r w:rsidR="00FF3522">
        <w:t>’</w:t>
      </w:r>
      <w:r>
        <w:t xml:space="preserve"> can be found in Data Block 10B: </w:t>
      </w:r>
      <w:r w:rsidR="00FF3522">
        <w:t>‘</w:t>
      </w:r>
      <w:r w:rsidRPr="00083524">
        <w:t>physical parameters - energy balance</w:t>
      </w:r>
      <w:r w:rsidR="00FF3522">
        <w:t>.’</w:t>
      </w:r>
      <w:r>
        <w:t xml:space="preserve"> An example of the activation using keywords is:</w:t>
      </w:r>
    </w:p>
    <w:p w14:paraId="59558123" w14:textId="77777777" w:rsidR="00DB1505" w:rsidRDefault="00DB1505" w:rsidP="00DB1505">
      <w:pPr>
        <w:pStyle w:val="StyleCode"/>
      </w:pPr>
    </w:p>
    <w:p w14:paraId="4047F4CE" w14:textId="77777777" w:rsidR="00DB1505" w:rsidRDefault="00DB1505" w:rsidP="00DB1505">
      <w:pPr>
        <w:pStyle w:val="StyleCode"/>
      </w:pPr>
      <w:r>
        <w:t>! Data Block 10B: physical parameters - energy balance</w:t>
      </w:r>
    </w:p>
    <w:p w14:paraId="23875B8E" w14:textId="77777777" w:rsidR="00DB1505" w:rsidRDefault="00DB1505" w:rsidP="00DB1505">
      <w:pPr>
        <w:pStyle w:val="StyleCode"/>
      </w:pPr>
      <w:r>
        <w:t>! ---------------------------------------------------------------------------</w:t>
      </w:r>
    </w:p>
    <w:p w14:paraId="1AD00C76" w14:textId="77777777" w:rsidR="00DB1505" w:rsidRDefault="00DB1505" w:rsidP="00DB1505">
      <w:pPr>
        <w:pStyle w:val="StyleCode"/>
      </w:pPr>
      <w:r>
        <w:t>'physical parameters - energy balance'</w:t>
      </w:r>
    </w:p>
    <w:p w14:paraId="3A7AD559" w14:textId="77777777" w:rsidR="00DB1505" w:rsidRDefault="00DB1505" w:rsidP="00DB1505">
      <w:pPr>
        <w:pStyle w:val="StyleCode"/>
      </w:pPr>
      <w:r>
        <w:t>1</w:t>
      </w:r>
    </w:p>
    <w:p w14:paraId="15577FF1" w14:textId="77777777" w:rsidR="00DB1505" w:rsidRPr="0005623D" w:rsidRDefault="00DB1505" w:rsidP="00DB1505">
      <w:pPr>
        <w:pStyle w:val="StyleCode"/>
        <w:rPr>
          <w:b/>
        </w:rPr>
      </w:pPr>
      <w:r w:rsidRPr="0005623D">
        <w:rPr>
          <w:b/>
        </w:rPr>
        <w:t>'read energy balance parameters from file'</w:t>
      </w:r>
    </w:p>
    <w:p w14:paraId="58D3F466" w14:textId="77777777" w:rsidR="00DB1505" w:rsidRDefault="00DB1505" w:rsidP="00DB1505">
      <w:pPr>
        <w:pStyle w:val="StyleCode"/>
      </w:pPr>
    </w:p>
    <w:p w14:paraId="5653E191" w14:textId="77777777" w:rsidR="00DB1505" w:rsidRDefault="00DB1505" w:rsidP="00DB1505">
      <w:pPr>
        <w:pStyle w:val="StyleCode"/>
      </w:pPr>
      <w:r>
        <w:t>'specific heat of water'</w:t>
      </w:r>
    </w:p>
    <w:p w14:paraId="6B0162D2" w14:textId="77777777" w:rsidR="00DB1505" w:rsidRDefault="00DB1505" w:rsidP="00DB1505">
      <w:pPr>
        <w:pStyle w:val="StyleCode"/>
      </w:pPr>
      <w:r>
        <w:t>4182.0d0</w:t>
      </w:r>
    </w:p>
    <w:p w14:paraId="2F3908C1" w14:textId="77777777" w:rsidR="00DB1505" w:rsidRDefault="00DB1505" w:rsidP="00DB1505">
      <w:pPr>
        <w:pStyle w:val="StyleCode"/>
      </w:pPr>
    </w:p>
    <w:p w14:paraId="3A118E55" w14:textId="77777777" w:rsidR="00DB1505" w:rsidRDefault="00DB1505" w:rsidP="00DB1505">
      <w:pPr>
        <w:pStyle w:val="StyleCode"/>
      </w:pPr>
      <w:r>
        <w:t>'number and name of zone'</w:t>
      </w:r>
    </w:p>
    <w:p w14:paraId="4E8E31E3" w14:textId="77777777" w:rsidR="00DB1505" w:rsidRDefault="00DB1505" w:rsidP="00DB1505">
      <w:pPr>
        <w:pStyle w:val="StyleCode"/>
      </w:pPr>
      <w:r>
        <w:t>1</w:t>
      </w:r>
    </w:p>
    <w:p w14:paraId="401CB798" w14:textId="77777777" w:rsidR="00DB1505" w:rsidRDefault="00DB1505" w:rsidP="00DB1505">
      <w:pPr>
        <w:pStyle w:val="StyleCode"/>
      </w:pPr>
      <w:r>
        <w:t>'</w:t>
      </w:r>
      <w:r w:rsidRPr="00FC2059">
        <w:rPr>
          <w:noProof/>
        </w:rPr>
        <w:t>pepe</w:t>
      </w:r>
      <w:r>
        <w:t xml:space="preserve"> </w:t>
      </w:r>
      <w:r w:rsidRPr="00FC2059">
        <w:rPr>
          <w:noProof/>
        </w:rPr>
        <w:t>rompe</w:t>
      </w:r>
      <w:r>
        <w:t xml:space="preserve">' </w:t>
      </w:r>
    </w:p>
    <w:p w14:paraId="28BC0BCD" w14:textId="77777777" w:rsidR="00DB1505" w:rsidRDefault="00DB1505" w:rsidP="00DB1505">
      <w:pPr>
        <w:pStyle w:val="StyleCode"/>
      </w:pPr>
      <w:r>
        <w:t xml:space="preserve"> </w:t>
      </w:r>
    </w:p>
    <w:p w14:paraId="511D792F" w14:textId="77777777" w:rsidR="00DB1505" w:rsidRDefault="00DB1505" w:rsidP="00DB1505">
      <w:pPr>
        <w:pStyle w:val="StyleCode"/>
      </w:pPr>
      <w:r>
        <w:t>'specific heat of solid'</w:t>
      </w:r>
    </w:p>
    <w:p w14:paraId="72BEE560" w14:textId="77777777" w:rsidR="00DB1505" w:rsidRDefault="00DB1505" w:rsidP="00DB1505">
      <w:pPr>
        <w:pStyle w:val="StyleCode"/>
      </w:pPr>
      <w:r>
        <w:t xml:space="preserve">840.0d0 </w:t>
      </w:r>
    </w:p>
    <w:p w14:paraId="207283E5" w14:textId="77777777" w:rsidR="00DB1505" w:rsidRDefault="00DB1505" w:rsidP="00DB1505">
      <w:pPr>
        <w:pStyle w:val="StyleCode"/>
      </w:pPr>
    </w:p>
    <w:p w14:paraId="643AB0F2" w14:textId="77777777" w:rsidR="00DB1505" w:rsidRDefault="00DB1505" w:rsidP="00DB1505">
      <w:pPr>
        <w:pStyle w:val="StyleCode"/>
      </w:pPr>
      <w:r>
        <w:t>'water thermal conductivity in x-direction'</w:t>
      </w:r>
    </w:p>
    <w:p w14:paraId="3AA31C11" w14:textId="77777777" w:rsidR="00DB1505" w:rsidRDefault="00DB1505" w:rsidP="00DB1505">
      <w:pPr>
        <w:pStyle w:val="StyleCode"/>
      </w:pPr>
      <w:r>
        <w:t xml:space="preserve">0.6d0 </w:t>
      </w:r>
    </w:p>
    <w:p w14:paraId="1E787E16" w14:textId="77777777" w:rsidR="00DB1505" w:rsidRDefault="00DB1505" w:rsidP="00DB1505">
      <w:pPr>
        <w:pStyle w:val="StyleCode"/>
      </w:pPr>
    </w:p>
    <w:p w14:paraId="0F89D787" w14:textId="77777777" w:rsidR="00DB1505" w:rsidRDefault="00DB1505" w:rsidP="00DB1505">
      <w:pPr>
        <w:pStyle w:val="StyleCode"/>
      </w:pPr>
      <w:r>
        <w:t>'water thermal conductivity in y-direction'</w:t>
      </w:r>
    </w:p>
    <w:p w14:paraId="361E1F19" w14:textId="77777777" w:rsidR="00DB1505" w:rsidRDefault="00DB1505" w:rsidP="00DB1505">
      <w:pPr>
        <w:pStyle w:val="StyleCode"/>
      </w:pPr>
      <w:r>
        <w:t>0.6d0</w:t>
      </w:r>
    </w:p>
    <w:p w14:paraId="3C9BDFBE" w14:textId="77777777" w:rsidR="00DB1505" w:rsidRDefault="00DB1505" w:rsidP="00DB1505">
      <w:pPr>
        <w:pStyle w:val="StyleCode"/>
      </w:pPr>
    </w:p>
    <w:p w14:paraId="42E357D0" w14:textId="77777777" w:rsidR="00DB1505" w:rsidRDefault="00DB1505" w:rsidP="00DB1505">
      <w:pPr>
        <w:pStyle w:val="StyleCode"/>
      </w:pPr>
      <w:r>
        <w:t>'water thermal conductivity in z-direction'</w:t>
      </w:r>
    </w:p>
    <w:p w14:paraId="26AC8D99" w14:textId="77777777" w:rsidR="00DB1505" w:rsidRDefault="00DB1505" w:rsidP="00DB1505">
      <w:pPr>
        <w:pStyle w:val="StyleCode"/>
      </w:pPr>
      <w:r>
        <w:t>0.6d0</w:t>
      </w:r>
    </w:p>
    <w:p w14:paraId="44C0E18D" w14:textId="77777777" w:rsidR="00DB1505" w:rsidRDefault="00DB1505" w:rsidP="00DB1505">
      <w:pPr>
        <w:pStyle w:val="StyleCode"/>
      </w:pPr>
    </w:p>
    <w:p w14:paraId="3699B630" w14:textId="77777777" w:rsidR="00DB1505" w:rsidRDefault="00DB1505" w:rsidP="00DB1505">
      <w:pPr>
        <w:pStyle w:val="StyleCode"/>
      </w:pPr>
      <w:r>
        <w:t>'solid thermal conductivity in x-direction'</w:t>
      </w:r>
    </w:p>
    <w:p w14:paraId="41EF32B8" w14:textId="77777777" w:rsidR="00DB1505" w:rsidRDefault="00DB1505" w:rsidP="00DB1505">
      <w:pPr>
        <w:pStyle w:val="StyleCode"/>
      </w:pPr>
      <w:r>
        <w:t xml:space="preserve">3.5d0 </w:t>
      </w:r>
    </w:p>
    <w:p w14:paraId="10798A2C" w14:textId="77777777" w:rsidR="00DB1505" w:rsidRDefault="00DB1505" w:rsidP="00DB1505">
      <w:pPr>
        <w:pStyle w:val="StyleCode"/>
      </w:pPr>
    </w:p>
    <w:p w14:paraId="21B67ED8" w14:textId="77777777" w:rsidR="00DB1505" w:rsidRDefault="00DB1505" w:rsidP="00DB1505">
      <w:pPr>
        <w:pStyle w:val="StyleCode"/>
      </w:pPr>
      <w:r>
        <w:t>'solid thermal conductivity in y-direction'</w:t>
      </w:r>
    </w:p>
    <w:p w14:paraId="712CFB88" w14:textId="77777777" w:rsidR="00DB1505" w:rsidRDefault="00DB1505" w:rsidP="00DB1505">
      <w:pPr>
        <w:pStyle w:val="StyleCode"/>
      </w:pPr>
      <w:r>
        <w:t>3.5d0</w:t>
      </w:r>
    </w:p>
    <w:p w14:paraId="65BA9327" w14:textId="77777777" w:rsidR="00DB1505" w:rsidRDefault="00DB1505" w:rsidP="00DB1505">
      <w:pPr>
        <w:pStyle w:val="StyleCode"/>
      </w:pPr>
    </w:p>
    <w:p w14:paraId="41AC3E06" w14:textId="77777777" w:rsidR="00DB1505" w:rsidRDefault="00DB1505" w:rsidP="00DB1505">
      <w:pPr>
        <w:pStyle w:val="StyleCode"/>
      </w:pPr>
      <w:r>
        <w:t>'solid thermal conductivity in z-direction'</w:t>
      </w:r>
    </w:p>
    <w:p w14:paraId="07D43384" w14:textId="77777777" w:rsidR="00DB1505" w:rsidRDefault="00DB1505" w:rsidP="00DB1505">
      <w:pPr>
        <w:pStyle w:val="StyleCode"/>
      </w:pPr>
      <w:r>
        <w:t>3.5d0</w:t>
      </w:r>
    </w:p>
    <w:p w14:paraId="72C8FF6E" w14:textId="77777777" w:rsidR="00DB1505" w:rsidRDefault="00DB1505" w:rsidP="00DB1505">
      <w:pPr>
        <w:pStyle w:val="StyleCode"/>
      </w:pPr>
    </w:p>
    <w:p w14:paraId="23FC0CCF" w14:textId="77777777" w:rsidR="00DB1505" w:rsidRDefault="00DB1505" w:rsidP="00DB1505">
      <w:pPr>
        <w:pStyle w:val="StyleCode"/>
      </w:pPr>
      <w:r>
        <w:t>'longitudinal dispersivity'</w:t>
      </w:r>
    </w:p>
    <w:p w14:paraId="17841FC4" w14:textId="77777777" w:rsidR="00DB1505" w:rsidRDefault="00DB1505" w:rsidP="00DB1505">
      <w:pPr>
        <w:pStyle w:val="StyleCode"/>
      </w:pPr>
      <w:r>
        <w:t>4.0</w:t>
      </w:r>
    </w:p>
    <w:p w14:paraId="42C36F61" w14:textId="77777777" w:rsidR="00DB1505" w:rsidRDefault="00DB1505" w:rsidP="00DB1505">
      <w:pPr>
        <w:pStyle w:val="StyleCode"/>
      </w:pPr>
    </w:p>
    <w:p w14:paraId="5E94B986" w14:textId="77777777" w:rsidR="00DB1505" w:rsidRDefault="00DB1505" w:rsidP="00DB1505">
      <w:pPr>
        <w:pStyle w:val="StyleCode"/>
      </w:pPr>
      <w:r>
        <w:t>'transverse vertical dispersivity'</w:t>
      </w:r>
    </w:p>
    <w:p w14:paraId="0A9E28FE" w14:textId="77777777" w:rsidR="00DB1505" w:rsidRDefault="00DB1505" w:rsidP="00DB1505">
      <w:pPr>
        <w:pStyle w:val="StyleCode"/>
      </w:pPr>
      <w:r>
        <w:t>1.0</w:t>
      </w:r>
    </w:p>
    <w:p w14:paraId="70974D8B" w14:textId="77777777" w:rsidR="00DB1505" w:rsidRDefault="00DB1505" w:rsidP="00DB1505">
      <w:pPr>
        <w:pStyle w:val="StyleCode"/>
      </w:pPr>
    </w:p>
    <w:p w14:paraId="7786D351" w14:textId="77777777" w:rsidR="00DB1505" w:rsidRDefault="00DB1505" w:rsidP="00DB1505">
      <w:pPr>
        <w:pStyle w:val="StyleCode"/>
      </w:pPr>
      <w:r>
        <w:t>'transverse horizontal dispersivity'</w:t>
      </w:r>
    </w:p>
    <w:p w14:paraId="0A65B427" w14:textId="77777777" w:rsidR="00DB1505" w:rsidRDefault="00DB1505" w:rsidP="00DB1505">
      <w:pPr>
        <w:pStyle w:val="StyleCode"/>
      </w:pPr>
      <w:r>
        <w:lastRenderedPageBreak/>
        <w:t>1.0</w:t>
      </w:r>
    </w:p>
    <w:p w14:paraId="7ABCFB08" w14:textId="77777777" w:rsidR="00DB1505" w:rsidRDefault="00DB1505" w:rsidP="00DB1505">
      <w:pPr>
        <w:pStyle w:val="StyleCode"/>
      </w:pPr>
    </w:p>
    <w:p w14:paraId="3EF74AF5" w14:textId="77777777" w:rsidR="00DB1505" w:rsidRDefault="00DB1505" w:rsidP="00DB1505">
      <w:pPr>
        <w:pStyle w:val="StyleCode"/>
      </w:pPr>
      <w:r>
        <w:t>'solid bulk density'</w:t>
      </w:r>
    </w:p>
    <w:p w14:paraId="300365F5" w14:textId="77777777" w:rsidR="00DB1505" w:rsidRDefault="00DB1505" w:rsidP="00DB1505">
      <w:pPr>
        <w:pStyle w:val="StyleCode"/>
      </w:pPr>
      <w:r>
        <w:t xml:space="preserve">2650.0d0 </w:t>
      </w:r>
    </w:p>
    <w:p w14:paraId="0D6B3063" w14:textId="77777777" w:rsidR="00DB1505" w:rsidRDefault="00DB1505" w:rsidP="00DB1505">
      <w:pPr>
        <w:pStyle w:val="StyleCode"/>
      </w:pPr>
    </w:p>
    <w:p w14:paraId="642C0B46" w14:textId="77777777" w:rsidR="00DB1505" w:rsidRDefault="00DB1505" w:rsidP="00DB1505">
      <w:pPr>
        <w:pStyle w:val="StyleCode"/>
      </w:pPr>
      <w:r>
        <w:t>'extent of zone'</w:t>
      </w:r>
    </w:p>
    <w:p w14:paraId="08B956F2" w14:textId="77777777" w:rsidR="00DB1505" w:rsidRDefault="00DB1505" w:rsidP="00DB1505">
      <w:pPr>
        <w:pStyle w:val="StyleCode"/>
      </w:pPr>
      <w:r>
        <w:t>0.0 440000.0d0 0.0 1.0 0.0 4000.0</w:t>
      </w:r>
    </w:p>
    <w:p w14:paraId="49494593" w14:textId="77777777" w:rsidR="00DB1505" w:rsidRDefault="00DB1505" w:rsidP="00DB1505">
      <w:pPr>
        <w:pStyle w:val="StyleCode"/>
      </w:pPr>
      <w:r>
        <w:t>'end of zone'</w:t>
      </w:r>
    </w:p>
    <w:p w14:paraId="1AFEF311" w14:textId="77777777" w:rsidR="00DB1505" w:rsidRDefault="00DB1505" w:rsidP="00DB1505">
      <w:pPr>
        <w:pStyle w:val="StyleCode"/>
      </w:pPr>
      <w:r>
        <w:t>'done'</w:t>
      </w:r>
    </w:p>
    <w:p w14:paraId="41BFA4C6" w14:textId="77777777" w:rsidR="00DB1505" w:rsidRPr="00967B6E" w:rsidRDefault="00DB1505" w:rsidP="00DB1505">
      <w:pPr>
        <w:pStyle w:val="StyleCode"/>
      </w:pPr>
    </w:p>
    <w:p w14:paraId="70211259" w14:textId="01044AC9" w:rsidR="00DB1505" w:rsidRDefault="00DB1505" w:rsidP="00DB1505">
      <w:r>
        <w:t>The data required in the file</w:t>
      </w:r>
      <w:r w:rsidR="0005623D">
        <w:t xml:space="preserve"> prefix.energybal should include</w:t>
      </w:r>
      <w:r>
        <w:t xml:space="preserve"> the </w:t>
      </w:r>
      <w:r w:rsidR="001B4DFA">
        <w:t>x-</w:t>
      </w:r>
      <w:r>
        <w:t>,</w:t>
      </w:r>
      <w:r w:rsidR="004B5D9D">
        <w:t xml:space="preserve"> </w:t>
      </w:r>
      <w:r w:rsidR="001B4DFA">
        <w:t>y-</w:t>
      </w:r>
      <w:r>
        <w:t>,</w:t>
      </w:r>
      <w:r w:rsidR="004B5D9D">
        <w:t xml:space="preserve"> and </w:t>
      </w:r>
      <w:r>
        <w:t>z-coordinates, the thermal capacity in [J kg</w:t>
      </w:r>
      <w:r w:rsidRPr="00082748">
        <w:rPr>
          <w:vertAlign w:val="superscript"/>
        </w:rPr>
        <w:t>-1</w:t>
      </w:r>
      <w:r>
        <w:t xml:space="preserve"> K</w:t>
      </w:r>
      <w:r w:rsidRPr="005712E1">
        <w:rPr>
          <w:vertAlign w:val="superscript"/>
        </w:rPr>
        <w:t>-1</w:t>
      </w:r>
      <w:r>
        <w:t xml:space="preserve">], thermal conductivity for water in </w:t>
      </w:r>
      <w:r w:rsidR="001B4DFA">
        <w:t xml:space="preserve">x-, y- </w:t>
      </w:r>
      <w:r w:rsidR="004B5D9D">
        <w:t xml:space="preserve">and </w:t>
      </w:r>
      <w:r>
        <w:t>z-coordinates in [J s</w:t>
      </w:r>
      <w:r w:rsidRPr="00082748">
        <w:rPr>
          <w:vertAlign w:val="superscript"/>
        </w:rPr>
        <w:t>-1</w:t>
      </w:r>
      <w:r>
        <w:t xml:space="preserve"> m</w:t>
      </w:r>
      <w:r w:rsidRPr="005712E1">
        <w:rPr>
          <w:vertAlign w:val="superscript"/>
        </w:rPr>
        <w:t>-1</w:t>
      </w:r>
      <w:r>
        <w:t xml:space="preserve"> K</w:t>
      </w:r>
      <w:r w:rsidRPr="005712E1">
        <w:rPr>
          <w:vertAlign w:val="superscript"/>
        </w:rPr>
        <w:t>-1</w:t>
      </w:r>
      <w:r>
        <w:t xml:space="preserve">], thermal conductivity for </w:t>
      </w:r>
      <w:r w:rsidR="004B5D9D">
        <w:t xml:space="preserve">solids </w:t>
      </w:r>
      <w:r>
        <w:t xml:space="preserve">in </w:t>
      </w:r>
      <w:r w:rsidR="001B4DFA">
        <w:t xml:space="preserve">x-, y- </w:t>
      </w:r>
      <w:r w:rsidR="004B5D9D">
        <w:t xml:space="preserve">and </w:t>
      </w:r>
      <w:r>
        <w:t>z-coordinates in [J s</w:t>
      </w:r>
      <w:r w:rsidRPr="001609DA">
        <w:rPr>
          <w:vertAlign w:val="superscript"/>
        </w:rPr>
        <w:t>-1</w:t>
      </w:r>
      <w:r>
        <w:t xml:space="preserve"> m</w:t>
      </w:r>
      <w:r w:rsidRPr="001609DA">
        <w:rPr>
          <w:vertAlign w:val="superscript"/>
        </w:rPr>
        <w:t>-1</w:t>
      </w:r>
      <w:r>
        <w:t xml:space="preserve"> K</w:t>
      </w:r>
      <w:r w:rsidRPr="001609DA">
        <w:rPr>
          <w:vertAlign w:val="superscript"/>
        </w:rPr>
        <w:t>-1</w:t>
      </w:r>
      <w:r>
        <w:t>], l</w:t>
      </w:r>
      <w:r w:rsidRPr="006D5B63">
        <w:t>ongitudinal dispersion coefficient for heat equation</w:t>
      </w:r>
      <w:r>
        <w:t>, t</w:t>
      </w:r>
      <w:r w:rsidRPr="006D5B63">
        <w:t>ransverse horizontal dispersion coefficient for heat equation</w:t>
      </w:r>
      <w:r>
        <w:t>, t</w:t>
      </w:r>
      <w:r w:rsidRPr="006D5B63">
        <w:t xml:space="preserve">ransverse </w:t>
      </w:r>
      <w:r>
        <w:t>vertical</w:t>
      </w:r>
      <w:r w:rsidRPr="006D5B63">
        <w:t xml:space="preserve"> dispersion coefficient for heat equation</w:t>
      </w:r>
      <w:r>
        <w:t xml:space="preserve"> (unit [m]), and solid bulk dry density in [</w:t>
      </w:r>
      <w:r w:rsidRPr="005A4DDD">
        <w:rPr>
          <w:rFonts w:cs="Arial"/>
          <w:szCs w:val="24"/>
        </w:rPr>
        <w:t>kg m</w:t>
      </w:r>
      <w:r w:rsidRPr="005A4DDD">
        <w:rPr>
          <w:rFonts w:cs="Arial"/>
          <w:szCs w:val="24"/>
          <w:vertAlign w:val="superscript"/>
        </w:rPr>
        <w:t>-3</w:t>
      </w:r>
      <w:r>
        <w:t>] of each control volume. An example of the prefix.energybal is:</w:t>
      </w:r>
    </w:p>
    <w:p w14:paraId="3FC9D90B" w14:textId="77777777" w:rsidR="00DB1505" w:rsidRDefault="00DB1505" w:rsidP="00DB1505">
      <w:pPr>
        <w:pStyle w:val="StyleCode"/>
      </w:pPr>
    </w:p>
    <w:p w14:paraId="3D984673" w14:textId="77777777" w:rsidR="00DB1505" w:rsidRDefault="00DB1505" w:rsidP="00DB1505">
      <w:pPr>
        <w:pStyle w:val="StyleCode"/>
      </w:pPr>
      <w:r>
        <w:t>title = "dataset basin"</w:t>
      </w:r>
    </w:p>
    <w:p w14:paraId="15D3803F" w14:textId="77777777" w:rsidR="00DB1505" w:rsidRDefault="00DB1505" w:rsidP="00DB1505">
      <w:pPr>
        <w:pStyle w:val="StyleCode"/>
      </w:pPr>
      <w:r>
        <w:t>variables = "x", "y", "z", "heatcapsol", "heatcondwx", "heatcondwy", "heatcondwz", "heatcondsx", "heatcondsy", "heatcondsz", "disheatx", "disheaty", "disheatz", "denssol"</w:t>
      </w:r>
    </w:p>
    <w:p w14:paraId="6DEBBBE3" w14:textId="77777777" w:rsidR="00DB1505" w:rsidRDefault="00DB1505" w:rsidP="00DB1505">
      <w:pPr>
        <w:pStyle w:val="StyleCode"/>
      </w:pPr>
      <w:r>
        <w:t>zone t = "field",i =  300, j =   85, k =    1,  f=point</w:t>
      </w:r>
    </w:p>
    <w:p w14:paraId="0793ECDA" w14:textId="77777777" w:rsidR="00DB1505" w:rsidRDefault="00DB1505" w:rsidP="00DB1505">
      <w:pPr>
        <w:pStyle w:val="StyleCode"/>
      </w:pPr>
      <w:r>
        <w:t xml:space="preserve">  0.0000000E+00  0.0000000E+00  0.0000000E+00  0.6820000E+03  0.6000000E+00  0.6000000E+00  0.6000000E+00  0.2600000E+01  0.2600000E+01  0.2600000E+01  0.3000000E+02  0.3000000E+02  0.3000000E+02  0.2750000E+04</w:t>
      </w:r>
    </w:p>
    <w:p w14:paraId="50F22490" w14:textId="77777777" w:rsidR="00DB1505" w:rsidRDefault="00DB1505" w:rsidP="00DB1505">
      <w:pPr>
        <w:pStyle w:val="StyleCode"/>
      </w:pPr>
      <w:r>
        <w:t xml:space="preserve">  0.1491458E+04  0.0000000E+00  0.0000000E+00  0.6820000E+03  0.6000000E+00  0.6000000E+00  0.6000000E+00  0.2600000E+01  0.2600000E+01  0.2600000E+01  0.3000000E+02  0.3000000E+02  0.3000000E+02  0.2750000E+04</w:t>
      </w:r>
    </w:p>
    <w:p w14:paraId="74717915" w14:textId="77777777" w:rsidR="00DB1505" w:rsidRDefault="00DB1505" w:rsidP="00DB1505">
      <w:pPr>
        <w:pStyle w:val="StyleCode"/>
      </w:pPr>
      <w:r>
        <w:t xml:space="preserve">  0.2982916E+04  0.0000000E+00  0.0000000E+00  0.6820000E+03  0.6000000E+00  0.6000000E+00  0.6000000E+00  0.2600000E+01  0.2600000E+01  0.2600000E+01  0.3000000E+02  0.3000000E+02  0.3000000E+02  0.2750000E+04</w:t>
      </w:r>
    </w:p>
    <w:p w14:paraId="403F137D" w14:textId="77777777" w:rsidR="00DB1505" w:rsidRDefault="00DB1505" w:rsidP="00DB1505">
      <w:pPr>
        <w:pStyle w:val="StyleCode"/>
      </w:pPr>
      <w:r>
        <w:t xml:space="preserve">  0.4474374E+04  0.0000000E+00  0.0000000E+00  0.6820000E+03  0.6000000E+00  0.6000000E+00  0.6000000E+00  0.2600000E+01  0.2600000E+01  0.2600000E+01  0.3000000E+02  0.3000000E+02  0.3000000E+02  0.2750000E+04</w:t>
      </w:r>
    </w:p>
    <w:p w14:paraId="4EDB7BCD" w14:textId="77777777" w:rsidR="00DB1505" w:rsidRDefault="00DB1505" w:rsidP="00DB1505">
      <w:pPr>
        <w:pStyle w:val="StyleCode"/>
      </w:pPr>
      <w:r>
        <w:t xml:space="preserve">  0.5965829E+04  0.0000000E+00  0.0000000E+00  0.6820000E+03  0.6000000E+00  0.6000000E+00  0.6000000E+00  0.2600000E+01  0.2600000E+01  0.2600000E+01  0.3000000E+02  0.3000000E+02  0.3000000E+02  0.2750000E+04</w:t>
      </w:r>
    </w:p>
    <w:p w14:paraId="552935B2" w14:textId="77777777" w:rsidR="00DB1505" w:rsidRDefault="00DB1505" w:rsidP="00DB1505">
      <w:pPr>
        <w:pStyle w:val="StyleCode"/>
      </w:pPr>
      <w:r>
        <w:t xml:space="preserve">  0.7457292E+04  0.0000000E+00  0.0000000E+00  0.6820000E+03  0.6000000E+00  0.6000000E+00  0.6000000E+00  0.2600000E+01  0.2600000E+01  0.2600000E+01  0.3000000E+02  0.3000000E+02  0.3000000E+02  0.2750000E+04</w:t>
      </w:r>
    </w:p>
    <w:p w14:paraId="28FDDFC8" w14:textId="77777777" w:rsidR="00DB1505" w:rsidRDefault="00DB1505" w:rsidP="00DB1505">
      <w:pPr>
        <w:pStyle w:val="StyleCode"/>
      </w:pPr>
      <w:r>
        <w:t xml:space="preserve">  0.8948750E+04  0.0000000E+00  0.0000000E+00  0.6820000E+03  0.6000000E+00  0.6000000E+00  0.6000000E+00  0.2600000E+01  0.2600000E+01  0.2600000E+01  0.3000000E+02  0.3000000E+02  0.3000000E+02  0.2750000E+04</w:t>
      </w:r>
    </w:p>
    <w:p w14:paraId="2E7EC7A3" w14:textId="77777777" w:rsidR="00DB1505" w:rsidRDefault="00DB1505" w:rsidP="00DB1505">
      <w:pPr>
        <w:pStyle w:val="StyleCode"/>
      </w:pPr>
      <w:r>
        <w:t xml:space="preserve">  0.1044021E+05  0.0000000E+00  0.0000000E+00  0.6820000E+03  0.6000000E+00  0.6000000E+00  0.6000000E+00  0.2600000E+01  0.2600000E+01  0.2600000E+01  0.3000000E+02  0.3000000E+02  0.3000000E+02  0.2750000E+04</w:t>
      </w:r>
    </w:p>
    <w:p w14:paraId="50BD72BC" w14:textId="77777777" w:rsidR="00DB1505" w:rsidRDefault="00DB1505" w:rsidP="00DB1505">
      <w:pPr>
        <w:pStyle w:val="StyleCode"/>
      </w:pPr>
      <w:r>
        <w:t>… …</w:t>
      </w:r>
    </w:p>
    <w:p w14:paraId="0EE76AD2" w14:textId="77777777" w:rsidR="00DB1505" w:rsidRPr="00967B6E" w:rsidRDefault="00DB1505" w:rsidP="00DB1505">
      <w:pPr>
        <w:pStyle w:val="StyleCode"/>
      </w:pPr>
    </w:p>
    <w:p w14:paraId="5EF9A991" w14:textId="6D72CACE" w:rsidR="00DB1505" w:rsidRPr="00ED3698" w:rsidRDefault="00DB1505" w:rsidP="00DB1505">
      <w:pPr>
        <w:pStyle w:val="Caption"/>
      </w:pPr>
      <w:bookmarkStart w:id="367" w:name="_Ref392493546"/>
      <w:bookmarkStart w:id="368" w:name="_Toc13056214"/>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13</w:t>
      </w:r>
      <w:r w:rsidR="00606172">
        <w:rPr>
          <w:noProof/>
        </w:rPr>
        <w:fldChar w:fldCharType="end"/>
      </w:r>
      <w:bookmarkEnd w:id="367"/>
      <w:r w:rsidRPr="00ED3698">
        <w:t xml:space="preserve">: Summary of input parameters for </w:t>
      </w:r>
      <w:r w:rsidR="004B5D9D">
        <w:t xml:space="preserve">the </w:t>
      </w:r>
      <w:r w:rsidRPr="00ED3698">
        <w:t>section</w:t>
      </w:r>
      <w:r w:rsidRPr="00ED3698">
        <w:rPr>
          <w:sz w:val="20"/>
        </w:rPr>
        <w:t xml:space="preserve"> </w:t>
      </w:r>
      <w:r w:rsidRPr="00ED3698">
        <w:t>‘physical parameters –</w:t>
      </w:r>
      <w:r>
        <w:t xml:space="preserve"> energy balance</w:t>
      </w:r>
      <w:r w:rsidRPr="00ED3698">
        <w:t>’</w:t>
      </w:r>
      <w:bookmarkEnd w:id="368"/>
    </w:p>
    <w:tbl>
      <w:tblPr>
        <w:tblpPr w:leftFromText="180" w:rightFromText="180" w:vertAnchor="text" w:tblpY="1"/>
        <w:tblOverlap w:val="never"/>
        <w:tblW w:w="85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567"/>
        <w:gridCol w:w="1701"/>
        <w:gridCol w:w="1560"/>
        <w:gridCol w:w="1701"/>
        <w:gridCol w:w="2976"/>
      </w:tblGrid>
      <w:tr w:rsidR="004E1ADD" w:rsidRPr="00ED3698" w14:paraId="59B1179B" w14:textId="77777777" w:rsidTr="004E1ADD">
        <w:trPr>
          <w:cantSplit/>
        </w:trPr>
        <w:tc>
          <w:tcPr>
            <w:tcW w:w="567" w:type="dxa"/>
            <w:tcBorders>
              <w:top w:val="nil"/>
              <w:left w:val="nil"/>
              <w:bottom w:val="nil"/>
            </w:tcBorders>
          </w:tcPr>
          <w:p w14:paraId="2AEB111E" w14:textId="77777777" w:rsidR="004E1ADD" w:rsidRPr="00ED3698" w:rsidRDefault="004E1ADD" w:rsidP="007239FB"/>
        </w:tc>
        <w:tc>
          <w:tcPr>
            <w:tcW w:w="4962" w:type="dxa"/>
            <w:gridSpan w:val="3"/>
            <w:vAlign w:val="center"/>
          </w:tcPr>
          <w:p w14:paraId="16FC85E4" w14:textId="2C33BFC3" w:rsidR="004E1ADD" w:rsidRPr="00ED3698" w:rsidRDefault="00857CBB" w:rsidP="0067095F">
            <w:pPr>
              <w:pStyle w:val="Tableheader"/>
            </w:pPr>
            <w:r>
              <w:t>Keywords</w:t>
            </w:r>
          </w:p>
        </w:tc>
        <w:tc>
          <w:tcPr>
            <w:tcW w:w="2976" w:type="dxa"/>
            <w:vAlign w:val="center"/>
          </w:tcPr>
          <w:p w14:paraId="70A93512" w14:textId="77777777" w:rsidR="004E1ADD" w:rsidRPr="00ED3698" w:rsidRDefault="004E1ADD" w:rsidP="0067095F">
            <w:pPr>
              <w:pStyle w:val="Tableheader"/>
            </w:pPr>
            <w:r w:rsidRPr="00ED3698">
              <w:t>Required/Optional</w:t>
            </w:r>
          </w:p>
        </w:tc>
      </w:tr>
      <w:tr w:rsidR="004E1ADD" w:rsidRPr="00927C31" w14:paraId="3B7F3311" w14:textId="77777777" w:rsidTr="004E1ADD">
        <w:trPr>
          <w:cantSplit/>
        </w:trPr>
        <w:tc>
          <w:tcPr>
            <w:tcW w:w="567" w:type="dxa"/>
            <w:tcBorders>
              <w:top w:val="nil"/>
              <w:left w:val="nil"/>
              <w:bottom w:val="nil"/>
            </w:tcBorders>
          </w:tcPr>
          <w:p w14:paraId="79E380AD" w14:textId="77777777" w:rsidR="004E1ADD" w:rsidRPr="005A4DDD" w:rsidRDefault="004E1ADD" w:rsidP="007239FB">
            <w:pPr>
              <w:spacing w:before="0" w:after="0"/>
              <w:rPr>
                <w:szCs w:val="24"/>
              </w:rPr>
            </w:pPr>
          </w:p>
        </w:tc>
        <w:tc>
          <w:tcPr>
            <w:tcW w:w="4962" w:type="dxa"/>
            <w:gridSpan w:val="3"/>
            <w:vAlign w:val="center"/>
          </w:tcPr>
          <w:p w14:paraId="27CC7837" w14:textId="73DC7608" w:rsidR="004E1ADD" w:rsidRPr="005A4DDD" w:rsidRDefault="004B5D9D" w:rsidP="004B5D9D">
            <w:pPr>
              <w:spacing w:before="0" w:after="0"/>
              <w:rPr>
                <w:szCs w:val="24"/>
              </w:rPr>
            </w:pPr>
            <w:r>
              <w:rPr>
                <w:szCs w:val="24"/>
              </w:rPr>
              <w:t>‘</w:t>
            </w:r>
            <w:r w:rsidR="004E1ADD" w:rsidRPr="005A4DDD">
              <w:rPr>
                <w:szCs w:val="24"/>
              </w:rPr>
              <w:t>physical parameters - energy balance</w:t>
            </w:r>
            <w:r>
              <w:rPr>
                <w:szCs w:val="24"/>
              </w:rPr>
              <w:t>’</w:t>
            </w:r>
          </w:p>
        </w:tc>
        <w:tc>
          <w:tcPr>
            <w:tcW w:w="2976" w:type="dxa"/>
            <w:vAlign w:val="center"/>
          </w:tcPr>
          <w:p w14:paraId="6A2CAA1F" w14:textId="77777777" w:rsidR="004E1ADD" w:rsidRPr="005C399D" w:rsidRDefault="004E1ADD" w:rsidP="007239FB">
            <w:pPr>
              <w:spacing w:before="0" w:after="0"/>
              <w:rPr>
                <w:szCs w:val="24"/>
              </w:rPr>
            </w:pPr>
            <w:r w:rsidRPr="00AF5329">
              <w:rPr>
                <w:szCs w:val="24"/>
              </w:rPr>
              <w:t xml:space="preserve">required for any </w:t>
            </w:r>
            <w:r w:rsidRPr="006C37FC">
              <w:rPr>
                <w:szCs w:val="24"/>
              </w:rPr>
              <w:t>energy</w:t>
            </w:r>
            <w:r w:rsidRPr="005C399D">
              <w:rPr>
                <w:szCs w:val="24"/>
              </w:rPr>
              <w:t xml:space="preserve"> balance simulation</w:t>
            </w:r>
          </w:p>
        </w:tc>
      </w:tr>
      <w:tr w:rsidR="004E1ADD" w:rsidRPr="00927C31" w14:paraId="169A2A16" w14:textId="77777777" w:rsidTr="004E1ADD">
        <w:trPr>
          <w:cantSplit/>
        </w:trPr>
        <w:tc>
          <w:tcPr>
            <w:tcW w:w="567" w:type="dxa"/>
            <w:tcBorders>
              <w:top w:val="nil"/>
              <w:left w:val="nil"/>
              <w:bottom w:val="nil"/>
            </w:tcBorders>
          </w:tcPr>
          <w:p w14:paraId="19D6EB4B" w14:textId="77777777" w:rsidR="004E1ADD" w:rsidRPr="00927C31" w:rsidRDefault="004E1ADD" w:rsidP="007239FB">
            <w:pPr>
              <w:spacing w:before="0" w:after="0"/>
              <w:rPr>
                <w:szCs w:val="24"/>
              </w:rPr>
            </w:pPr>
          </w:p>
        </w:tc>
        <w:tc>
          <w:tcPr>
            <w:tcW w:w="1701" w:type="dxa"/>
            <w:vAlign w:val="center"/>
          </w:tcPr>
          <w:p w14:paraId="650D6719" w14:textId="77777777" w:rsidR="004E1ADD" w:rsidRPr="00927C31" w:rsidRDefault="004E1ADD" w:rsidP="0067095F">
            <w:pPr>
              <w:pStyle w:val="Tableheader"/>
            </w:pPr>
            <w:r w:rsidRPr="00927C31">
              <w:t>Subsection*</w:t>
            </w:r>
          </w:p>
        </w:tc>
        <w:tc>
          <w:tcPr>
            <w:tcW w:w="1560" w:type="dxa"/>
          </w:tcPr>
          <w:p w14:paraId="4E391587" w14:textId="77777777" w:rsidR="004E1ADD" w:rsidRPr="00927C31" w:rsidRDefault="004E1ADD" w:rsidP="0067095F">
            <w:pPr>
              <w:pStyle w:val="Tableheader"/>
            </w:pPr>
            <w:r w:rsidRPr="00927C31">
              <w:t>Parameter</w:t>
            </w:r>
          </w:p>
        </w:tc>
        <w:tc>
          <w:tcPr>
            <w:tcW w:w="1701" w:type="dxa"/>
          </w:tcPr>
          <w:p w14:paraId="7EFBC803" w14:textId="77777777" w:rsidR="004E1ADD" w:rsidRPr="00927C31" w:rsidRDefault="004E1ADD" w:rsidP="0067095F">
            <w:pPr>
              <w:pStyle w:val="Tableheader"/>
            </w:pPr>
            <w:r w:rsidRPr="00927C31">
              <w:t>Description</w:t>
            </w:r>
          </w:p>
        </w:tc>
        <w:tc>
          <w:tcPr>
            <w:tcW w:w="2976" w:type="dxa"/>
          </w:tcPr>
          <w:p w14:paraId="1C35117B" w14:textId="77777777" w:rsidR="004E1ADD" w:rsidRPr="00927C31" w:rsidRDefault="004E1ADD" w:rsidP="0067095F">
            <w:pPr>
              <w:pStyle w:val="Tableheader"/>
            </w:pPr>
            <w:r w:rsidRPr="00927C31">
              <w:t>Required/Optional</w:t>
            </w:r>
          </w:p>
        </w:tc>
      </w:tr>
      <w:tr w:rsidR="004E1ADD" w:rsidRPr="00927C31" w14:paraId="199521CC" w14:textId="77777777" w:rsidTr="004E1ADD">
        <w:trPr>
          <w:cantSplit/>
        </w:trPr>
        <w:tc>
          <w:tcPr>
            <w:tcW w:w="567" w:type="dxa"/>
            <w:tcBorders>
              <w:top w:val="nil"/>
              <w:left w:val="nil"/>
              <w:bottom w:val="nil"/>
            </w:tcBorders>
          </w:tcPr>
          <w:p w14:paraId="334D5181" w14:textId="77777777" w:rsidR="004E1ADD" w:rsidRPr="00927C31" w:rsidRDefault="004E1ADD" w:rsidP="0067095F">
            <w:pPr>
              <w:pStyle w:val="Tablebodynospace"/>
            </w:pPr>
          </w:p>
        </w:tc>
        <w:tc>
          <w:tcPr>
            <w:tcW w:w="1701" w:type="dxa"/>
            <w:vAlign w:val="center"/>
          </w:tcPr>
          <w:p w14:paraId="383C8E97" w14:textId="510AA505" w:rsidR="004E1ADD" w:rsidRPr="00927C31" w:rsidRDefault="004B5D9D" w:rsidP="009A27B2">
            <w:pPr>
              <w:pStyle w:val="Tablebodynospace"/>
            </w:pPr>
            <w:r>
              <w:t>‘</w:t>
            </w:r>
            <w:r w:rsidR="004E1ADD" w:rsidRPr="00927C31">
              <w:t>specific heat of water</w:t>
            </w:r>
            <w:r>
              <w:t>’</w:t>
            </w:r>
          </w:p>
        </w:tc>
        <w:tc>
          <w:tcPr>
            <w:tcW w:w="1560" w:type="dxa"/>
            <w:vAlign w:val="center"/>
          </w:tcPr>
          <w:p w14:paraId="063710B3" w14:textId="77777777" w:rsidR="004E1ADD" w:rsidRPr="005A4DDD" w:rsidRDefault="004E1ADD" w:rsidP="0067095F">
            <w:pPr>
              <w:pStyle w:val="Tablebodynospace"/>
            </w:pPr>
            <w:r w:rsidRPr="005A4DDD">
              <w:t>c</w:t>
            </w:r>
            <w:r w:rsidRPr="005A4DDD">
              <w:rPr>
                <w:vertAlign w:val="subscript"/>
              </w:rPr>
              <w:t>w</w:t>
            </w:r>
            <w:r w:rsidRPr="005A4DDD">
              <w:rPr>
                <w:vertAlign w:val="superscript"/>
              </w:rPr>
              <w:t>0</w:t>
            </w:r>
          </w:p>
          <w:p w14:paraId="09884E57" w14:textId="77777777" w:rsidR="004E1ADD" w:rsidRPr="005A4DDD" w:rsidRDefault="004E1ADD" w:rsidP="0067095F">
            <w:pPr>
              <w:pStyle w:val="Tablebodynospace"/>
            </w:pPr>
            <w:r w:rsidRPr="005A4DDD">
              <w:t>[J kg</w:t>
            </w:r>
            <w:r w:rsidRPr="005A4DDD">
              <w:rPr>
                <w:vertAlign w:val="superscript"/>
              </w:rPr>
              <w:t>-1</w:t>
            </w:r>
            <w:r w:rsidRPr="005A4DDD">
              <w:t xml:space="preserve"> °C</w:t>
            </w:r>
            <w:r w:rsidRPr="005A4DDD">
              <w:rPr>
                <w:vertAlign w:val="superscript"/>
              </w:rPr>
              <w:t>-1</w:t>
            </w:r>
            <w:r w:rsidRPr="005A4DDD">
              <w:t>]</w:t>
            </w:r>
          </w:p>
        </w:tc>
        <w:tc>
          <w:tcPr>
            <w:tcW w:w="1701" w:type="dxa"/>
          </w:tcPr>
          <w:p w14:paraId="4D3212A2" w14:textId="77777777" w:rsidR="004E1ADD" w:rsidRPr="005A4DDD" w:rsidRDefault="004E1ADD" w:rsidP="0067095F">
            <w:pPr>
              <w:pStyle w:val="Tablebodynospace"/>
            </w:pPr>
            <w:r w:rsidRPr="005A4DDD">
              <w:t>Specific heat of the aqueous phase</w:t>
            </w:r>
          </w:p>
        </w:tc>
        <w:tc>
          <w:tcPr>
            <w:tcW w:w="2976" w:type="dxa"/>
            <w:vAlign w:val="center"/>
          </w:tcPr>
          <w:p w14:paraId="15019F14" w14:textId="77777777" w:rsidR="004E1ADD" w:rsidRPr="006C37FC" w:rsidRDefault="004E1ADD" w:rsidP="0067095F">
            <w:pPr>
              <w:pStyle w:val="Tablebodynospace"/>
            </w:pPr>
            <w:r w:rsidRPr="005A4DDD">
              <w:t xml:space="preserve">Required for any </w:t>
            </w:r>
            <w:r w:rsidRPr="00AF5329">
              <w:t>heat</w:t>
            </w:r>
            <w:r w:rsidRPr="006C37FC">
              <w:t xml:space="preserve"> transport simulation</w:t>
            </w:r>
          </w:p>
        </w:tc>
      </w:tr>
      <w:tr w:rsidR="004E1ADD" w:rsidRPr="00927C31" w14:paraId="4978C654" w14:textId="77777777" w:rsidTr="004E1ADD">
        <w:trPr>
          <w:cantSplit/>
        </w:trPr>
        <w:tc>
          <w:tcPr>
            <w:tcW w:w="567" w:type="dxa"/>
            <w:tcBorders>
              <w:top w:val="nil"/>
              <w:left w:val="nil"/>
              <w:bottom w:val="nil"/>
            </w:tcBorders>
          </w:tcPr>
          <w:p w14:paraId="093E49C8" w14:textId="77777777" w:rsidR="004E1ADD" w:rsidRPr="00927C31" w:rsidRDefault="004E1ADD" w:rsidP="0067095F">
            <w:pPr>
              <w:pStyle w:val="Tablebodynospace"/>
            </w:pPr>
          </w:p>
        </w:tc>
        <w:tc>
          <w:tcPr>
            <w:tcW w:w="1701" w:type="dxa"/>
            <w:vAlign w:val="center"/>
          </w:tcPr>
          <w:p w14:paraId="35A139C0" w14:textId="0DA28D91" w:rsidR="004E1ADD" w:rsidRPr="00927C31" w:rsidRDefault="004B5D9D" w:rsidP="009A27B2">
            <w:pPr>
              <w:pStyle w:val="Tablebodynospace"/>
            </w:pPr>
            <w:r>
              <w:t>‘</w:t>
            </w:r>
            <w:r w:rsidR="004E1ADD" w:rsidRPr="00927C31">
              <w:t>specific heat of air</w:t>
            </w:r>
            <w:r>
              <w:t>’</w:t>
            </w:r>
          </w:p>
        </w:tc>
        <w:tc>
          <w:tcPr>
            <w:tcW w:w="1560" w:type="dxa"/>
            <w:vAlign w:val="center"/>
          </w:tcPr>
          <w:p w14:paraId="05314828" w14:textId="77777777" w:rsidR="004E1ADD" w:rsidRPr="005A4DDD" w:rsidRDefault="004E1ADD" w:rsidP="0067095F">
            <w:pPr>
              <w:pStyle w:val="Tablebodynospace"/>
            </w:pPr>
            <w:r w:rsidRPr="005A4DDD">
              <w:t>C</w:t>
            </w:r>
            <w:r w:rsidRPr="005A4DDD">
              <w:rPr>
                <w:vertAlign w:val="subscript"/>
              </w:rPr>
              <w:t>g</w:t>
            </w:r>
            <w:r w:rsidRPr="005A4DDD">
              <w:rPr>
                <w:vertAlign w:val="superscript"/>
              </w:rPr>
              <w:t>0</w:t>
            </w:r>
          </w:p>
          <w:p w14:paraId="4EA9CBFF" w14:textId="77777777" w:rsidR="004E1ADD" w:rsidRPr="005A4DDD" w:rsidRDefault="004E1ADD" w:rsidP="0067095F">
            <w:pPr>
              <w:pStyle w:val="Tablebodynospace"/>
            </w:pPr>
            <w:r w:rsidRPr="005A4DDD">
              <w:t>[J kg</w:t>
            </w:r>
            <w:r w:rsidRPr="005A4DDD">
              <w:rPr>
                <w:vertAlign w:val="superscript"/>
              </w:rPr>
              <w:t>-1</w:t>
            </w:r>
            <w:r w:rsidRPr="005A4DDD">
              <w:t xml:space="preserve"> °C</w:t>
            </w:r>
            <w:r w:rsidRPr="005A4DDD">
              <w:rPr>
                <w:vertAlign w:val="superscript"/>
              </w:rPr>
              <w:t>-1</w:t>
            </w:r>
            <w:r w:rsidRPr="005A4DDD">
              <w:t>]</w:t>
            </w:r>
          </w:p>
        </w:tc>
        <w:tc>
          <w:tcPr>
            <w:tcW w:w="1701" w:type="dxa"/>
          </w:tcPr>
          <w:p w14:paraId="6303C895" w14:textId="77777777" w:rsidR="004E1ADD" w:rsidRPr="005A4DDD" w:rsidRDefault="004E1ADD" w:rsidP="0067095F">
            <w:pPr>
              <w:pStyle w:val="Tablebodynospace"/>
            </w:pPr>
            <w:r w:rsidRPr="005A4DDD">
              <w:t>Specific heat of the gas phase</w:t>
            </w:r>
          </w:p>
        </w:tc>
        <w:tc>
          <w:tcPr>
            <w:tcW w:w="2976" w:type="dxa"/>
            <w:vAlign w:val="center"/>
          </w:tcPr>
          <w:p w14:paraId="2332D8E4" w14:textId="77777777" w:rsidR="004E1ADD" w:rsidRPr="005C399D" w:rsidRDefault="004E1ADD" w:rsidP="0067095F">
            <w:pPr>
              <w:pStyle w:val="Tablebodynospace"/>
            </w:pPr>
            <w:r w:rsidRPr="005A4DDD">
              <w:t>Required for unsaturated</w:t>
            </w:r>
            <w:r w:rsidRPr="00AF5329">
              <w:t xml:space="preserve"> </w:t>
            </w:r>
            <w:r w:rsidRPr="006C37FC">
              <w:t>heat</w:t>
            </w:r>
            <w:r w:rsidRPr="005C399D">
              <w:t xml:space="preserve"> transport simulation</w:t>
            </w:r>
          </w:p>
        </w:tc>
      </w:tr>
      <w:tr w:rsidR="004E1ADD" w:rsidRPr="00927C31" w14:paraId="47F06EAF" w14:textId="77777777" w:rsidTr="004E1ADD">
        <w:trPr>
          <w:cantSplit/>
        </w:trPr>
        <w:tc>
          <w:tcPr>
            <w:tcW w:w="567" w:type="dxa"/>
            <w:tcBorders>
              <w:top w:val="nil"/>
              <w:left w:val="nil"/>
            </w:tcBorders>
          </w:tcPr>
          <w:p w14:paraId="395D615A" w14:textId="77777777" w:rsidR="004E1ADD" w:rsidRPr="00927C31" w:rsidRDefault="004E1ADD" w:rsidP="0067095F">
            <w:pPr>
              <w:pStyle w:val="Tablebodynospace"/>
            </w:pPr>
          </w:p>
        </w:tc>
        <w:tc>
          <w:tcPr>
            <w:tcW w:w="1701" w:type="dxa"/>
            <w:vAlign w:val="center"/>
          </w:tcPr>
          <w:p w14:paraId="4E6C958F" w14:textId="7D268EE3" w:rsidR="004E1ADD" w:rsidRPr="00927C31" w:rsidRDefault="004B5D9D" w:rsidP="009A27B2">
            <w:pPr>
              <w:pStyle w:val="Tablebodynospace"/>
            </w:pPr>
            <w:r>
              <w:t>‘</w:t>
            </w:r>
            <w:r w:rsidR="004E1ADD" w:rsidRPr="00927C31">
              <w:t>gas thermal conductivity</w:t>
            </w:r>
            <w:r>
              <w:t>’</w:t>
            </w:r>
          </w:p>
        </w:tc>
        <w:tc>
          <w:tcPr>
            <w:tcW w:w="1560" w:type="dxa"/>
            <w:vAlign w:val="center"/>
          </w:tcPr>
          <w:p w14:paraId="36B25CF3" w14:textId="77777777" w:rsidR="004E1ADD" w:rsidRPr="005A4DDD" w:rsidRDefault="00D52C88" w:rsidP="0067095F">
            <w:pPr>
              <w:pStyle w:val="Tablebodynospace"/>
              <w:rPr>
                <w:rFonts w:cs="Arial"/>
              </w:rPr>
            </w:pPr>
            <w:r w:rsidRPr="005A4DDD">
              <w:rPr>
                <w:rFonts w:cs="Arial"/>
                <w:noProof/>
                <w:position w:val="-14"/>
              </w:rPr>
              <w:object w:dxaOrig="300" w:dyaOrig="400" w14:anchorId="248FF37A">
                <v:shape id="_x0000_i1082" type="#_x0000_t75" alt="" style="width:15.35pt;height:23.35pt;mso-width-percent:0;mso-height-percent:0;mso-width-percent:0;mso-height-percent:0" o:ole="">
                  <v:imagedata r:id="rId71" o:title=""/>
                </v:shape>
                <o:OLEObject Type="Embed" ProgID="Equation.3" ShapeID="_x0000_i1082" DrawAspect="Content" ObjectID="_1776598754" r:id="rId72"/>
              </w:object>
            </w:r>
          </w:p>
          <w:p w14:paraId="73A4B37C" w14:textId="77777777" w:rsidR="004E1ADD" w:rsidRPr="005A4DDD" w:rsidRDefault="004E1ADD" w:rsidP="0067095F">
            <w:pPr>
              <w:pStyle w:val="Tablebodynospace"/>
            </w:pPr>
            <w:r w:rsidRPr="005A4DDD">
              <w:rPr>
                <w:rFonts w:cs="Arial"/>
              </w:rPr>
              <w:t>[W m</w:t>
            </w:r>
            <w:r w:rsidRPr="005A4DDD">
              <w:rPr>
                <w:rFonts w:cs="Arial"/>
                <w:vertAlign w:val="superscript"/>
              </w:rPr>
              <w:t>-1</w:t>
            </w:r>
            <w:r w:rsidRPr="005A4DDD">
              <w:rPr>
                <w:rFonts w:cs="Arial"/>
              </w:rPr>
              <w:t xml:space="preserve"> </w:t>
            </w:r>
            <w:r w:rsidRPr="005A4DDD">
              <w:rPr>
                <w:rFonts w:cs="Arial"/>
                <w:vertAlign w:val="superscript"/>
              </w:rPr>
              <w:t>o</w:t>
            </w:r>
            <w:r w:rsidRPr="005A4DDD">
              <w:rPr>
                <w:rFonts w:cs="Arial"/>
              </w:rPr>
              <w:t>C</w:t>
            </w:r>
            <w:r w:rsidRPr="005A4DDD">
              <w:rPr>
                <w:rFonts w:cs="Arial"/>
                <w:vertAlign w:val="superscript"/>
              </w:rPr>
              <w:t>-1</w:t>
            </w:r>
            <w:r w:rsidRPr="005A4DDD">
              <w:rPr>
                <w:rFonts w:cs="Arial"/>
              </w:rPr>
              <w:t>]</w:t>
            </w:r>
          </w:p>
        </w:tc>
        <w:tc>
          <w:tcPr>
            <w:tcW w:w="1701" w:type="dxa"/>
          </w:tcPr>
          <w:p w14:paraId="10869AC1" w14:textId="77777777" w:rsidR="004E1ADD" w:rsidRPr="005A4DDD" w:rsidRDefault="004E1ADD" w:rsidP="0067095F">
            <w:pPr>
              <w:pStyle w:val="Tablebodynospace"/>
            </w:pPr>
            <w:r w:rsidRPr="005A4DDD">
              <w:t>Thermal conductivity for gas</w:t>
            </w:r>
          </w:p>
        </w:tc>
        <w:tc>
          <w:tcPr>
            <w:tcW w:w="2976" w:type="dxa"/>
            <w:vAlign w:val="center"/>
          </w:tcPr>
          <w:p w14:paraId="16EB9796" w14:textId="77777777" w:rsidR="004E1ADD" w:rsidRPr="006C37FC" w:rsidRDefault="004E1ADD" w:rsidP="0067095F">
            <w:pPr>
              <w:pStyle w:val="Tablebodynospace"/>
            </w:pPr>
            <w:r w:rsidRPr="005A4DDD">
              <w:t xml:space="preserve">Only required if not fully </w:t>
            </w:r>
            <w:r w:rsidRPr="00AF5329">
              <w:t>saturated</w:t>
            </w:r>
          </w:p>
        </w:tc>
      </w:tr>
    </w:tbl>
    <w:tbl>
      <w:tblPr>
        <w:tblW w:w="8389"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450"/>
        <w:gridCol w:w="1710"/>
        <w:gridCol w:w="1552"/>
        <w:gridCol w:w="1701"/>
        <w:gridCol w:w="2976"/>
      </w:tblGrid>
      <w:tr w:rsidR="004E1ADD" w:rsidRPr="00927C31" w14:paraId="50270A93" w14:textId="77777777" w:rsidTr="004E1ADD">
        <w:trPr>
          <w:cantSplit/>
        </w:trPr>
        <w:tc>
          <w:tcPr>
            <w:tcW w:w="450" w:type="dxa"/>
            <w:vMerge w:val="restart"/>
            <w:textDirection w:val="btLr"/>
            <w:vAlign w:val="center"/>
          </w:tcPr>
          <w:p w14:paraId="6DD31BC5" w14:textId="77777777" w:rsidR="004E1ADD" w:rsidRPr="00927C31" w:rsidRDefault="004E1ADD" w:rsidP="0067095F">
            <w:pPr>
              <w:pStyle w:val="Tablebodynospace"/>
              <w:jc w:val="center"/>
            </w:pPr>
            <w:r w:rsidRPr="00927C31">
              <w:t>N</w:t>
            </w:r>
            <w:r w:rsidRPr="00927C31">
              <w:rPr>
                <w:vertAlign w:val="superscript"/>
              </w:rPr>
              <w:t>mz</w:t>
            </w:r>
            <w:r w:rsidRPr="00927C31">
              <w:t>-zones</w:t>
            </w:r>
          </w:p>
        </w:tc>
        <w:tc>
          <w:tcPr>
            <w:tcW w:w="1710" w:type="dxa"/>
            <w:vAlign w:val="center"/>
          </w:tcPr>
          <w:p w14:paraId="56DD397E" w14:textId="223360C4" w:rsidR="004E1ADD" w:rsidRPr="00927C31" w:rsidRDefault="004B5D9D" w:rsidP="009A27B2">
            <w:pPr>
              <w:pStyle w:val="Tablebodynospace"/>
            </w:pPr>
            <w:r>
              <w:t>‘</w:t>
            </w:r>
            <w:r w:rsidR="004E1ADD" w:rsidRPr="00927C31">
              <w:t>specific heat of solid</w:t>
            </w:r>
            <w:r>
              <w:t>’</w:t>
            </w:r>
          </w:p>
        </w:tc>
        <w:tc>
          <w:tcPr>
            <w:tcW w:w="1552" w:type="dxa"/>
            <w:vAlign w:val="center"/>
          </w:tcPr>
          <w:p w14:paraId="7FF38A62" w14:textId="77777777" w:rsidR="004E1ADD" w:rsidRPr="005A4DDD" w:rsidRDefault="004E1ADD" w:rsidP="0067095F">
            <w:pPr>
              <w:pStyle w:val="Tablebodynospace"/>
            </w:pPr>
            <w:r w:rsidRPr="005A4DDD">
              <w:t>c</w:t>
            </w:r>
            <w:r w:rsidRPr="005A4DDD">
              <w:rPr>
                <w:vertAlign w:val="subscript"/>
              </w:rPr>
              <w:t>s</w:t>
            </w:r>
            <w:r w:rsidRPr="005A4DDD">
              <w:rPr>
                <w:vertAlign w:val="superscript"/>
              </w:rPr>
              <w:t>0</w:t>
            </w:r>
          </w:p>
          <w:p w14:paraId="3D10DC38" w14:textId="77777777" w:rsidR="004E1ADD" w:rsidRPr="005A4DDD" w:rsidRDefault="004E1ADD" w:rsidP="0067095F">
            <w:pPr>
              <w:pStyle w:val="Tablebodynospace"/>
            </w:pPr>
            <w:r w:rsidRPr="005A4DDD">
              <w:t>[J kg</w:t>
            </w:r>
            <w:r w:rsidRPr="005A4DDD">
              <w:rPr>
                <w:vertAlign w:val="superscript"/>
              </w:rPr>
              <w:t>-1</w:t>
            </w:r>
            <w:r w:rsidRPr="005A4DDD">
              <w:t xml:space="preserve"> °C</w:t>
            </w:r>
            <w:r w:rsidRPr="005A4DDD">
              <w:rPr>
                <w:vertAlign w:val="superscript"/>
              </w:rPr>
              <w:t>-1</w:t>
            </w:r>
            <w:r w:rsidRPr="005A4DDD">
              <w:t>]</w:t>
            </w:r>
          </w:p>
        </w:tc>
        <w:tc>
          <w:tcPr>
            <w:tcW w:w="1701" w:type="dxa"/>
          </w:tcPr>
          <w:p w14:paraId="4ADD2BAE" w14:textId="77777777" w:rsidR="004E1ADD" w:rsidRPr="005A4DDD" w:rsidRDefault="004E1ADD" w:rsidP="0067095F">
            <w:pPr>
              <w:pStyle w:val="Tablebodynospace"/>
            </w:pPr>
            <w:r w:rsidRPr="005A4DDD">
              <w:t>Specific heat of the solid phase</w:t>
            </w:r>
          </w:p>
        </w:tc>
        <w:tc>
          <w:tcPr>
            <w:tcW w:w="2976" w:type="dxa"/>
            <w:vAlign w:val="center"/>
          </w:tcPr>
          <w:p w14:paraId="21E19C29" w14:textId="77777777" w:rsidR="004E1ADD" w:rsidRPr="005A4DDD" w:rsidRDefault="004E1ADD" w:rsidP="0067095F">
            <w:pPr>
              <w:pStyle w:val="Tablebodynospace"/>
            </w:pPr>
            <w:r w:rsidRPr="00AF5329">
              <w:t>R</w:t>
            </w:r>
            <w:r w:rsidRPr="006C37FC">
              <w:t xml:space="preserve">equired for any </w:t>
            </w:r>
            <w:r w:rsidRPr="005C399D">
              <w:t>heat transport simulation</w:t>
            </w:r>
          </w:p>
        </w:tc>
      </w:tr>
      <w:tr w:rsidR="004E1ADD" w:rsidRPr="00927C31" w14:paraId="38EDD37D" w14:textId="77777777" w:rsidTr="004E1ADD">
        <w:trPr>
          <w:cantSplit/>
        </w:trPr>
        <w:tc>
          <w:tcPr>
            <w:tcW w:w="450" w:type="dxa"/>
            <w:vMerge/>
            <w:textDirection w:val="btLr"/>
          </w:tcPr>
          <w:p w14:paraId="04CD7B74" w14:textId="77777777" w:rsidR="004E1ADD" w:rsidRPr="00927C31" w:rsidRDefault="004E1ADD" w:rsidP="0067095F">
            <w:pPr>
              <w:pStyle w:val="Tablebodynospace"/>
            </w:pPr>
          </w:p>
        </w:tc>
        <w:tc>
          <w:tcPr>
            <w:tcW w:w="1710" w:type="dxa"/>
            <w:vAlign w:val="center"/>
          </w:tcPr>
          <w:p w14:paraId="5A05C0A5" w14:textId="23B8C7B3" w:rsidR="004E1ADD" w:rsidRPr="00927C31" w:rsidRDefault="004B5D9D" w:rsidP="009A27B2">
            <w:pPr>
              <w:pStyle w:val="Tablebodynospace"/>
            </w:pPr>
            <w:r>
              <w:t>‘</w:t>
            </w:r>
            <w:r w:rsidR="004E1ADD" w:rsidRPr="00927C31">
              <w:t>water thermal conductivity in x-direction</w:t>
            </w:r>
            <w:r>
              <w:t>’</w:t>
            </w:r>
          </w:p>
        </w:tc>
        <w:tc>
          <w:tcPr>
            <w:tcW w:w="1552" w:type="dxa"/>
            <w:vAlign w:val="center"/>
          </w:tcPr>
          <w:p w14:paraId="29BC59ED" w14:textId="77777777" w:rsidR="004E1ADD" w:rsidRPr="005A4DDD" w:rsidRDefault="00D52C88" w:rsidP="0067095F">
            <w:pPr>
              <w:pStyle w:val="Tablebodynospace"/>
            </w:pPr>
            <w:r w:rsidRPr="005A4DDD">
              <w:rPr>
                <w:rFonts w:cs="Arial"/>
                <w:noProof/>
                <w:position w:val="-12"/>
              </w:rPr>
              <w:object w:dxaOrig="360" w:dyaOrig="380" w14:anchorId="467A5D1F">
                <v:shape id="_x0000_i1081" type="#_x0000_t75" alt="" style="width:18pt;height:22pt;mso-width-percent:0;mso-height-percent:0;mso-width-percent:0;mso-height-percent:0" o:ole="">
                  <v:imagedata r:id="rId73" o:title=""/>
                </v:shape>
                <o:OLEObject Type="Embed" ProgID="Equation.3" ShapeID="_x0000_i1081" DrawAspect="Content" ObjectID="_1776598755" r:id="rId74"/>
              </w:object>
            </w:r>
          </w:p>
          <w:p w14:paraId="39D2A6B9" w14:textId="77777777" w:rsidR="004E1ADD" w:rsidRPr="005A4DDD" w:rsidRDefault="004E1ADD" w:rsidP="0067095F">
            <w:pPr>
              <w:pStyle w:val="Tablebodynospace"/>
            </w:pPr>
            <w:r w:rsidRPr="005A4DDD">
              <w:rPr>
                <w:rFonts w:cs="Arial"/>
              </w:rPr>
              <w:t>[W m</w:t>
            </w:r>
            <w:r w:rsidRPr="005A4DDD">
              <w:rPr>
                <w:rFonts w:cs="Arial"/>
                <w:vertAlign w:val="superscript"/>
              </w:rPr>
              <w:t>-1</w:t>
            </w:r>
            <w:r w:rsidRPr="005A4DDD">
              <w:rPr>
                <w:rFonts w:cs="Arial"/>
              </w:rPr>
              <w:t xml:space="preserve"> </w:t>
            </w:r>
            <w:r w:rsidRPr="005A4DDD">
              <w:rPr>
                <w:rFonts w:cs="Arial"/>
                <w:vertAlign w:val="superscript"/>
              </w:rPr>
              <w:t>o</w:t>
            </w:r>
            <w:r w:rsidRPr="005A4DDD">
              <w:rPr>
                <w:rFonts w:cs="Arial"/>
              </w:rPr>
              <w:t>C</w:t>
            </w:r>
            <w:r w:rsidRPr="005A4DDD">
              <w:rPr>
                <w:rFonts w:cs="Arial"/>
                <w:vertAlign w:val="superscript"/>
              </w:rPr>
              <w:t>-1</w:t>
            </w:r>
            <w:r w:rsidRPr="005A4DDD">
              <w:rPr>
                <w:rFonts w:cs="Arial"/>
              </w:rPr>
              <w:t>]</w:t>
            </w:r>
          </w:p>
        </w:tc>
        <w:tc>
          <w:tcPr>
            <w:tcW w:w="1701" w:type="dxa"/>
            <w:vAlign w:val="center"/>
          </w:tcPr>
          <w:p w14:paraId="6152E7F0" w14:textId="02D1E25E" w:rsidR="004E1ADD" w:rsidRPr="005A4DDD" w:rsidRDefault="004B5D9D" w:rsidP="0067095F">
            <w:pPr>
              <w:pStyle w:val="Tablebodynospace"/>
            </w:pPr>
            <w:r>
              <w:t>W</w:t>
            </w:r>
            <w:r w:rsidRPr="005A4DDD">
              <w:t xml:space="preserve">ater </w:t>
            </w:r>
            <w:r w:rsidR="004E1ADD" w:rsidRPr="005A4DDD">
              <w:t xml:space="preserve">thermal conductivity in </w:t>
            </w:r>
            <w:r w:rsidR="004E1ADD" w:rsidRPr="00FC2059">
              <w:rPr>
                <w:noProof/>
              </w:rPr>
              <w:t>x-direction</w:t>
            </w:r>
          </w:p>
        </w:tc>
        <w:tc>
          <w:tcPr>
            <w:tcW w:w="2976" w:type="dxa"/>
            <w:vAlign w:val="center"/>
          </w:tcPr>
          <w:p w14:paraId="4498CF22" w14:textId="48E5D670" w:rsidR="004E1ADD" w:rsidRPr="006C37FC" w:rsidRDefault="004B5D9D" w:rsidP="0067095F">
            <w:pPr>
              <w:pStyle w:val="Tablebodynospace"/>
            </w:pPr>
            <w:r>
              <w:t>O</w:t>
            </w:r>
            <w:r w:rsidRPr="005A4DDD">
              <w:t xml:space="preserve">nly </w:t>
            </w:r>
            <w:r w:rsidR="004E1ADD" w:rsidRPr="005A4DDD">
              <w:t xml:space="preserve">required if </w:t>
            </w:r>
            <w:r w:rsidR="00FE7A92">
              <w:t xml:space="preserve">the </w:t>
            </w:r>
            <w:r w:rsidR="004E1ADD" w:rsidRPr="005A4DDD">
              <w:t>number of control volumes in x-directi</w:t>
            </w:r>
            <w:r w:rsidR="004E1ADD" w:rsidRPr="00AF5329">
              <w:t>on &gt; 1</w:t>
            </w:r>
          </w:p>
        </w:tc>
      </w:tr>
      <w:tr w:rsidR="004E1ADD" w:rsidRPr="00927C31" w14:paraId="2B10B75A" w14:textId="77777777" w:rsidTr="004E1ADD">
        <w:trPr>
          <w:cantSplit/>
        </w:trPr>
        <w:tc>
          <w:tcPr>
            <w:tcW w:w="450" w:type="dxa"/>
            <w:vMerge/>
            <w:textDirection w:val="btLr"/>
          </w:tcPr>
          <w:p w14:paraId="16D74372" w14:textId="77777777" w:rsidR="004E1ADD" w:rsidRPr="00927C31" w:rsidRDefault="004E1ADD" w:rsidP="0067095F">
            <w:pPr>
              <w:pStyle w:val="Tablebodynospace"/>
            </w:pPr>
          </w:p>
        </w:tc>
        <w:tc>
          <w:tcPr>
            <w:tcW w:w="1710" w:type="dxa"/>
          </w:tcPr>
          <w:p w14:paraId="5B432881" w14:textId="6F58AFBE" w:rsidR="004E1ADD" w:rsidRPr="00927C31" w:rsidRDefault="004B5D9D" w:rsidP="009A27B2">
            <w:pPr>
              <w:pStyle w:val="Tablebodynospace"/>
            </w:pPr>
            <w:r>
              <w:t>‘</w:t>
            </w:r>
            <w:r w:rsidR="004E1ADD" w:rsidRPr="00927C31">
              <w:t>water thermal conductivity in y-direction</w:t>
            </w:r>
            <w:r>
              <w:t>’</w:t>
            </w:r>
          </w:p>
        </w:tc>
        <w:tc>
          <w:tcPr>
            <w:tcW w:w="1552" w:type="dxa"/>
            <w:vAlign w:val="center"/>
          </w:tcPr>
          <w:p w14:paraId="3A75D0A1" w14:textId="77777777" w:rsidR="004E1ADD" w:rsidRPr="005A4DDD" w:rsidRDefault="00D52C88" w:rsidP="0067095F">
            <w:pPr>
              <w:pStyle w:val="Tablebodynospace"/>
              <w:rPr>
                <w:rFonts w:cs="Arial"/>
              </w:rPr>
            </w:pPr>
            <w:r w:rsidRPr="005A4DDD">
              <w:rPr>
                <w:rFonts w:cs="Arial"/>
                <w:noProof/>
                <w:position w:val="-14"/>
              </w:rPr>
              <w:object w:dxaOrig="360" w:dyaOrig="400" w14:anchorId="5193DB00">
                <v:shape id="_x0000_i1080" type="#_x0000_t75" alt="" style="width:18pt;height:23.35pt;mso-width-percent:0;mso-height-percent:0;mso-width-percent:0;mso-height-percent:0" o:ole="">
                  <v:imagedata r:id="rId75" o:title=""/>
                </v:shape>
                <o:OLEObject Type="Embed" ProgID="Equation.3" ShapeID="_x0000_i1080" DrawAspect="Content" ObjectID="_1776598756" r:id="rId76"/>
              </w:object>
            </w:r>
          </w:p>
          <w:p w14:paraId="54D17C51" w14:textId="77777777" w:rsidR="004E1ADD" w:rsidRPr="00927C31" w:rsidRDefault="004E1ADD" w:rsidP="0067095F">
            <w:pPr>
              <w:pStyle w:val="Tablebodynospace"/>
            </w:pPr>
            <w:r w:rsidRPr="005A4DDD">
              <w:rPr>
                <w:rFonts w:cs="Arial"/>
              </w:rPr>
              <w:t>[W m</w:t>
            </w:r>
            <w:r w:rsidRPr="005A4DDD">
              <w:rPr>
                <w:rFonts w:cs="Arial"/>
                <w:vertAlign w:val="superscript"/>
              </w:rPr>
              <w:t>-1</w:t>
            </w:r>
            <w:r w:rsidRPr="005A4DDD">
              <w:rPr>
                <w:rFonts w:cs="Arial"/>
              </w:rPr>
              <w:t xml:space="preserve"> </w:t>
            </w:r>
            <w:r w:rsidRPr="005A4DDD">
              <w:rPr>
                <w:rFonts w:cs="Arial"/>
                <w:vertAlign w:val="superscript"/>
              </w:rPr>
              <w:t>o</w:t>
            </w:r>
            <w:r w:rsidRPr="00AF5329">
              <w:rPr>
                <w:rFonts w:cs="Arial"/>
              </w:rPr>
              <w:t>C</w:t>
            </w:r>
            <w:r w:rsidRPr="006C37FC">
              <w:rPr>
                <w:rFonts w:cs="Arial"/>
                <w:vertAlign w:val="superscript"/>
              </w:rPr>
              <w:t>-1</w:t>
            </w:r>
            <w:r w:rsidRPr="005C399D">
              <w:rPr>
                <w:rFonts w:cs="Arial"/>
              </w:rPr>
              <w:t>]</w:t>
            </w:r>
          </w:p>
        </w:tc>
        <w:tc>
          <w:tcPr>
            <w:tcW w:w="1701" w:type="dxa"/>
            <w:vAlign w:val="center"/>
          </w:tcPr>
          <w:p w14:paraId="039B0260" w14:textId="385B0256" w:rsidR="004E1ADD" w:rsidRPr="006C37FC" w:rsidRDefault="004B5D9D" w:rsidP="0067095F">
            <w:pPr>
              <w:pStyle w:val="Tablebodynospace"/>
            </w:pPr>
            <w:r>
              <w:t>W</w:t>
            </w:r>
            <w:r w:rsidRPr="005A4DDD">
              <w:t xml:space="preserve">ater </w:t>
            </w:r>
            <w:r w:rsidR="004E1ADD" w:rsidRPr="005A4DDD">
              <w:t xml:space="preserve">thermal </w:t>
            </w:r>
            <w:r w:rsidR="004E1ADD" w:rsidRPr="00AF5329">
              <w:t xml:space="preserve">conductivity in </w:t>
            </w:r>
            <w:r w:rsidR="004E1ADD" w:rsidRPr="00FC2059">
              <w:rPr>
                <w:noProof/>
              </w:rPr>
              <w:t>y-direction</w:t>
            </w:r>
          </w:p>
        </w:tc>
        <w:tc>
          <w:tcPr>
            <w:tcW w:w="2976" w:type="dxa"/>
            <w:vAlign w:val="center"/>
          </w:tcPr>
          <w:p w14:paraId="6CB6D345" w14:textId="16756FE4" w:rsidR="004E1ADD" w:rsidRPr="005C399D" w:rsidRDefault="004B5D9D" w:rsidP="0067095F">
            <w:pPr>
              <w:pStyle w:val="Tablebodynospace"/>
            </w:pPr>
            <w:r>
              <w:t>O</w:t>
            </w:r>
            <w:r w:rsidRPr="005C399D">
              <w:t xml:space="preserve">nly </w:t>
            </w:r>
            <w:r w:rsidR="004E1ADD" w:rsidRPr="005C399D">
              <w:t xml:space="preserve">required if </w:t>
            </w:r>
            <w:r w:rsidR="00FE7A92">
              <w:t xml:space="preserve">the </w:t>
            </w:r>
            <w:r w:rsidR="004E1ADD" w:rsidRPr="005C399D">
              <w:t>number of control volumes in y-direction &gt; 1</w:t>
            </w:r>
          </w:p>
        </w:tc>
      </w:tr>
      <w:tr w:rsidR="004E1ADD" w:rsidRPr="00927C31" w14:paraId="180682A9" w14:textId="77777777" w:rsidTr="004E1ADD">
        <w:trPr>
          <w:cantSplit/>
        </w:trPr>
        <w:tc>
          <w:tcPr>
            <w:tcW w:w="450" w:type="dxa"/>
            <w:vMerge/>
            <w:textDirection w:val="btLr"/>
          </w:tcPr>
          <w:p w14:paraId="3B56B523" w14:textId="77777777" w:rsidR="004E1ADD" w:rsidRPr="00927C31" w:rsidRDefault="004E1ADD" w:rsidP="0067095F">
            <w:pPr>
              <w:pStyle w:val="Tablebodynospace"/>
            </w:pPr>
          </w:p>
        </w:tc>
        <w:tc>
          <w:tcPr>
            <w:tcW w:w="1710" w:type="dxa"/>
          </w:tcPr>
          <w:p w14:paraId="086FD776" w14:textId="183CD7DC" w:rsidR="004E1ADD" w:rsidRPr="00927C31" w:rsidRDefault="004B5D9D" w:rsidP="009A27B2">
            <w:pPr>
              <w:pStyle w:val="Tablebodynospace"/>
            </w:pPr>
            <w:r>
              <w:t>‘</w:t>
            </w:r>
            <w:r w:rsidR="004E1ADD" w:rsidRPr="00927C31">
              <w:t>water thermal conductivity in z-direction</w:t>
            </w:r>
            <w:r>
              <w:t>’</w:t>
            </w:r>
          </w:p>
        </w:tc>
        <w:tc>
          <w:tcPr>
            <w:tcW w:w="1552" w:type="dxa"/>
            <w:vAlign w:val="center"/>
          </w:tcPr>
          <w:p w14:paraId="45A971E1" w14:textId="77777777" w:rsidR="004E1ADD" w:rsidRPr="005A4DDD" w:rsidRDefault="00D52C88" w:rsidP="0067095F">
            <w:pPr>
              <w:pStyle w:val="Tablebodynospace"/>
              <w:rPr>
                <w:rFonts w:cs="Arial"/>
              </w:rPr>
            </w:pPr>
            <w:r w:rsidRPr="005A4DDD">
              <w:rPr>
                <w:rFonts w:cs="Arial"/>
                <w:noProof/>
                <w:position w:val="-10"/>
              </w:rPr>
              <w:object w:dxaOrig="340" w:dyaOrig="360" w14:anchorId="48AD22A5">
                <v:shape id="_x0000_i1079" type="#_x0000_t75" alt="" style="width:18pt;height:21.35pt;mso-width-percent:0;mso-height-percent:0;mso-width-percent:0;mso-height-percent:0" o:ole="">
                  <v:imagedata r:id="rId77" o:title=""/>
                </v:shape>
                <o:OLEObject Type="Embed" ProgID="Equation.3" ShapeID="_x0000_i1079" DrawAspect="Content" ObjectID="_1776598757" r:id="rId78"/>
              </w:object>
            </w:r>
          </w:p>
          <w:p w14:paraId="10829E6E" w14:textId="77777777" w:rsidR="004E1ADD" w:rsidRPr="00927C31" w:rsidRDefault="004E1ADD" w:rsidP="0067095F">
            <w:pPr>
              <w:pStyle w:val="Tablebodynospace"/>
            </w:pPr>
            <w:r w:rsidRPr="005A4DDD">
              <w:rPr>
                <w:rFonts w:cs="Arial"/>
              </w:rPr>
              <w:t>[W m</w:t>
            </w:r>
            <w:r w:rsidRPr="005A4DDD">
              <w:rPr>
                <w:rFonts w:cs="Arial"/>
                <w:vertAlign w:val="superscript"/>
              </w:rPr>
              <w:t>-1</w:t>
            </w:r>
            <w:r w:rsidRPr="005A4DDD">
              <w:rPr>
                <w:rFonts w:cs="Arial"/>
              </w:rPr>
              <w:t xml:space="preserve"> </w:t>
            </w:r>
            <w:r w:rsidRPr="005A4DDD">
              <w:rPr>
                <w:rFonts w:cs="Arial"/>
                <w:vertAlign w:val="superscript"/>
              </w:rPr>
              <w:t>o</w:t>
            </w:r>
            <w:r w:rsidRPr="00AF5329">
              <w:rPr>
                <w:rFonts w:cs="Arial"/>
              </w:rPr>
              <w:t>C</w:t>
            </w:r>
            <w:r w:rsidRPr="006C37FC">
              <w:rPr>
                <w:rFonts w:cs="Arial"/>
                <w:vertAlign w:val="superscript"/>
              </w:rPr>
              <w:t>-1</w:t>
            </w:r>
            <w:r w:rsidRPr="005C399D">
              <w:rPr>
                <w:rFonts w:cs="Arial"/>
              </w:rPr>
              <w:t>]</w:t>
            </w:r>
          </w:p>
        </w:tc>
        <w:tc>
          <w:tcPr>
            <w:tcW w:w="1701" w:type="dxa"/>
            <w:vAlign w:val="center"/>
          </w:tcPr>
          <w:p w14:paraId="7E04A5B1" w14:textId="7131E38B" w:rsidR="004E1ADD" w:rsidRPr="006C37FC" w:rsidRDefault="004B5D9D" w:rsidP="0067095F">
            <w:pPr>
              <w:pStyle w:val="Tablebodynospace"/>
            </w:pPr>
            <w:r>
              <w:t>W</w:t>
            </w:r>
            <w:r w:rsidRPr="005A4DDD">
              <w:t xml:space="preserve">ater </w:t>
            </w:r>
            <w:r w:rsidR="004E1ADD" w:rsidRPr="005A4DDD">
              <w:t xml:space="preserve">thermal </w:t>
            </w:r>
            <w:r w:rsidR="004E1ADD" w:rsidRPr="00AF5329">
              <w:t xml:space="preserve">conductivity in </w:t>
            </w:r>
            <w:r w:rsidR="004E1ADD" w:rsidRPr="00FC2059">
              <w:rPr>
                <w:noProof/>
              </w:rPr>
              <w:t>z-direction</w:t>
            </w:r>
          </w:p>
        </w:tc>
        <w:tc>
          <w:tcPr>
            <w:tcW w:w="2976" w:type="dxa"/>
            <w:vAlign w:val="center"/>
          </w:tcPr>
          <w:p w14:paraId="13557F4C" w14:textId="21F3366C" w:rsidR="004E1ADD" w:rsidRPr="005C399D" w:rsidRDefault="004B5D9D" w:rsidP="0067095F">
            <w:pPr>
              <w:pStyle w:val="Tablebodynospace"/>
            </w:pPr>
            <w:r>
              <w:t>O</w:t>
            </w:r>
            <w:r w:rsidRPr="005C399D">
              <w:t xml:space="preserve">nly </w:t>
            </w:r>
            <w:r w:rsidR="004E1ADD" w:rsidRPr="005C399D">
              <w:t xml:space="preserve">required if </w:t>
            </w:r>
            <w:r w:rsidR="00FE7A92">
              <w:t xml:space="preserve">the </w:t>
            </w:r>
            <w:r w:rsidR="004E1ADD" w:rsidRPr="005C399D">
              <w:t>number of control volumes in z-direction &gt; 1</w:t>
            </w:r>
          </w:p>
        </w:tc>
      </w:tr>
      <w:tr w:rsidR="004E1ADD" w:rsidRPr="00927C31" w14:paraId="2E095745" w14:textId="77777777" w:rsidTr="004E1ADD">
        <w:trPr>
          <w:cantSplit/>
        </w:trPr>
        <w:tc>
          <w:tcPr>
            <w:tcW w:w="450" w:type="dxa"/>
            <w:vMerge/>
            <w:textDirection w:val="btLr"/>
          </w:tcPr>
          <w:p w14:paraId="4CCF5819" w14:textId="77777777" w:rsidR="004E1ADD" w:rsidRPr="00927C31" w:rsidRDefault="004E1ADD" w:rsidP="0067095F">
            <w:pPr>
              <w:pStyle w:val="Tablebodynospace"/>
            </w:pPr>
          </w:p>
        </w:tc>
        <w:tc>
          <w:tcPr>
            <w:tcW w:w="1710" w:type="dxa"/>
            <w:vAlign w:val="center"/>
          </w:tcPr>
          <w:p w14:paraId="49739498" w14:textId="40308A57" w:rsidR="004E1ADD" w:rsidRPr="00927C31" w:rsidRDefault="004B5D9D" w:rsidP="009A27B2">
            <w:pPr>
              <w:pStyle w:val="Tablebodynospace"/>
            </w:pPr>
            <w:r>
              <w:t>‘</w:t>
            </w:r>
            <w:r w:rsidR="004E1ADD" w:rsidRPr="00927C31">
              <w:t>solid thermal conductivity in x-direction</w:t>
            </w:r>
            <w:r>
              <w:t>’</w:t>
            </w:r>
          </w:p>
        </w:tc>
        <w:tc>
          <w:tcPr>
            <w:tcW w:w="1552" w:type="dxa"/>
            <w:vAlign w:val="center"/>
          </w:tcPr>
          <w:p w14:paraId="72185911" w14:textId="77777777" w:rsidR="004E1ADD" w:rsidRPr="005A4DDD" w:rsidRDefault="00D52C88" w:rsidP="0067095F">
            <w:pPr>
              <w:pStyle w:val="Tablebodynospace"/>
              <w:rPr>
                <w:rFonts w:cs="Arial"/>
              </w:rPr>
            </w:pPr>
            <w:r w:rsidRPr="005A4DDD">
              <w:rPr>
                <w:rFonts w:cs="Arial"/>
                <w:noProof/>
                <w:position w:val="-12"/>
              </w:rPr>
              <w:object w:dxaOrig="360" w:dyaOrig="380" w14:anchorId="1219E01B">
                <v:shape id="_x0000_i1078" type="#_x0000_t75" alt="" style="width:18pt;height:22pt;mso-width-percent:0;mso-height-percent:0;mso-width-percent:0;mso-height-percent:0" o:ole="">
                  <v:imagedata r:id="rId79" o:title=""/>
                </v:shape>
                <o:OLEObject Type="Embed" ProgID="Equation.3" ShapeID="_x0000_i1078" DrawAspect="Content" ObjectID="_1776598758" r:id="rId80"/>
              </w:object>
            </w:r>
          </w:p>
          <w:p w14:paraId="2B1DD6D1" w14:textId="77777777" w:rsidR="004E1ADD" w:rsidRPr="005C399D" w:rsidRDefault="004E1ADD" w:rsidP="0067095F">
            <w:pPr>
              <w:pStyle w:val="Tablebodynospace"/>
              <w:rPr>
                <w:rFonts w:cs="Arial"/>
              </w:rPr>
            </w:pPr>
            <w:r w:rsidRPr="005A4DDD">
              <w:rPr>
                <w:rFonts w:cs="Arial"/>
              </w:rPr>
              <w:t>[W m</w:t>
            </w:r>
            <w:r w:rsidRPr="005A4DDD">
              <w:rPr>
                <w:rFonts w:cs="Arial"/>
                <w:vertAlign w:val="superscript"/>
              </w:rPr>
              <w:t>-1</w:t>
            </w:r>
            <w:r w:rsidRPr="005A4DDD">
              <w:rPr>
                <w:rFonts w:cs="Arial"/>
              </w:rPr>
              <w:t xml:space="preserve"> </w:t>
            </w:r>
            <w:r w:rsidRPr="005A4DDD">
              <w:rPr>
                <w:rFonts w:cs="Arial"/>
                <w:vertAlign w:val="superscript"/>
              </w:rPr>
              <w:t>o</w:t>
            </w:r>
            <w:r w:rsidRPr="00AF5329">
              <w:rPr>
                <w:rFonts w:cs="Arial"/>
              </w:rPr>
              <w:t>C</w:t>
            </w:r>
            <w:r w:rsidRPr="006C37FC">
              <w:rPr>
                <w:rFonts w:cs="Arial"/>
                <w:vertAlign w:val="superscript"/>
              </w:rPr>
              <w:t>-1</w:t>
            </w:r>
            <w:r w:rsidRPr="005C399D">
              <w:rPr>
                <w:rFonts w:cs="Arial"/>
              </w:rPr>
              <w:t>]</w:t>
            </w:r>
          </w:p>
        </w:tc>
        <w:tc>
          <w:tcPr>
            <w:tcW w:w="1701" w:type="dxa"/>
            <w:vAlign w:val="center"/>
          </w:tcPr>
          <w:p w14:paraId="32C6CA4C" w14:textId="7C27843D" w:rsidR="004E1ADD" w:rsidRPr="00422DD3" w:rsidRDefault="004B5D9D" w:rsidP="0067095F">
            <w:pPr>
              <w:pStyle w:val="Tablebodynospace"/>
            </w:pPr>
            <w:r>
              <w:t>S</w:t>
            </w:r>
            <w:r w:rsidRPr="005C399D">
              <w:t>olid</w:t>
            </w:r>
            <w:r w:rsidRPr="00417B60">
              <w:t xml:space="preserve"> </w:t>
            </w:r>
            <w:r w:rsidR="004E1ADD" w:rsidRPr="00422DD3">
              <w:t xml:space="preserve">thermal conductivity in </w:t>
            </w:r>
            <w:r w:rsidR="004E1ADD" w:rsidRPr="00FC2059">
              <w:rPr>
                <w:noProof/>
              </w:rPr>
              <w:t>x-direction</w:t>
            </w:r>
          </w:p>
        </w:tc>
        <w:tc>
          <w:tcPr>
            <w:tcW w:w="2976" w:type="dxa"/>
            <w:vAlign w:val="center"/>
          </w:tcPr>
          <w:p w14:paraId="0F4B8C32" w14:textId="13091BAA" w:rsidR="004E1ADD" w:rsidRPr="00927C31" w:rsidRDefault="004B5D9D" w:rsidP="0067095F">
            <w:pPr>
              <w:pStyle w:val="Tablebodynospace"/>
            </w:pPr>
            <w:r>
              <w:t>O</w:t>
            </w:r>
            <w:r w:rsidRPr="00422DD3">
              <w:t xml:space="preserve">nly </w:t>
            </w:r>
            <w:r w:rsidR="004E1ADD" w:rsidRPr="00422DD3">
              <w:t>r</w:t>
            </w:r>
            <w:r w:rsidR="004E1ADD" w:rsidRPr="00927C31">
              <w:t xml:space="preserve">equired if </w:t>
            </w:r>
            <w:r w:rsidR="00FE7A92">
              <w:t xml:space="preserve">the </w:t>
            </w:r>
            <w:r w:rsidR="004E1ADD" w:rsidRPr="00927C31">
              <w:t>number of control volumes in x-direction &gt; 1</w:t>
            </w:r>
          </w:p>
        </w:tc>
      </w:tr>
      <w:tr w:rsidR="004E1ADD" w:rsidRPr="00927C31" w14:paraId="71BD7F6C" w14:textId="77777777" w:rsidTr="004E1ADD">
        <w:trPr>
          <w:cantSplit/>
        </w:trPr>
        <w:tc>
          <w:tcPr>
            <w:tcW w:w="450" w:type="dxa"/>
            <w:vMerge/>
            <w:textDirection w:val="btLr"/>
          </w:tcPr>
          <w:p w14:paraId="3765ACBC" w14:textId="77777777" w:rsidR="004E1ADD" w:rsidRPr="00927C31" w:rsidRDefault="004E1ADD" w:rsidP="0067095F">
            <w:pPr>
              <w:pStyle w:val="Tablebodynospace"/>
            </w:pPr>
          </w:p>
        </w:tc>
        <w:tc>
          <w:tcPr>
            <w:tcW w:w="1710" w:type="dxa"/>
          </w:tcPr>
          <w:p w14:paraId="52A08AC0" w14:textId="717569F3" w:rsidR="004E1ADD" w:rsidRPr="00927C31" w:rsidRDefault="004B5D9D" w:rsidP="009A27B2">
            <w:pPr>
              <w:pStyle w:val="Tablebodynospace"/>
            </w:pPr>
            <w:r>
              <w:t>‘</w:t>
            </w:r>
            <w:r w:rsidR="004E1ADD" w:rsidRPr="00927C31">
              <w:t>solid thermal conductivity in y-direction</w:t>
            </w:r>
            <w:r>
              <w:t>’</w:t>
            </w:r>
          </w:p>
        </w:tc>
        <w:tc>
          <w:tcPr>
            <w:tcW w:w="1552" w:type="dxa"/>
            <w:vAlign w:val="center"/>
          </w:tcPr>
          <w:p w14:paraId="73F7DB83" w14:textId="77777777" w:rsidR="004E1ADD" w:rsidRPr="005A4DDD" w:rsidRDefault="00D52C88" w:rsidP="0067095F">
            <w:pPr>
              <w:pStyle w:val="Tablebodynospace"/>
            </w:pPr>
            <w:r w:rsidRPr="005A4DDD">
              <w:rPr>
                <w:rFonts w:cs="Arial"/>
                <w:noProof/>
                <w:position w:val="-14"/>
              </w:rPr>
              <w:object w:dxaOrig="360" w:dyaOrig="400" w14:anchorId="11575B42">
                <v:shape id="_x0000_i1077" type="#_x0000_t75" alt="" style="width:18pt;height:23.35pt;mso-width-percent:0;mso-height-percent:0;mso-width-percent:0;mso-height-percent:0" o:ole="">
                  <v:imagedata r:id="rId81" o:title=""/>
                </v:shape>
                <o:OLEObject Type="Embed" ProgID="Equation.3" ShapeID="_x0000_i1077" DrawAspect="Content" ObjectID="_1776598759" r:id="rId82"/>
              </w:object>
            </w:r>
          </w:p>
          <w:p w14:paraId="06AD22C9" w14:textId="77777777" w:rsidR="004E1ADD" w:rsidRPr="005C399D" w:rsidRDefault="004E1ADD" w:rsidP="0067095F">
            <w:pPr>
              <w:pStyle w:val="Tablebodynospace"/>
              <w:rPr>
                <w:rFonts w:cs="Arial"/>
              </w:rPr>
            </w:pPr>
            <w:r w:rsidRPr="005A4DDD">
              <w:rPr>
                <w:rFonts w:cs="Arial"/>
              </w:rPr>
              <w:t>[W m</w:t>
            </w:r>
            <w:r w:rsidRPr="005A4DDD">
              <w:rPr>
                <w:rFonts w:cs="Arial"/>
                <w:vertAlign w:val="superscript"/>
              </w:rPr>
              <w:t>-1</w:t>
            </w:r>
            <w:r w:rsidRPr="005A4DDD">
              <w:rPr>
                <w:rFonts w:cs="Arial"/>
              </w:rPr>
              <w:t xml:space="preserve"> </w:t>
            </w:r>
            <w:r w:rsidRPr="005A4DDD">
              <w:rPr>
                <w:rFonts w:cs="Arial"/>
                <w:vertAlign w:val="superscript"/>
              </w:rPr>
              <w:t>o</w:t>
            </w:r>
            <w:r w:rsidRPr="00AF5329">
              <w:rPr>
                <w:rFonts w:cs="Arial"/>
              </w:rPr>
              <w:t>C</w:t>
            </w:r>
            <w:r w:rsidRPr="006C37FC">
              <w:rPr>
                <w:rFonts w:cs="Arial"/>
                <w:vertAlign w:val="superscript"/>
              </w:rPr>
              <w:t>-1</w:t>
            </w:r>
            <w:r w:rsidRPr="005C399D">
              <w:rPr>
                <w:rFonts w:cs="Arial"/>
              </w:rPr>
              <w:t>]</w:t>
            </w:r>
          </w:p>
        </w:tc>
        <w:tc>
          <w:tcPr>
            <w:tcW w:w="1701" w:type="dxa"/>
            <w:vAlign w:val="center"/>
          </w:tcPr>
          <w:p w14:paraId="3B1C259A" w14:textId="6C9FF222" w:rsidR="004E1ADD" w:rsidRPr="00422DD3" w:rsidRDefault="004B5D9D" w:rsidP="0067095F">
            <w:pPr>
              <w:pStyle w:val="Tablebodynospace"/>
            </w:pPr>
            <w:r>
              <w:t>S</w:t>
            </w:r>
            <w:r w:rsidRPr="005C399D">
              <w:t>olid</w:t>
            </w:r>
            <w:r w:rsidRPr="00417B60">
              <w:t xml:space="preserve"> </w:t>
            </w:r>
            <w:r w:rsidR="004E1ADD" w:rsidRPr="00422DD3">
              <w:t xml:space="preserve">thermal conductivity in </w:t>
            </w:r>
            <w:r w:rsidR="004E1ADD" w:rsidRPr="00FC2059">
              <w:rPr>
                <w:noProof/>
              </w:rPr>
              <w:t>y-direction</w:t>
            </w:r>
          </w:p>
        </w:tc>
        <w:tc>
          <w:tcPr>
            <w:tcW w:w="2976" w:type="dxa"/>
            <w:vAlign w:val="center"/>
          </w:tcPr>
          <w:p w14:paraId="41DB61B5" w14:textId="4F19063A" w:rsidR="004E1ADD" w:rsidRPr="00422DD3" w:rsidRDefault="004B5D9D" w:rsidP="0067095F">
            <w:pPr>
              <w:pStyle w:val="Tablebodynospace"/>
            </w:pPr>
            <w:r>
              <w:t>O</w:t>
            </w:r>
            <w:r w:rsidRPr="00422DD3">
              <w:t xml:space="preserve">nly </w:t>
            </w:r>
            <w:r w:rsidR="004E1ADD" w:rsidRPr="00422DD3">
              <w:t xml:space="preserve">required if </w:t>
            </w:r>
            <w:r w:rsidR="00FE7A92">
              <w:t xml:space="preserve">the </w:t>
            </w:r>
            <w:r w:rsidR="004E1ADD" w:rsidRPr="00422DD3">
              <w:t>number of control volumes in y-direction &gt; 1</w:t>
            </w:r>
          </w:p>
        </w:tc>
      </w:tr>
      <w:tr w:rsidR="004E1ADD" w:rsidRPr="00927C31" w14:paraId="766ADFB5" w14:textId="77777777" w:rsidTr="0075340C">
        <w:trPr>
          <w:cantSplit/>
          <w:trHeight w:val="822"/>
        </w:trPr>
        <w:tc>
          <w:tcPr>
            <w:tcW w:w="450" w:type="dxa"/>
            <w:vMerge/>
            <w:textDirection w:val="btLr"/>
          </w:tcPr>
          <w:p w14:paraId="0DCE5570" w14:textId="77777777" w:rsidR="004E1ADD" w:rsidRPr="00927C31" w:rsidRDefault="004E1ADD" w:rsidP="0067095F">
            <w:pPr>
              <w:pStyle w:val="Tablebodynospace"/>
            </w:pPr>
          </w:p>
        </w:tc>
        <w:tc>
          <w:tcPr>
            <w:tcW w:w="1710" w:type="dxa"/>
          </w:tcPr>
          <w:p w14:paraId="3FB05F43" w14:textId="30C6A902" w:rsidR="004E1ADD" w:rsidRPr="00927C31" w:rsidRDefault="004B5D9D" w:rsidP="009A27B2">
            <w:pPr>
              <w:pStyle w:val="Tablebodynospace"/>
            </w:pPr>
            <w:r>
              <w:t>‘</w:t>
            </w:r>
            <w:r w:rsidR="004E1ADD" w:rsidRPr="00927C31">
              <w:t>solid thermal conductivity in z-direction</w:t>
            </w:r>
            <w:r>
              <w:t>’</w:t>
            </w:r>
          </w:p>
        </w:tc>
        <w:tc>
          <w:tcPr>
            <w:tcW w:w="1552" w:type="dxa"/>
            <w:vAlign w:val="center"/>
          </w:tcPr>
          <w:p w14:paraId="6C43624E" w14:textId="77777777" w:rsidR="004E1ADD" w:rsidRPr="005A4DDD" w:rsidRDefault="00D52C88" w:rsidP="0067095F">
            <w:pPr>
              <w:pStyle w:val="Tablebodynospace"/>
            </w:pPr>
            <w:r w:rsidRPr="005A4DDD">
              <w:rPr>
                <w:rFonts w:cs="Arial"/>
                <w:noProof/>
                <w:position w:val="-10"/>
              </w:rPr>
              <w:object w:dxaOrig="340" w:dyaOrig="360" w14:anchorId="4AF8BB57">
                <v:shape id="_x0000_i1076" type="#_x0000_t75" alt="" style="width:18pt;height:21.35pt;mso-width-percent:0;mso-height-percent:0;mso-width-percent:0;mso-height-percent:0" o:ole="">
                  <v:imagedata r:id="rId83" o:title=""/>
                </v:shape>
                <o:OLEObject Type="Embed" ProgID="Equation.3" ShapeID="_x0000_i1076" DrawAspect="Content" ObjectID="_1776598760" r:id="rId84"/>
              </w:object>
            </w:r>
          </w:p>
          <w:p w14:paraId="701F49C9" w14:textId="77777777" w:rsidR="004E1ADD" w:rsidRPr="005C399D" w:rsidRDefault="004E1ADD" w:rsidP="0067095F">
            <w:pPr>
              <w:pStyle w:val="Tablebodynospace"/>
              <w:rPr>
                <w:rFonts w:cs="Arial"/>
              </w:rPr>
            </w:pPr>
            <w:r w:rsidRPr="005A4DDD">
              <w:rPr>
                <w:rFonts w:cs="Arial"/>
              </w:rPr>
              <w:t>[W m</w:t>
            </w:r>
            <w:r w:rsidRPr="005A4DDD">
              <w:rPr>
                <w:rFonts w:cs="Arial"/>
                <w:vertAlign w:val="superscript"/>
              </w:rPr>
              <w:t>-1</w:t>
            </w:r>
            <w:r w:rsidRPr="005A4DDD">
              <w:rPr>
                <w:rFonts w:cs="Arial"/>
              </w:rPr>
              <w:t xml:space="preserve"> </w:t>
            </w:r>
            <w:r w:rsidRPr="005A4DDD">
              <w:rPr>
                <w:rFonts w:cs="Arial"/>
                <w:vertAlign w:val="superscript"/>
              </w:rPr>
              <w:t>o</w:t>
            </w:r>
            <w:r w:rsidRPr="00AF5329">
              <w:rPr>
                <w:rFonts w:cs="Arial"/>
              </w:rPr>
              <w:t>C</w:t>
            </w:r>
            <w:r w:rsidRPr="006C37FC">
              <w:rPr>
                <w:rFonts w:cs="Arial"/>
                <w:vertAlign w:val="superscript"/>
              </w:rPr>
              <w:t>-1</w:t>
            </w:r>
            <w:r w:rsidRPr="005C399D">
              <w:rPr>
                <w:rFonts w:cs="Arial"/>
              </w:rPr>
              <w:t>]</w:t>
            </w:r>
          </w:p>
        </w:tc>
        <w:tc>
          <w:tcPr>
            <w:tcW w:w="1701" w:type="dxa"/>
            <w:vAlign w:val="center"/>
          </w:tcPr>
          <w:p w14:paraId="7B5EA32B" w14:textId="714FBFB5" w:rsidR="004E1ADD" w:rsidRPr="00422DD3" w:rsidRDefault="004B5D9D" w:rsidP="0067095F">
            <w:pPr>
              <w:pStyle w:val="Tablebodynospace"/>
            </w:pPr>
            <w:r>
              <w:t>S</w:t>
            </w:r>
            <w:r w:rsidRPr="005C399D">
              <w:t>olid</w:t>
            </w:r>
            <w:r w:rsidRPr="00417B60">
              <w:t xml:space="preserve"> </w:t>
            </w:r>
            <w:r w:rsidR="004E1ADD" w:rsidRPr="00422DD3">
              <w:t xml:space="preserve">thermal conductivity in </w:t>
            </w:r>
            <w:r w:rsidR="004E1ADD" w:rsidRPr="00FC2059">
              <w:rPr>
                <w:noProof/>
              </w:rPr>
              <w:t>z-direction</w:t>
            </w:r>
          </w:p>
        </w:tc>
        <w:tc>
          <w:tcPr>
            <w:tcW w:w="2976" w:type="dxa"/>
            <w:vAlign w:val="center"/>
          </w:tcPr>
          <w:p w14:paraId="78A6B243" w14:textId="1B7A68E2" w:rsidR="004E1ADD" w:rsidRPr="00422DD3" w:rsidRDefault="004B5D9D" w:rsidP="0067095F">
            <w:pPr>
              <w:pStyle w:val="Tablebodynospace"/>
            </w:pPr>
            <w:r>
              <w:t>O</w:t>
            </w:r>
            <w:r w:rsidRPr="00422DD3">
              <w:t xml:space="preserve">nly </w:t>
            </w:r>
            <w:r w:rsidR="004E1ADD" w:rsidRPr="00422DD3">
              <w:t xml:space="preserve">required if </w:t>
            </w:r>
            <w:r w:rsidR="00FE7A92">
              <w:t xml:space="preserve">the </w:t>
            </w:r>
            <w:r w:rsidR="004E1ADD" w:rsidRPr="00422DD3">
              <w:t>number of control volumes in z-direction &gt; 1</w:t>
            </w:r>
          </w:p>
        </w:tc>
      </w:tr>
      <w:tr w:rsidR="004E1ADD" w:rsidRPr="00927C31" w14:paraId="60B7AD11" w14:textId="77777777" w:rsidTr="004E1ADD">
        <w:trPr>
          <w:cantSplit/>
        </w:trPr>
        <w:tc>
          <w:tcPr>
            <w:tcW w:w="450" w:type="dxa"/>
            <w:vMerge/>
            <w:textDirection w:val="btLr"/>
          </w:tcPr>
          <w:p w14:paraId="7D152307" w14:textId="77777777" w:rsidR="004E1ADD" w:rsidRPr="00927C31" w:rsidRDefault="004E1ADD" w:rsidP="0067095F">
            <w:pPr>
              <w:pStyle w:val="Tablebodynospace"/>
            </w:pPr>
          </w:p>
        </w:tc>
        <w:tc>
          <w:tcPr>
            <w:tcW w:w="1710" w:type="dxa"/>
            <w:vAlign w:val="center"/>
          </w:tcPr>
          <w:p w14:paraId="2EEDC28C" w14:textId="71CA2E27" w:rsidR="004E1ADD" w:rsidRPr="00927C31" w:rsidRDefault="004B5D9D" w:rsidP="009A27B2">
            <w:pPr>
              <w:pStyle w:val="Tablebodynospace"/>
            </w:pPr>
            <w:r>
              <w:t>‘</w:t>
            </w:r>
            <w:r w:rsidR="004E1ADD" w:rsidRPr="00927C31">
              <w:t>longitudinal dispersivity</w:t>
            </w:r>
            <w:r>
              <w:t>’</w:t>
            </w:r>
          </w:p>
        </w:tc>
        <w:tc>
          <w:tcPr>
            <w:tcW w:w="1552" w:type="dxa"/>
            <w:vAlign w:val="center"/>
          </w:tcPr>
          <w:p w14:paraId="724D4A33" w14:textId="77777777" w:rsidR="004E1ADD" w:rsidRPr="005A4DDD" w:rsidRDefault="004E1ADD" w:rsidP="0067095F">
            <w:pPr>
              <w:pStyle w:val="Tablebodynospace"/>
            </w:pPr>
            <w:r w:rsidRPr="005A4DDD">
              <w:sym w:font="Symbol" w:char="F061"/>
            </w:r>
            <w:r w:rsidRPr="005A4DDD">
              <w:rPr>
                <w:vertAlign w:val="subscript"/>
              </w:rPr>
              <w:t>l</w:t>
            </w:r>
          </w:p>
          <w:p w14:paraId="1A248276" w14:textId="77777777" w:rsidR="004E1ADD" w:rsidRPr="00927C31" w:rsidRDefault="004E1ADD" w:rsidP="0067095F">
            <w:pPr>
              <w:pStyle w:val="Tablebodynospace"/>
            </w:pPr>
            <w:r w:rsidRPr="005A4DDD">
              <w:t>[m]</w:t>
            </w:r>
          </w:p>
        </w:tc>
        <w:tc>
          <w:tcPr>
            <w:tcW w:w="1701" w:type="dxa"/>
          </w:tcPr>
          <w:p w14:paraId="05ADAD21" w14:textId="745995B6" w:rsidR="004E1ADD" w:rsidRPr="006C37FC" w:rsidRDefault="004B5D9D" w:rsidP="0067095F">
            <w:pPr>
              <w:pStyle w:val="Tablebodynospace"/>
            </w:pPr>
            <w:r>
              <w:t>L</w:t>
            </w:r>
            <w:r w:rsidRPr="005A4DDD">
              <w:t xml:space="preserve">ongitudinal </w:t>
            </w:r>
            <w:r w:rsidR="004E1ADD" w:rsidRPr="005A4DDD">
              <w:t xml:space="preserve">thermal </w:t>
            </w:r>
            <w:r w:rsidR="004E1ADD" w:rsidRPr="00AF5329">
              <w:t>dispersivity</w:t>
            </w:r>
          </w:p>
        </w:tc>
        <w:tc>
          <w:tcPr>
            <w:tcW w:w="2976" w:type="dxa"/>
            <w:vAlign w:val="center"/>
          </w:tcPr>
          <w:p w14:paraId="72D790AB" w14:textId="78EC46E4" w:rsidR="004E1ADD" w:rsidRPr="005C399D" w:rsidRDefault="004E1ADD" w:rsidP="0067095F">
            <w:pPr>
              <w:pStyle w:val="Tablebodynospace"/>
            </w:pPr>
            <w:r w:rsidRPr="005C399D">
              <w:t xml:space="preserve">Only required if </w:t>
            </w:r>
            <w:r w:rsidR="00FE7A92">
              <w:t xml:space="preserve">the </w:t>
            </w:r>
            <w:r w:rsidRPr="005C399D">
              <w:t>number of control volumes</w:t>
            </w:r>
          </w:p>
          <w:p w14:paraId="52D5ED7A" w14:textId="77777777" w:rsidR="004E1ADD" w:rsidRPr="00927C31" w:rsidRDefault="004E1ADD" w:rsidP="0067095F">
            <w:pPr>
              <w:pStyle w:val="Tablebodynospace"/>
            </w:pPr>
            <w:r w:rsidRPr="00417B60">
              <w:t>in x-direction &gt; 1</w:t>
            </w:r>
          </w:p>
        </w:tc>
      </w:tr>
      <w:tr w:rsidR="004E1ADD" w:rsidRPr="00927C31" w14:paraId="3829D373" w14:textId="77777777" w:rsidTr="004E1ADD">
        <w:trPr>
          <w:cantSplit/>
        </w:trPr>
        <w:tc>
          <w:tcPr>
            <w:tcW w:w="450" w:type="dxa"/>
            <w:vMerge/>
          </w:tcPr>
          <w:p w14:paraId="01774769" w14:textId="77777777" w:rsidR="004E1ADD" w:rsidRPr="00927C31" w:rsidRDefault="004E1ADD" w:rsidP="0067095F">
            <w:pPr>
              <w:pStyle w:val="Tablebodynospace"/>
            </w:pPr>
          </w:p>
        </w:tc>
        <w:tc>
          <w:tcPr>
            <w:tcW w:w="1710" w:type="dxa"/>
            <w:vAlign w:val="center"/>
          </w:tcPr>
          <w:p w14:paraId="57FB3FA4" w14:textId="1919E1B2" w:rsidR="004E1ADD" w:rsidRPr="00927C31" w:rsidRDefault="004B5D9D" w:rsidP="009A27B2">
            <w:pPr>
              <w:pStyle w:val="Tablebodynospace"/>
            </w:pPr>
            <w:r>
              <w:t>‘</w:t>
            </w:r>
            <w:r w:rsidR="004E1ADD" w:rsidRPr="00927C31">
              <w:t>transverse horizontal dispersivity</w:t>
            </w:r>
            <w:r>
              <w:t>’</w:t>
            </w:r>
          </w:p>
        </w:tc>
        <w:tc>
          <w:tcPr>
            <w:tcW w:w="1552" w:type="dxa"/>
            <w:vAlign w:val="center"/>
          </w:tcPr>
          <w:p w14:paraId="5CC54EC5" w14:textId="77777777" w:rsidR="004E1ADD" w:rsidRPr="005A4DDD" w:rsidRDefault="004E1ADD" w:rsidP="0067095F">
            <w:pPr>
              <w:pStyle w:val="Tablebodynospace"/>
            </w:pPr>
            <w:r w:rsidRPr="005A4DDD">
              <w:sym w:font="Symbol" w:char="F061"/>
            </w:r>
            <w:r w:rsidRPr="00FC2059">
              <w:rPr>
                <w:noProof/>
                <w:vertAlign w:val="subscript"/>
              </w:rPr>
              <w:t>th</w:t>
            </w:r>
          </w:p>
          <w:p w14:paraId="186BB8DB" w14:textId="77777777" w:rsidR="004E1ADD" w:rsidRPr="005A4DDD" w:rsidRDefault="004E1ADD" w:rsidP="0067095F">
            <w:pPr>
              <w:pStyle w:val="Tablebodynospace"/>
            </w:pPr>
            <w:r w:rsidRPr="00927C31">
              <w:t>[m]</w:t>
            </w:r>
          </w:p>
        </w:tc>
        <w:tc>
          <w:tcPr>
            <w:tcW w:w="1701" w:type="dxa"/>
          </w:tcPr>
          <w:p w14:paraId="779F6280" w14:textId="10F43917" w:rsidR="004E1ADD" w:rsidRPr="006C37FC" w:rsidRDefault="004B5D9D" w:rsidP="0067095F">
            <w:pPr>
              <w:pStyle w:val="Tablebodynospace"/>
            </w:pPr>
            <w:r>
              <w:t>T</w:t>
            </w:r>
            <w:r w:rsidRPr="005A4DDD">
              <w:t xml:space="preserve">ransverse </w:t>
            </w:r>
            <w:r w:rsidR="004E1ADD" w:rsidRPr="005A4DDD">
              <w:t xml:space="preserve">horizontal </w:t>
            </w:r>
            <w:r w:rsidR="004E1ADD" w:rsidRPr="00AF5329">
              <w:t xml:space="preserve">thermal </w:t>
            </w:r>
            <w:r w:rsidR="004E1ADD" w:rsidRPr="006C37FC">
              <w:t>dispersivity</w:t>
            </w:r>
          </w:p>
        </w:tc>
        <w:tc>
          <w:tcPr>
            <w:tcW w:w="2976" w:type="dxa"/>
            <w:vAlign w:val="center"/>
          </w:tcPr>
          <w:p w14:paraId="3892CA80" w14:textId="043EEF84" w:rsidR="004E1ADD" w:rsidRPr="00927C31" w:rsidRDefault="004B5D9D" w:rsidP="0067095F">
            <w:pPr>
              <w:pStyle w:val="Tablebodynospace"/>
            </w:pPr>
            <w:r>
              <w:t>O</w:t>
            </w:r>
            <w:r w:rsidRPr="005C399D">
              <w:t xml:space="preserve">nly </w:t>
            </w:r>
            <w:r w:rsidR="004E1ADD" w:rsidRPr="005C399D">
              <w:t xml:space="preserve">required if </w:t>
            </w:r>
            <w:r w:rsidR="00FE7A92">
              <w:t xml:space="preserve">the </w:t>
            </w:r>
            <w:r w:rsidR="004E1ADD" w:rsidRPr="005C399D">
              <w:t>number of control volumes in x- and y-direction &gt; 1</w:t>
            </w:r>
          </w:p>
        </w:tc>
      </w:tr>
      <w:tr w:rsidR="004E1ADD" w:rsidRPr="00927C31" w14:paraId="2305F723" w14:textId="77777777" w:rsidTr="004E1ADD">
        <w:trPr>
          <w:cantSplit/>
        </w:trPr>
        <w:tc>
          <w:tcPr>
            <w:tcW w:w="450" w:type="dxa"/>
            <w:vMerge/>
          </w:tcPr>
          <w:p w14:paraId="37A1B606" w14:textId="77777777" w:rsidR="004E1ADD" w:rsidRPr="00927C31" w:rsidRDefault="004E1ADD" w:rsidP="0067095F">
            <w:pPr>
              <w:pStyle w:val="Tablebodynospace"/>
            </w:pPr>
          </w:p>
        </w:tc>
        <w:tc>
          <w:tcPr>
            <w:tcW w:w="1710" w:type="dxa"/>
            <w:vAlign w:val="center"/>
          </w:tcPr>
          <w:p w14:paraId="51D0D673" w14:textId="6492C8EF" w:rsidR="004E1ADD" w:rsidRPr="00927C31" w:rsidRDefault="004B5D9D" w:rsidP="009A27B2">
            <w:pPr>
              <w:pStyle w:val="Tablebodynospace"/>
            </w:pPr>
            <w:r>
              <w:t>‘</w:t>
            </w:r>
            <w:r w:rsidR="004E1ADD" w:rsidRPr="00927C31">
              <w:t>transverse vertical dispersivity</w:t>
            </w:r>
            <w:r>
              <w:t>’</w:t>
            </w:r>
          </w:p>
        </w:tc>
        <w:tc>
          <w:tcPr>
            <w:tcW w:w="1552" w:type="dxa"/>
            <w:vAlign w:val="center"/>
          </w:tcPr>
          <w:p w14:paraId="53BFE48D" w14:textId="77777777" w:rsidR="004E1ADD" w:rsidRPr="005A4DDD" w:rsidRDefault="004E1ADD" w:rsidP="0067095F">
            <w:pPr>
              <w:pStyle w:val="Tablebodynospace"/>
            </w:pPr>
            <w:r w:rsidRPr="005A4DDD">
              <w:sym w:font="Symbol" w:char="F061"/>
            </w:r>
            <w:r w:rsidRPr="005A4DDD">
              <w:rPr>
                <w:vertAlign w:val="subscript"/>
              </w:rPr>
              <w:t>tv</w:t>
            </w:r>
          </w:p>
          <w:p w14:paraId="03AFC8D9" w14:textId="77777777" w:rsidR="004E1ADD" w:rsidRPr="005A4DDD" w:rsidRDefault="004E1ADD" w:rsidP="0067095F">
            <w:pPr>
              <w:pStyle w:val="Tablebodynospace"/>
            </w:pPr>
            <w:r w:rsidRPr="00927C31">
              <w:t>[m]</w:t>
            </w:r>
          </w:p>
        </w:tc>
        <w:tc>
          <w:tcPr>
            <w:tcW w:w="1701" w:type="dxa"/>
          </w:tcPr>
          <w:p w14:paraId="09B8D539" w14:textId="6E3361CC" w:rsidR="004E1ADD" w:rsidRPr="006C37FC" w:rsidRDefault="004B5D9D" w:rsidP="0067095F">
            <w:pPr>
              <w:pStyle w:val="Tablebodynospace"/>
            </w:pPr>
            <w:r>
              <w:t>T</w:t>
            </w:r>
            <w:r w:rsidRPr="005A4DDD">
              <w:t xml:space="preserve">ransverse </w:t>
            </w:r>
            <w:r w:rsidR="004E1ADD" w:rsidRPr="005A4DDD">
              <w:t xml:space="preserve">vertical </w:t>
            </w:r>
            <w:r w:rsidR="004E1ADD" w:rsidRPr="00AF5329">
              <w:t xml:space="preserve">thermal </w:t>
            </w:r>
            <w:r w:rsidR="004E1ADD" w:rsidRPr="006C37FC">
              <w:t>dispersivity</w:t>
            </w:r>
          </w:p>
        </w:tc>
        <w:tc>
          <w:tcPr>
            <w:tcW w:w="2976" w:type="dxa"/>
            <w:vAlign w:val="center"/>
          </w:tcPr>
          <w:p w14:paraId="12D89B84" w14:textId="443BBB4E" w:rsidR="004E1ADD" w:rsidRPr="00927C31" w:rsidRDefault="004B5D9D" w:rsidP="0067095F">
            <w:pPr>
              <w:pStyle w:val="Tablebodynospace"/>
            </w:pPr>
            <w:r>
              <w:t>O</w:t>
            </w:r>
            <w:r w:rsidRPr="005C399D">
              <w:t xml:space="preserve">nly </w:t>
            </w:r>
            <w:r w:rsidR="004E1ADD" w:rsidRPr="005C399D">
              <w:t xml:space="preserve">required if </w:t>
            </w:r>
            <w:r w:rsidR="00FE7A92">
              <w:t xml:space="preserve">the </w:t>
            </w:r>
            <w:r w:rsidR="004E1ADD" w:rsidRPr="005C399D">
              <w:t>number of control volumes in x- and z- or y- and z-direction &gt; 1</w:t>
            </w:r>
          </w:p>
        </w:tc>
      </w:tr>
      <w:tr w:rsidR="004E1ADD" w:rsidRPr="00927C31" w14:paraId="52AFE8A1" w14:textId="77777777" w:rsidTr="004E1ADD">
        <w:trPr>
          <w:cantSplit/>
        </w:trPr>
        <w:tc>
          <w:tcPr>
            <w:tcW w:w="450" w:type="dxa"/>
            <w:vMerge/>
          </w:tcPr>
          <w:p w14:paraId="36E6B595" w14:textId="77777777" w:rsidR="004E1ADD" w:rsidRPr="00927C31" w:rsidRDefault="004E1ADD" w:rsidP="0067095F">
            <w:pPr>
              <w:pStyle w:val="Tablebodynospace"/>
            </w:pPr>
          </w:p>
        </w:tc>
        <w:tc>
          <w:tcPr>
            <w:tcW w:w="1710" w:type="dxa"/>
            <w:vAlign w:val="center"/>
          </w:tcPr>
          <w:p w14:paraId="4BD0F3FD" w14:textId="4A17F1E1" w:rsidR="004E1ADD" w:rsidRPr="00927C31" w:rsidRDefault="004B5D9D" w:rsidP="009A27B2">
            <w:pPr>
              <w:pStyle w:val="Tablebodynospace"/>
            </w:pPr>
            <w:r>
              <w:t>‘</w:t>
            </w:r>
            <w:r w:rsidR="004E1ADD" w:rsidRPr="00927C31">
              <w:t>solid bulk density</w:t>
            </w:r>
            <w:r>
              <w:t>’</w:t>
            </w:r>
          </w:p>
        </w:tc>
        <w:tc>
          <w:tcPr>
            <w:tcW w:w="1552" w:type="dxa"/>
            <w:vAlign w:val="center"/>
          </w:tcPr>
          <w:p w14:paraId="2A2D091A" w14:textId="77777777" w:rsidR="004E1ADD" w:rsidRPr="005A4DDD" w:rsidRDefault="00D52C88" w:rsidP="0067095F">
            <w:pPr>
              <w:pStyle w:val="Tablebodynospace"/>
            </w:pPr>
            <w:r w:rsidRPr="005A4DDD">
              <w:rPr>
                <w:rFonts w:cs="Arial"/>
                <w:noProof/>
                <w:position w:val="-12"/>
              </w:rPr>
              <w:object w:dxaOrig="320" w:dyaOrig="380" w14:anchorId="78BBE4C9">
                <v:shape id="_x0000_i1075" type="#_x0000_t75" alt="" style="width:16pt;height:22pt;mso-width-percent:0;mso-height-percent:0;mso-width-percent:0;mso-height-percent:0" o:ole="">
                  <v:imagedata r:id="rId85" o:title=""/>
                </v:shape>
                <o:OLEObject Type="Embed" ProgID="Equation.3" ShapeID="_x0000_i1075" DrawAspect="Content" ObjectID="_1776598761" r:id="rId86"/>
              </w:object>
            </w:r>
          </w:p>
          <w:p w14:paraId="1CC2FC45" w14:textId="77777777" w:rsidR="004E1ADD" w:rsidRPr="00AF5329" w:rsidRDefault="004E1ADD" w:rsidP="0067095F">
            <w:pPr>
              <w:pStyle w:val="Tablebodynospace"/>
            </w:pPr>
            <w:r w:rsidRPr="005A4DDD">
              <w:rPr>
                <w:rFonts w:cs="Arial"/>
              </w:rPr>
              <w:t>[kg m</w:t>
            </w:r>
            <w:r w:rsidRPr="005A4DDD">
              <w:rPr>
                <w:rFonts w:cs="Arial"/>
                <w:vertAlign w:val="superscript"/>
              </w:rPr>
              <w:t>-3</w:t>
            </w:r>
            <w:r w:rsidRPr="005A4DDD">
              <w:rPr>
                <w:rFonts w:cs="Arial"/>
              </w:rPr>
              <w:t>]</w:t>
            </w:r>
          </w:p>
        </w:tc>
        <w:tc>
          <w:tcPr>
            <w:tcW w:w="1701" w:type="dxa"/>
          </w:tcPr>
          <w:p w14:paraId="7F54A407" w14:textId="77777777" w:rsidR="004E1ADD" w:rsidRPr="005C399D" w:rsidRDefault="004E1ADD" w:rsidP="0067095F">
            <w:pPr>
              <w:pStyle w:val="Tablebodynospace"/>
            </w:pPr>
            <w:r w:rsidRPr="006C37FC">
              <w:t>Solid bulk dry density</w:t>
            </w:r>
          </w:p>
        </w:tc>
        <w:tc>
          <w:tcPr>
            <w:tcW w:w="2976" w:type="dxa"/>
            <w:vAlign w:val="center"/>
          </w:tcPr>
          <w:p w14:paraId="6D258CE3" w14:textId="77777777" w:rsidR="004E1ADD" w:rsidRPr="005C399D" w:rsidRDefault="004E1ADD" w:rsidP="0067095F">
            <w:pPr>
              <w:pStyle w:val="Tablebodynospace"/>
            </w:pPr>
            <w:r w:rsidRPr="005C399D">
              <w:t>Required</w:t>
            </w:r>
          </w:p>
        </w:tc>
      </w:tr>
      <w:tr w:rsidR="004E1ADD" w:rsidRPr="00927C31" w14:paraId="4D485F26" w14:textId="77777777" w:rsidTr="004E1A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450" w:type="dxa"/>
          <w:cantSplit/>
        </w:trPr>
        <w:tc>
          <w:tcPr>
            <w:tcW w:w="4963" w:type="dxa"/>
            <w:gridSpan w:val="3"/>
            <w:vAlign w:val="center"/>
          </w:tcPr>
          <w:p w14:paraId="417C4540" w14:textId="77777777" w:rsidR="004E1ADD" w:rsidRPr="00927C31" w:rsidRDefault="004E1ADD" w:rsidP="0067095F">
            <w:pPr>
              <w:pStyle w:val="Tablebodynospace"/>
            </w:pPr>
            <w:r w:rsidRPr="00927C31">
              <w:t>Section Closing</w:t>
            </w:r>
          </w:p>
        </w:tc>
        <w:tc>
          <w:tcPr>
            <w:tcW w:w="2976" w:type="dxa"/>
            <w:vAlign w:val="center"/>
          </w:tcPr>
          <w:p w14:paraId="57797D25" w14:textId="77777777" w:rsidR="004E1ADD" w:rsidRPr="00927C31" w:rsidRDefault="004E1ADD" w:rsidP="0067095F">
            <w:pPr>
              <w:pStyle w:val="Tablebodynospace"/>
            </w:pPr>
            <w:r w:rsidRPr="00927C31">
              <w:t>Required/Optional</w:t>
            </w:r>
          </w:p>
        </w:tc>
      </w:tr>
      <w:tr w:rsidR="004E1ADD" w:rsidRPr="00927C31" w14:paraId="1EFFC22C" w14:textId="77777777" w:rsidTr="004E1A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450" w:type="dxa"/>
          <w:cantSplit/>
        </w:trPr>
        <w:tc>
          <w:tcPr>
            <w:tcW w:w="4963" w:type="dxa"/>
            <w:gridSpan w:val="3"/>
            <w:vAlign w:val="center"/>
          </w:tcPr>
          <w:p w14:paraId="6C7710AA" w14:textId="77777777" w:rsidR="004E1ADD" w:rsidRPr="00927C31" w:rsidRDefault="004E1ADD" w:rsidP="0067095F">
            <w:pPr>
              <w:pStyle w:val="Tablebodynospace"/>
            </w:pPr>
            <w:r w:rsidRPr="00927C31">
              <w:t>‘done’</w:t>
            </w:r>
          </w:p>
        </w:tc>
        <w:tc>
          <w:tcPr>
            <w:tcW w:w="2976" w:type="dxa"/>
            <w:vAlign w:val="center"/>
          </w:tcPr>
          <w:p w14:paraId="2EC73E1F" w14:textId="13A72207" w:rsidR="004E1ADD" w:rsidRPr="00927C31" w:rsidRDefault="004B5D9D" w:rsidP="0067095F">
            <w:pPr>
              <w:pStyle w:val="Tablebodynospace"/>
            </w:pPr>
            <w:r>
              <w:t>R</w:t>
            </w:r>
            <w:r w:rsidRPr="00927C31">
              <w:t>equired</w:t>
            </w:r>
          </w:p>
        </w:tc>
      </w:tr>
      <w:tr w:rsidR="004E1ADD" w:rsidRPr="00927C31" w14:paraId="35910E70" w14:textId="77777777" w:rsidTr="004E1A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450" w:type="dxa"/>
          <w:cantSplit/>
        </w:trPr>
        <w:tc>
          <w:tcPr>
            <w:tcW w:w="7939" w:type="dxa"/>
            <w:gridSpan w:val="4"/>
            <w:vAlign w:val="center"/>
          </w:tcPr>
          <w:p w14:paraId="0313B211" w14:textId="77777777" w:rsidR="004E1ADD" w:rsidRPr="00927C31" w:rsidRDefault="004E1ADD" w:rsidP="0067095F">
            <w:pPr>
              <w:pStyle w:val="Tablebodynospace"/>
            </w:pPr>
            <w:r w:rsidRPr="00927C31">
              <w:t xml:space="preserve">*All keyword headings must appear on a single line in the input file. </w:t>
            </w:r>
          </w:p>
        </w:tc>
      </w:tr>
    </w:tbl>
    <w:p w14:paraId="18E3A1E7" w14:textId="77777777" w:rsidR="0067095F" w:rsidRDefault="0067095F" w:rsidP="0067095F"/>
    <w:p w14:paraId="6FC6CBC5" w14:textId="0DD11F7E" w:rsidR="00DB1505" w:rsidRPr="00ED3698" w:rsidRDefault="00DB1505" w:rsidP="00DB1505">
      <w:pPr>
        <w:pStyle w:val="Heading3"/>
      </w:pPr>
      <w:bookmarkStart w:id="369" w:name="_Toc13056077"/>
      <w:r w:rsidRPr="00ED3698">
        <w:t xml:space="preserve">Example </w:t>
      </w:r>
      <w:r w:rsidR="005C0C03">
        <w:t>Data input file</w:t>
      </w:r>
      <w:bookmarkEnd w:id="369"/>
    </w:p>
    <w:p w14:paraId="38842EE4" w14:textId="77777777" w:rsidR="00DB1505" w:rsidRPr="00ED3698" w:rsidRDefault="00DB1505" w:rsidP="00DB1505">
      <w:pPr>
        <w:pStyle w:val="StyleCode"/>
      </w:pPr>
      <w:r w:rsidRPr="00ED3698">
        <w:t>! Section 10</w:t>
      </w:r>
      <w:r>
        <w:t>B</w:t>
      </w:r>
      <w:r w:rsidRPr="00ED3698">
        <w:t xml:space="preserve">: </w:t>
      </w:r>
      <w:r w:rsidRPr="00E86D1F">
        <w:t>physi</w:t>
      </w:r>
      <w:r>
        <w:t>cal parameters - energy balance</w:t>
      </w:r>
    </w:p>
    <w:p w14:paraId="4207B114" w14:textId="77777777" w:rsidR="00DB1505" w:rsidRPr="00ED3698" w:rsidRDefault="00DB1505" w:rsidP="00DB1505">
      <w:pPr>
        <w:pStyle w:val="StyleCode"/>
      </w:pPr>
      <w:r w:rsidRPr="00ED3698">
        <w:t xml:space="preserve">! --------------------------------------------------------------------------- </w:t>
      </w:r>
    </w:p>
    <w:p w14:paraId="3C211459" w14:textId="77777777" w:rsidR="00DB1505" w:rsidRPr="00ED3698" w:rsidRDefault="00DB1505" w:rsidP="00DB1505">
      <w:pPr>
        <w:pStyle w:val="StyleCode"/>
      </w:pPr>
      <w:r w:rsidRPr="00ED3698">
        <w:t>!</w:t>
      </w:r>
    </w:p>
    <w:p w14:paraId="5C166A21" w14:textId="77777777" w:rsidR="00DB1505" w:rsidRDefault="00DB1505" w:rsidP="00DB1505">
      <w:pPr>
        <w:pStyle w:val="StyleCode"/>
      </w:pPr>
      <w:r>
        <w:t>'physical parameters - energy balance'</w:t>
      </w:r>
    </w:p>
    <w:p w14:paraId="62F25EFC" w14:textId="77777777" w:rsidR="00DB1505" w:rsidRDefault="00DB1505" w:rsidP="00DB1505">
      <w:pPr>
        <w:pStyle w:val="StyleCode"/>
      </w:pPr>
      <w:r>
        <w:t>1</w:t>
      </w:r>
    </w:p>
    <w:p w14:paraId="0732D213" w14:textId="77777777" w:rsidR="00DB1505" w:rsidRDefault="00DB1505" w:rsidP="00DB1505">
      <w:pPr>
        <w:pStyle w:val="StyleCode"/>
      </w:pPr>
    </w:p>
    <w:p w14:paraId="43B1E54A" w14:textId="77777777" w:rsidR="00DB1505" w:rsidRDefault="00DB1505" w:rsidP="00DB1505">
      <w:pPr>
        <w:pStyle w:val="StyleCode"/>
      </w:pPr>
      <w:r>
        <w:t>'specific heat of water'</w:t>
      </w:r>
    </w:p>
    <w:p w14:paraId="1AB61F2D" w14:textId="77777777" w:rsidR="00DB1505" w:rsidRDefault="00DB1505" w:rsidP="00DB1505">
      <w:pPr>
        <w:pStyle w:val="StyleCode"/>
      </w:pPr>
      <w:r>
        <w:t>4182.0d0</w:t>
      </w:r>
    </w:p>
    <w:p w14:paraId="57D6CC46" w14:textId="77777777" w:rsidR="00DB1505" w:rsidRDefault="00DB1505" w:rsidP="00DB1505">
      <w:pPr>
        <w:pStyle w:val="StyleCode"/>
      </w:pPr>
    </w:p>
    <w:p w14:paraId="66678BD8" w14:textId="77777777" w:rsidR="00DB1505" w:rsidRDefault="00DB1505" w:rsidP="00DB1505">
      <w:pPr>
        <w:pStyle w:val="StyleCode"/>
      </w:pPr>
      <w:r>
        <w:t>'specific heat of air'</w:t>
      </w:r>
    </w:p>
    <w:p w14:paraId="2D6CC552" w14:textId="77777777" w:rsidR="00DB1505" w:rsidRDefault="00DB1505" w:rsidP="00DB1505">
      <w:pPr>
        <w:pStyle w:val="StyleCode"/>
      </w:pPr>
      <w:r>
        <w:t>1004.661d0</w:t>
      </w:r>
    </w:p>
    <w:p w14:paraId="40DAAB30" w14:textId="77777777" w:rsidR="00DB1505" w:rsidRDefault="00DB1505" w:rsidP="00DB1505">
      <w:pPr>
        <w:pStyle w:val="StyleCode"/>
      </w:pPr>
    </w:p>
    <w:p w14:paraId="1FE62675" w14:textId="77777777" w:rsidR="00DB1505" w:rsidRDefault="00DB1505" w:rsidP="00DB1505">
      <w:pPr>
        <w:pStyle w:val="StyleCode"/>
      </w:pPr>
      <w:r>
        <w:t>'number and name of zone'</w:t>
      </w:r>
    </w:p>
    <w:p w14:paraId="5B5E1E0F" w14:textId="77777777" w:rsidR="00DB1505" w:rsidRDefault="00DB1505" w:rsidP="00DB1505">
      <w:pPr>
        <w:pStyle w:val="StyleCode"/>
      </w:pPr>
      <w:r>
        <w:t>1</w:t>
      </w:r>
    </w:p>
    <w:p w14:paraId="44B41132" w14:textId="77777777" w:rsidR="00DB1505" w:rsidRDefault="00DB1505" w:rsidP="00DB1505">
      <w:pPr>
        <w:pStyle w:val="StyleCode"/>
      </w:pPr>
      <w:r>
        <w:t>'</w:t>
      </w:r>
      <w:r w:rsidRPr="00FC2059">
        <w:rPr>
          <w:noProof/>
        </w:rPr>
        <w:t>pepe</w:t>
      </w:r>
      <w:r>
        <w:t xml:space="preserve"> </w:t>
      </w:r>
      <w:r w:rsidRPr="00FC2059">
        <w:rPr>
          <w:noProof/>
        </w:rPr>
        <w:t>rompe</w:t>
      </w:r>
      <w:r>
        <w:t xml:space="preserve">' </w:t>
      </w:r>
    </w:p>
    <w:p w14:paraId="4B048CA5" w14:textId="77777777" w:rsidR="00DB1505" w:rsidRDefault="00DB1505" w:rsidP="00DB1505">
      <w:pPr>
        <w:pStyle w:val="StyleCode"/>
      </w:pPr>
      <w:r>
        <w:t xml:space="preserve"> </w:t>
      </w:r>
    </w:p>
    <w:p w14:paraId="08947BD9" w14:textId="77777777" w:rsidR="00DB1505" w:rsidRDefault="00DB1505" w:rsidP="00DB1505">
      <w:pPr>
        <w:pStyle w:val="StyleCode"/>
      </w:pPr>
      <w:r>
        <w:t>'specific heat of solid'</w:t>
      </w:r>
    </w:p>
    <w:p w14:paraId="435FE882" w14:textId="77777777" w:rsidR="00DB1505" w:rsidRDefault="00DB1505" w:rsidP="00DB1505">
      <w:pPr>
        <w:pStyle w:val="StyleCode"/>
      </w:pPr>
      <w:r>
        <w:t xml:space="preserve">840.0d0 </w:t>
      </w:r>
    </w:p>
    <w:p w14:paraId="5167914D" w14:textId="77777777" w:rsidR="00DB1505" w:rsidRDefault="00DB1505" w:rsidP="00DB1505">
      <w:pPr>
        <w:pStyle w:val="StyleCode"/>
      </w:pPr>
    </w:p>
    <w:p w14:paraId="0D3E1B28" w14:textId="77777777" w:rsidR="00DB1505" w:rsidRDefault="00DB1505" w:rsidP="00DB1505">
      <w:pPr>
        <w:pStyle w:val="StyleCode"/>
      </w:pPr>
      <w:r>
        <w:t>'water thermal conductivity in x-direction'</w:t>
      </w:r>
    </w:p>
    <w:p w14:paraId="22A47B64" w14:textId="77777777" w:rsidR="00DB1505" w:rsidRDefault="00DB1505" w:rsidP="00DB1505">
      <w:pPr>
        <w:pStyle w:val="StyleCode"/>
      </w:pPr>
      <w:r>
        <w:t xml:space="preserve">0.6d0 </w:t>
      </w:r>
    </w:p>
    <w:p w14:paraId="1B1E651A" w14:textId="77777777" w:rsidR="00DB1505" w:rsidRDefault="00DB1505" w:rsidP="00DB1505">
      <w:pPr>
        <w:pStyle w:val="StyleCode"/>
      </w:pPr>
    </w:p>
    <w:p w14:paraId="78194BA4" w14:textId="77777777" w:rsidR="00DB1505" w:rsidRDefault="00DB1505" w:rsidP="00DB1505">
      <w:pPr>
        <w:pStyle w:val="StyleCode"/>
      </w:pPr>
      <w:r>
        <w:t>'water thermal conductivity in y-direction'</w:t>
      </w:r>
    </w:p>
    <w:p w14:paraId="7D77D16E" w14:textId="77777777" w:rsidR="00DB1505" w:rsidRDefault="00DB1505" w:rsidP="00DB1505">
      <w:pPr>
        <w:pStyle w:val="StyleCode"/>
      </w:pPr>
      <w:r>
        <w:t>0.6d0</w:t>
      </w:r>
    </w:p>
    <w:p w14:paraId="78AA56BA" w14:textId="77777777" w:rsidR="00DB1505" w:rsidRDefault="00DB1505" w:rsidP="00DB1505">
      <w:pPr>
        <w:pStyle w:val="StyleCode"/>
      </w:pPr>
    </w:p>
    <w:p w14:paraId="39CE21D2" w14:textId="77777777" w:rsidR="00DB1505" w:rsidRDefault="00DB1505" w:rsidP="00DB1505">
      <w:pPr>
        <w:pStyle w:val="StyleCode"/>
      </w:pPr>
      <w:r>
        <w:t>'water thermal conductivity in z-direction'</w:t>
      </w:r>
    </w:p>
    <w:p w14:paraId="33F43FB2" w14:textId="77777777" w:rsidR="00DB1505" w:rsidRDefault="00DB1505" w:rsidP="00DB1505">
      <w:pPr>
        <w:pStyle w:val="StyleCode"/>
      </w:pPr>
      <w:r>
        <w:t>0.6d0</w:t>
      </w:r>
    </w:p>
    <w:p w14:paraId="3C3C514D" w14:textId="77777777" w:rsidR="00DB1505" w:rsidRDefault="00DB1505" w:rsidP="00DB1505">
      <w:pPr>
        <w:pStyle w:val="StyleCode"/>
      </w:pPr>
    </w:p>
    <w:p w14:paraId="7107D54E" w14:textId="77777777" w:rsidR="00DB1505" w:rsidRDefault="00DB1505" w:rsidP="00DB1505">
      <w:pPr>
        <w:pStyle w:val="StyleCode"/>
      </w:pPr>
      <w:r>
        <w:t>'solid thermal conductivity in x-direction'</w:t>
      </w:r>
    </w:p>
    <w:p w14:paraId="548F0579" w14:textId="77777777" w:rsidR="00DB1505" w:rsidRDefault="00DB1505" w:rsidP="00DB1505">
      <w:pPr>
        <w:pStyle w:val="StyleCode"/>
      </w:pPr>
      <w:r>
        <w:t xml:space="preserve">3.5d0 </w:t>
      </w:r>
    </w:p>
    <w:p w14:paraId="0DD1E1C8" w14:textId="77777777" w:rsidR="00DB1505" w:rsidRDefault="00DB1505" w:rsidP="00DB1505">
      <w:pPr>
        <w:pStyle w:val="StyleCode"/>
      </w:pPr>
    </w:p>
    <w:p w14:paraId="47CF5B92" w14:textId="77777777" w:rsidR="00DB1505" w:rsidRDefault="00DB1505" w:rsidP="00DB1505">
      <w:pPr>
        <w:pStyle w:val="StyleCode"/>
      </w:pPr>
      <w:r>
        <w:t>'solid thermal conductivity in y-direction'</w:t>
      </w:r>
    </w:p>
    <w:p w14:paraId="78F8C66E" w14:textId="77777777" w:rsidR="00DB1505" w:rsidRDefault="00DB1505" w:rsidP="00DB1505">
      <w:pPr>
        <w:pStyle w:val="StyleCode"/>
      </w:pPr>
      <w:r>
        <w:t>3.5d0</w:t>
      </w:r>
    </w:p>
    <w:p w14:paraId="7AE1545B" w14:textId="77777777" w:rsidR="00DB1505" w:rsidRDefault="00DB1505" w:rsidP="00DB1505">
      <w:pPr>
        <w:pStyle w:val="StyleCode"/>
      </w:pPr>
    </w:p>
    <w:p w14:paraId="316E2491" w14:textId="77777777" w:rsidR="00DB1505" w:rsidRDefault="00DB1505" w:rsidP="00DB1505">
      <w:pPr>
        <w:pStyle w:val="StyleCode"/>
      </w:pPr>
      <w:r>
        <w:t>'solid thermal conductivity in z-direction'</w:t>
      </w:r>
    </w:p>
    <w:p w14:paraId="697D8BBD" w14:textId="77777777" w:rsidR="00DB1505" w:rsidRDefault="00DB1505" w:rsidP="00DB1505">
      <w:pPr>
        <w:pStyle w:val="StyleCode"/>
      </w:pPr>
      <w:r>
        <w:t>3.5d0</w:t>
      </w:r>
    </w:p>
    <w:p w14:paraId="1066D34A" w14:textId="77777777" w:rsidR="00DB1505" w:rsidRDefault="00DB1505" w:rsidP="00DB1505">
      <w:pPr>
        <w:pStyle w:val="StyleCode"/>
      </w:pPr>
    </w:p>
    <w:p w14:paraId="53C47A80" w14:textId="77777777" w:rsidR="00DB1505" w:rsidRDefault="00DB1505" w:rsidP="00DB1505">
      <w:pPr>
        <w:pStyle w:val="StyleCode"/>
      </w:pPr>
      <w:r>
        <w:t>'longitudinal dispersivity'</w:t>
      </w:r>
    </w:p>
    <w:p w14:paraId="339C5851" w14:textId="77777777" w:rsidR="00DB1505" w:rsidRDefault="00DB1505" w:rsidP="00DB1505">
      <w:pPr>
        <w:pStyle w:val="StyleCode"/>
      </w:pPr>
      <w:r>
        <w:t>10.0d0</w:t>
      </w:r>
    </w:p>
    <w:p w14:paraId="0FF4F0C6" w14:textId="77777777" w:rsidR="00DB1505" w:rsidRDefault="00DB1505" w:rsidP="00DB1505">
      <w:pPr>
        <w:pStyle w:val="StyleCode"/>
      </w:pPr>
    </w:p>
    <w:p w14:paraId="42C58B22" w14:textId="77777777" w:rsidR="00DB1505" w:rsidRDefault="00DB1505" w:rsidP="00DB1505">
      <w:pPr>
        <w:pStyle w:val="StyleCode"/>
      </w:pPr>
      <w:r>
        <w:t>'transverse vertical dispersivity'</w:t>
      </w:r>
    </w:p>
    <w:p w14:paraId="2F7781D3" w14:textId="77777777" w:rsidR="00DB1505" w:rsidRDefault="00DB1505" w:rsidP="00DB1505">
      <w:pPr>
        <w:pStyle w:val="StyleCode"/>
      </w:pPr>
      <w:r>
        <w:t>1.0d0</w:t>
      </w:r>
    </w:p>
    <w:p w14:paraId="16BC59C4" w14:textId="77777777" w:rsidR="00DB1505" w:rsidRDefault="00DB1505" w:rsidP="00DB1505">
      <w:pPr>
        <w:pStyle w:val="StyleCode"/>
      </w:pPr>
    </w:p>
    <w:p w14:paraId="52CC6D13" w14:textId="77777777" w:rsidR="00DB1505" w:rsidRDefault="00DB1505" w:rsidP="00DB1505">
      <w:pPr>
        <w:pStyle w:val="StyleCode"/>
      </w:pPr>
      <w:r>
        <w:t>'transverse horizontal dispersivity'</w:t>
      </w:r>
    </w:p>
    <w:p w14:paraId="07814693" w14:textId="77777777" w:rsidR="00DB1505" w:rsidRDefault="00DB1505" w:rsidP="00DB1505">
      <w:pPr>
        <w:pStyle w:val="StyleCode"/>
      </w:pPr>
      <w:r>
        <w:t>1.0d0</w:t>
      </w:r>
    </w:p>
    <w:p w14:paraId="057D329F" w14:textId="77777777" w:rsidR="00DB1505" w:rsidRDefault="00DB1505" w:rsidP="00DB1505">
      <w:pPr>
        <w:pStyle w:val="StyleCode"/>
      </w:pPr>
    </w:p>
    <w:p w14:paraId="2F0BC099" w14:textId="77777777" w:rsidR="00DB1505" w:rsidRDefault="00DB1505" w:rsidP="00DB1505">
      <w:pPr>
        <w:pStyle w:val="StyleCode"/>
      </w:pPr>
      <w:r>
        <w:t>'solid bulk density'</w:t>
      </w:r>
    </w:p>
    <w:p w14:paraId="70E88851" w14:textId="77777777" w:rsidR="00DB1505" w:rsidRDefault="00DB1505" w:rsidP="00DB1505">
      <w:pPr>
        <w:pStyle w:val="StyleCode"/>
      </w:pPr>
      <w:r>
        <w:t xml:space="preserve">2650.0d0 </w:t>
      </w:r>
    </w:p>
    <w:p w14:paraId="23C28A5B" w14:textId="77777777" w:rsidR="00DB1505" w:rsidRDefault="00DB1505" w:rsidP="00DB1505">
      <w:pPr>
        <w:pStyle w:val="StyleCode"/>
      </w:pPr>
    </w:p>
    <w:p w14:paraId="79429381" w14:textId="77777777" w:rsidR="00DB1505" w:rsidRDefault="00DB1505" w:rsidP="00DB1505">
      <w:pPr>
        <w:pStyle w:val="StyleCode"/>
      </w:pPr>
      <w:r>
        <w:t>'extent of zone'</w:t>
      </w:r>
    </w:p>
    <w:p w14:paraId="0A21C2E3" w14:textId="77777777" w:rsidR="00DB1505" w:rsidRDefault="00DB1505" w:rsidP="00DB1505">
      <w:pPr>
        <w:pStyle w:val="StyleCode"/>
      </w:pPr>
      <w:r>
        <w:t>0.0 1000.0d0 0.0 10.0 0.0 10.0</w:t>
      </w:r>
    </w:p>
    <w:p w14:paraId="4C3E3E3A" w14:textId="77777777" w:rsidR="00DB1505" w:rsidRDefault="00DB1505" w:rsidP="00DB1505">
      <w:pPr>
        <w:pStyle w:val="StyleCode"/>
      </w:pPr>
    </w:p>
    <w:p w14:paraId="0AE62704" w14:textId="77777777" w:rsidR="00DB1505" w:rsidRDefault="00DB1505" w:rsidP="00DB1505">
      <w:pPr>
        <w:pStyle w:val="StyleCode"/>
      </w:pPr>
      <w:r>
        <w:t>'end of zone'</w:t>
      </w:r>
    </w:p>
    <w:p w14:paraId="3A73862A" w14:textId="77777777" w:rsidR="00DB1505" w:rsidRDefault="00DB1505" w:rsidP="00DB1505">
      <w:pPr>
        <w:pStyle w:val="StyleCode"/>
      </w:pPr>
    </w:p>
    <w:p w14:paraId="7CEEDE8F" w14:textId="05FCA025" w:rsidR="00DB1505" w:rsidRPr="00ED3698" w:rsidRDefault="00DB1505" w:rsidP="00DB1505">
      <w:pPr>
        <w:pStyle w:val="Heading3"/>
      </w:pPr>
      <w:bookmarkStart w:id="370" w:name="_Toc13056078"/>
      <w:r w:rsidRPr="00ED3698">
        <w:t xml:space="preserve">Description of </w:t>
      </w:r>
      <w:r w:rsidR="008D3306">
        <w:t xml:space="preserve">the </w:t>
      </w:r>
      <w:r w:rsidRPr="00ED3698">
        <w:t>Example Input</w:t>
      </w:r>
      <w:bookmarkEnd w:id="370"/>
    </w:p>
    <w:p w14:paraId="72DD03F7" w14:textId="1E4B4B4F" w:rsidR="00DB1505" w:rsidRPr="00ED3698" w:rsidRDefault="00DB1505" w:rsidP="00DB1505">
      <w:r>
        <w:t>The example</w:t>
      </w:r>
      <w:r w:rsidRPr="00ED3698">
        <w:t xml:space="preserve"> provided for this data block</w:t>
      </w:r>
      <w:r>
        <w:t xml:space="preserve"> </w:t>
      </w:r>
      <w:r w:rsidRPr="00ED3698">
        <w:t>contains only one material property zone (</w:t>
      </w:r>
      <w:r w:rsidR="009A27B2">
        <w:t>‘</w:t>
      </w:r>
      <w:r w:rsidRPr="00FC2059">
        <w:rPr>
          <w:noProof/>
        </w:rPr>
        <w:t>pepe</w:t>
      </w:r>
      <w:r w:rsidRPr="007516EA">
        <w:t xml:space="preserve"> </w:t>
      </w:r>
      <w:r w:rsidRPr="00FC2059">
        <w:rPr>
          <w:noProof/>
        </w:rPr>
        <w:t>rompe</w:t>
      </w:r>
      <w:r w:rsidR="009A27B2">
        <w:t>’</w:t>
      </w:r>
      <w:r w:rsidRPr="00ED3698">
        <w:t>) and provides the</w:t>
      </w:r>
      <w:r>
        <w:t xml:space="preserve"> thermal</w:t>
      </w:r>
      <w:r w:rsidRPr="00ED3698">
        <w:t xml:space="preserve"> parameters needed for a </w:t>
      </w:r>
      <w:r>
        <w:t>3</w:t>
      </w:r>
      <w:r w:rsidRPr="00ED3698">
        <w:t xml:space="preserve">D-saturated </w:t>
      </w:r>
      <w:r>
        <w:t>heat transport</w:t>
      </w:r>
      <w:r w:rsidRPr="00ED3698">
        <w:t xml:space="preserve"> problem</w:t>
      </w:r>
      <w:r>
        <w:t>.</w:t>
      </w:r>
      <w:r w:rsidRPr="00ED3698">
        <w:t xml:space="preserve"> </w:t>
      </w:r>
      <w:r>
        <w:t>The thermal conductivities of the aqu</w:t>
      </w:r>
      <w:r w:rsidR="0025769D">
        <w:t>e</w:t>
      </w:r>
      <w:r>
        <w:t xml:space="preserve">ous and solid phases are </w:t>
      </w:r>
      <w:r w:rsidR="0025769D">
        <w:t>homogeneous</w:t>
      </w:r>
      <w:r>
        <w:t xml:space="preserve"> and are identical in all directions</w:t>
      </w:r>
      <w:r w:rsidRPr="00ED3698">
        <w:t>.</w:t>
      </w:r>
      <w:r>
        <w:t xml:space="preserve"> The </w:t>
      </w:r>
      <w:r w:rsidRPr="00ED3698">
        <w:t xml:space="preserve">longitudinal </w:t>
      </w:r>
      <w:r>
        <w:t xml:space="preserve">thermal </w:t>
      </w:r>
      <w:r w:rsidRPr="00ED3698">
        <w:t>dispersivity</w:t>
      </w:r>
      <w:r>
        <w:t xml:space="preserve"> is 10 times higher than the </w:t>
      </w:r>
      <w:r w:rsidRPr="00ED3698">
        <w:t>transverse horizontal</w:t>
      </w:r>
      <w:r>
        <w:t>/vertical</w:t>
      </w:r>
      <w:r w:rsidRPr="00ED3698">
        <w:t xml:space="preserve"> </w:t>
      </w:r>
      <w:r>
        <w:t xml:space="preserve">thermal </w:t>
      </w:r>
      <w:r w:rsidRPr="00ED3698">
        <w:t>dispersivit</w:t>
      </w:r>
      <w:r>
        <w:t>ies.</w:t>
      </w:r>
    </w:p>
    <w:p w14:paraId="23EE09DA" w14:textId="77777777" w:rsidR="00DB1505" w:rsidRPr="00ED3698" w:rsidRDefault="00DB1505" w:rsidP="00DB1505">
      <w:pPr>
        <w:pStyle w:val="Heading2"/>
      </w:pPr>
      <w:bookmarkStart w:id="371" w:name="_Toc13056079"/>
      <w:r w:rsidRPr="00FC2059">
        <w:rPr>
          <w:noProof/>
        </w:rPr>
        <w:t>Phyisical</w:t>
      </w:r>
      <w:r w:rsidRPr="00ED3698">
        <w:t xml:space="preserve"> parameters – reactive transport (</w:t>
      </w:r>
      <w:r>
        <w:t>D</w:t>
      </w:r>
      <w:r w:rsidRPr="00ED3698">
        <w:t xml:space="preserve">ata </w:t>
      </w:r>
      <w:r>
        <w:t>B</w:t>
      </w:r>
      <w:r w:rsidRPr="00ED3698">
        <w:t>lock 11)</w:t>
      </w:r>
      <w:bookmarkEnd w:id="371"/>
    </w:p>
    <w:p w14:paraId="7DFCB20E" w14:textId="2D58A666" w:rsidR="00DB1505" w:rsidRPr="00ED3698" w:rsidRDefault="00DB1505" w:rsidP="00DB1505">
      <w:pPr>
        <w:pStyle w:val="Heading3"/>
      </w:pPr>
      <w:bookmarkStart w:id="372" w:name="_Toc13056080"/>
      <w:r w:rsidRPr="00ED3698">
        <w:t xml:space="preserve">Description of </w:t>
      </w:r>
      <w:r w:rsidR="009A27B2">
        <w:t xml:space="preserve">the </w:t>
      </w:r>
      <w:r w:rsidRPr="00ED3698">
        <w:t>Data Block</w:t>
      </w:r>
      <w:bookmarkEnd w:id="372"/>
    </w:p>
    <w:p w14:paraId="6247B653" w14:textId="78B83DFF" w:rsidR="00DB1505" w:rsidRPr="00ED3698" w:rsidRDefault="00DB1505" w:rsidP="00DB1505">
      <w:r w:rsidRPr="00ED3698">
        <w:t xml:space="preserve">This data block specifies physical parameters affecting the reactive transport solution only. </w:t>
      </w:r>
      <w:r w:rsidRPr="00ED3698">
        <w:rPr>
          <w:u w:val="single"/>
        </w:rPr>
        <w:lastRenderedPageBreak/>
        <w:t xml:space="preserve">Parameters must be specified for each of the zones defined in </w:t>
      </w:r>
      <w:r w:rsidR="00C42A5F">
        <w:rPr>
          <w:u w:val="single"/>
        </w:rPr>
        <w:t xml:space="preserve">Data </w:t>
      </w:r>
      <w:r w:rsidR="009A27B2">
        <w:rPr>
          <w:u w:val="single"/>
        </w:rPr>
        <w:t xml:space="preserve">Block </w:t>
      </w:r>
      <w:r w:rsidR="00C42A5F">
        <w:rPr>
          <w:u w:val="single"/>
        </w:rPr>
        <w:t>9</w:t>
      </w:r>
      <w:r w:rsidRPr="00ED3698">
        <w:rPr>
          <w:u w:val="single"/>
        </w:rPr>
        <w:t xml:space="preserve"> </w:t>
      </w:r>
      <w:r w:rsidRPr="00133357">
        <w:rPr>
          <w:szCs w:val="24"/>
          <w:u w:val="single"/>
        </w:rPr>
        <w:t>(‘physical parameters – porous medium’</w:t>
      </w:r>
      <w:r w:rsidR="009A27B2">
        <w:rPr>
          <w:szCs w:val="24"/>
          <w:u w:val="single"/>
        </w:rPr>
        <w:t>;</w:t>
      </w:r>
      <w:r w:rsidR="009A27B2" w:rsidRPr="00133357">
        <w:rPr>
          <w:szCs w:val="24"/>
          <w:u w:val="single"/>
        </w:rPr>
        <w:t xml:space="preserve"> </w:t>
      </w:r>
      <w:r w:rsidR="00133357" w:rsidRPr="00133357">
        <w:rPr>
          <w:szCs w:val="24"/>
          <w:u w:val="single"/>
        </w:rPr>
        <w:t xml:space="preserve">see Section </w:t>
      </w:r>
      <w:r w:rsidR="00133357" w:rsidRPr="00133357">
        <w:rPr>
          <w:szCs w:val="24"/>
          <w:u w:val="single"/>
        </w:rPr>
        <w:fldChar w:fldCharType="begin"/>
      </w:r>
      <w:r w:rsidR="00133357" w:rsidRPr="00133357">
        <w:rPr>
          <w:szCs w:val="24"/>
          <w:u w:val="single"/>
        </w:rPr>
        <w:instrText xml:space="preserve"> REF _Ref392493978 \r \h </w:instrText>
      </w:r>
      <w:r w:rsidR="00133357">
        <w:rPr>
          <w:szCs w:val="24"/>
          <w:u w:val="single"/>
        </w:rPr>
        <w:instrText xml:space="preserve"> \* MERGEFORMAT </w:instrText>
      </w:r>
      <w:r w:rsidR="00133357" w:rsidRPr="00133357">
        <w:rPr>
          <w:szCs w:val="24"/>
          <w:u w:val="single"/>
        </w:rPr>
      </w:r>
      <w:r w:rsidR="00133357" w:rsidRPr="00133357">
        <w:rPr>
          <w:szCs w:val="24"/>
          <w:u w:val="single"/>
        </w:rPr>
        <w:fldChar w:fldCharType="separate"/>
      </w:r>
      <w:r w:rsidR="00D41448">
        <w:rPr>
          <w:szCs w:val="24"/>
          <w:u w:val="single"/>
        </w:rPr>
        <w:t>3.12</w:t>
      </w:r>
      <w:r w:rsidR="00133357" w:rsidRPr="00133357">
        <w:rPr>
          <w:szCs w:val="24"/>
          <w:u w:val="single"/>
        </w:rPr>
        <w:fldChar w:fldCharType="end"/>
      </w:r>
      <w:r w:rsidRPr="00ED3698">
        <w:rPr>
          <w:u w:val="single"/>
        </w:rPr>
        <w:t>)</w:t>
      </w:r>
      <w:r w:rsidRPr="00ED3698">
        <w:t xml:space="preserve"> and are identified by the names of the zones. Parameters to be specified include diffusion coefficients and dispersivities.</w:t>
      </w:r>
    </w:p>
    <w:p w14:paraId="742A7613" w14:textId="4F2F6A07" w:rsidR="00DB1505" w:rsidRPr="00ED3698" w:rsidRDefault="00156AD3" w:rsidP="00DB1505">
      <w:pPr>
        <w:pStyle w:val="Heading3"/>
      </w:pPr>
      <w:bookmarkStart w:id="373" w:name="_Toc13056081"/>
      <w:r w:rsidRPr="00ED3698">
        <w:t>Descriptio</w:t>
      </w:r>
      <w:r>
        <w:t>ns</w:t>
      </w:r>
      <w:r w:rsidRPr="00ED3698">
        <w:t xml:space="preserve"> </w:t>
      </w:r>
      <w:r w:rsidR="00DB1505" w:rsidRPr="00ED3698">
        <w:t xml:space="preserve">of </w:t>
      </w:r>
      <w:r w:rsidR="009A27B2">
        <w:t xml:space="preserve">the </w:t>
      </w:r>
      <w:r w:rsidR="00DB1505" w:rsidRPr="00ED3698">
        <w:t>Input Parameters</w:t>
      </w:r>
      <w:bookmarkEnd w:id="373"/>
    </w:p>
    <w:p w14:paraId="1C00B4A2" w14:textId="77777777" w:rsidR="00DB1505" w:rsidRPr="00ED3698" w:rsidRDefault="00DB1505" w:rsidP="00DB1505">
      <w:pPr>
        <w:pStyle w:val="Heading4"/>
      </w:pPr>
      <w:bookmarkStart w:id="374" w:name="_Toc13056082"/>
      <w:r w:rsidRPr="00ED3698">
        <w:t>‘physical parameters –</w:t>
      </w:r>
      <w:r>
        <w:t xml:space="preserve"> reactive transport</w:t>
      </w:r>
      <w:r w:rsidRPr="00ED3698">
        <w:t>’</w:t>
      </w:r>
      <w:bookmarkEnd w:id="374"/>
    </w:p>
    <w:p w14:paraId="621E7CE5" w14:textId="33710E8E" w:rsidR="00DB1505" w:rsidRPr="00ED3698" w:rsidRDefault="00DB1505" w:rsidP="00DB1505">
      <w:r w:rsidRPr="00ED3698">
        <w:t>A sub-block is required for each material property zone defined in the previous section (‘physical parameters – porous medium’). Each material property zone is identified by the name of the zone</w:t>
      </w:r>
      <w:r w:rsidR="009A27B2">
        <w:t>,</w:t>
      </w:r>
      <w:r w:rsidRPr="00ED3698">
        <w:t xml:space="preserve"> as specified in the previous section. The input for each material property zone </w:t>
      </w:r>
      <w:r w:rsidR="009A27B2">
        <w:t xml:space="preserve">ends </w:t>
      </w:r>
      <w:r w:rsidRPr="00ED3698">
        <w:t xml:space="preserve">with the statement ‘end of </w:t>
      </w:r>
      <w:r w:rsidRPr="00FC2059">
        <w:rPr>
          <w:noProof/>
        </w:rPr>
        <w:t>zone</w:t>
      </w:r>
      <w:r w:rsidR="009A27B2">
        <w:t>.</w:t>
      </w:r>
      <w:r w:rsidRPr="00ED3698">
        <w:t xml:space="preserve">’ An exception to this format is diffusion coefficients, which are specified only once. </w:t>
      </w:r>
      <w:r w:rsidR="00E520A0">
        <w:t xml:space="preserve">All </w:t>
      </w:r>
      <w:r w:rsidR="00C42A5F">
        <w:t>potential</w:t>
      </w:r>
      <w:r w:rsidR="00E520A0">
        <w:t xml:space="preserve"> parameters are listed in </w:t>
      </w:r>
      <w:r w:rsidR="00E520A0">
        <w:fldChar w:fldCharType="begin"/>
      </w:r>
      <w:r w:rsidR="00E520A0">
        <w:instrText xml:space="preserve"> REF _Ref486655802 \h </w:instrText>
      </w:r>
      <w:r w:rsidR="00E520A0">
        <w:fldChar w:fldCharType="separate"/>
      </w:r>
      <w:r w:rsidR="00D41448" w:rsidRPr="00ED3698">
        <w:t xml:space="preserve">Table </w:t>
      </w:r>
      <w:r w:rsidR="00D41448">
        <w:rPr>
          <w:noProof/>
        </w:rPr>
        <w:t>3</w:t>
      </w:r>
      <w:r w:rsidR="00D41448">
        <w:t>.</w:t>
      </w:r>
      <w:r w:rsidR="00D41448">
        <w:rPr>
          <w:noProof/>
        </w:rPr>
        <w:t>14</w:t>
      </w:r>
      <w:r w:rsidR="00E520A0">
        <w:fldChar w:fldCharType="end"/>
      </w:r>
      <w:r w:rsidR="00E520A0">
        <w:t>.</w:t>
      </w:r>
    </w:p>
    <w:p w14:paraId="46AA596C" w14:textId="77777777" w:rsidR="00DB1505" w:rsidRPr="00ED3698" w:rsidRDefault="00DB1505" w:rsidP="00DB1505">
      <w:pPr>
        <w:pStyle w:val="Heading4"/>
      </w:pPr>
      <w:bookmarkStart w:id="375" w:name="_Toc13056083"/>
      <w:r w:rsidRPr="00ED3698">
        <w:t>‘diffusion coefficients’</w:t>
      </w:r>
      <w:bookmarkEnd w:id="375"/>
    </w:p>
    <w:p w14:paraId="10356439" w14:textId="48288508" w:rsidR="00DB1505" w:rsidRPr="00ED3698" w:rsidRDefault="00DB1505" w:rsidP="00DB1505">
      <w:r w:rsidRPr="00ED3698">
        <w:rPr>
          <w:u w:val="single"/>
        </w:rPr>
        <w:t>The specification of diffusion coefficients is only necessary once</w:t>
      </w:r>
      <w:r w:rsidRPr="00ED3698">
        <w:t xml:space="preserve"> in this </w:t>
      </w:r>
      <w:r w:rsidRPr="00FC2059">
        <w:rPr>
          <w:noProof/>
        </w:rPr>
        <w:t>section,</w:t>
      </w:r>
      <w:r w:rsidRPr="00ED3698">
        <w:t xml:space="preserve"> because diffusion coefficients are specified as </w:t>
      </w:r>
      <w:r w:rsidR="00685D3A" w:rsidRPr="00ED3698">
        <w:t>free</w:t>
      </w:r>
      <w:r w:rsidR="00685D3A">
        <w:t>-</w:t>
      </w:r>
      <w:r w:rsidR="00685D3A" w:rsidRPr="00ED3698">
        <w:t xml:space="preserve">phase </w:t>
      </w:r>
      <w:r w:rsidRPr="00ED3698">
        <w:t xml:space="preserve">diffusion coefficients, which are independent of porous medium properties. If the solution domain is fully saturated, only a </w:t>
      </w:r>
      <w:r w:rsidR="00685D3A" w:rsidRPr="00ED3698">
        <w:t>free</w:t>
      </w:r>
      <w:r w:rsidR="00685D3A">
        <w:t>-</w:t>
      </w:r>
      <w:r w:rsidR="00685D3A" w:rsidRPr="00ED3698">
        <w:t xml:space="preserve">phase </w:t>
      </w:r>
      <w:r w:rsidRPr="00ED3698">
        <w:t xml:space="preserve">diffusion coefficient in water needs to be specified. This diffusion coefficient is applied to all dissolved species. Species-specific diffusion coefficients are </w:t>
      </w:r>
      <w:r w:rsidR="00685D3A">
        <w:t>presently</w:t>
      </w:r>
      <w:r w:rsidRPr="00ED3698">
        <w:t xml:space="preserve"> not considered in </w:t>
      </w:r>
      <w:r>
        <w:t>MIN3P-THCm.</w:t>
      </w:r>
      <w:r w:rsidRPr="00ED3698">
        <w:t xml:space="preserve"> The </w:t>
      </w:r>
      <w:r w:rsidR="00685D3A" w:rsidRPr="00ED3698">
        <w:t>free</w:t>
      </w:r>
      <w:r w:rsidR="00685D3A">
        <w:t>-</w:t>
      </w:r>
      <w:r w:rsidR="00685D3A" w:rsidRPr="00ED3698">
        <w:t xml:space="preserve">phase </w:t>
      </w:r>
      <w:r w:rsidRPr="00ED3698">
        <w:t>diffusion coefficient should</w:t>
      </w:r>
      <w:r w:rsidR="00685D3A">
        <w:t>,</w:t>
      </w:r>
      <w:r w:rsidRPr="00ED3698">
        <w:t xml:space="preserve"> therefore</w:t>
      </w:r>
      <w:r w:rsidR="00685D3A">
        <w:t>,</w:t>
      </w:r>
      <w:r w:rsidRPr="00ED3698">
        <w:t xml:space="preserve"> represent average diffusive transport </w:t>
      </w:r>
      <w:r w:rsidR="00FC2059" w:rsidRPr="00FC2059">
        <w:rPr>
          <w:noProof/>
        </w:rPr>
        <w:t>behavio</w:t>
      </w:r>
      <w:r w:rsidR="00FC2059">
        <w:rPr>
          <w:noProof/>
        </w:rPr>
        <w:t>u</w:t>
      </w:r>
      <w:r w:rsidR="00FC2059" w:rsidRPr="00FC2059">
        <w:rPr>
          <w:noProof/>
        </w:rPr>
        <w:t>r</w:t>
      </w:r>
      <w:r w:rsidR="00FC2059" w:rsidRPr="00ED3698">
        <w:t xml:space="preserve"> </w:t>
      </w:r>
      <w:r w:rsidRPr="00ED3698">
        <w:t xml:space="preserve">for the included species. If the solution domain is partially saturated, it is necessary to also specify an average free phase diffusion coefficient in </w:t>
      </w:r>
      <w:r w:rsidRPr="00FC2059">
        <w:rPr>
          <w:noProof/>
        </w:rPr>
        <w:t>air</w:t>
      </w:r>
      <w:r w:rsidRPr="00ED3698">
        <w:t xml:space="preserve">. The input of the diffusion coefficient is initiated with the </w:t>
      </w:r>
      <w:r w:rsidRPr="00FC2059">
        <w:rPr>
          <w:noProof/>
        </w:rPr>
        <w:t>sub</w:t>
      </w:r>
      <w:r w:rsidR="00857CBB" w:rsidRPr="00FC2059">
        <w:rPr>
          <w:noProof/>
        </w:rPr>
        <w:t>keywords</w:t>
      </w:r>
      <w:r w:rsidRPr="00ED3698">
        <w:t xml:space="preserve"> ‘diffusion coefficients</w:t>
      </w:r>
      <w:r w:rsidR="00685D3A">
        <w:t>,</w:t>
      </w:r>
      <w:r w:rsidRPr="00ED3698">
        <w:t xml:space="preserve">’ followed by the values for the aqueous phase diffusion coefficient and, for the </w:t>
      </w:r>
      <w:r w:rsidR="001B795E" w:rsidRPr="00ED3698">
        <w:t>variab</w:t>
      </w:r>
      <w:r w:rsidR="001B795E">
        <w:t xml:space="preserve">ly </w:t>
      </w:r>
      <w:r w:rsidRPr="00ED3698">
        <w:t>saturated case, the gaseous phase diffusion coefficient.</w:t>
      </w:r>
    </w:p>
    <w:p w14:paraId="6B5285F8" w14:textId="77777777" w:rsidR="00DB1505" w:rsidRPr="00ED3698" w:rsidRDefault="00DB1505" w:rsidP="00DB1505">
      <w:pPr>
        <w:pStyle w:val="Heading4"/>
      </w:pPr>
      <w:bookmarkStart w:id="376" w:name="_Toc13056084"/>
      <w:r w:rsidRPr="00ED3698">
        <w:t>‘dispersivity’</w:t>
      </w:r>
      <w:bookmarkEnd w:id="376"/>
    </w:p>
    <w:p w14:paraId="57EA5BD3" w14:textId="5A8778A7" w:rsidR="00DB1505" w:rsidRPr="00ED3698" w:rsidRDefault="00DB1505" w:rsidP="00DB1505">
      <w:r w:rsidRPr="00ED3698">
        <w:t xml:space="preserve">Dispersivities are porous medium parameters and need to be defined for each material property zone specified in </w:t>
      </w:r>
      <w:r w:rsidR="00C42A5F">
        <w:t xml:space="preserve">Data </w:t>
      </w:r>
      <w:r w:rsidR="00B96102">
        <w:t xml:space="preserve">Block </w:t>
      </w:r>
      <w:r w:rsidR="00C42A5F">
        <w:t>9</w:t>
      </w:r>
      <w:r w:rsidRPr="00ED3698">
        <w:t xml:space="preserve"> of the input file (’physical parameters – porous medium’). The input for each zone is initiated by the name of the zone, as specified in </w:t>
      </w:r>
      <w:r w:rsidR="00C42A5F">
        <w:t xml:space="preserve">Data </w:t>
      </w:r>
      <w:r w:rsidR="00B96102">
        <w:t xml:space="preserve">Block </w:t>
      </w:r>
      <w:r w:rsidR="00C42A5F">
        <w:t>9</w:t>
      </w:r>
      <w:r w:rsidRPr="00ED3698">
        <w:t xml:space="preserve"> of the input file. Dispersivities may be specified in </w:t>
      </w:r>
      <w:r w:rsidRPr="00FC2059">
        <w:rPr>
          <w:noProof/>
        </w:rPr>
        <w:t>longitudinal</w:t>
      </w:r>
      <w:r w:rsidRPr="00ED3698">
        <w:t xml:space="preserve"> direction and in transverse horizontal and transverse vertical direction</w:t>
      </w:r>
      <w:r>
        <w:t>s</w:t>
      </w:r>
      <w:r w:rsidRPr="00ED3698">
        <w:t xml:space="preserve">. </w:t>
      </w:r>
      <w:r>
        <w:t>Dispersivities</w:t>
      </w:r>
      <w:r w:rsidRPr="00ED3698">
        <w:t xml:space="preserve"> are initiated by the headers ‘longitudinal dispersivity</w:t>
      </w:r>
      <w:r w:rsidR="003E4B45">
        <w:t>,</w:t>
      </w:r>
      <w:r w:rsidRPr="00ED3698">
        <w:t>’ ‘transverse horizontal dispersivity</w:t>
      </w:r>
      <w:r w:rsidR="003E4B45">
        <w:t>,</w:t>
      </w:r>
      <w:r w:rsidRPr="00ED3698">
        <w:t>’ and ‘transverse vertical dispersivity</w:t>
      </w:r>
      <w:r w:rsidR="003E4B45">
        <w:t>,</w:t>
      </w:r>
      <w:r w:rsidRPr="00ED3698">
        <w:t xml:space="preserve">’ followed by the appropriate dispersivity values. Only the relevant dispersivities need to be specified. </w:t>
      </w:r>
      <w:r w:rsidR="003E4B45">
        <w:t>The</w:t>
      </w:r>
      <w:r w:rsidR="003E4B45" w:rsidRPr="00ED3698">
        <w:t xml:space="preserve"> </w:t>
      </w:r>
      <w:r w:rsidRPr="00ED3698">
        <w:t xml:space="preserve">dispersivities required </w:t>
      </w:r>
      <w:r w:rsidR="003E4B45" w:rsidRPr="00ED3698">
        <w:t xml:space="preserve">are </w:t>
      </w:r>
      <w:r w:rsidRPr="00ED3698">
        <w:t>a function of the active dimensions (in</w:t>
      </w:r>
      <w:r w:rsidR="0020757B">
        <w:t xml:space="preserve"> the</w:t>
      </w:r>
      <w:r w:rsidRPr="00ED3698">
        <w:t xml:space="preserve"> </w:t>
      </w:r>
      <w:r w:rsidR="001B4DFA">
        <w:t xml:space="preserve">x-, y- </w:t>
      </w:r>
      <w:r w:rsidRPr="00ED3698">
        <w:t>and z</w:t>
      </w:r>
      <w:r w:rsidR="0020757B">
        <w:t xml:space="preserve"> </w:t>
      </w:r>
      <w:r w:rsidR="0020757B" w:rsidRPr="00ED3698">
        <w:t>directio</w:t>
      </w:r>
      <w:r w:rsidR="0020757B">
        <w:t>ns</w:t>
      </w:r>
      <w:r w:rsidRPr="00ED3698">
        <w:t xml:space="preserve">) in the solution domain (see </w:t>
      </w:r>
      <w:r>
        <w:fldChar w:fldCharType="begin"/>
      </w:r>
      <w:r>
        <w:instrText xml:space="preserve"> REF _Ref486655802 \h  \* MERGEFORMAT </w:instrText>
      </w:r>
      <w:r>
        <w:fldChar w:fldCharType="separate"/>
      </w:r>
      <w:r w:rsidR="00D41448" w:rsidRPr="00ED3698">
        <w:t xml:space="preserve">Table </w:t>
      </w:r>
      <w:r w:rsidR="00D41448">
        <w:rPr>
          <w:noProof/>
        </w:rPr>
        <w:t>3.14</w:t>
      </w:r>
      <w:r>
        <w:fldChar w:fldCharType="end"/>
      </w:r>
      <w:r w:rsidRPr="00ED3698">
        <w:t xml:space="preserve"> for the required dispersivities). The input for each zone is ended with the statement ‘end of </w:t>
      </w:r>
      <w:r w:rsidRPr="00FC2059">
        <w:rPr>
          <w:noProof/>
        </w:rPr>
        <w:t>zone</w:t>
      </w:r>
      <w:r w:rsidR="0020757B">
        <w:t>.</w:t>
      </w:r>
      <w:r w:rsidRPr="00ED3698">
        <w:t>’</w:t>
      </w:r>
    </w:p>
    <w:p w14:paraId="54D19AAC" w14:textId="55BE672A" w:rsidR="00DB1505" w:rsidRPr="00ED3698" w:rsidRDefault="00D16F0E" w:rsidP="00DB1505">
      <w:pPr>
        <w:pStyle w:val="Heading4"/>
      </w:pPr>
      <w:bookmarkStart w:id="377" w:name="_Toc13056085"/>
      <w:r>
        <w:t>‘</w:t>
      </w:r>
      <w:r w:rsidR="00DB1505" w:rsidRPr="00BA1202">
        <w:t>update gas density</w:t>
      </w:r>
      <w:r>
        <w:t>’</w:t>
      </w:r>
      <w:bookmarkEnd w:id="377"/>
    </w:p>
    <w:p w14:paraId="08279D57" w14:textId="3311084D" w:rsidR="00DB1505" w:rsidRPr="00ED3698" w:rsidRDefault="00DB1505" w:rsidP="00DB1505">
      <w:r>
        <w:t xml:space="preserve">The </w:t>
      </w:r>
      <w:r w:rsidR="00FC6030">
        <w:t>sub-keyword</w:t>
      </w:r>
      <w:r>
        <w:t xml:space="preserve"> </w:t>
      </w:r>
      <w:r w:rsidR="00D16F0E">
        <w:t>‘</w:t>
      </w:r>
      <w:r w:rsidRPr="00BA1202">
        <w:t>update gas density</w:t>
      </w:r>
      <w:r w:rsidR="00D16F0E">
        <w:t>’</w:t>
      </w:r>
      <w:r>
        <w:t xml:space="preserve"> enables the option to update the gas density during the simulation. If this </w:t>
      </w:r>
      <w:r w:rsidR="00FC6030">
        <w:t>sub-keyword</w:t>
      </w:r>
      <w:r>
        <w:t xml:space="preserve"> is not provided and no gas density is provided, the default value of gas density in 1.29 kg m</w:t>
      </w:r>
      <w:r w:rsidRPr="00BA1202">
        <w:rPr>
          <w:vertAlign w:val="superscript"/>
        </w:rPr>
        <w:t>-3</w:t>
      </w:r>
      <w:r>
        <w:t xml:space="preserve"> is used.</w:t>
      </w:r>
    </w:p>
    <w:p w14:paraId="72CBD8CF" w14:textId="3371AE36" w:rsidR="00DB1505" w:rsidRPr="00ED3698" w:rsidRDefault="00D16F0E" w:rsidP="00DB1505">
      <w:pPr>
        <w:pStyle w:val="Heading4"/>
      </w:pPr>
      <w:bookmarkStart w:id="378" w:name="_Toc13056086"/>
      <w:r>
        <w:t>‘</w:t>
      </w:r>
      <w:r w:rsidR="00DB1505" w:rsidRPr="00184D5D">
        <w:t>constant gas density</w:t>
      </w:r>
      <w:r>
        <w:t>’</w:t>
      </w:r>
      <w:bookmarkEnd w:id="378"/>
    </w:p>
    <w:p w14:paraId="114984F9" w14:textId="3E76D328" w:rsidR="00DB1505" w:rsidRPr="00ED3698" w:rsidRDefault="00DB1505" w:rsidP="00DB1505">
      <w:r>
        <w:t xml:space="preserve">The </w:t>
      </w:r>
      <w:r w:rsidR="00FC6030">
        <w:t>sub-keyword</w:t>
      </w:r>
      <w:r>
        <w:t xml:space="preserve"> </w:t>
      </w:r>
      <w:r w:rsidR="00D16F0E">
        <w:t>‘</w:t>
      </w:r>
      <w:r w:rsidRPr="00184D5D">
        <w:t>constant gas density</w:t>
      </w:r>
      <w:r w:rsidR="00D16F0E">
        <w:t>’</w:t>
      </w:r>
      <w:r>
        <w:t xml:space="preserve"> enables the option to fix the gas density during the simulation. If this </w:t>
      </w:r>
      <w:r w:rsidR="00FC6030">
        <w:t>sub-keyword</w:t>
      </w:r>
      <w:r>
        <w:t xml:space="preserve"> is provided, the gas density should be given in the next line and no gas density is provided in kg m</w:t>
      </w:r>
      <w:r w:rsidRPr="00BA1202">
        <w:rPr>
          <w:vertAlign w:val="superscript"/>
        </w:rPr>
        <w:t>-3</w:t>
      </w:r>
      <w:r>
        <w:t>.</w:t>
      </w:r>
    </w:p>
    <w:p w14:paraId="4C7EFD07" w14:textId="77777777" w:rsidR="00DB1505" w:rsidRPr="00ED3698" w:rsidRDefault="00DB1505" w:rsidP="00DB1505">
      <w:pPr>
        <w:pStyle w:val="Heading4"/>
      </w:pPr>
      <w:bookmarkStart w:id="379" w:name="_Toc13056087"/>
      <w:r>
        <w:lastRenderedPageBreak/>
        <w:t>Gas viscosity models</w:t>
      </w:r>
      <w:bookmarkEnd w:id="379"/>
    </w:p>
    <w:p w14:paraId="3EBDD4B4" w14:textId="17870FF1" w:rsidR="00DB1505" w:rsidRDefault="00DB1505" w:rsidP="00C615CA">
      <w:pPr>
        <w:widowControl/>
        <w:autoSpaceDE w:val="0"/>
        <w:autoSpaceDN w:val="0"/>
        <w:adjustRightInd w:val="0"/>
        <w:spacing w:before="0" w:after="0"/>
        <w:jc w:val="left"/>
      </w:pPr>
      <w:r>
        <w:t>There are three gas dynamic viscosity models available in MIN3P-THCm: Wilke, linear</w:t>
      </w:r>
      <w:r w:rsidR="00D16F0E">
        <w:t>,</w:t>
      </w:r>
      <w:r>
        <w:t xml:space="preserve"> and constant viscosity models in </w:t>
      </w:r>
      <w:r w:rsidR="00C615CA">
        <w:t>[</w:t>
      </w:r>
      <w:r>
        <w:t>Pa s</w:t>
      </w:r>
      <w:r w:rsidR="00C615CA">
        <w:t xml:space="preserve">] by using the keywords </w:t>
      </w:r>
      <w:r w:rsidR="00D16F0E">
        <w:t>‘</w:t>
      </w:r>
      <w:r w:rsidR="00C615CA" w:rsidRPr="00FC2059">
        <w:rPr>
          <w:noProof/>
        </w:rPr>
        <w:t>wilke</w:t>
      </w:r>
      <w:r w:rsidR="00C615CA" w:rsidRPr="00C615CA">
        <w:t xml:space="preserve"> viscosity</w:t>
      </w:r>
      <w:r w:rsidR="00D16F0E">
        <w:t>,’</w:t>
      </w:r>
      <w:r w:rsidR="00C615CA">
        <w:t xml:space="preserve"> </w:t>
      </w:r>
      <w:r w:rsidR="00D16F0E">
        <w:t>‘</w:t>
      </w:r>
      <w:r w:rsidR="00C615CA" w:rsidRPr="00C615CA">
        <w:t>linear viscosity</w:t>
      </w:r>
      <w:r w:rsidR="00D16F0E">
        <w:t>,’</w:t>
      </w:r>
      <w:r w:rsidR="00C615CA">
        <w:t xml:space="preserve"> and </w:t>
      </w:r>
      <w:r w:rsidR="00D16F0E">
        <w:t>‘</w:t>
      </w:r>
      <w:r w:rsidR="00C615CA">
        <w:t>constant</w:t>
      </w:r>
      <w:r w:rsidR="00C615CA" w:rsidRPr="00C615CA">
        <w:t xml:space="preserve"> viscosity</w:t>
      </w:r>
      <w:r w:rsidR="00D16F0E">
        <w:t>,’</w:t>
      </w:r>
      <w:r w:rsidR="00C615CA">
        <w:t xml:space="preserve">, respectively. </w:t>
      </w:r>
      <w:r>
        <w:t>The Wilke viscosity model (Wilke 1950) calculates the viscosity of a gas mixture according to the viscosity, molar weight</w:t>
      </w:r>
      <w:r w:rsidR="00D16F0E">
        <w:t>,</w:t>
      </w:r>
      <w:r>
        <w:t xml:space="preserve"> and molar fraction of each gas component. The input parameters are the viscosity of each gas component. For example: </w:t>
      </w:r>
    </w:p>
    <w:p w14:paraId="1B3B32AC" w14:textId="77777777" w:rsidR="00860F42" w:rsidRDefault="00860F42" w:rsidP="00860F42">
      <w:pPr>
        <w:pStyle w:val="StyleCode"/>
      </w:pPr>
    </w:p>
    <w:p w14:paraId="1395CB18" w14:textId="77777777" w:rsidR="00DB1505" w:rsidRPr="0075722D" w:rsidRDefault="00DB1505" w:rsidP="00860F42">
      <w:pPr>
        <w:pStyle w:val="StyleCode"/>
      </w:pPr>
      <w:r w:rsidRPr="0075722D">
        <w:t>'</w:t>
      </w:r>
      <w:r w:rsidRPr="00FC2059">
        <w:rPr>
          <w:noProof/>
        </w:rPr>
        <w:t>wilke</w:t>
      </w:r>
      <w:r w:rsidRPr="0075722D">
        <w:t xml:space="preserve"> viscosity'</w:t>
      </w:r>
    </w:p>
    <w:p w14:paraId="749D190E" w14:textId="77777777" w:rsidR="00DB1505" w:rsidRPr="0075722D" w:rsidRDefault="00DB1505" w:rsidP="00860F42">
      <w:pPr>
        <w:pStyle w:val="StyleCode"/>
      </w:pPr>
      <w:r w:rsidRPr="0075722D">
        <w:t>2.04d-5                        ;</w:t>
      </w:r>
      <w:r>
        <w:t>O</w:t>
      </w:r>
      <w:r w:rsidRPr="0075722D">
        <w:t>2</w:t>
      </w:r>
    </w:p>
    <w:p w14:paraId="49D716E9" w14:textId="35F3C5A4" w:rsidR="00DB1505" w:rsidRPr="0075722D" w:rsidRDefault="00DB1505" w:rsidP="00860F42">
      <w:pPr>
        <w:pStyle w:val="StyleCode"/>
      </w:pPr>
      <w:r w:rsidRPr="00FC2059">
        <w:rPr>
          <w:noProof/>
        </w:rPr>
        <w:t>1.46d-5                        ;CO</w:t>
      </w:r>
      <w:r w:rsidR="00C615CA" w:rsidRPr="00FC2059">
        <w:rPr>
          <w:noProof/>
        </w:rPr>
        <w:t>2</w:t>
      </w:r>
      <w:r w:rsidRPr="0075722D">
        <w:t xml:space="preserve"> </w:t>
      </w:r>
    </w:p>
    <w:p w14:paraId="5B96C6FA" w14:textId="77777777" w:rsidR="00DB1505" w:rsidRDefault="00DB1505" w:rsidP="00860F42">
      <w:pPr>
        <w:pStyle w:val="StyleCode"/>
      </w:pPr>
      <w:r w:rsidRPr="0075722D">
        <w:t>1.75d-5                        ;</w:t>
      </w:r>
      <w:r>
        <w:t>N</w:t>
      </w:r>
      <w:r w:rsidRPr="0075722D">
        <w:t>2</w:t>
      </w:r>
    </w:p>
    <w:p w14:paraId="4913B904" w14:textId="77777777" w:rsidR="00860F42" w:rsidRPr="0075722D" w:rsidRDefault="00860F42" w:rsidP="00860F42">
      <w:pPr>
        <w:pStyle w:val="StyleCode"/>
      </w:pPr>
    </w:p>
    <w:p w14:paraId="425C58F6" w14:textId="1A06EF85" w:rsidR="00DB1505" w:rsidRDefault="00DB1505" w:rsidP="00DB1505">
      <w:r>
        <w:t xml:space="preserve">In the first line, the </w:t>
      </w:r>
      <w:r w:rsidR="00D16F0E">
        <w:t xml:space="preserve">model’s </w:t>
      </w:r>
      <w:r>
        <w:t xml:space="preserve">name is provided. The following lines specify the gas viscosity values of all gases in the same order as the gas names specified in </w:t>
      </w:r>
      <w:r w:rsidR="00D16F0E">
        <w:t xml:space="preserve">Data Block </w:t>
      </w:r>
      <w:r>
        <w:t>2: ‘geochemical system</w:t>
      </w:r>
      <w:r w:rsidR="00D16F0E">
        <w:t>.</w:t>
      </w:r>
      <w:r>
        <w:t xml:space="preserve">’ The molar weight of each gas is </w:t>
      </w:r>
      <w:r w:rsidR="00C615CA">
        <w:t>provided in</w:t>
      </w:r>
      <w:r>
        <w:t xml:space="preserve"> the database. </w:t>
      </w:r>
    </w:p>
    <w:p w14:paraId="6BCD9DAC" w14:textId="7FDB3967" w:rsidR="00DB1505" w:rsidRDefault="00DB1505" w:rsidP="00DB1505">
      <w:r>
        <w:t xml:space="preserve">Similarly, the linear gas viscosity model, which calculates the viscosity of a gas mixture by the multiplication of the molar fraction of each gas and viscosity of each gas component, can be specified using the keyword </w:t>
      </w:r>
      <w:r w:rsidR="00D16F0E">
        <w:t>‘</w:t>
      </w:r>
      <w:r w:rsidRPr="009D7D9C">
        <w:t>linear viscosity</w:t>
      </w:r>
      <w:r w:rsidR="00D16F0E">
        <w:t>’</w:t>
      </w:r>
      <w:r>
        <w:t xml:space="preserve"> followed by the gas viscosity values of all gases in the same order as the gas names specified in </w:t>
      </w:r>
      <w:r w:rsidR="00D16F0E">
        <w:t xml:space="preserve">Data Block </w:t>
      </w:r>
      <w:r>
        <w:t>2: ‘geochemical system</w:t>
      </w:r>
      <w:r w:rsidR="00D16F0E">
        <w:t>.</w:t>
      </w:r>
      <w:r>
        <w:t>’</w:t>
      </w:r>
    </w:p>
    <w:p w14:paraId="2147EB1A" w14:textId="77777777" w:rsidR="005275F2" w:rsidRDefault="005275F2" w:rsidP="005275F2">
      <w:pPr>
        <w:pStyle w:val="StyleCode"/>
      </w:pPr>
    </w:p>
    <w:p w14:paraId="5F13179D" w14:textId="40B38454" w:rsidR="005275F2" w:rsidRPr="0075722D" w:rsidRDefault="005275F2" w:rsidP="005275F2">
      <w:pPr>
        <w:pStyle w:val="StyleCode"/>
      </w:pPr>
      <w:r>
        <w:t>'linear</w:t>
      </w:r>
      <w:r w:rsidRPr="0075722D">
        <w:t xml:space="preserve"> viscosity'</w:t>
      </w:r>
    </w:p>
    <w:p w14:paraId="7A7DD3B3" w14:textId="77777777" w:rsidR="005275F2" w:rsidRPr="0075722D" w:rsidRDefault="005275F2" w:rsidP="005275F2">
      <w:pPr>
        <w:pStyle w:val="StyleCode"/>
      </w:pPr>
      <w:r w:rsidRPr="0075722D">
        <w:t>2.04d-5                        ;</w:t>
      </w:r>
      <w:r>
        <w:t>O</w:t>
      </w:r>
      <w:r w:rsidRPr="0075722D">
        <w:t>2</w:t>
      </w:r>
    </w:p>
    <w:p w14:paraId="482F68EC" w14:textId="77777777" w:rsidR="005275F2" w:rsidRPr="0075722D" w:rsidRDefault="005275F2" w:rsidP="005275F2">
      <w:pPr>
        <w:pStyle w:val="StyleCode"/>
      </w:pPr>
      <w:r w:rsidRPr="0075722D">
        <w:t>1.46d-5                        ;</w:t>
      </w:r>
      <w:r>
        <w:t>CO2</w:t>
      </w:r>
      <w:r w:rsidRPr="0075722D">
        <w:t xml:space="preserve"> </w:t>
      </w:r>
    </w:p>
    <w:p w14:paraId="5DD8F8FA" w14:textId="77777777" w:rsidR="005275F2" w:rsidRDefault="005275F2" w:rsidP="005275F2">
      <w:pPr>
        <w:pStyle w:val="StyleCode"/>
      </w:pPr>
      <w:r w:rsidRPr="0075722D">
        <w:t>1.75d-5                        ;</w:t>
      </w:r>
      <w:r>
        <w:t>N</w:t>
      </w:r>
      <w:r w:rsidRPr="0075722D">
        <w:t>2</w:t>
      </w:r>
    </w:p>
    <w:p w14:paraId="67D48774" w14:textId="77777777" w:rsidR="005275F2" w:rsidRPr="0075722D" w:rsidRDefault="005275F2" w:rsidP="005275F2">
      <w:pPr>
        <w:pStyle w:val="StyleCode"/>
      </w:pPr>
    </w:p>
    <w:p w14:paraId="4A26B430" w14:textId="727ABECF" w:rsidR="00DB1505" w:rsidRPr="00ED3698" w:rsidRDefault="00DB1505" w:rsidP="00DB1505">
      <w:r>
        <w:t xml:space="preserve">The constant viscosity model, which treats the gas mixture with a constant value, can be specified using the keyword </w:t>
      </w:r>
      <w:r w:rsidR="00D16F0E">
        <w:t>‘</w:t>
      </w:r>
      <w:r w:rsidRPr="009748CE">
        <w:t>constant viscosity</w:t>
      </w:r>
      <w:r w:rsidR="00D16F0E">
        <w:t>’</w:t>
      </w:r>
      <w:r>
        <w:t xml:space="preserve"> followed by one viscosity value of the gas mixture.</w:t>
      </w:r>
    </w:p>
    <w:p w14:paraId="3A804BFC" w14:textId="77777777" w:rsidR="005275F2" w:rsidRDefault="005275F2" w:rsidP="005275F2">
      <w:pPr>
        <w:pStyle w:val="StyleCode"/>
      </w:pPr>
    </w:p>
    <w:p w14:paraId="66EFE2AE" w14:textId="5E79BB84" w:rsidR="005275F2" w:rsidRPr="0075722D" w:rsidRDefault="005275F2" w:rsidP="005275F2">
      <w:pPr>
        <w:pStyle w:val="StyleCode"/>
      </w:pPr>
      <w:r>
        <w:t>'constant</w:t>
      </w:r>
      <w:r w:rsidRPr="0075722D">
        <w:t xml:space="preserve"> viscosity'</w:t>
      </w:r>
    </w:p>
    <w:p w14:paraId="1BD808C7" w14:textId="4321506F" w:rsidR="005275F2" w:rsidRDefault="005275F2" w:rsidP="005275F2">
      <w:pPr>
        <w:pStyle w:val="StyleCode"/>
      </w:pPr>
      <w:r w:rsidRPr="00FC2059">
        <w:rPr>
          <w:noProof/>
        </w:rPr>
        <w:t>1.84d-5                        ;viscosity</w:t>
      </w:r>
      <w:r>
        <w:t xml:space="preserve"> of the gas mixture</w:t>
      </w:r>
    </w:p>
    <w:p w14:paraId="49D56C6B" w14:textId="77777777" w:rsidR="005275F2" w:rsidRPr="0075722D" w:rsidRDefault="005275F2" w:rsidP="005275F2">
      <w:pPr>
        <w:pStyle w:val="StyleCode"/>
      </w:pPr>
    </w:p>
    <w:p w14:paraId="3A245B75" w14:textId="1C42921E" w:rsidR="00DB2015" w:rsidRPr="00ED3698" w:rsidRDefault="00DB2015" w:rsidP="00DB2015">
      <w:pPr>
        <w:pStyle w:val="Heading4"/>
      </w:pPr>
      <w:bookmarkStart w:id="380" w:name="_Toc13056088"/>
      <w:r>
        <w:t>Hybrid component diffusion</w:t>
      </w:r>
      <w:bookmarkEnd w:id="380"/>
    </w:p>
    <w:p w14:paraId="1FD578EA" w14:textId="41F13C5B" w:rsidR="00DB2015" w:rsidRDefault="00DB2015" w:rsidP="00DB2015">
      <w:pPr>
        <w:widowControl/>
        <w:autoSpaceDE w:val="0"/>
        <w:autoSpaceDN w:val="0"/>
        <w:adjustRightInd w:val="0"/>
        <w:spacing w:before="0" w:after="0"/>
        <w:jc w:val="left"/>
      </w:pPr>
      <w:r>
        <w:t xml:space="preserve">If the hybrid component diffusion model is activated (see Data Block 1), additional parameters are required in this data block. These parameters </w:t>
      </w:r>
      <w:r w:rsidRPr="00FC2059">
        <w:rPr>
          <w:noProof/>
        </w:rPr>
        <w:t>are</w:t>
      </w:r>
      <w:r>
        <w:t xml:space="preserve"> </w:t>
      </w:r>
      <w:r w:rsidR="00FC2059">
        <w:t>t</w:t>
      </w:r>
      <w:r w:rsidR="00FC2059" w:rsidRPr="00DB2015">
        <w:t xml:space="preserve">he </w:t>
      </w:r>
      <w:r w:rsidRPr="00DB2015">
        <w:t>correction factors of effective porosity and tortuosity for each primary and secondary species</w:t>
      </w:r>
      <w:r>
        <w:t xml:space="preserve"> (see </w:t>
      </w:r>
      <w:r w:rsidR="00D16F0E">
        <w:t xml:space="preserve">the </w:t>
      </w:r>
      <w:r>
        <w:t xml:space="preserve">“Multicomponent diffusion model” </w:t>
      </w:r>
      <w:r w:rsidR="00D16F0E">
        <w:t xml:space="preserve">section </w:t>
      </w:r>
      <w:r>
        <w:t xml:space="preserve">in the theory manual). </w:t>
      </w:r>
      <w:r w:rsidRPr="00DB2015">
        <w:t>If no data is provided,</w:t>
      </w:r>
      <w:r w:rsidR="00D16F0E">
        <w:t xml:space="preserve"> the</w:t>
      </w:r>
      <w:r w:rsidRPr="00DB2015">
        <w:t xml:space="preserve"> default value of 1.0 will be applied, which means no modification.</w:t>
      </w:r>
      <w:r>
        <w:t xml:space="preserve"> The specification of these parameters is as </w:t>
      </w:r>
      <w:r w:rsidR="00D16F0E">
        <w:t>follows</w:t>
      </w:r>
      <w:r>
        <w:t>:</w:t>
      </w:r>
    </w:p>
    <w:p w14:paraId="4F70EA30" w14:textId="77777777" w:rsidR="00DB2015" w:rsidRDefault="00DB2015" w:rsidP="00DB2015">
      <w:pPr>
        <w:widowControl/>
        <w:autoSpaceDE w:val="0"/>
        <w:autoSpaceDN w:val="0"/>
        <w:adjustRightInd w:val="0"/>
        <w:spacing w:before="0" w:after="0"/>
        <w:jc w:val="left"/>
      </w:pPr>
    </w:p>
    <w:p w14:paraId="7E357AED" w14:textId="07464195" w:rsidR="00DB2015" w:rsidRPr="00DB2015" w:rsidRDefault="00DB2015" w:rsidP="00DB2015">
      <w:pPr>
        <w:pStyle w:val="ListParagraph"/>
        <w:widowControl/>
        <w:numPr>
          <w:ilvl w:val="0"/>
          <w:numId w:val="24"/>
        </w:numPr>
        <w:spacing w:before="0" w:after="200" w:line="276" w:lineRule="auto"/>
        <w:jc w:val="left"/>
        <w:rPr>
          <w:rFonts w:cs="Times New Roman"/>
        </w:rPr>
      </w:pPr>
      <w:r w:rsidRPr="00DB2015">
        <w:rPr>
          <w:rFonts w:cs="Times New Roman"/>
        </w:rPr>
        <w:t xml:space="preserve">The correction factors of effective porosity of primary species are provided through the keyword ‘porosity correction factor of primary species for hMCD diffusion’ followed by the factors of each primary species in the same order as the components defined in Data Block 2: </w:t>
      </w:r>
      <w:r w:rsidR="00FE7A92">
        <w:rPr>
          <w:rFonts w:cs="Times New Roman"/>
        </w:rPr>
        <w:t>‘</w:t>
      </w:r>
      <w:r w:rsidRPr="00DB2015">
        <w:rPr>
          <w:rFonts w:cs="Times New Roman"/>
        </w:rPr>
        <w:t>geochemical system</w:t>
      </w:r>
      <w:r w:rsidR="00FE7A92">
        <w:rPr>
          <w:rFonts w:cs="Times New Roman"/>
        </w:rPr>
        <w:t>’</w:t>
      </w:r>
      <w:r w:rsidRPr="00DB2015">
        <w:rPr>
          <w:rFonts w:cs="Times New Roman"/>
        </w:rPr>
        <w:t xml:space="preserve"> under </w:t>
      </w:r>
      <w:r w:rsidR="00D16F0E">
        <w:rPr>
          <w:rFonts w:cs="Times New Roman"/>
        </w:rPr>
        <w:t>‘</w:t>
      </w:r>
      <w:r w:rsidRPr="00DB2015">
        <w:rPr>
          <w:rFonts w:cs="Times New Roman"/>
        </w:rPr>
        <w:t>components</w:t>
      </w:r>
      <w:r w:rsidR="00FE7A92">
        <w:rPr>
          <w:rFonts w:cs="Times New Roman"/>
        </w:rPr>
        <w:t>.’</w:t>
      </w:r>
    </w:p>
    <w:p w14:paraId="64B9CCEF" w14:textId="3CFF40A1" w:rsidR="00DB2015" w:rsidRPr="00DB2015" w:rsidRDefault="00DB2015" w:rsidP="00DB2015">
      <w:pPr>
        <w:pStyle w:val="ListParagraph"/>
        <w:widowControl/>
        <w:numPr>
          <w:ilvl w:val="0"/>
          <w:numId w:val="24"/>
        </w:numPr>
        <w:spacing w:before="0" w:after="200" w:line="276" w:lineRule="auto"/>
        <w:jc w:val="left"/>
        <w:rPr>
          <w:rFonts w:cs="Times New Roman"/>
        </w:rPr>
      </w:pPr>
      <w:r w:rsidRPr="00DB2015">
        <w:rPr>
          <w:rFonts w:cs="Times New Roman"/>
        </w:rPr>
        <w:t xml:space="preserve">The correction factors of effective porosity of secondary species are provided through the keyword ‘porosity correction factor of secondary species for hMCD diffusion’ followed by the factors of each secondary species in the same order as the species defined in Data Block 2: </w:t>
      </w:r>
      <w:r w:rsidRPr="00FC2059">
        <w:rPr>
          <w:rFonts w:cs="Times New Roman"/>
          <w:noProof/>
        </w:rPr>
        <w:t>geochemical</w:t>
      </w:r>
      <w:r w:rsidRPr="00DB2015">
        <w:rPr>
          <w:rFonts w:cs="Times New Roman"/>
        </w:rPr>
        <w:t xml:space="preserve"> system under </w:t>
      </w:r>
      <w:r w:rsidR="00FE7A92">
        <w:rPr>
          <w:rFonts w:cs="Times New Roman"/>
        </w:rPr>
        <w:t>‘</w:t>
      </w:r>
      <w:r w:rsidRPr="00DB2015">
        <w:rPr>
          <w:rFonts w:cs="Times New Roman"/>
        </w:rPr>
        <w:t>secondary aqueous species</w:t>
      </w:r>
      <w:r w:rsidR="00FE7A92">
        <w:rPr>
          <w:rFonts w:cs="Times New Roman"/>
        </w:rPr>
        <w:t>.’</w:t>
      </w:r>
    </w:p>
    <w:p w14:paraId="46F7C9F6" w14:textId="0892F99E" w:rsidR="00DB2015" w:rsidRPr="00DB2015" w:rsidRDefault="00DB2015" w:rsidP="00DB2015">
      <w:pPr>
        <w:pStyle w:val="ListParagraph"/>
        <w:widowControl/>
        <w:numPr>
          <w:ilvl w:val="0"/>
          <w:numId w:val="24"/>
        </w:numPr>
        <w:spacing w:before="0" w:after="200" w:line="276" w:lineRule="auto"/>
        <w:jc w:val="left"/>
        <w:rPr>
          <w:rFonts w:cs="Times New Roman"/>
        </w:rPr>
      </w:pPr>
      <w:r w:rsidRPr="00DB2015">
        <w:rPr>
          <w:rFonts w:cs="Times New Roman"/>
        </w:rPr>
        <w:t xml:space="preserve">The correction factors of effective tortuosity of primary species are provided through the keyword ‘tortuosity correction factor of primary species for hMCD diffusion’ followed by the factors of each primary species in the same order as the components defined in Data Block 2: </w:t>
      </w:r>
      <w:r w:rsidRPr="00FC2059">
        <w:rPr>
          <w:rFonts w:cs="Times New Roman"/>
          <w:noProof/>
        </w:rPr>
        <w:t>geochemical</w:t>
      </w:r>
      <w:r w:rsidRPr="00DB2015">
        <w:rPr>
          <w:rFonts w:cs="Times New Roman"/>
        </w:rPr>
        <w:t xml:space="preserve"> system under </w:t>
      </w:r>
      <w:r w:rsidR="00FE7A92">
        <w:rPr>
          <w:rFonts w:cs="Times New Roman"/>
        </w:rPr>
        <w:t>‘</w:t>
      </w:r>
      <w:r w:rsidRPr="00DB2015">
        <w:rPr>
          <w:rFonts w:cs="Times New Roman"/>
        </w:rPr>
        <w:t>components</w:t>
      </w:r>
      <w:r w:rsidR="00FE7A92">
        <w:rPr>
          <w:rFonts w:cs="Times New Roman"/>
        </w:rPr>
        <w:t>.’</w:t>
      </w:r>
    </w:p>
    <w:p w14:paraId="2B0BB3BE" w14:textId="6266DDF7" w:rsidR="00DB2015" w:rsidRPr="00DB2015" w:rsidRDefault="00DB2015" w:rsidP="00DB2015">
      <w:pPr>
        <w:pStyle w:val="ListParagraph"/>
        <w:widowControl/>
        <w:numPr>
          <w:ilvl w:val="0"/>
          <w:numId w:val="24"/>
        </w:numPr>
        <w:spacing w:before="0" w:after="200" w:line="276" w:lineRule="auto"/>
        <w:jc w:val="left"/>
        <w:rPr>
          <w:rFonts w:cs="Times New Roman"/>
        </w:rPr>
      </w:pPr>
      <w:r w:rsidRPr="00DB2015">
        <w:rPr>
          <w:rFonts w:cs="Times New Roman"/>
        </w:rPr>
        <w:lastRenderedPageBreak/>
        <w:t xml:space="preserve">The correction factors of effective tortuosity of secondary species are provided through the keyword ‘tortuosity correction factor of secondary species for hMCD diffusion’ followed by the factors of each secondary species in the same order as the species defined in Data Block 2: </w:t>
      </w:r>
      <w:r w:rsidR="00FE7A92">
        <w:rPr>
          <w:rFonts w:cs="Times New Roman"/>
        </w:rPr>
        <w:t>‘</w:t>
      </w:r>
      <w:r w:rsidRPr="00DB2015">
        <w:rPr>
          <w:rFonts w:cs="Times New Roman"/>
        </w:rPr>
        <w:t>geochemical system</w:t>
      </w:r>
      <w:r w:rsidR="00FE7A92">
        <w:rPr>
          <w:rFonts w:cs="Times New Roman"/>
        </w:rPr>
        <w:t>’</w:t>
      </w:r>
      <w:r w:rsidRPr="00DB2015">
        <w:rPr>
          <w:rFonts w:cs="Times New Roman"/>
        </w:rPr>
        <w:t xml:space="preserve"> under </w:t>
      </w:r>
      <w:r w:rsidR="00FE7A92">
        <w:rPr>
          <w:rFonts w:cs="Times New Roman"/>
        </w:rPr>
        <w:t>‘</w:t>
      </w:r>
      <w:r w:rsidRPr="00DB2015">
        <w:rPr>
          <w:rFonts w:cs="Times New Roman"/>
        </w:rPr>
        <w:t>secondary aqueous species</w:t>
      </w:r>
      <w:r w:rsidR="00FE7A92">
        <w:rPr>
          <w:rFonts w:cs="Times New Roman"/>
        </w:rPr>
        <w:t>.’</w:t>
      </w:r>
    </w:p>
    <w:p w14:paraId="7AFB3D89" w14:textId="1F5E4A9D" w:rsidR="00DB2015" w:rsidRPr="00DB2015" w:rsidRDefault="00DB2015" w:rsidP="00DB2015">
      <w:pPr>
        <w:pStyle w:val="ListParagraph"/>
        <w:widowControl/>
        <w:numPr>
          <w:ilvl w:val="0"/>
          <w:numId w:val="24"/>
        </w:numPr>
        <w:spacing w:before="0" w:after="200" w:line="276" w:lineRule="auto"/>
        <w:jc w:val="left"/>
        <w:rPr>
          <w:rFonts w:cs="Times New Roman"/>
        </w:rPr>
      </w:pPr>
      <w:r w:rsidRPr="00DB2015">
        <w:rPr>
          <w:rFonts w:cs="Times New Roman"/>
        </w:rPr>
        <w:t>Example</w:t>
      </w:r>
      <w:r w:rsidR="00D16A93">
        <w:rPr>
          <w:rFonts w:cs="Times New Roman"/>
        </w:rPr>
        <w:t xml:space="preserve"> (see example 2 in the following subsection)</w:t>
      </w:r>
      <w:r w:rsidRPr="00DB2015">
        <w:rPr>
          <w:rFonts w:cs="Times New Roman"/>
        </w:rPr>
        <w:t xml:space="preserve">: </w:t>
      </w:r>
      <w:r w:rsidR="00D16A93">
        <w:rPr>
          <w:rFonts w:cs="Times New Roman"/>
        </w:rPr>
        <w:t>In the example, t</w:t>
      </w:r>
      <w:r w:rsidRPr="00DB2015">
        <w:rPr>
          <w:rFonts w:cs="Times New Roman"/>
        </w:rPr>
        <w:t>here are four materials</w:t>
      </w:r>
      <w:r w:rsidR="00FE7A92">
        <w:rPr>
          <w:rFonts w:cs="Times New Roman"/>
        </w:rPr>
        <w:t>:</w:t>
      </w:r>
      <w:r w:rsidRPr="00DB2015">
        <w:rPr>
          <w:rFonts w:cs="Times New Roman"/>
        </w:rPr>
        <w:t xml:space="preserve"> the circulation chamber, filter, gap and clay (‘background 1’). The hMCD model is applied only for the clay. The number of primary species is 17, while the number of secondary species is 23.</w:t>
      </w:r>
    </w:p>
    <w:p w14:paraId="49DB7412" w14:textId="77777777" w:rsidR="00DB1505" w:rsidRDefault="00DB1505" w:rsidP="00DB1505"/>
    <w:p w14:paraId="0300C031" w14:textId="77777777" w:rsidR="00DB1505" w:rsidRPr="00ED3698" w:rsidRDefault="00DB1505" w:rsidP="00DB1505">
      <w:pPr>
        <w:pStyle w:val="Caption"/>
      </w:pPr>
      <w:bookmarkStart w:id="381" w:name="_Ref486655802"/>
      <w:bookmarkStart w:id="382" w:name="_Toc13056215"/>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14</w:t>
      </w:r>
      <w:r w:rsidR="00606172">
        <w:rPr>
          <w:noProof/>
        </w:rPr>
        <w:fldChar w:fldCharType="end"/>
      </w:r>
      <w:bookmarkEnd w:id="381"/>
      <w:r w:rsidRPr="00ED3698">
        <w:t>: Summary of input parameters for section</w:t>
      </w:r>
      <w:r w:rsidRPr="00ED3698">
        <w:rPr>
          <w:sz w:val="20"/>
        </w:rPr>
        <w:t xml:space="preserve"> </w:t>
      </w:r>
      <w:r w:rsidRPr="00ED3698">
        <w:t>‘physical parameters – reactive transport’</w:t>
      </w:r>
      <w:bookmarkEnd w:id="382"/>
    </w:p>
    <w:tbl>
      <w:tblPr>
        <w:tblW w:w="873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450"/>
        <w:gridCol w:w="1535"/>
        <w:gridCol w:w="1435"/>
        <w:gridCol w:w="1710"/>
        <w:gridCol w:w="2241"/>
        <w:gridCol w:w="1359"/>
      </w:tblGrid>
      <w:tr w:rsidR="00DB1505" w:rsidRPr="00ED3698" w14:paraId="5B36A08E" w14:textId="77777777" w:rsidTr="00341AD8">
        <w:trPr>
          <w:cantSplit/>
        </w:trPr>
        <w:tc>
          <w:tcPr>
            <w:tcW w:w="450" w:type="dxa"/>
            <w:tcBorders>
              <w:top w:val="nil"/>
              <w:left w:val="nil"/>
              <w:bottom w:val="nil"/>
            </w:tcBorders>
          </w:tcPr>
          <w:p w14:paraId="4ED9CF9F" w14:textId="77777777" w:rsidR="00DB1505" w:rsidRPr="00ED3698" w:rsidRDefault="00DB1505" w:rsidP="0067095F">
            <w:pPr>
              <w:pStyle w:val="Tableheader"/>
            </w:pPr>
          </w:p>
        </w:tc>
        <w:tc>
          <w:tcPr>
            <w:tcW w:w="4680" w:type="dxa"/>
            <w:gridSpan w:val="3"/>
            <w:vAlign w:val="center"/>
          </w:tcPr>
          <w:p w14:paraId="14FEECF8" w14:textId="54DB2CA0" w:rsidR="00DB1505" w:rsidRPr="00ED3698" w:rsidRDefault="00857CBB" w:rsidP="0067095F">
            <w:pPr>
              <w:pStyle w:val="Tableheader"/>
            </w:pPr>
            <w:r>
              <w:t>Keywords</w:t>
            </w:r>
          </w:p>
        </w:tc>
        <w:tc>
          <w:tcPr>
            <w:tcW w:w="2241" w:type="dxa"/>
            <w:vAlign w:val="center"/>
          </w:tcPr>
          <w:p w14:paraId="12D5A749" w14:textId="77777777" w:rsidR="00DB1505" w:rsidRPr="00ED3698" w:rsidRDefault="00DB1505" w:rsidP="0067095F">
            <w:pPr>
              <w:pStyle w:val="Tableheader"/>
            </w:pPr>
            <w:r w:rsidRPr="00ED3698">
              <w:t>Required/Optional</w:t>
            </w:r>
          </w:p>
        </w:tc>
        <w:tc>
          <w:tcPr>
            <w:tcW w:w="1359" w:type="dxa"/>
            <w:vMerge w:val="restart"/>
          </w:tcPr>
          <w:p w14:paraId="297F500C" w14:textId="77777777" w:rsidR="00DB1505" w:rsidRPr="00ED3698" w:rsidRDefault="00DB1505" w:rsidP="0067095F">
            <w:pPr>
              <w:pStyle w:val="Tableheader"/>
            </w:pPr>
            <w:r w:rsidRPr="00ED3698">
              <w:t xml:space="preserve">Typical </w:t>
            </w:r>
          </w:p>
          <w:p w14:paraId="142E9C80" w14:textId="77777777" w:rsidR="00DB1505" w:rsidRPr="00ED3698" w:rsidRDefault="00DB1505" w:rsidP="0067095F">
            <w:pPr>
              <w:pStyle w:val="Tableheader"/>
            </w:pPr>
            <w:r w:rsidRPr="00ED3698">
              <w:t>Range of Values</w:t>
            </w:r>
          </w:p>
        </w:tc>
      </w:tr>
      <w:tr w:rsidR="00DB1505" w:rsidRPr="00ED3698" w14:paraId="7C1DCE3E" w14:textId="77777777" w:rsidTr="00341AD8">
        <w:trPr>
          <w:cantSplit/>
        </w:trPr>
        <w:tc>
          <w:tcPr>
            <w:tcW w:w="450" w:type="dxa"/>
            <w:tcBorders>
              <w:top w:val="nil"/>
              <w:left w:val="nil"/>
              <w:bottom w:val="nil"/>
            </w:tcBorders>
          </w:tcPr>
          <w:p w14:paraId="59BA616B" w14:textId="77777777" w:rsidR="00DB1505" w:rsidRPr="00ED3698" w:rsidRDefault="00DB1505" w:rsidP="007239FB"/>
        </w:tc>
        <w:tc>
          <w:tcPr>
            <w:tcW w:w="4680" w:type="dxa"/>
            <w:gridSpan w:val="3"/>
            <w:vAlign w:val="center"/>
          </w:tcPr>
          <w:p w14:paraId="5E382D0C" w14:textId="77777777" w:rsidR="00DB1505" w:rsidRPr="00BD78A7" w:rsidRDefault="00DB1505" w:rsidP="007239FB">
            <w:r w:rsidRPr="00BD78A7">
              <w:t>‘physical parameters – reactive transport’</w:t>
            </w:r>
          </w:p>
        </w:tc>
        <w:tc>
          <w:tcPr>
            <w:tcW w:w="2241" w:type="dxa"/>
            <w:vAlign w:val="center"/>
          </w:tcPr>
          <w:p w14:paraId="2C2503C5" w14:textId="7F612280" w:rsidR="00DB1505" w:rsidRPr="00ED3698" w:rsidRDefault="00FE7A92" w:rsidP="007239FB">
            <w:r>
              <w:t>R</w:t>
            </w:r>
            <w:r w:rsidRPr="00ED3698">
              <w:t xml:space="preserve">equired </w:t>
            </w:r>
            <w:r w:rsidR="00DB1505" w:rsidRPr="00ED3698">
              <w:t>for any reactive transport simulation</w:t>
            </w:r>
          </w:p>
        </w:tc>
        <w:tc>
          <w:tcPr>
            <w:tcW w:w="1359" w:type="dxa"/>
            <w:vMerge/>
          </w:tcPr>
          <w:p w14:paraId="230E7150" w14:textId="77777777" w:rsidR="00DB1505" w:rsidRPr="00ED3698" w:rsidRDefault="00DB1505" w:rsidP="007239FB"/>
        </w:tc>
      </w:tr>
      <w:tr w:rsidR="00DB1505" w:rsidRPr="00ED3698" w14:paraId="3FEC347C" w14:textId="77777777" w:rsidTr="00341AD8">
        <w:trPr>
          <w:cantSplit/>
        </w:trPr>
        <w:tc>
          <w:tcPr>
            <w:tcW w:w="450" w:type="dxa"/>
            <w:tcBorders>
              <w:top w:val="nil"/>
              <w:left w:val="nil"/>
              <w:bottom w:val="nil"/>
            </w:tcBorders>
          </w:tcPr>
          <w:p w14:paraId="1E7E2BF8" w14:textId="77777777" w:rsidR="00DB1505" w:rsidRPr="00ED3698" w:rsidRDefault="00DB1505" w:rsidP="0067095F">
            <w:pPr>
              <w:pStyle w:val="Tableheader"/>
            </w:pPr>
          </w:p>
        </w:tc>
        <w:tc>
          <w:tcPr>
            <w:tcW w:w="1535" w:type="dxa"/>
            <w:vAlign w:val="center"/>
          </w:tcPr>
          <w:p w14:paraId="69697DEA" w14:textId="77777777" w:rsidR="00DB1505" w:rsidRPr="00ED3698" w:rsidRDefault="00DB1505" w:rsidP="0067095F">
            <w:pPr>
              <w:pStyle w:val="Tableheader"/>
            </w:pPr>
            <w:r w:rsidRPr="00ED3698">
              <w:t>Subsection*</w:t>
            </w:r>
          </w:p>
        </w:tc>
        <w:tc>
          <w:tcPr>
            <w:tcW w:w="1435" w:type="dxa"/>
          </w:tcPr>
          <w:p w14:paraId="0F107C63" w14:textId="77777777" w:rsidR="00DB1505" w:rsidRPr="00ED3698" w:rsidRDefault="00DB1505" w:rsidP="0067095F">
            <w:pPr>
              <w:pStyle w:val="Tableheader"/>
            </w:pPr>
            <w:r w:rsidRPr="00ED3698">
              <w:t>Parameter</w:t>
            </w:r>
          </w:p>
        </w:tc>
        <w:tc>
          <w:tcPr>
            <w:tcW w:w="1710" w:type="dxa"/>
          </w:tcPr>
          <w:p w14:paraId="0680978B" w14:textId="77777777" w:rsidR="00DB1505" w:rsidRPr="00ED3698" w:rsidRDefault="00DB1505" w:rsidP="0067095F">
            <w:pPr>
              <w:pStyle w:val="Tableheader"/>
            </w:pPr>
            <w:r w:rsidRPr="00ED3698">
              <w:t>Description</w:t>
            </w:r>
          </w:p>
        </w:tc>
        <w:tc>
          <w:tcPr>
            <w:tcW w:w="2241" w:type="dxa"/>
          </w:tcPr>
          <w:p w14:paraId="0E425E1B" w14:textId="77777777" w:rsidR="00DB1505" w:rsidRPr="00ED3698" w:rsidRDefault="00DB1505" w:rsidP="0067095F">
            <w:pPr>
              <w:pStyle w:val="Tableheader"/>
            </w:pPr>
            <w:r w:rsidRPr="00ED3698">
              <w:t>Required/Optional</w:t>
            </w:r>
          </w:p>
        </w:tc>
        <w:tc>
          <w:tcPr>
            <w:tcW w:w="1359" w:type="dxa"/>
            <w:vAlign w:val="center"/>
          </w:tcPr>
          <w:p w14:paraId="2320E48A" w14:textId="77777777" w:rsidR="00DB1505" w:rsidRPr="00ED3698" w:rsidRDefault="00DB1505" w:rsidP="0067095F">
            <w:pPr>
              <w:pStyle w:val="Tableheader"/>
            </w:pPr>
          </w:p>
        </w:tc>
      </w:tr>
      <w:tr w:rsidR="00DB1505" w:rsidRPr="00ED3698" w14:paraId="52834F73" w14:textId="77777777" w:rsidTr="00341AD8">
        <w:trPr>
          <w:cantSplit/>
        </w:trPr>
        <w:tc>
          <w:tcPr>
            <w:tcW w:w="450" w:type="dxa"/>
            <w:tcBorders>
              <w:top w:val="nil"/>
              <w:left w:val="nil"/>
              <w:bottom w:val="nil"/>
            </w:tcBorders>
          </w:tcPr>
          <w:p w14:paraId="63A65548" w14:textId="77777777" w:rsidR="00DB1505" w:rsidRPr="00ED3698" w:rsidRDefault="00DB1505" w:rsidP="0067095F">
            <w:pPr>
              <w:pStyle w:val="Tablebodynospace"/>
            </w:pPr>
          </w:p>
        </w:tc>
        <w:tc>
          <w:tcPr>
            <w:tcW w:w="1535" w:type="dxa"/>
            <w:vMerge w:val="restart"/>
            <w:vAlign w:val="center"/>
          </w:tcPr>
          <w:p w14:paraId="7F229BFF" w14:textId="55DEBE22" w:rsidR="00DB1505" w:rsidRPr="00BD78A7" w:rsidRDefault="00FE7A92" w:rsidP="00FE7A92">
            <w:pPr>
              <w:pStyle w:val="Tablebodynospace"/>
            </w:pPr>
            <w:r>
              <w:t>‘</w:t>
            </w:r>
            <w:r w:rsidR="00DB1505" w:rsidRPr="00BD78A7">
              <w:t>diffusion coefficients</w:t>
            </w:r>
            <w:r>
              <w:t>’</w:t>
            </w:r>
          </w:p>
        </w:tc>
        <w:tc>
          <w:tcPr>
            <w:tcW w:w="1435" w:type="dxa"/>
            <w:vAlign w:val="center"/>
          </w:tcPr>
          <w:p w14:paraId="6DC7749A" w14:textId="77777777" w:rsidR="00DB1505" w:rsidRPr="00ED3698" w:rsidRDefault="00DB1505" w:rsidP="0067095F">
            <w:pPr>
              <w:pStyle w:val="Tablebodynospace"/>
              <w:rPr>
                <w:sz w:val="18"/>
              </w:rPr>
            </w:pPr>
            <w:r w:rsidRPr="00ED3698">
              <w:rPr>
                <w:sz w:val="18"/>
              </w:rPr>
              <w:t>D</w:t>
            </w:r>
            <w:r w:rsidRPr="00ED3698">
              <w:rPr>
                <w:sz w:val="18"/>
                <w:vertAlign w:val="subscript"/>
              </w:rPr>
              <w:t>a</w:t>
            </w:r>
            <w:r w:rsidRPr="00ED3698">
              <w:rPr>
                <w:sz w:val="18"/>
                <w:vertAlign w:val="superscript"/>
              </w:rPr>
              <w:t>0</w:t>
            </w:r>
            <w:r w:rsidRPr="00ED3698">
              <w:rPr>
                <w:sz w:val="18"/>
              </w:rPr>
              <w:t xml:space="preserve"> </w:t>
            </w:r>
            <w:r w:rsidRPr="00ED3698">
              <w:t>[m</w:t>
            </w:r>
            <w:r w:rsidRPr="00ED3698">
              <w:rPr>
                <w:vertAlign w:val="superscript"/>
              </w:rPr>
              <w:t>2</w:t>
            </w:r>
            <w:r w:rsidRPr="00ED3698">
              <w:t xml:space="preserve"> s</w:t>
            </w:r>
            <w:r w:rsidRPr="00ED3698">
              <w:rPr>
                <w:vertAlign w:val="superscript"/>
              </w:rPr>
              <w:t>-1</w:t>
            </w:r>
            <w:r w:rsidRPr="00ED3698">
              <w:t>]</w:t>
            </w:r>
          </w:p>
        </w:tc>
        <w:tc>
          <w:tcPr>
            <w:tcW w:w="1710" w:type="dxa"/>
          </w:tcPr>
          <w:p w14:paraId="17D1389A" w14:textId="5D30F21F" w:rsidR="00DB1505" w:rsidRPr="00ED3698" w:rsidRDefault="00FE7A92" w:rsidP="0067095F">
            <w:pPr>
              <w:pStyle w:val="Tablebodynospace"/>
            </w:pPr>
            <w:r>
              <w:t>R</w:t>
            </w:r>
            <w:r w:rsidRPr="00ED3698">
              <w:t xml:space="preserve">epresentative </w:t>
            </w:r>
            <w:r w:rsidR="00DB1505" w:rsidRPr="00ED3698">
              <w:t>free phase diffusion coefficient in water</w:t>
            </w:r>
          </w:p>
        </w:tc>
        <w:tc>
          <w:tcPr>
            <w:tcW w:w="2241" w:type="dxa"/>
            <w:vAlign w:val="center"/>
          </w:tcPr>
          <w:p w14:paraId="50751AC6" w14:textId="39C56BF3" w:rsidR="00DB1505" w:rsidRPr="00ED3698" w:rsidRDefault="00FE7A92" w:rsidP="0067095F">
            <w:pPr>
              <w:pStyle w:val="Tablebodynospace"/>
            </w:pPr>
            <w:r>
              <w:t>R</w:t>
            </w:r>
            <w:r w:rsidRPr="00ED3698">
              <w:t xml:space="preserve">equired </w:t>
            </w:r>
            <w:r w:rsidR="00DB1505" w:rsidRPr="00ED3698">
              <w:t>for any reactive transport simulation</w:t>
            </w:r>
          </w:p>
        </w:tc>
        <w:tc>
          <w:tcPr>
            <w:tcW w:w="1359" w:type="dxa"/>
            <w:vAlign w:val="center"/>
          </w:tcPr>
          <w:p w14:paraId="37910BED" w14:textId="3D08ACB2" w:rsidR="00DB1505" w:rsidRPr="00ED3698" w:rsidRDefault="00E520A0" w:rsidP="00E520A0">
            <w:pPr>
              <w:pStyle w:val="Tablebodynospace"/>
            </w:pPr>
            <w:r>
              <w:t>10</w:t>
            </w:r>
            <w:r>
              <w:rPr>
                <w:vertAlign w:val="superscript"/>
              </w:rPr>
              <w:t>-10</w:t>
            </w:r>
            <w:r>
              <w:t>-10</w:t>
            </w:r>
            <w:r>
              <w:rPr>
                <w:vertAlign w:val="superscript"/>
              </w:rPr>
              <w:t>-8</w:t>
            </w:r>
          </w:p>
        </w:tc>
      </w:tr>
      <w:tr w:rsidR="00DB1505" w:rsidRPr="00ED3698" w14:paraId="495F4702" w14:textId="77777777" w:rsidTr="00341AD8">
        <w:trPr>
          <w:cantSplit/>
        </w:trPr>
        <w:tc>
          <w:tcPr>
            <w:tcW w:w="450" w:type="dxa"/>
            <w:tcBorders>
              <w:top w:val="nil"/>
              <w:left w:val="nil"/>
            </w:tcBorders>
          </w:tcPr>
          <w:p w14:paraId="128BCC24" w14:textId="77777777" w:rsidR="00DB1505" w:rsidRPr="00ED3698" w:rsidRDefault="00DB1505" w:rsidP="0067095F">
            <w:pPr>
              <w:pStyle w:val="Tablebodynospace"/>
            </w:pPr>
          </w:p>
        </w:tc>
        <w:tc>
          <w:tcPr>
            <w:tcW w:w="1535" w:type="dxa"/>
            <w:vMerge/>
            <w:vAlign w:val="center"/>
          </w:tcPr>
          <w:p w14:paraId="182340FF" w14:textId="77777777" w:rsidR="00DB1505" w:rsidRPr="00BD78A7" w:rsidRDefault="00DB1505" w:rsidP="0067095F">
            <w:pPr>
              <w:pStyle w:val="Tablebodynospace"/>
            </w:pPr>
          </w:p>
        </w:tc>
        <w:tc>
          <w:tcPr>
            <w:tcW w:w="1435" w:type="dxa"/>
            <w:vAlign w:val="center"/>
          </w:tcPr>
          <w:p w14:paraId="1B8127CB" w14:textId="77777777" w:rsidR="00DB1505" w:rsidRPr="00ED3698" w:rsidRDefault="00DB1505" w:rsidP="0067095F">
            <w:pPr>
              <w:pStyle w:val="Tablebodynospace"/>
              <w:rPr>
                <w:sz w:val="18"/>
              </w:rPr>
            </w:pPr>
            <w:r w:rsidRPr="00ED3698">
              <w:rPr>
                <w:sz w:val="18"/>
              </w:rPr>
              <w:t>D</w:t>
            </w:r>
            <w:r w:rsidRPr="00ED3698">
              <w:rPr>
                <w:sz w:val="18"/>
                <w:vertAlign w:val="subscript"/>
              </w:rPr>
              <w:t>g</w:t>
            </w:r>
            <w:r w:rsidRPr="00ED3698">
              <w:rPr>
                <w:sz w:val="18"/>
                <w:vertAlign w:val="superscript"/>
              </w:rPr>
              <w:t>0</w:t>
            </w:r>
            <w:r w:rsidRPr="00ED3698">
              <w:rPr>
                <w:sz w:val="18"/>
              </w:rPr>
              <w:t xml:space="preserve"> </w:t>
            </w:r>
            <w:r w:rsidRPr="00ED3698">
              <w:t>[m</w:t>
            </w:r>
            <w:r w:rsidRPr="00ED3698">
              <w:rPr>
                <w:vertAlign w:val="superscript"/>
              </w:rPr>
              <w:t>2</w:t>
            </w:r>
            <w:r w:rsidRPr="00ED3698">
              <w:t xml:space="preserve"> s</w:t>
            </w:r>
            <w:r w:rsidRPr="00ED3698">
              <w:rPr>
                <w:vertAlign w:val="superscript"/>
              </w:rPr>
              <w:t>-1</w:t>
            </w:r>
            <w:r w:rsidRPr="00ED3698">
              <w:t>]</w:t>
            </w:r>
          </w:p>
        </w:tc>
        <w:tc>
          <w:tcPr>
            <w:tcW w:w="1710" w:type="dxa"/>
          </w:tcPr>
          <w:p w14:paraId="44E05037" w14:textId="65CB1733" w:rsidR="00DB1505" w:rsidRPr="00ED3698" w:rsidRDefault="00FE7A92" w:rsidP="0067095F">
            <w:pPr>
              <w:pStyle w:val="Tablebodynospace"/>
            </w:pPr>
            <w:r>
              <w:t>R</w:t>
            </w:r>
            <w:r w:rsidRPr="00ED3698">
              <w:t xml:space="preserve">epresentative </w:t>
            </w:r>
            <w:r w:rsidR="00DB1505" w:rsidRPr="00ED3698">
              <w:t>free phase diffusion coefficient in air</w:t>
            </w:r>
          </w:p>
        </w:tc>
        <w:tc>
          <w:tcPr>
            <w:tcW w:w="2241" w:type="dxa"/>
            <w:vAlign w:val="center"/>
          </w:tcPr>
          <w:p w14:paraId="6C723408" w14:textId="3B45FC22" w:rsidR="00DB1505" w:rsidRPr="00ED3698" w:rsidRDefault="00FE7A92" w:rsidP="0067095F">
            <w:pPr>
              <w:pStyle w:val="Tablebodynospace"/>
            </w:pPr>
            <w:r>
              <w:t>O</w:t>
            </w:r>
            <w:r w:rsidRPr="00ED3698">
              <w:t xml:space="preserve">nly </w:t>
            </w:r>
            <w:r w:rsidR="00DB1505" w:rsidRPr="00ED3698">
              <w:t>required if not fully-saturated</w:t>
            </w:r>
          </w:p>
        </w:tc>
        <w:tc>
          <w:tcPr>
            <w:tcW w:w="1359" w:type="dxa"/>
            <w:vAlign w:val="center"/>
          </w:tcPr>
          <w:p w14:paraId="7442FFE1" w14:textId="77777777" w:rsidR="00DB1505" w:rsidRPr="00ED3698" w:rsidRDefault="00DB1505" w:rsidP="0067095F">
            <w:pPr>
              <w:pStyle w:val="Tablebodynospace"/>
            </w:pPr>
          </w:p>
        </w:tc>
      </w:tr>
      <w:tr w:rsidR="00341AD8" w:rsidRPr="00ED3698" w14:paraId="3D569E95" w14:textId="77777777" w:rsidTr="00341AD8">
        <w:trPr>
          <w:cantSplit/>
        </w:trPr>
        <w:tc>
          <w:tcPr>
            <w:tcW w:w="450" w:type="dxa"/>
            <w:vMerge w:val="restart"/>
            <w:textDirection w:val="btLr"/>
          </w:tcPr>
          <w:p w14:paraId="673403B2" w14:textId="77777777" w:rsidR="00341AD8" w:rsidRPr="00ED3698" w:rsidRDefault="00341AD8" w:rsidP="0067095F">
            <w:pPr>
              <w:pStyle w:val="Tablebodynospace"/>
              <w:jc w:val="center"/>
            </w:pPr>
            <w:r w:rsidRPr="00ED3698">
              <w:t>N</w:t>
            </w:r>
            <w:r w:rsidRPr="00ED3698">
              <w:rPr>
                <w:vertAlign w:val="superscript"/>
              </w:rPr>
              <w:t>mz</w:t>
            </w:r>
            <w:r w:rsidRPr="00ED3698">
              <w:t>-zones</w:t>
            </w:r>
          </w:p>
        </w:tc>
        <w:tc>
          <w:tcPr>
            <w:tcW w:w="1535" w:type="dxa"/>
            <w:vAlign w:val="center"/>
          </w:tcPr>
          <w:p w14:paraId="517EBA0D" w14:textId="53E88AF2" w:rsidR="00341AD8" w:rsidRPr="00BD78A7" w:rsidRDefault="00FE7A92" w:rsidP="00FE7A92">
            <w:pPr>
              <w:pStyle w:val="Tablebodynospace"/>
            </w:pPr>
            <w:r>
              <w:t>‘</w:t>
            </w:r>
            <w:r w:rsidR="00341AD8" w:rsidRPr="00BD78A7">
              <w:t>longitudinal dispersivity</w:t>
            </w:r>
            <w:r>
              <w:t>’</w:t>
            </w:r>
          </w:p>
        </w:tc>
        <w:tc>
          <w:tcPr>
            <w:tcW w:w="1435" w:type="dxa"/>
            <w:vAlign w:val="center"/>
          </w:tcPr>
          <w:p w14:paraId="05B45E44" w14:textId="77777777" w:rsidR="00341AD8" w:rsidRPr="00ED3698" w:rsidRDefault="00341AD8" w:rsidP="0067095F">
            <w:pPr>
              <w:pStyle w:val="Tablebodynospace"/>
            </w:pPr>
            <w:r w:rsidRPr="00ED3698">
              <w:sym w:font="Symbol" w:char="F061"/>
            </w:r>
            <w:r w:rsidRPr="00ED3698">
              <w:rPr>
                <w:vertAlign w:val="subscript"/>
              </w:rPr>
              <w:t>l</w:t>
            </w:r>
            <w:r w:rsidRPr="00ED3698">
              <w:t xml:space="preserve"> [m]</w:t>
            </w:r>
          </w:p>
        </w:tc>
        <w:tc>
          <w:tcPr>
            <w:tcW w:w="1710" w:type="dxa"/>
          </w:tcPr>
          <w:p w14:paraId="73910C80" w14:textId="1B274886" w:rsidR="00341AD8" w:rsidRPr="00ED3698" w:rsidRDefault="00FE7A92" w:rsidP="0067095F">
            <w:pPr>
              <w:pStyle w:val="Tablebodynospace"/>
            </w:pPr>
            <w:r>
              <w:t>L</w:t>
            </w:r>
            <w:r w:rsidRPr="00ED3698">
              <w:t xml:space="preserve">ongitudinal </w:t>
            </w:r>
            <w:r w:rsidR="00341AD8" w:rsidRPr="00ED3698">
              <w:t>dispersivity</w:t>
            </w:r>
          </w:p>
        </w:tc>
        <w:tc>
          <w:tcPr>
            <w:tcW w:w="2241" w:type="dxa"/>
            <w:vAlign w:val="center"/>
          </w:tcPr>
          <w:p w14:paraId="1E997460" w14:textId="4D15F1A7" w:rsidR="00341AD8" w:rsidRPr="00ED3698" w:rsidRDefault="00FE7A92" w:rsidP="0067095F">
            <w:pPr>
              <w:pStyle w:val="Tablebodynospace"/>
            </w:pPr>
            <w:r>
              <w:t>O</w:t>
            </w:r>
            <w:r w:rsidRPr="00ED3698">
              <w:t xml:space="preserve">nly </w:t>
            </w:r>
            <w:r w:rsidR="00341AD8" w:rsidRPr="00ED3698">
              <w:t xml:space="preserve">required if </w:t>
            </w:r>
            <w:r>
              <w:t xml:space="preserve">the </w:t>
            </w:r>
            <w:r w:rsidR="00341AD8" w:rsidRPr="00ED3698">
              <w:t xml:space="preserve">number of control volumes </w:t>
            </w:r>
          </w:p>
          <w:p w14:paraId="001253AE" w14:textId="77777777" w:rsidR="00341AD8" w:rsidRPr="00ED3698" w:rsidRDefault="00341AD8" w:rsidP="0067095F">
            <w:pPr>
              <w:pStyle w:val="Tablebodynospace"/>
              <w:rPr>
                <w:sz w:val="18"/>
              </w:rPr>
            </w:pPr>
            <w:r w:rsidRPr="00ED3698">
              <w:t>in x-direction &gt; 1</w:t>
            </w:r>
          </w:p>
        </w:tc>
        <w:tc>
          <w:tcPr>
            <w:tcW w:w="1359" w:type="dxa"/>
            <w:vAlign w:val="center"/>
          </w:tcPr>
          <w:p w14:paraId="5A20F4A7" w14:textId="77777777" w:rsidR="00341AD8" w:rsidRPr="00ED3698" w:rsidRDefault="00341AD8" w:rsidP="0067095F">
            <w:pPr>
              <w:pStyle w:val="Tablebodynospace"/>
            </w:pPr>
          </w:p>
        </w:tc>
      </w:tr>
      <w:tr w:rsidR="00341AD8" w:rsidRPr="00ED3698" w14:paraId="31FCD76C" w14:textId="77777777" w:rsidTr="00341AD8">
        <w:trPr>
          <w:cantSplit/>
        </w:trPr>
        <w:tc>
          <w:tcPr>
            <w:tcW w:w="450" w:type="dxa"/>
            <w:vMerge/>
          </w:tcPr>
          <w:p w14:paraId="3F0EA188" w14:textId="77777777" w:rsidR="00341AD8" w:rsidRPr="00ED3698" w:rsidRDefault="00341AD8" w:rsidP="0067095F">
            <w:pPr>
              <w:pStyle w:val="Tablebodynospace"/>
            </w:pPr>
          </w:p>
        </w:tc>
        <w:tc>
          <w:tcPr>
            <w:tcW w:w="1535" w:type="dxa"/>
            <w:vAlign w:val="center"/>
          </w:tcPr>
          <w:p w14:paraId="2F57AB5C" w14:textId="21B3EA18" w:rsidR="00341AD8" w:rsidRPr="00BD78A7" w:rsidRDefault="00FE7A92" w:rsidP="00FE7A92">
            <w:pPr>
              <w:pStyle w:val="Tablebodynospace"/>
            </w:pPr>
            <w:r>
              <w:t>‘</w:t>
            </w:r>
            <w:r w:rsidR="00341AD8" w:rsidRPr="00BD78A7">
              <w:t>transverse horizontal dispersivity</w:t>
            </w:r>
            <w:r>
              <w:t>’</w:t>
            </w:r>
          </w:p>
        </w:tc>
        <w:tc>
          <w:tcPr>
            <w:tcW w:w="1435" w:type="dxa"/>
            <w:vAlign w:val="center"/>
          </w:tcPr>
          <w:p w14:paraId="5155B0CD" w14:textId="77777777" w:rsidR="00341AD8" w:rsidRPr="00ED3698" w:rsidRDefault="00341AD8" w:rsidP="0067095F">
            <w:pPr>
              <w:pStyle w:val="Tablebodynospace"/>
            </w:pPr>
            <w:r w:rsidRPr="00ED3698">
              <w:sym w:font="Symbol" w:char="F061"/>
            </w:r>
            <w:r w:rsidRPr="00FC2059">
              <w:rPr>
                <w:noProof/>
                <w:vertAlign w:val="subscript"/>
              </w:rPr>
              <w:t>th</w:t>
            </w:r>
            <w:r w:rsidRPr="00ED3698">
              <w:t xml:space="preserve"> </w:t>
            </w:r>
            <w:r w:rsidRPr="00ED3698">
              <w:rPr>
                <w:sz w:val="20"/>
              </w:rPr>
              <w:t>[m]</w:t>
            </w:r>
          </w:p>
        </w:tc>
        <w:tc>
          <w:tcPr>
            <w:tcW w:w="1710" w:type="dxa"/>
          </w:tcPr>
          <w:p w14:paraId="5F6C9425" w14:textId="0E287071" w:rsidR="00341AD8" w:rsidRPr="00ED3698" w:rsidRDefault="00FE7A92" w:rsidP="0067095F">
            <w:pPr>
              <w:pStyle w:val="Tablebodynospace"/>
            </w:pPr>
            <w:r>
              <w:t>T</w:t>
            </w:r>
            <w:r w:rsidRPr="00ED3698">
              <w:t xml:space="preserve">ransverse </w:t>
            </w:r>
            <w:r w:rsidR="00341AD8" w:rsidRPr="00ED3698">
              <w:t>horizontal dispersivity</w:t>
            </w:r>
          </w:p>
        </w:tc>
        <w:tc>
          <w:tcPr>
            <w:tcW w:w="2241" w:type="dxa"/>
            <w:vAlign w:val="center"/>
          </w:tcPr>
          <w:p w14:paraId="637C29F4" w14:textId="406E4ABC" w:rsidR="00341AD8" w:rsidRPr="00ED3698" w:rsidRDefault="00FE7A92" w:rsidP="0067095F">
            <w:pPr>
              <w:pStyle w:val="Tablebodynospace"/>
              <w:rPr>
                <w:sz w:val="18"/>
              </w:rPr>
            </w:pPr>
            <w:r>
              <w:t>O</w:t>
            </w:r>
            <w:r w:rsidRPr="00ED3698">
              <w:t xml:space="preserve">nly </w:t>
            </w:r>
            <w:r w:rsidR="00341AD8" w:rsidRPr="00ED3698">
              <w:t xml:space="preserve">required if </w:t>
            </w:r>
            <w:r>
              <w:t xml:space="preserve">the </w:t>
            </w:r>
            <w:r w:rsidR="00341AD8" w:rsidRPr="00ED3698">
              <w:t>number of control volumes in x- and y-direction &gt; 1</w:t>
            </w:r>
          </w:p>
        </w:tc>
        <w:tc>
          <w:tcPr>
            <w:tcW w:w="1359" w:type="dxa"/>
            <w:vAlign w:val="center"/>
          </w:tcPr>
          <w:p w14:paraId="2D625FAA" w14:textId="77777777" w:rsidR="00341AD8" w:rsidRPr="00ED3698" w:rsidRDefault="00341AD8" w:rsidP="0067095F">
            <w:pPr>
              <w:pStyle w:val="Tablebodynospace"/>
            </w:pPr>
          </w:p>
        </w:tc>
      </w:tr>
      <w:tr w:rsidR="00341AD8" w:rsidRPr="00ED3698" w14:paraId="01136D1D" w14:textId="77777777" w:rsidTr="00341AD8">
        <w:trPr>
          <w:cantSplit/>
        </w:trPr>
        <w:tc>
          <w:tcPr>
            <w:tcW w:w="450" w:type="dxa"/>
            <w:vMerge/>
          </w:tcPr>
          <w:p w14:paraId="4BE11BD5" w14:textId="77777777" w:rsidR="00341AD8" w:rsidRPr="00ED3698" w:rsidRDefault="00341AD8" w:rsidP="0067095F">
            <w:pPr>
              <w:pStyle w:val="Tablebodynospace"/>
            </w:pPr>
          </w:p>
        </w:tc>
        <w:tc>
          <w:tcPr>
            <w:tcW w:w="1535" w:type="dxa"/>
            <w:vAlign w:val="center"/>
          </w:tcPr>
          <w:p w14:paraId="15F58CCE" w14:textId="487EFF3E" w:rsidR="00341AD8" w:rsidRPr="00BD78A7" w:rsidRDefault="00FE7A92" w:rsidP="00FE7A92">
            <w:pPr>
              <w:pStyle w:val="Tablebodynospace"/>
            </w:pPr>
            <w:r>
              <w:t>‘</w:t>
            </w:r>
            <w:r w:rsidR="00341AD8" w:rsidRPr="00BD78A7">
              <w:t>transverse vertical dispersivity</w:t>
            </w:r>
            <w:r>
              <w:t>’</w:t>
            </w:r>
          </w:p>
        </w:tc>
        <w:tc>
          <w:tcPr>
            <w:tcW w:w="1435" w:type="dxa"/>
            <w:vAlign w:val="center"/>
          </w:tcPr>
          <w:p w14:paraId="082766D3" w14:textId="77777777" w:rsidR="00341AD8" w:rsidRPr="00ED3698" w:rsidRDefault="00341AD8" w:rsidP="0067095F">
            <w:pPr>
              <w:pStyle w:val="Tablebodynospace"/>
            </w:pPr>
            <w:r w:rsidRPr="00ED3698">
              <w:sym w:font="Symbol" w:char="F061"/>
            </w:r>
            <w:r w:rsidRPr="00ED3698">
              <w:rPr>
                <w:vertAlign w:val="subscript"/>
              </w:rPr>
              <w:t>tv</w:t>
            </w:r>
            <w:r w:rsidRPr="00ED3698">
              <w:t xml:space="preserve"> </w:t>
            </w:r>
            <w:r w:rsidRPr="00ED3698">
              <w:rPr>
                <w:sz w:val="20"/>
              </w:rPr>
              <w:t>[m]</w:t>
            </w:r>
          </w:p>
        </w:tc>
        <w:tc>
          <w:tcPr>
            <w:tcW w:w="1710" w:type="dxa"/>
          </w:tcPr>
          <w:p w14:paraId="6AA051AA" w14:textId="4B12BB26" w:rsidR="00341AD8" w:rsidRPr="00ED3698" w:rsidRDefault="00FE7A92" w:rsidP="0067095F">
            <w:pPr>
              <w:pStyle w:val="Tablebodynospace"/>
            </w:pPr>
            <w:r>
              <w:t>T</w:t>
            </w:r>
            <w:r w:rsidRPr="00ED3698">
              <w:t xml:space="preserve">ransverse </w:t>
            </w:r>
            <w:r w:rsidR="00341AD8" w:rsidRPr="00ED3698">
              <w:t>vertical dispersivity</w:t>
            </w:r>
          </w:p>
        </w:tc>
        <w:tc>
          <w:tcPr>
            <w:tcW w:w="2241" w:type="dxa"/>
            <w:vAlign w:val="center"/>
          </w:tcPr>
          <w:p w14:paraId="2369DC9F" w14:textId="28A2818A" w:rsidR="00341AD8" w:rsidRPr="00ED3698" w:rsidRDefault="00FE7A92" w:rsidP="0067095F">
            <w:pPr>
              <w:pStyle w:val="Tablebodynospace"/>
              <w:rPr>
                <w:sz w:val="18"/>
              </w:rPr>
            </w:pPr>
            <w:r>
              <w:t>O</w:t>
            </w:r>
            <w:r w:rsidRPr="00ED3698">
              <w:t xml:space="preserve">nly </w:t>
            </w:r>
            <w:r w:rsidR="00341AD8" w:rsidRPr="00ED3698">
              <w:t xml:space="preserve">required if </w:t>
            </w:r>
            <w:r>
              <w:t xml:space="preserve">the </w:t>
            </w:r>
            <w:r w:rsidR="00341AD8" w:rsidRPr="00ED3698">
              <w:t>number of control volumes in x- and z- or y- and z-direction &gt; 1</w:t>
            </w:r>
          </w:p>
        </w:tc>
        <w:tc>
          <w:tcPr>
            <w:tcW w:w="1359" w:type="dxa"/>
            <w:vAlign w:val="center"/>
          </w:tcPr>
          <w:p w14:paraId="2F418EE3" w14:textId="77777777" w:rsidR="00341AD8" w:rsidRPr="00ED3698" w:rsidRDefault="00341AD8" w:rsidP="0067095F">
            <w:pPr>
              <w:pStyle w:val="Tablebodynospace"/>
            </w:pPr>
          </w:p>
        </w:tc>
      </w:tr>
      <w:tr w:rsidR="00341AD8" w:rsidRPr="00ED3698" w14:paraId="386CDDE6" w14:textId="77777777" w:rsidTr="00341AD8">
        <w:trPr>
          <w:cantSplit/>
        </w:trPr>
        <w:tc>
          <w:tcPr>
            <w:tcW w:w="450" w:type="dxa"/>
            <w:vMerge/>
          </w:tcPr>
          <w:p w14:paraId="2DB8864C" w14:textId="77777777" w:rsidR="00341AD8" w:rsidRPr="00ED3698" w:rsidRDefault="00341AD8" w:rsidP="0067095F">
            <w:pPr>
              <w:pStyle w:val="Tablebodynospace"/>
            </w:pPr>
          </w:p>
        </w:tc>
        <w:tc>
          <w:tcPr>
            <w:tcW w:w="1535" w:type="dxa"/>
            <w:vAlign w:val="center"/>
          </w:tcPr>
          <w:p w14:paraId="1B04CA55" w14:textId="0D5BB75E" w:rsidR="00341AD8" w:rsidRPr="00BD78A7" w:rsidRDefault="00FE7A92" w:rsidP="00FE7A92">
            <w:pPr>
              <w:pStyle w:val="Tablebodynospace"/>
            </w:pPr>
            <w:r>
              <w:t>‘</w:t>
            </w:r>
            <w:r w:rsidR="00341AD8" w:rsidRPr="00341AD8">
              <w:t>porosity correction factor of primary species for hMCD diffusion</w:t>
            </w:r>
            <w:r>
              <w:t>’</w:t>
            </w:r>
          </w:p>
        </w:tc>
        <w:tc>
          <w:tcPr>
            <w:tcW w:w="1435" w:type="dxa"/>
            <w:vAlign w:val="center"/>
          </w:tcPr>
          <w:p w14:paraId="21D2E59D" w14:textId="62769CD1" w:rsidR="00341AD8" w:rsidRPr="00D56B4F" w:rsidRDefault="00000000" w:rsidP="0067095F">
            <w:pPr>
              <w:pStyle w:val="Tablebodynospace"/>
            </w:pPr>
            <m:oMath>
              <m:sSubSup>
                <m:sSubSupPr>
                  <m:ctrlPr>
                    <w:rPr>
                      <w:rFonts w:ascii="Cambria Math" w:hAnsi="Cambria Math" w:cs="Arial"/>
                      <w:i/>
                    </w:rPr>
                  </m:ctrlPr>
                </m:sSubSupPr>
                <m:e>
                  <m:r>
                    <w:rPr>
                      <w:rFonts w:ascii="Cambria Math" w:hAnsi="Cambria Math" w:cs="Arial"/>
                    </w:rPr>
                    <m:t>f</m:t>
                  </m:r>
                </m:e>
                <m:sub>
                  <m:r>
                    <w:rPr>
                      <w:rFonts w:ascii="Cambria Math" w:hAnsi="Cambria Math" w:cs="Arial"/>
                    </w:rPr>
                    <m:t>ϕ,j</m:t>
                  </m:r>
                </m:sub>
                <m:sup>
                  <m:r>
                    <w:rPr>
                      <w:rFonts w:ascii="Cambria Math" w:hAnsi="Cambria Math" w:cs="Arial"/>
                    </w:rPr>
                    <m:t>c</m:t>
                  </m:r>
                </m:sup>
              </m:sSubSup>
            </m:oMath>
            <w:r w:rsidR="00D56B4F">
              <w:t xml:space="preserve"> [-]</w:t>
            </w:r>
          </w:p>
        </w:tc>
        <w:tc>
          <w:tcPr>
            <w:tcW w:w="1710" w:type="dxa"/>
          </w:tcPr>
          <w:p w14:paraId="32BF7D7F" w14:textId="12965B8E" w:rsidR="00341AD8" w:rsidRPr="00ED3698" w:rsidRDefault="00FE7A92" w:rsidP="0067095F">
            <w:pPr>
              <w:pStyle w:val="Tablebodynospace"/>
            </w:pPr>
            <w:r>
              <w:rPr>
                <w:rFonts w:cs="Arial"/>
                <w:noProof/>
              </w:rPr>
              <w:t xml:space="preserve">Effective </w:t>
            </w:r>
            <w:r w:rsidR="00341AD8">
              <w:rPr>
                <w:rFonts w:cs="Arial"/>
                <w:noProof/>
              </w:rPr>
              <w:t>porosity correction factor</w:t>
            </w:r>
            <w:r w:rsidR="009A2B74">
              <w:rPr>
                <w:rFonts w:cs="Arial"/>
                <w:noProof/>
              </w:rPr>
              <w:t xml:space="preserve"> for components</w:t>
            </w:r>
          </w:p>
        </w:tc>
        <w:tc>
          <w:tcPr>
            <w:tcW w:w="2241" w:type="dxa"/>
            <w:vAlign w:val="center"/>
          </w:tcPr>
          <w:p w14:paraId="773E3338" w14:textId="2D431839" w:rsidR="00341AD8" w:rsidRPr="00ED3698" w:rsidRDefault="00FE7A92" w:rsidP="0067095F">
            <w:pPr>
              <w:pStyle w:val="Tablebodynospace"/>
            </w:pPr>
            <w:r>
              <w:t>Optional</w:t>
            </w:r>
          </w:p>
        </w:tc>
        <w:tc>
          <w:tcPr>
            <w:tcW w:w="1359" w:type="dxa"/>
            <w:vAlign w:val="center"/>
          </w:tcPr>
          <w:p w14:paraId="283FF37E" w14:textId="0205210C" w:rsidR="00341AD8" w:rsidRPr="00ED3698" w:rsidRDefault="00FE7A92" w:rsidP="0067095F">
            <w:pPr>
              <w:pStyle w:val="Tablebodynospace"/>
            </w:pPr>
            <w:r>
              <w:t xml:space="preserve">Between </w:t>
            </w:r>
            <w:r w:rsidR="009A2B74">
              <w:t>0 to 1.0, default 1.0</w:t>
            </w:r>
          </w:p>
        </w:tc>
      </w:tr>
      <w:tr w:rsidR="009A2B74" w:rsidRPr="00ED3698" w14:paraId="0408DBF4" w14:textId="77777777" w:rsidTr="00341AD8">
        <w:trPr>
          <w:cantSplit/>
        </w:trPr>
        <w:tc>
          <w:tcPr>
            <w:tcW w:w="450" w:type="dxa"/>
            <w:vMerge/>
          </w:tcPr>
          <w:p w14:paraId="7E3037CD" w14:textId="77777777" w:rsidR="009A2B74" w:rsidRPr="00ED3698" w:rsidRDefault="009A2B74" w:rsidP="009A2B74">
            <w:pPr>
              <w:pStyle w:val="Tablebodynospace"/>
            </w:pPr>
          </w:p>
        </w:tc>
        <w:tc>
          <w:tcPr>
            <w:tcW w:w="1535" w:type="dxa"/>
            <w:vAlign w:val="center"/>
          </w:tcPr>
          <w:p w14:paraId="1AD9A06C" w14:textId="12E0243E" w:rsidR="009A2B74" w:rsidRPr="00BD78A7" w:rsidRDefault="00FE7A92" w:rsidP="00FE7A92">
            <w:r>
              <w:rPr>
                <w:rFonts w:ascii="Arial" w:hAnsi="Arial" w:cs="Arial"/>
              </w:rPr>
              <w:t>‘</w:t>
            </w:r>
            <w:r w:rsidR="009A2B74" w:rsidRPr="006424A0">
              <w:rPr>
                <w:rFonts w:ascii="Arial" w:hAnsi="Arial" w:cs="Arial"/>
              </w:rPr>
              <w:t>tortuosity correction factor of primary species for hMCD diffusion</w:t>
            </w:r>
            <w:r>
              <w:rPr>
                <w:rFonts w:ascii="Arial" w:hAnsi="Arial" w:cs="Arial"/>
              </w:rPr>
              <w:t>’</w:t>
            </w:r>
          </w:p>
        </w:tc>
        <w:tc>
          <w:tcPr>
            <w:tcW w:w="1435" w:type="dxa"/>
            <w:vAlign w:val="center"/>
          </w:tcPr>
          <w:p w14:paraId="29EC06E8" w14:textId="0E11436E" w:rsidR="009A2B74" w:rsidRPr="00ED3698" w:rsidRDefault="00000000" w:rsidP="009A2B74">
            <w:pPr>
              <w:pStyle w:val="Tablebodynospace"/>
            </w:pPr>
            <m:oMath>
              <m:sSubSup>
                <m:sSubSupPr>
                  <m:ctrlPr>
                    <w:rPr>
                      <w:rFonts w:ascii="Cambria Math" w:hAnsi="Cambria Math" w:cs="Arial"/>
                      <w:i/>
                    </w:rPr>
                  </m:ctrlPr>
                </m:sSubSupPr>
                <m:e>
                  <m:r>
                    <w:rPr>
                      <w:rFonts w:ascii="Cambria Math" w:hAnsi="Cambria Math" w:cs="Arial"/>
                    </w:rPr>
                    <m:t>f</m:t>
                  </m:r>
                </m:e>
                <m:sub>
                  <m:r>
                    <w:rPr>
                      <w:rFonts w:ascii="Cambria Math" w:hAnsi="Cambria Math" w:cs="Arial"/>
                    </w:rPr>
                    <m:t>τ,j</m:t>
                  </m:r>
                </m:sub>
                <m:sup>
                  <m:r>
                    <w:rPr>
                      <w:rFonts w:ascii="Cambria Math" w:hAnsi="Cambria Math" w:cs="Arial"/>
                    </w:rPr>
                    <m:t>c</m:t>
                  </m:r>
                </m:sup>
              </m:sSubSup>
            </m:oMath>
            <w:r w:rsidR="00D56B4F">
              <w:t xml:space="preserve"> [-]</w:t>
            </w:r>
          </w:p>
        </w:tc>
        <w:tc>
          <w:tcPr>
            <w:tcW w:w="1710" w:type="dxa"/>
          </w:tcPr>
          <w:p w14:paraId="5ED1CA8C" w14:textId="3BDB0D81" w:rsidR="009A2B74" w:rsidRPr="00ED3698" w:rsidRDefault="00FE7A92" w:rsidP="009A2B74">
            <w:pPr>
              <w:pStyle w:val="Tablebodynospace"/>
            </w:pPr>
            <w:r>
              <w:rPr>
                <w:rFonts w:cs="Arial"/>
                <w:noProof/>
              </w:rPr>
              <w:t xml:space="preserve">Effective </w:t>
            </w:r>
            <w:r w:rsidR="009A2B74">
              <w:rPr>
                <w:rFonts w:cs="Arial"/>
                <w:noProof/>
              </w:rPr>
              <w:t>tortuosity correction factor for components</w:t>
            </w:r>
          </w:p>
        </w:tc>
        <w:tc>
          <w:tcPr>
            <w:tcW w:w="2241" w:type="dxa"/>
            <w:vAlign w:val="center"/>
          </w:tcPr>
          <w:p w14:paraId="315435A7" w14:textId="5DA1E36E" w:rsidR="009A2B74" w:rsidRPr="00ED3698" w:rsidRDefault="00FE7A92" w:rsidP="009A2B74">
            <w:pPr>
              <w:pStyle w:val="Tablebodynospace"/>
            </w:pPr>
            <w:r>
              <w:t>Optional</w:t>
            </w:r>
          </w:p>
        </w:tc>
        <w:tc>
          <w:tcPr>
            <w:tcW w:w="1359" w:type="dxa"/>
            <w:vAlign w:val="center"/>
          </w:tcPr>
          <w:p w14:paraId="069B0483" w14:textId="269EDD70" w:rsidR="009A2B74" w:rsidRPr="00ED3698" w:rsidRDefault="00FE7A92" w:rsidP="009A2B74">
            <w:pPr>
              <w:pStyle w:val="Tablebodynospace"/>
            </w:pPr>
            <w:r>
              <w:t xml:space="preserve">Between </w:t>
            </w:r>
            <w:r w:rsidR="009A2B74">
              <w:t>0 to 1.0, default 1.0</w:t>
            </w:r>
          </w:p>
        </w:tc>
      </w:tr>
      <w:tr w:rsidR="009A2B74" w:rsidRPr="00ED3698" w14:paraId="6B06FA56" w14:textId="77777777" w:rsidTr="00341AD8">
        <w:trPr>
          <w:cantSplit/>
        </w:trPr>
        <w:tc>
          <w:tcPr>
            <w:tcW w:w="450" w:type="dxa"/>
            <w:vMerge/>
          </w:tcPr>
          <w:p w14:paraId="662EDAF6" w14:textId="77777777" w:rsidR="009A2B74" w:rsidRPr="00ED3698" w:rsidRDefault="009A2B74" w:rsidP="009A2B74">
            <w:pPr>
              <w:pStyle w:val="Tablebodynospace"/>
            </w:pPr>
          </w:p>
        </w:tc>
        <w:tc>
          <w:tcPr>
            <w:tcW w:w="1535" w:type="dxa"/>
            <w:vAlign w:val="center"/>
          </w:tcPr>
          <w:p w14:paraId="2E93083A" w14:textId="54B9868F" w:rsidR="009A2B74" w:rsidRPr="00BD78A7" w:rsidRDefault="00FE7A92" w:rsidP="00FE7A92">
            <w:pPr>
              <w:pStyle w:val="Tablebodynospace"/>
            </w:pPr>
            <w:r>
              <w:rPr>
                <w:rFonts w:ascii="Arial" w:hAnsi="Arial" w:cs="Arial"/>
              </w:rPr>
              <w:t>‘</w:t>
            </w:r>
            <w:r w:rsidR="009A2B74" w:rsidRPr="006424A0">
              <w:rPr>
                <w:rFonts w:ascii="Arial" w:hAnsi="Arial" w:cs="Arial"/>
              </w:rPr>
              <w:t>porosity correction factor of secondary species for hMCD diffusion</w:t>
            </w:r>
            <w:r>
              <w:rPr>
                <w:rFonts w:ascii="Arial" w:hAnsi="Arial" w:cs="Arial"/>
              </w:rPr>
              <w:t>’</w:t>
            </w:r>
          </w:p>
        </w:tc>
        <w:tc>
          <w:tcPr>
            <w:tcW w:w="1435" w:type="dxa"/>
            <w:vAlign w:val="center"/>
          </w:tcPr>
          <w:p w14:paraId="59AF7262" w14:textId="4754998B" w:rsidR="009A2B74" w:rsidRPr="00ED3698" w:rsidRDefault="00000000" w:rsidP="009A2B74">
            <w:pPr>
              <w:pStyle w:val="Tablebodynospace"/>
            </w:pPr>
            <m:oMath>
              <m:sSubSup>
                <m:sSubSupPr>
                  <m:ctrlPr>
                    <w:rPr>
                      <w:rFonts w:ascii="Cambria Math" w:hAnsi="Cambria Math" w:cs="Arial"/>
                      <w:i/>
                    </w:rPr>
                  </m:ctrlPr>
                </m:sSubSupPr>
                <m:e>
                  <m:r>
                    <w:rPr>
                      <w:rFonts w:ascii="Cambria Math" w:hAnsi="Cambria Math" w:cs="Arial"/>
                    </w:rPr>
                    <m:t>f</m:t>
                  </m:r>
                </m:e>
                <m:sub>
                  <m:r>
                    <w:rPr>
                      <w:rFonts w:ascii="Cambria Math" w:hAnsi="Cambria Math" w:cs="Arial"/>
                    </w:rPr>
                    <m:t>ϕ,j</m:t>
                  </m:r>
                </m:sub>
                <m:sup>
                  <m:r>
                    <w:rPr>
                      <w:rFonts w:ascii="Cambria Math" w:hAnsi="Cambria Math" w:cs="Arial"/>
                    </w:rPr>
                    <m:t>x</m:t>
                  </m:r>
                </m:sup>
              </m:sSubSup>
            </m:oMath>
            <w:r w:rsidR="00D56B4F">
              <w:t xml:space="preserve"> [-]</w:t>
            </w:r>
          </w:p>
        </w:tc>
        <w:tc>
          <w:tcPr>
            <w:tcW w:w="1710" w:type="dxa"/>
          </w:tcPr>
          <w:p w14:paraId="3AC40739" w14:textId="6C6BF09E" w:rsidR="009A2B74" w:rsidRPr="00ED3698" w:rsidRDefault="00FE7A92" w:rsidP="009A2B74">
            <w:pPr>
              <w:pStyle w:val="Tablebodynospace"/>
            </w:pPr>
            <w:r>
              <w:rPr>
                <w:rFonts w:cs="Arial"/>
                <w:noProof/>
              </w:rPr>
              <w:t xml:space="preserve">Effective </w:t>
            </w:r>
            <w:r w:rsidR="009A2B74">
              <w:rPr>
                <w:rFonts w:cs="Arial"/>
                <w:noProof/>
              </w:rPr>
              <w:t>porosity correction factor for secondary species</w:t>
            </w:r>
          </w:p>
        </w:tc>
        <w:tc>
          <w:tcPr>
            <w:tcW w:w="2241" w:type="dxa"/>
            <w:vAlign w:val="center"/>
          </w:tcPr>
          <w:p w14:paraId="0D55E596" w14:textId="03FAC0FB" w:rsidR="009A2B74" w:rsidRPr="00ED3698" w:rsidRDefault="00FE7A92" w:rsidP="009A2B74">
            <w:pPr>
              <w:pStyle w:val="Tablebodynospace"/>
            </w:pPr>
            <w:r>
              <w:t>Optional</w:t>
            </w:r>
          </w:p>
        </w:tc>
        <w:tc>
          <w:tcPr>
            <w:tcW w:w="1359" w:type="dxa"/>
            <w:vAlign w:val="center"/>
          </w:tcPr>
          <w:p w14:paraId="335550BC" w14:textId="45CA2018" w:rsidR="009A2B74" w:rsidRPr="00ED3698" w:rsidRDefault="00FE7A92" w:rsidP="009A2B74">
            <w:pPr>
              <w:pStyle w:val="Tablebodynospace"/>
            </w:pPr>
            <w:r>
              <w:t xml:space="preserve">Between </w:t>
            </w:r>
            <w:r w:rsidR="009A2B74">
              <w:t>0 to 1.0, default 1.0</w:t>
            </w:r>
          </w:p>
        </w:tc>
      </w:tr>
      <w:tr w:rsidR="009A2B74" w:rsidRPr="00ED3698" w14:paraId="4EB3677C" w14:textId="77777777" w:rsidTr="00341AD8">
        <w:trPr>
          <w:cantSplit/>
        </w:trPr>
        <w:tc>
          <w:tcPr>
            <w:tcW w:w="450" w:type="dxa"/>
            <w:vMerge/>
          </w:tcPr>
          <w:p w14:paraId="0521141F" w14:textId="77777777" w:rsidR="009A2B74" w:rsidRPr="00ED3698" w:rsidRDefault="009A2B74" w:rsidP="009A2B74">
            <w:pPr>
              <w:pStyle w:val="Tablebodynospace"/>
            </w:pPr>
          </w:p>
        </w:tc>
        <w:tc>
          <w:tcPr>
            <w:tcW w:w="1535" w:type="dxa"/>
            <w:vAlign w:val="center"/>
          </w:tcPr>
          <w:p w14:paraId="610DA055" w14:textId="44072136" w:rsidR="009A2B74" w:rsidRPr="00BD78A7" w:rsidRDefault="00FE7A92" w:rsidP="009A2B74">
            <w:pPr>
              <w:pStyle w:val="Tablebodynospace"/>
            </w:pPr>
            <w:r>
              <w:rPr>
                <w:rFonts w:ascii="Arial" w:hAnsi="Arial" w:cs="Arial"/>
              </w:rPr>
              <w:t>‘</w:t>
            </w:r>
            <w:r w:rsidR="009A2B74" w:rsidRPr="006424A0">
              <w:rPr>
                <w:rFonts w:ascii="Arial" w:hAnsi="Arial" w:cs="Arial"/>
              </w:rPr>
              <w:t>tortuosity correction factor of secondary species for hMCD diffusion</w:t>
            </w:r>
            <w:r>
              <w:rPr>
                <w:rFonts w:ascii="Arial" w:hAnsi="Arial" w:cs="Arial"/>
              </w:rPr>
              <w:t>’</w:t>
            </w:r>
            <w:r w:rsidR="009A2B74" w:rsidRPr="006424A0">
              <w:rPr>
                <w:rFonts w:ascii="Arial" w:hAnsi="Arial" w:cs="Arial"/>
              </w:rPr>
              <w:t>'</w:t>
            </w:r>
          </w:p>
        </w:tc>
        <w:tc>
          <w:tcPr>
            <w:tcW w:w="1435" w:type="dxa"/>
            <w:vAlign w:val="center"/>
          </w:tcPr>
          <w:p w14:paraId="62CCCA1F" w14:textId="13934762" w:rsidR="009A2B74" w:rsidRPr="00ED3698" w:rsidRDefault="00000000" w:rsidP="009A2B74">
            <w:pPr>
              <w:pStyle w:val="Tablebodynospace"/>
            </w:pPr>
            <m:oMath>
              <m:sSubSup>
                <m:sSubSupPr>
                  <m:ctrlPr>
                    <w:rPr>
                      <w:rFonts w:ascii="Cambria Math" w:hAnsi="Cambria Math" w:cs="Arial"/>
                      <w:i/>
                    </w:rPr>
                  </m:ctrlPr>
                </m:sSubSupPr>
                <m:e>
                  <m:r>
                    <w:rPr>
                      <w:rFonts w:ascii="Cambria Math" w:hAnsi="Cambria Math" w:cs="Arial"/>
                    </w:rPr>
                    <m:t>f</m:t>
                  </m:r>
                </m:e>
                <m:sub>
                  <m:r>
                    <w:rPr>
                      <w:rFonts w:ascii="Cambria Math" w:hAnsi="Cambria Math" w:cs="Arial"/>
                    </w:rPr>
                    <m:t>τ,j</m:t>
                  </m:r>
                </m:sub>
                <m:sup>
                  <m:r>
                    <w:rPr>
                      <w:rFonts w:ascii="Cambria Math" w:hAnsi="Cambria Math" w:cs="Arial"/>
                    </w:rPr>
                    <m:t>x</m:t>
                  </m:r>
                </m:sup>
              </m:sSubSup>
            </m:oMath>
            <w:r w:rsidR="00D56B4F">
              <w:t xml:space="preserve"> [-]</w:t>
            </w:r>
          </w:p>
        </w:tc>
        <w:tc>
          <w:tcPr>
            <w:tcW w:w="1710" w:type="dxa"/>
          </w:tcPr>
          <w:p w14:paraId="65730105" w14:textId="763E1A6C" w:rsidR="009A2B74" w:rsidRPr="00ED3698" w:rsidRDefault="00FE7A92" w:rsidP="009A2B74">
            <w:pPr>
              <w:pStyle w:val="Tablebodynospace"/>
            </w:pPr>
            <w:r>
              <w:rPr>
                <w:rFonts w:cs="Arial"/>
                <w:noProof/>
              </w:rPr>
              <w:t xml:space="preserve">Effective </w:t>
            </w:r>
            <w:r w:rsidR="009A2B74">
              <w:rPr>
                <w:rFonts w:cs="Arial"/>
                <w:noProof/>
              </w:rPr>
              <w:t>tortuosity correction factor for secondary species</w:t>
            </w:r>
          </w:p>
        </w:tc>
        <w:tc>
          <w:tcPr>
            <w:tcW w:w="2241" w:type="dxa"/>
            <w:vAlign w:val="center"/>
          </w:tcPr>
          <w:p w14:paraId="07FAFD07" w14:textId="47889C0B" w:rsidR="009A2B74" w:rsidRPr="00ED3698" w:rsidRDefault="00FE7A92" w:rsidP="009A2B74">
            <w:pPr>
              <w:pStyle w:val="Tablebodynospace"/>
            </w:pPr>
            <w:r>
              <w:t>Optional</w:t>
            </w:r>
          </w:p>
        </w:tc>
        <w:tc>
          <w:tcPr>
            <w:tcW w:w="1359" w:type="dxa"/>
            <w:vAlign w:val="center"/>
          </w:tcPr>
          <w:p w14:paraId="42C9B1B6" w14:textId="5ED720BF" w:rsidR="009A2B74" w:rsidRPr="00ED3698" w:rsidRDefault="00FE7A92" w:rsidP="009A2B74">
            <w:pPr>
              <w:pStyle w:val="Tablebodynospace"/>
            </w:pPr>
            <w:r>
              <w:t xml:space="preserve">Between </w:t>
            </w:r>
            <w:r w:rsidR="009A2B74">
              <w:t>0 to 1.0, default 1.0</w:t>
            </w:r>
          </w:p>
        </w:tc>
      </w:tr>
      <w:tr w:rsidR="00DB1505" w:rsidRPr="00ED3698" w14:paraId="5B28AD3E" w14:textId="77777777" w:rsidTr="00341A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450" w:type="dxa"/>
          <w:cantSplit/>
        </w:trPr>
        <w:tc>
          <w:tcPr>
            <w:tcW w:w="4680" w:type="dxa"/>
            <w:gridSpan w:val="3"/>
            <w:vAlign w:val="center"/>
          </w:tcPr>
          <w:p w14:paraId="614DB26C" w14:textId="77777777" w:rsidR="00DB1505" w:rsidRPr="00ED3698" w:rsidRDefault="00DB1505" w:rsidP="0067095F">
            <w:pPr>
              <w:pStyle w:val="Tablebodynospace"/>
            </w:pPr>
            <w:r w:rsidRPr="00ED3698">
              <w:t>Section Closing</w:t>
            </w:r>
          </w:p>
        </w:tc>
        <w:tc>
          <w:tcPr>
            <w:tcW w:w="2241" w:type="dxa"/>
            <w:vAlign w:val="center"/>
          </w:tcPr>
          <w:p w14:paraId="7CC2BE9C" w14:textId="77777777" w:rsidR="00DB1505" w:rsidRPr="00ED3698" w:rsidRDefault="00DB1505" w:rsidP="0067095F">
            <w:pPr>
              <w:pStyle w:val="Tablebodynospace"/>
            </w:pPr>
            <w:r w:rsidRPr="00ED3698">
              <w:t>Required/Optional</w:t>
            </w:r>
          </w:p>
        </w:tc>
        <w:tc>
          <w:tcPr>
            <w:tcW w:w="1359" w:type="dxa"/>
            <w:vMerge w:val="restart"/>
          </w:tcPr>
          <w:p w14:paraId="5617691F" w14:textId="77777777" w:rsidR="00DB1505" w:rsidRPr="00ED3698" w:rsidRDefault="00DB1505" w:rsidP="0067095F">
            <w:pPr>
              <w:pStyle w:val="Tablebodynospace"/>
            </w:pPr>
          </w:p>
        </w:tc>
      </w:tr>
      <w:tr w:rsidR="00DB1505" w:rsidRPr="00ED3698" w14:paraId="0F6F60F2" w14:textId="77777777" w:rsidTr="00341A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450" w:type="dxa"/>
          <w:cantSplit/>
        </w:trPr>
        <w:tc>
          <w:tcPr>
            <w:tcW w:w="4680" w:type="dxa"/>
            <w:gridSpan w:val="3"/>
            <w:vAlign w:val="center"/>
          </w:tcPr>
          <w:p w14:paraId="428AFB57" w14:textId="77777777" w:rsidR="00DB1505" w:rsidRPr="00BD78A7" w:rsidRDefault="00DB1505" w:rsidP="0067095F">
            <w:pPr>
              <w:pStyle w:val="Tablebodynospace"/>
            </w:pPr>
            <w:r w:rsidRPr="00BD78A7">
              <w:t>‘done’</w:t>
            </w:r>
          </w:p>
        </w:tc>
        <w:tc>
          <w:tcPr>
            <w:tcW w:w="2241" w:type="dxa"/>
            <w:vAlign w:val="center"/>
          </w:tcPr>
          <w:p w14:paraId="68D90DF2" w14:textId="7E10158D" w:rsidR="00DB1505" w:rsidRPr="00ED3698" w:rsidRDefault="00FE7A92" w:rsidP="0067095F">
            <w:pPr>
              <w:pStyle w:val="Tablebodynospace"/>
            </w:pPr>
            <w:r>
              <w:t>R</w:t>
            </w:r>
            <w:r w:rsidRPr="00ED3698">
              <w:t>equired</w:t>
            </w:r>
          </w:p>
        </w:tc>
        <w:tc>
          <w:tcPr>
            <w:tcW w:w="1359" w:type="dxa"/>
            <w:vMerge/>
          </w:tcPr>
          <w:p w14:paraId="69F8F8D8" w14:textId="77777777" w:rsidR="00DB1505" w:rsidRPr="00ED3698" w:rsidRDefault="00DB1505" w:rsidP="0067095F">
            <w:pPr>
              <w:pStyle w:val="Tablebodynospace"/>
            </w:pPr>
          </w:p>
        </w:tc>
      </w:tr>
      <w:tr w:rsidR="00DB1505" w:rsidRPr="00ED3698" w14:paraId="3985C1A1" w14:textId="77777777" w:rsidTr="00341A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450" w:type="dxa"/>
          <w:cantSplit/>
        </w:trPr>
        <w:tc>
          <w:tcPr>
            <w:tcW w:w="8280" w:type="dxa"/>
            <w:gridSpan w:val="5"/>
            <w:vAlign w:val="center"/>
          </w:tcPr>
          <w:p w14:paraId="3EE6DBA9" w14:textId="77777777" w:rsidR="00DB1505" w:rsidRPr="00ED3698" w:rsidRDefault="00DB1505" w:rsidP="0067095F">
            <w:pPr>
              <w:pStyle w:val="Tablebodynospace"/>
            </w:pPr>
            <w:r w:rsidRPr="00ED3698">
              <w:t>*All keyword headings must appear on a</w:t>
            </w:r>
            <w:r w:rsidR="0067095F">
              <w:t xml:space="preserve"> single line in the input file.</w:t>
            </w:r>
          </w:p>
        </w:tc>
      </w:tr>
    </w:tbl>
    <w:p w14:paraId="5B621228" w14:textId="77777777" w:rsidR="00DB1505" w:rsidRPr="00ED3698" w:rsidRDefault="00DB1505" w:rsidP="00DB1505">
      <w:pPr>
        <w:pStyle w:val="datafile"/>
      </w:pPr>
    </w:p>
    <w:p w14:paraId="5C5F6C1C" w14:textId="4A17BE14" w:rsidR="00DB1505" w:rsidRPr="00ED3698" w:rsidRDefault="00DB1505" w:rsidP="00DB1505">
      <w:pPr>
        <w:pStyle w:val="Heading3"/>
      </w:pPr>
      <w:bookmarkStart w:id="383" w:name="_Toc13056089"/>
      <w:r w:rsidRPr="00ED3698">
        <w:t xml:space="preserve">Example </w:t>
      </w:r>
      <w:r w:rsidR="005C0C03">
        <w:t>Data input file</w:t>
      </w:r>
      <w:bookmarkEnd w:id="383"/>
    </w:p>
    <w:p w14:paraId="53C3575F" w14:textId="3C07A9FE" w:rsidR="00DB1505" w:rsidRDefault="00D16A93" w:rsidP="00DB1505">
      <w:r>
        <w:t>I</w:t>
      </w:r>
      <w:r w:rsidR="00DB1505">
        <w:t>nput example</w:t>
      </w:r>
      <w:r>
        <w:t>s</w:t>
      </w:r>
      <w:r w:rsidR="00DB1505">
        <w:t>:</w:t>
      </w:r>
    </w:p>
    <w:p w14:paraId="0D11387D" w14:textId="68B0C443" w:rsidR="00D16A93" w:rsidRPr="00ED3698" w:rsidRDefault="00D16A93" w:rsidP="00DB1505">
      <w:r>
        <w:t>Example 1:</w:t>
      </w:r>
    </w:p>
    <w:p w14:paraId="07FBB241" w14:textId="77777777" w:rsidR="00DB1505" w:rsidRPr="00ED3698" w:rsidRDefault="00DB1505" w:rsidP="00DB1505">
      <w:pPr>
        <w:pStyle w:val="StyleCode"/>
      </w:pPr>
      <w:r w:rsidRPr="00ED3698">
        <w:t>! Section 11: physical parameters - reactive transport</w:t>
      </w:r>
    </w:p>
    <w:p w14:paraId="5DF219D0" w14:textId="77777777" w:rsidR="00DB1505" w:rsidRPr="00ED3698" w:rsidRDefault="00DB1505" w:rsidP="00DB1505">
      <w:pPr>
        <w:pStyle w:val="StyleCode"/>
      </w:pPr>
      <w:r w:rsidRPr="00ED3698">
        <w:t>! ---------------------------------------------------------------------------</w:t>
      </w:r>
    </w:p>
    <w:p w14:paraId="2BD5353A" w14:textId="77777777" w:rsidR="00DB1505" w:rsidRPr="00ED3698" w:rsidRDefault="00DB1505" w:rsidP="00DB1505">
      <w:pPr>
        <w:pStyle w:val="StyleCode"/>
      </w:pPr>
      <w:r w:rsidRPr="00ED3698">
        <w:t>!</w:t>
      </w:r>
    </w:p>
    <w:p w14:paraId="2D67C4CB" w14:textId="77777777" w:rsidR="00DB1505" w:rsidRPr="00ED3698" w:rsidRDefault="00DB1505" w:rsidP="00DB1505">
      <w:pPr>
        <w:pStyle w:val="StyleCode"/>
      </w:pPr>
      <w:r w:rsidRPr="00ED3698">
        <w:t>'physical parameters - reactive transport'</w:t>
      </w:r>
    </w:p>
    <w:p w14:paraId="00F5679B" w14:textId="77777777" w:rsidR="00DB1505" w:rsidRPr="00ED3698" w:rsidRDefault="00DB1505" w:rsidP="00DB1505">
      <w:pPr>
        <w:pStyle w:val="StyleCode"/>
      </w:pPr>
    </w:p>
    <w:p w14:paraId="61946033" w14:textId="77777777" w:rsidR="00DB1505" w:rsidRPr="00ED3698" w:rsidRDefault="00DB1505" w:rsidP="00DB1505">
      <w:pPr>
        <w:pStyle w:val="StyleCode"/>
      </w:pPr>
      <w:r w:rsidRPr="00ED3698">
        <w:t>'diffusion coefficients'</w:t>
      </w:r>
    </w:p>
    <w:p w14:paraId="143B7BE4" w14:textId="77777777" w:rsidR="00DB1505" w:rsidRPr="00ED3698" w:rsidRDefault="00DB1505" w:rsidP="00DB1505">
      <w:pPr>
        <w:pStyle w:val="StyleCode"/>
      </w:pPr>
      <w:r w:rsidRPr="00ED3698">
        <w:t>2.0d-10                         ;aqueous phase</w:t>
      </w:r>
    </w:p>
    <w:p w14:paraId="490CA654" w14:textId="77777777" w:rsidR="00DB1505" w:rsidRPr="00ED3698" w:rsidRDefault="00DB1505" w:rsidP="00DB1505">
      <w:pPr>
        <w:pStyle w:val="StyleCode"/>
      </w:pPr>
      <w:r w:rsidRPr="00ED3698">
        <w:t>2.0d-5                          ;gaseous phase</w:t>
      </w:r>
    </w:p>
    <w:p w14:paraId="0555CFD1" w14:textId="77777777" w:rsidR="00DB1505" w:rsidRPr="00ED3698" w:rsidRDefault="00DB1505" w:rsidP="00DB1505">
      <w:pPr>
        <w:pStyle w:val="StyleCode"/>
      </w:pPr>
    </w:p>
    <w:p w14:paraId="48123C99" w14:textId="77777777" w:rsidR="00DB1505" w:rsidRPr="00ED3698" w:rsidRDefault="00DB1505" w:rsidP="00DB1505">
      <w:pPr>
        <w:pStyle w:val="StyleCode"/>
      </w:pPr>
      <w:r w:rsidRPr="00ED3698">
        <w:t>! ---------------------------------------------------------------------------</w:t>
      </w:r>
    </w:p>
    <w:p w14:paraId="7EAB91D8" w14:textId="77777777" w:rsidR="00DB1505" w:rsidRPr="00ED3698" w:rsidRDefault="00DB1505" w:rsidP="00DB1505">
      <w:pPr>
        <w:pStyle w:val="StyleCode"/>
      </w:pPr>
      <w:r w:rsidRPr="00ED3698">
        <w:t>'aquifer'                       ;name of zone</w:t>
      </w:r>
    </w:p>
    <w:p w14:paraId="17070AA0" w14:textId="77777777" w:rsidR="00DB1505" w:rsidRPr="00ED3698" w:rsidRDefault="00DB1505" w:rsidP="00DB1505">
      <w:pPr>
        <w:pStyle w:val="StyleCode"/>
      </w:pPr>
    </w:p>
    <w:p w14:paraId="042F590C" w14:textId="77777777" w:rsidR="00DB1505" w:rsidRPr="00ED3698" w:rsidRDefault="00DB1505" w:rsidP="00DB1505">
      <w:pPr>
        <w:pStyle w:val="StyleCode"/>
      </w:pPr>
      <w:r w:rsidRPr="00ED3698">
        <w:t>'longitudinal dispersivity'</w:t>
      </w:r>
    </w:p>
    <w:p w14:paraId="2777C853" w14:textId="77777777" w:rsidR="00DB1505" w:rsidRPr="00ED3698" w:rsidRDefault="00DB1505" w:rsidP="00DB1505">
      <w:pPr>
        <w:pStyle w:val="StyleCode"/>
      </w:pPr>
      <w:r w:rsidRPr="00ED3698">
        <w:t>0.5</w:t>
      </w:r>
    </w:p>
    <w:p w14:paraId="394CDD03" w14:textId="77777777" w:rsidR="00DB1505" w:rsidRPr="00ED3698" w:rsidRDefault="00DB1505" w:rsidP="00DB1505">
      <w:pPr>
        <w:pStyle w:val="StyleCode"/>
      </w:pPr>
    </w:p>
    <w:p w14:paraId="54C79328" w14:textId="77777777" w:rsidR="00DB1505" w:rsidRPr="00ED3698" w:rsidRDefault="00DB1505" w:rsidP="00DB1505">
      <w:pPr>
        <w:pStyle w:val="StyleCode"/>
      </w:pPr>
      <w:r w:rsidRPr="00ED3698">
        <w:t>'transverse vertical dispersivity'</w:t>
      </w:r>
    </w:p>
    <w:p w14:paraId="076541EC" w14:textId="77777777" w:rsidR="00DB1505" w:rsidRPr="00ED3698" w:rsidRDefault="00DB1505" w:rsidP="00DB1505">
      <w:pPr>
        <w:pStyle w:val="StyleCode"/>
      </w:pPr>
      <w:r w:rsidRPr="00ED3698">
        <w:t>0.005</w:t>
      </w:r>
    </w:p>
    <w:p w14:paraId="529EACC9" w14:textId="77777777" w:rsidR="00DB1505" w:rsidRPr="00ED3698" w:rsidRDefault="00DB1505" w:rsidP="00DB1505">
      <w:pPr>
        <w:pStyle w:val="StyleCode"/>
      </w:pPr>
    </w:p>
    <w:p w14:paraId="2C5781BF" w14:textId="77777777" w:rsidR="00DB1505" w:rsidRPr="00ED3698" w:rsidRDefault="00DB1505" w:rsidP="00DB1505">
      <w:pPr>
        <w:pStyle w:val="StyleCode"/>
      </w:pPr>
      <w:r w:rsidRPr="00ED3698">
        <w:t>'end of zone'</w:t>
      </w:r>
    </w:p>
    <w:p w14:paraId="3419575A" w14:textId="77777777" w:rsidR="00DB1505" w:rsidRPr="00ED3698" w:rsidRDefault="00DB1505" w:rsidP="00DB1505">
      <w:pPr>
        <w:pStyle w:val="StyleCode"/>
      </w:pPr>
    </w:p>
    <w:p w14:paraId="4B38DECD" w14:textId="77777777" w:rsidR="00DB1505" w:rsidRPr="00ED3698" w:rsidRDefault="00DB1505" w:rsidP="00DB1505">
      <w:pPr>
        <w:pStyle w:val="StyleCode"/>
      </w:pPr>
      <w:r w:rsidRPr="00ED3698">
        <w:t>! ---------------------------------------------------------------------------</w:t>
      </w:r>
    </w:p>
    <w:p w14:paraId="5FC846C5" w14:textId="77777777" w:rsidR="00DB1505" w:rsidRPr="00ED3698" w:rsidRDefault="00DB1505" w:rsidP="00DB1505">
      <w:pPr>
        <w:pStyle w:val="StyleCode"/>
      </w:pPr>
      <w:r w:rsidRPr="00ED3698">
        <w:t>'</w:t>
      </w:r>
      <w:r w:rsidRPr="00FC2059">
        <w:rPr>
          <w:noProof/>
        </w:rPr>
        <w:t>tailings'                      ;name</w:t>
      </w:r>
      <w:r w:rsidRPr="00ED3698">
        <w:t xml:space="preserve"> of </w:t>
      </w:r>
      <w:r w:rsidRPr="00FC2059">
        <w:rPr>
          <w:noProof/>
        </w:rPr>
        <w:t>zone</w:t>
      </w:r>
    </w:p>
    <w:p w14:paraId="214FEDC7" w14:textId="77777777" w:rsidR="00DB1505" w:rsidRPr="00ED3698" w:rsidRDefault="00DB1505" w:rsidP="00DB1505">
      <w:pPr>
        <w:pStyle w:val="StyleCode"/>
      </w:pPr>
    </w:p>
    <w:p w14:paraId="1261A896" w14:textId="77777777" w:rsidR="00DB1505" w:rsidRPr="00ED3698" w:rsidRDefault="00DB1505" w:rsidP="00DB1505">
      <w:pPr>
        <w:pStyle w:val="StyleCode"/>
      </w:pPr>
      <w:r w:rsidRPr="00ED3698">
        <w:t>'longitudinal dispersivity'</w:t>
      </w:r>
    </w:p>
    <w:p w14:paraId="478D4C4C" w14:textId="77777777" w:rsidR="00DB1505" w:rsidRPr="00ED3698" w:rsidRDefault="00DB1505" w:rsidP="00DB1505">
      <w:pPr>
        <w:pStyle w:val="StyleCode"/>
      </w:pPr>
      <w:r w:rsidRPr="00ED3698">
        <w:t>0.1</w:t>
      </w:r>
    </w:p>
    <w:p w14:paraId="12B4D63B" w14:textId="77777777" w:rsidR="00DB1505" w:rsidRPr="00ED3698" w:rsidRDefault="00DB1505" w:rsidP="00DB1505">
      <w:pPr>
        <w:pStyle w:val="StyleCode"/>
      </w:pPr>
    </w:p>
    <w:p w14:paraId="3E8B4803" w14:textId="77777777" w:rsidR="00DB1505" w:rsidRPr="00ED3698" w:rsidRDefault="00DB1505" w:rsidP="00DB1505">
      <w:pPr>
        <w:pStyle w:val="StyleCode"/>
      </w:pPr>
      <w:r w:rsidRPr="00ED3698">
        <w:t>'transverse vertical dispersivity'</w:t>
      </w:r>
    </w:p>
    <w:p w14:paraId="005665DF" w14:textId="77777777" w:rsidR="00DB1505" w:rsidRPr="00ED3698" w:rsidRDefault="00DB1505" w:rsidP="00DB1505">
      <w:pPr>
        <w:pStyle w:val="StyleCode"/>
      </w:pPr>
      <w:r w:rsidRPr="00ED3698">
        <w:t>0.001</w:t>
      </w:r>
    </w:p>
    <w:p w14:paraId="0D8EDA21" w14:textId="77777777" w:rsidR="00DB1505" w:rsidRPr="00ED3698" w:rsidRDefault="00DB1505" w:rsidP="00DB1505">
      <w:pPr>
        <w:pStyle w:val="StyleCode"/>
      </w:pPr>
    </w:p>
    <w:p w14:paraId="3C52EDB8" w14:textId="77777777" w:rsidR="00DB1505" w:rsidRPr="00ED3698" w:rsidRDefault="00DB1505" w:rsidP="00DB1505">
      <w:pPr>
        <w:pStyle w:val="StyleCode"/>
      </w:pPr>
      <w:r w:rsidRPr="00ED3698">
        <w:t>'end of zone'</w:t>
      </w:r>
    </w:p>
    <w:p w14:paraId="547689DC" w14:textId="77777777" w:rsidR="00DB1505" w:rsidRPr="00ED3698" w:rsidRDefault="00DB1505" w:rsidP="00DB1505">
      <w:pPr>
        <w:pStyle w:val="StyleCode"/>
      </w:pPr>
    </w:p>
    <w:p w14:paraId="62939D0E" w14:textId="77777777" w:rsidR="00DB1505" w:rsidRDefault="00DB1505" w:rsidP="00DB1505">
      <w:pPr>
        <w:pStyle w:val="StyleCode"/>
      </w:pPr>
      <w:r w:rsidRPr="00ED3698">
        <w:t>‘done’</w:t>
      </w:r>
    </w:p>
    <w:p w14:paraId="53FCFDA6" w14:textId="77777777" w:rsidR="00DB1505" w:rsidRDefault="00DB1505" w:rsidP="00DB1505">
      <w:pPr>
        <w:pStyle w:val="StyleCode"/>
      </w:pPr>
    </w:p>
    <w:p w14:paraId="1AAC7EF1" w14:textId="0661A36F" w:rsidR="00D16A93" w:rsidRPr="00ED3698" w:rsidRDefault="00D16A93" w:rsidP="00D16A93">
      <w:r>
        <w:t>Example 2:</w:t>
      </w:r>
    </w:p>
    <w:p w14:paraId="0E9923E6" w14:textId="77777777" w:rsidR="00D16A93" w:rsidRDefault="00D16A93" w:rsidP="00D16A93">
      <w:pPr>
        <w:pStyle w:val="StyleCode"/>
      </w:pPr>
      <w:r>
        <w:t>! Data Block 11: physical parameters - reactive transport</w:t>
      </w:r>
    </w:p>
    <w:p w14:paraId="2402D97E" w14:textId="77777777" w:rsidR="00D16A93" w:rsidRDefault="00D16A93" w:rsidP="00D16A93">
      <w:pPr>
        <w:pStyle w:val="StyleCode"/>
      </w:pPr>
      <w:r>
        <w:t>! ---------------------------------------------------------------------------</w:t>
      </w:r>
    </w:p>
    <w:p w14:paraId="1C5E6D53" w14:textId="77777777" w:rsidR="00D16A93" w:rsidRDefault="00D16A93" w:rsidP="00D16A93">
      <w:pPr>
        <w:pStyle w:val="StyleCode"/>
      </w:pPr>
      <w:r>
        <w:t>!</w:t>
      </w:r>
    </w:p>
    <w:p w14:paraId="6D94C59E" w14:textId="77777777" w:rsidR="00D16A93" w:rsidRDefault="00D16A93" w:rsidP="00D16A93">
      <w:pPr>
        <w:pStyle w:val="StyleCode"/>
      </w:pPr>
      <w:r>
        <w:t>'physical parameters - reactive transport'</w:t>
      </w:r>
    </w:p>
    <w:p w14:paraId="7F6E2EA3" w14:textId="77777777" w:rsidR="00D16A93" w:rsidRDefault="00D16A93" w:rsidP="00D16A93">
      <w:pPr>
        <w:pStyle w:val="StyleCode"/>
      </w:pPr>
    </w:p>
    <w:p w14:paraId="41002750" w14:textId="77777777" w:rsidR="00D16A93" w:rsidRDefault="00D16A93" w:rsidP="00D16A93">
      <w:pPr>
        <w:pStyle w:val="StyleCode"/>
      </w:pPr>
      <w:r>
        <w:t>! ---------------------------------------------------------------------------</w:t>
      </w:r>
    </w:p>
    <w:p w14:paraId="3DF10AE5" w14:textId="77777777" w:rsidR="00D16A93" w:rsidRDefault="00D16A93" w:rsidP="00D16A93">
      <w:pPr>
        <w:pStyle w:val="StyleCode"/>
      </w:pPr>
      <w:r>
        <w:t>'circulation chamber'</w:t>
      </w:r>
    </w:p>
    <w:p w14:paraId="633BBD12" w14:textId="77777777" w:rsidR="00D16A93" w:rsidRDefault="00D16A93" w:rsidP="00D16A93">
      <w:pPr>
        <w:pStyle w:val="StyleCode"/>
      </w:pPr>
    </w:p>
    <w:p w14:paraId="05D13921" w14:textId="77777777" w:rsidR="00D16A93" w:rsidRDefault="00D16A93" w:rsidP="00D16A93">
      <w:pPr>
        <w:pStyle w:val="StyleCode"/>
      </w:pPr>
      <w:r>
        <w:t>'longitudinal dispersivity'</w:t>
      </w:r>
    </w:p>
    <w:p w14:paraId="46895572" w14:textId="77777777" w:rsidR="00D16A93" w:rsidRDefault="00D16A93" w:rsidP="00D16A93">
      <w:pPr>
        <w:pStyle w:val="StyleCode"/>
      </w:pPr>
      <w:r>
        <w:t>0.0</w:t>
      </w:r>
    </w:p>
    <w:p w14:paraId="1D9FC192" w14:textId="77777777" w:rsidR="00D16A93" w:rsidRDefault="00D16A93" w:rsidP="00D16A93">
      <w:pPr>
        <w:pStyle w:val="StyleCode"/>
      </w:pPr>
      <w:r>
        <w:t>'transverse horizontal dispersivity'</w:t>
      </w:r>
    </w:p>
    <w:p w14:paraId="14D1B8A3" w14:textId="77777777" w:rsidR="00D16A93" w:rsidRDefault="00D16A93" w:rsidP="00D16A93">
      <w:pPr>
        <w:pStyle w:val="StyleCode"/>
      </w:pPr>
      <w:r>
        <w:t>0.0</w:t>
      </w:r>
    </w:p>
    <w:p w14:paraId="4CA4FA57" w14:textId="77777777" w:rsidR="00D16A93" w:rsidRDefault="00D16A93" w:rsidP="00D16A93">
      <w:pPr>
        <w:pStyle w:val="StyleCode"/>
      </w:pPr>
      <w:r>
        <w:t>'transverse vertical dispersivity'</w:t>
      </w:r>
    </w:p>
    <w:p w14:paraId="7024AD20" w14:textId="77777777" w:rsidR="00D16A93" w:rsidRDefault="00D16A93" w:rsidP="00D16A93">
      <w:pPr>
        <w:pStyle w:val="StyleCode"/>
      </w:pPr>
      <w:r>
        <w:t>0.0</w:t>
      </w:r>
    </w:p>
    <w:p w14:paraId="4A129671" w14:textId="77777777" w:rsidR="00D16A93" w:rsidRDefault="00D16A93" w:rsidP="00D16A93">
      <w:pPr>
        <w:pStyle w:val="StyleCode"/>
      </w:pPr>
      <w:r>
        <w:t>'end of zone'</w:t>
      </w:r>
    </w:p>
    <w:p w14:paraId="46224398" w14:textId="77777777" w:rsidR="00D16A93" w:rsidRDefault="00D16A93" w:rsidP="00D16A93">
      <w:pPr>
        <w:pStyle w:val="StyleCode"/>
      </w:pPr>
    </w:p>
    <w:p w14:paraId="2B87F031" w14:textId="77777777" w:rsidR="00D16A93" w:rsidRDefault="00D16A93" w:rsidP="00D16A93">
      <w:pPr>
        <w:pStyle w:val="StyleCode"/>
      </w:pPr>
      <w:r>
        <w:t>! ---------------------------------------------------------------------------</w:t>
      </w:r>
    </w:p>
    <w:p w14:paraId="191656B4" w14:textId="77777777" w:rsidR="00D16A93" w:rsidRDefault="00D16A93" w:rsidP="00D16A93">
      <w:pPr>
        <w:pStyle w:val="StyleCode"/>
      </w:pPr>
      <w:r>
        <w:t>!</w:t>
      </w:r>
    </w:p>
    <w:p w14:paraId="0908F523" w14:textId="77777777" w:rsidR="00D16A93" w:rsidRDefault="00D16A93" w:rsidP="00D16A93">
      <w:pPr>
        <w:pStyle w:val="StyleCode"/>
      </w:pPr>
      <w:r>
        <w:t>'filter'</w:t>
      </w:r>
    </w:p>
    <w:p w14:paraId="37B0E69A" w14:textId="77777777" w:rsidR="00D16A93" w:rsidRDefault="00D16A93" w:rsidP="00D16A93">
      <w:pPr>
        <w:pStyle w:val="StyleCode"/>
      </w:pPr>
      <w:r>
        <w:t>'longitudinal dispersivity'</w:t>
      </w:r>
    </w:p>
    <w:p w14:paraId="188B8634" w14:textId="77777777" w:rsidR="00D16A93" w:rsidRDefault="00D16A93" w:rsidP="00D16A93">
      <w:pPr>
        <w:pStyle w:val="StyleCode"/>
      </w:pPr>
      <w:r>
        <w:t>0.0</w:t>
      </w:r>
    </w:p>
    <w:p w14:paraId="3BA82DB7" w14:textId="77777777" w:rsidR="00D16A93" w:rsidRDefault="00D16A93" w:rsidP="00D16A93">
      <w:pPr>
        <w:pStyle w:val="StyleCode"/>
      </w:pPr>
      <w:r>
        <w:t>'transverse horizontal dispersivity'</w:t>
      </w:r>
    </w:p>
    <w:p w14:paraId="3DEEA17E" w14:textId="77777777" w:rsidR="00D16A93" w:rsidRDefault="00D16A93" w:rsidP="00D16A93">
      <w:pPr>
        <w:pStyle w:val="StyleCode"/>
      </w:pPr>
      <w:r>
        <w:t>0.0</w:t>
      </w:r>
    </w:p>
    <w:p w14:paraId="06B63AB7" w14:textId="77777777" w:rsidR="00D16A93" w:rsidRDefault="00D16A93" w:rsidP="00D16A93">
      <w:pPr>
        <w:pStyle w:val="StyleCode"/>
      </w:pPr>
      <w:r>
        <w:t>'transverse vertical dispersivity'</w:t>
      </w:r>
    </w:p>
    <w:p w14:paraId="17F72D17" w14:textId="77777777" w:rsidR="00D16A93" w:rsidRDefault="00D16A93" w:rsidP="00D16A93">
      <w:pPr>
        <w:pStyle w:val="StyleCode"/>
      </w:pPr>
      <w:r>
        <w:t>0.0</w:t>
      </w:r>
    </w:p>
    <w:p w14:paraId="00897E16" w14:textId="77777777" w:rsidR="00D16A93" w:rsidRDefault="00D16A93" w:rsidP="00D16A93">
      <w:pPr>
        <w:pStyle w:val="StyleCode"/>
      </w:pPr>
      <w:r>
        <w:t>'end of zone'</w:t>
      </w:r>
    </w:p>
    <w:p w14:paraId="35B6C458" w14:textId="77777777" w:rsidR="00D16A93" w:rsidRDefault="00D16A93" w:rsidP="00D16A93">
      <w:pPr>
        <w:pStyle w:val="StyleCode"/>
      </w:pPr>
    </w:p>
    <w:p w14:paraId="3F974035" w14:textId="77777777" w:rsidR="00D16A93" w:rsidRDefault="00D16A93" w:rsidP="00D16A93">
      <w:pPr>
        <w:pStyle w:val="StyleCode"/>
      </w:pPr>
      <w:r>
        <w:t>! ---------------------------------------------------------------------------</w:t>
      </w:r>
    </w:p>
    <w:p w14:paraId="28870733" w14:textId="77777777" w:rsidR="00D16A93" w:rsidRDefault="00D16A93" w:rsidP="00D16A93">
      <w:pPr>
        <w:pStyle w:val="StyleCode"/>
      </w:pPr>
      <w:r>
        <w:t>!</w:t>
      </w:r>
    </w:p>
    <w:p w14:paraId="5F2BF01D" w14:textId="77777777" w:rsidR="00D16A93" w:rsidRDefault="00D16A93" w:rsidP="00D16A93">
      <w:pPr>
        <w:pStyle w:val="StyleCode"/>
      </w:pPr>
      <w:r>
        <w:t>'gap'</w:t>
      </w:r>
    </w:p>
    <w:p w14:paraId="33A77867" w14:textId="77777777" w:rsidR="00D16A93" w:rsidRDefault="00D16A93" w:rsidP="00D16A93">
      <w:pPr>
        <w:pStyle w:val="StyleCode"/>
      </w:pPr>
      <w:r>
        <w:t>'longitudinal dispersivity'</w:t>
      </w:r>
    </w:p>
    <w:p w14:paraId="3AC2E887" w14:textId="77777777" w:rsidR="00D16A93" w:rsidRDefault="00D16A93" w:rsidP="00D16A93">
      <w:pPr>
        <w:pStyle w:val="StyleCode"/>
      </w:pPr>
      <w:r>
        <w:t>0.0</w:t>
      </w:r>
    </w:p>
    <w:p w14:paraId="625F461A" w14:textId="77777777" w:rsidR="00D16A93" w:rsidRDefault="00D16A93" w:rsidP="00D16A93">
      <w:pPr>
        <w:pStyle w:val="StyleCode"/>
      </w:pPr>
      <w:r>
        <w:t>'transverse horizontal dispersivity'</w:t>
      </w:r>
    </w:p>
    <w:p w14:paraId="7C114316" w14:textId="77777777" w:rsidR="00D16A93" w:rsidRDefault="00D16A93" w:rsidP="00D16A93">
      <w:pPr>
        <w:pStyle w:val="StyleCode"/>
      </w:pPr>
      <w:r>
        <w:t>0.0</w:t>
      </w:r>
    </w:p>
    <w:p w14:paraId="3D47958F" w14:textId="77777777" w:rsidR="00D16A93" w:rsidRDefault="00D16A93" w:rsidP="00D16A93">
      <w:pPr>
        <w:pStyle w:val="StyleCode"/>
      </w:pPr>
      <w:r>
        <w:t>'transverse vertical dispersivity'</w:t>
      </w:r>
    </w:p>
    <w:p w14:paraId="7E415E72" w14:textId="77777777" w:rsidR="00D16A93" w:rsidRDefault="00D16A93" w:rsidP="00D16A93">
      <w:pPr>
        <w:pStyle w:val="StyleCode"/>
      </w:pPr>
      <w:r>
        <w:t>0.0</w:t>
      </w:r>
    </w:p>
    <w:p w14:paraId="2CD130E7" w14:textId="77777777" w:rsidR="00D16A93" w:rsidRDefault="00D16A93" w:rsidP="00D16A93">
      <w:pPr>
        <w:pStyle w:val="StyleCode"/>
      </w:pPr>
      <w:r>
        <w:t>'end of zone'</w:t>
      </w:r>
    </w:p>
    <w:p w14:paraId="704DE090" w14:textId="77777777" w:rsidR="00D16A93" w:rsidRDefault="00D16A93" w:rsidP="00D16A93">
      <w:pPr>
        <w:pStyle w:val="StyleCode"/>
      </w:pPr>
    </w:p>
    <w:p w14:paraId="76ACDB90" w14:textId="77777777" w:rsidR="00D16A93" w:rsidRDefault="00D16A93" w:rsidP="00D16A93">
      <w:pPr>
        <w:pStyle w:val="StyleCode"/>
      </w:pPr>
      <w:r>
        <w:t>! ---------------------------------------------------------------------------</w:t>
      </w:r>
    </w:p>
    <w:p w14:paraId="607008D7" w14:textId="77777777" w:rsidR="00D16A93" w:rsidRDefault="00D16A93" w:rsidP="00D16A93">
      <w:pPr>
        <w:pStyle w:val="StyleCode"/>
      </w:pPr>
      <w:r>
        <w:t>!</w:t>
      </w:r>
    </w:p>
    <w:p w14:paraId="450FFEBD" w14:textId="77777777" w:rsidR="00D16A93" w:rsidRDefault="00D16A93" w:rsidP="00D16A93">
      <w:pPr>
        <w:pStyle w:val="StyleCode"/>
      </w:pPr>
      <w:r>
        <w:t>'clay'</w:t>
      </w:r>
    </w:p>
    <w:p w14:paraId="11AC8250" w14:textId="77777777" w:rsidR="00D16A93" w:rsidRDefault="00D16A93" w:rsidP="00D16A93">
      <w:pPr>
        <w:pStyle w:val="StyleCode"/>
      </w:pPr>
      <w:r>
        <w:t>'longitudinal dispersivity'</w:t>
      </w:r>
    </w:p>
    <w:p w14:paraId="220FEEE3" w14:textId="77777777" w:rsidR="00D16A93" w:rsidRDefault="00D16A93" w:rsidP="00D16A93">
      <w:pPr>
        <w:pStyle w:val="StyleCode"/>
      </w:pPr>
      <w:r>
        <w:t>0.0</w:t>
      </w:r>
    </w:p>
    <w:p w14:paraId="584C3A4D" w14:textId="77777777" w:rsidR="00D16A93" w:rsidRDefault="00D16A93" w:rsidP="00D16A93">
      <w:pPr>
        <w:pStyle w:val="StyleCode"/>
      </w:pPr>
      <w:r>
        <w:t>'transverse horizontal dispersivity'</w:t>
      </w:r>
    </w:p>
    <w:p w14:paraId="7F6592E1" w14:textId="77777777" w:rsidR="00D16A93" w:rsidRDefault="00D16A93" w:rsidP="00D16A93">
      <w:pPr>
        <w:pStyle w:val="StyleCode"/>
      </w:pPr>
      <w:r>
        <w:t>0.0</w:t>
      </w:r>
    </w:p>
    <w:p w14:paraId="76C0CC0E" w14:textId="77777777" w:rsidR="00D16A93" w:rsidRDefault="00D16A93" w:rsidP="00D16A93">
      <w:pPr>
        <w:pStyle w:val="StyleCode"/>
      </w:pPr>
      <w:r>
        <w:t>'transverse vertical dispersivity'</w:t>
      </w:r>
    </w:p>
    <w:p w14:paraId="5D611AE9" w14:textId="77777777" w:rsidR="00D16A93" w:rsidRDefault="00D16A93" w:rsidP="00D16A93">
      <w:pPr>
        <w:pStyle w:val="StyleCode"/>
      </w:pPr>
      <w:r>
        <w:t>0.0</w:t>
      </w:r>
    </w:p>
    <w:p w14:paraId="71525726" w14:textId="77777777" w:rsidR="00D16A93" w:rsidRDefault="00D16A93" w:rsidP="00D16A93">
      <w:pPr>
        <w:pStyle w:val="StyleCode"/>
      </w:pPr>
    </w:p>
    <w:p w14:paraId="7EE64C54" w14:textId="77777777" w:rsidR="00D16A93" w:rsidRDefault="00D16A93" w:rsidP="00D16A93">
      <w:pPr>
        <w:pStyle w:val="StyleCode"/>
      </w:pPr>
      <w:r>
        <w:t>'porosity correction factor of primary species for hMCD diffusion'</w:t>
      </w:r>
    </w:p>
    <w:p w14:paraId="640B38B6" w14:textId="77777777" w:rsidR="00D16A93" w:rsidRDefault="00D16A93" w:rsidP="00D16A93">
      <w:pPr>
        <w:pStyle w:val="StyleCode"/>
      </w:pPr>
      <w:r>
        <w:t xml:space="preserve">  1.0    ;'cs+'  </w:t>
      </w:r>
    </w:p>
    <w:p w14:paraId="1D8B843F" w14:textId="77777777" w:rsidR="00D16A93" w:rsidRDefault="00D16A93" w:rsidP="00D16A93">
      <w:pPr>
        <w:pStyle w:val="StyleCode"/>
      </w:pPr>
      <w:r>
        <w:t xml:space="preserve">  1.0    ;'na+1'</w:t>
      </w:r>
    </w:p>
    <w:p w14:paraId="0C5D2E78" w14:textId="77777777" w:rsidR="00D16A93" w:rsidRDefault="00D16A93" w:rsidP="00D16A93">
      <w:pPr>
        <w:pStyle w:val="StyleCode"/>
      </w:pPr>
      <w:r>
        <w:t xml:space="preserve">  1.0    ;'k+1'</w:t>
      </w:r>
    </w:p>
    <w:p w14:paraId="6DCC734E" w14:textId="77777777" w:rsidR="00D16A93" w:rsidRDefault="00D16A93" w:rsidP="00D16A93">
      <w:pPr>
        <w:pStyle w:val="StyleCode"/>
      </w:pPr>
      <w:r>
        <w:t xml:space="preserve">  1.0    ;'mg+2'</w:t>
      </w:r>
    </w:p>
    <w:p w14:paraId="57705CA3" w14:textId="77777777" w:rsidR="00D16A93" w:rsidRDefault="00D16A93" w:rsidP="00D16A93">
      <w:pPr>
        <w:pStyle w:val="StyleCode"/>
      </w:pPr>
      <w:r>
        <w:t xml:space="preserve">  1.0    ;'ca+2'</w:t>
      </w:r>
    </w:p>
    <w:p w14:paraId="0C9EC93C" w14:textId="77777777" w:rsidR="00D16A93" w:rsidRDefault="00D16A93" w:rsidP="00D16A93">
      <w:pPr>
        <w:pStyle w:val="StyleCode"/>
      </w:pPr>
      <w:r>
        <w:t xml:space="preserve">  1.0    ;'sr+2' </w:t>
      </w:r>
    </w:p>
    <w:p w14:paraId="429ACB7A" w14:textId="77777777" w:rsidR="00D16A93" w:rsidRDefault="00D16A93" w:rsidP="00D16A93">
      <w:pPr>
        <w:pStyle w:val="StyleCode"/>
      </w:pPr>
      <w:r>
        <w:t xml:space="preserve">  0.667  ;'cl-1' </w:t>
      </w:r>
    </w:p>
    <w:p w14:paraId="477CE881" w14:textId="77777777" w:rsidR="00D16A93" w:rsidRDefault="00D16A93" w:rsidP="00D16A93">
      <w:pPr>
        <w:pStyle w:val="StyleCode"/>
      </w:pPr>
      <w:r>
        <w:t xml:space="preserve">  1.0    ;'h+1'</w:t>
      </w:r>
    </w:p>
    <w:p w14:paraId="1DF066E5" w14:textId="77777777" w:rsidR="00D16A93" w:rsidRDefault="00D16A93" w:rsidP="00D16A93">
      <w:pPr>
        <w:pStyle w:val="StyleCode"/>
      </w:pPr>
      <w:r>
        <w:t xml:space="preserve">  1.0    ;'o2(aq)'</w:t>
      </w:r>
    </w:p>
    <w:p w14:paraId="2AA8245A" w14:textId="77777777" w:rsidR="00D16A93" w:rsidRDefault="00D16A93" w:rsidP="00D16A93">
      <w:pPr>
        <w:pStyle w:val="StyleCode"/>
      </w:pPr>
      <w:r>
        <w:t xml:space="preserve">  0.667  ;'so4-2'</w:t>
      </w:r>
    </w:p>
    <w:p w14:paraId="0F875D46" w14:textId="77777777" w:rsidR="00D16A93" w:rsidRDefault="00D16A93" w:rsidP="00D16A93">
      <w:pPr>
        <w:pStyle w:val="StyleCode"/>
      </w:pPr>
      <w:r>
        <w:t xml:space="preserve">  0.667  ;'co3-1'</w:t>
      </w:r>
    </w:p>
    <w:p w14:paraId="57121255" w14:textId="77777777" w:rsidR="00D16A93" w:rsidRDefault="00D16A93" w:rsidP="00D16A93">
      <w:pPr>
        <w:pStyle w:val="StyleCode"/>
      </w:pPr>
      <w:r>
        <w:lastRenderedPageBreak/>
        <w:t xml:space="preserve">  0.533  ;'i-1' =0.08/0.15, effective porosity of I- is 0.08</w:t>
      </w:r>
    </w:p>
    <w:p w14:paraId="6B5620CA" w14:textId="77777777" w:rsidR="00D16A93" w:rsidRDefault="00D16A93" w:rsidP="00D16A93">
      <w:pPr>
        <w:pStyle w:val="StyleCode"/>
      </w:pPr>
      <w:r>
        <w:t xml:space="preserve">  0.667  ;'br-1' 0.1/0.15, effective porosity of Br- is 0.10</w:t>
      </w:r>
    </w:p>
    <w:p w14:paraId="6234E462" w14:textId="77777777" w:rsidR="00D16A93" w:rsidRDefault="00D16A93" w:rsidP="00D16A93">
      <w:pPr>
        <w:pStyle w:val="StyleCode"/>
      </w:pPr>
      <w:r>
        <w:t xml:space="preserve">  1.0    ;'HTO'</w:t>
      </w:r>
    </w:p>
    <w:p w14:paraId="222A7F4F" w14:textId="77777777" w:rsidR="00D16A93" w:rsidRDefault="00D16A93" w:rsidP="00D16A93">
      <w:pPr>
        <w:pStyle w:val="StyleCode"/>
      </w:pPr>
      <w:r>
        <w:t xml:space="preserve">  1.0    ;'co_60+2'</w:t>
      </w:r>
    </w:p>
    <w:p w14:paraId="5362CF44" w14:textId="77777777" w:rsidR="00D16A93" w:rsidRDefault="00D16A93" w:rsidP="00D16A93">
      <w:pPr>
        <w:pStyle w:val="StyleCode"/>
      </w:pPr>
      <w:r>
        <w:t xml:space="preserve">  1.0    ;'eu+3'</w:t>
      </w:r>
    </w:p>
    <w:p w14:paraId="10B64E2E" w14:textId="77777777" w:rsidR="00D16A93" w:rsidRDefault="00D16A93" w:rsidP="00D16A93">
      <w:pPr>
        <w:pStyle w:val="StyleCode"/>
      </w:pPr>
      <w:r>
        <w:t xml:space="preserve">  1.0    ;'sr_85+2'</w:t>
      </w:r>
    </w:p>
    <w:p w14:paraId="3CE1F275" w14:textId="77777777" w:rsidR="00D16A93" w:rsidRDefault="00D16A93" w:rsidP="00D16A93">
      <w:pPr>
        <w:pStyle w:val="StyleCode"/>
      </w:pPr>
      <w:r>
        <w:t xml:space="preserve">  1.0    ;'=soh(s)'</w:t>
      </w:r>
    </w:p>
    <w:p w14:paraId="431F51BD" w14:textId="77777777" w:rsidR="00D16A93" w:rsidRDefault="00D16A93" w:rsidP="00D16A93">
      <w:pPr>
        <w:pStyle w:val="StyleCode"/>
      </w:pPr>
      <w:r>
        <w:t xml:space="preserve">  1.0    ;'=soh(w)'</w:t>
      </w:r>
    </w:p>
    <w:p w14:paraId="238F9455" w14:textId="77777777" w:rsidR="00D16A93" w:rsidRDefault="00D16A93" w:rsidP="00D16A93">
      <w:pPr>
        <w:pStyle w:val="StyleCode"/>
      </w:pPr>
      <w:r>
        <w:t xml:space="preserve">  1.0    ;'=toh'</w:t>
      </w:r>
    </w:p>
    <w:p w14:paraId="563A3E18" w14:textId="77777777" w:rsidR="00D16A93" w:rsidRDefault="00D16A93" w:rsidP="00D16A93">
      <w:pPr>
        <w:pStyle w:val="StyleCode"/>
      </w:pPr>
    </w:p>
    <w:p w14:paraId="136D07EC" w14:textId="77777777" w:rsidR="00D16A93" w:rsidRDefault="00D16A93" w:rsidP="00D16A93">
      <w:pPr>
        <w:pStyle w:val="StyleCode"/>
      </w:pPr>
      <w:r>
        <w:t>'tortuosity correction factor of primary species for hMCD diffusion'</w:t>
      </w:r>
    </w:p>
    <w:p w14:paraId="58D59D1C" w14:textId="77777777" w:rsidR="00D16A93" w:rsidRDefault="00D16A93" w:rsidP="00D16A93">
      <w:pPr>
        <w:pStyle w:val="StyleCode"/>
      </w:pPr>
      <w:r>
        <w:t xml:space="preserve">  11.1    ;'cs+'</w:t>
      </w:r>
    </w:p>
    <w:p w14:paraId="15F913BD" w14:textId="77777777" w:rsidR="00D16A93" w:rsidRDefault="00D16A93" w:rsidP="00D16A93">
      <w:pPr>
        <w:pStyle w:val="StyleCode"/>
      </w:pPr>
      <w:r>
        <w:t xml:space="preserve">   1.0    ;'na+1'</w:t>
      </w:r>
    </w:p>
    <w:p w14:paraId="0F7707F7" w14:textId="77777777" w:rsidR="00D16A93" w:rsidRDefault="00D16A93" w:rsidP="00D16A93">
      <w:pPr>
        <w:pStyle w:val="StyleCode"/>
      </w:pPr>
      <w:r>
        <w:t xml:space="preserve">   1.0    ;'k+1'</w:t>
      </w:r>
    </w:p>
    <w:p w14:paraId="64793B16" w14:textId="77777777" w:rsidR="00D16A93" w:rsidRDefault="00D16A93" w:rsidP="00D16A93">
      <w:pPr>
        <w:pStyle w:val="StyleCode"/>
      </w:pPr>
      <w:r>
        <w:t xml:space="preserve">   1.0    ;'mg+2'</w:t>
      </w:r>
    </w:p>
    <w:p w14:paraId="19DCA937" w14:textId="77777777" w:rsidR="00D16A93" w:rsidRDefault="00D16A93" w:rsidP="00D16A93">
      <w:pPr>
        <w:pStyle w:val="StyleCode"/>
      </w:pPr>
      <w:r>
        <w:t xml:space="preserve">   1.0    ;'ca+2'</w:t>
      </w:r>
    </w:p>
    <w:p w14:paraId="41545DE0" w14:textId="77777777" w:rsidR="00D16A93" w:rsidRDefault="00D16A93" w:rsidP="00D16A93">
      <w:pPr>
        <w:pStyle w:val="StyleCode"/>
      </w:pPr>
      <w:r>
        <w:t xml:space="preserve">   1.0    ;'sr+2' </w:t>
      </w:r>
    </w:p>
    <w:p w14:paraId="5CA22B5F" w14:textId="77777777" w:rsidR="00D16A93" w:rsidRDefault="00D16A93" w:rsidP="00D16A93">
      <w:pPr>
        <w:pStyle w:val="StyleCode"/>
      </w:pPr>
      <w:r>
        <w:t xml:space="preserve">   1.0    ;'cl-1' </w:t>
      </w:r>
    </w:p>
    <w:p w14:paraId="5466C2E9" w14:textId="77777777" w:rsidR="00D16A93" w:rsidRDefault="00D16A93" w:rsidP="00D16A93">
      <w:pPr>
        <w:pStyle w:val="StyleCode"/>
      </w:pPr>
      <w:r>
        <w:t xml:space="preserve">   1.0    ;'h+1'</w:t>
      </w:r>
    </w:p>
    <w:p w14:paraId="055057F7" w14:textId="77777777" w:rsidR="00D16A93" w:rsidRDefault="00D16A93" w:rsidP="00D16A93">
      <w:pPr>
        <w:pStyle w:val="StyleCode"/>
      </w:pPr>
      <w:r>
        <w:t xml:space="preserve">   1.0    ;'o2(aq)'</w:t>
      </w:r>
    </w:p>
    <w:p w14:paraId="764B40BF" w14:textId="77777777" w:rsidR="00D16A93" w:rsidRDefault="00D16A93" w:rsidP="00D16A93">
      <w:pPr>
        <w:pStyle w:val="StyleCode"/>
      </w:pPr>
      <w:r>
        <w:t xml:space="preserve">   1.0    ;'so4-2'</w:t>
      </w:r>
    </w:p>
    <w:p w14:paraId="3FFFCB0F" w14:textId="77777777" w:rsidR="00D16A93" w:rsidRDefault="00D16A93" w:rsidP="00D16A93">
      <w:pPr>
        <w:pStyle w:val="StyleCode"/>
      </w:pPr>
      <w:r>
        <w:t xml:space="preserve">   1.0    ;'co3-1'</w:t>
      </w:r>
    </w:p>
    <w:p w14:paraId="531DD909" w14:textId="77777777" w:rsidR="00D16A93" w:rsidRDefault="00D16A93" w:rsidP="00D16A93">
      <w:pPr>
        <w:pStyle w:val="StyleCode"/>
      </w:pPr>
      <w:r>
        <w:t xml:space="preserve">  0.55    ;'i-1'</w:t>
      </w:r>
    </w:p>
    <w:p w14:paraId="3B1C1F43" w14:textId="77777777" w:rsidR="00D16A93" w:rsidRDefault="00D16A93" w:rsidP="00D16A93">
      <w:pPr>
        <w:pStyle w:val="StyleCode"/>
      </w:pPr>
      <w:r>
        <w:t xml:space="preserve">  0.38    ;'br-1'</w:t>
      </w:r>
    </w:p>
    <w:p w14:paraId="40E823E2" w14:textId="77777777" w:rsidR="00D16A93" w:rsidRDefault="00D16A93" w:rsidP="00D16A93">
      <w:pPr>
        <w:pStyle w:val="StyleCode"/>
      </w:pPr>
      <w:r>
        <w:t xml:space="preserve">   1.0    ;'HTO'</w:t>
      </w:r>
    </w:p>
    <w:p w14:paraId="24B56713" w14:textId="77777777" w:rsidR="00D16A93" w:rsidRDefault="00D16A93" w:rsidP="00D16A93">
      <w:pPr>
        <w:pStyle w:val="StyleCode"/>
      </w:pPr>
      <w:r>
        <w:t xml:space="preserve">  3.0     ;'co_60+2'</w:t>
      </w:r>
    </w:p>
    <w:p w14:paraId="5E4012CD" w14:textId="77777777" w:rsidR="00D16A93" w:rsidRDefault="00D16A93" w:rsidP="00D16A93">
      <w:pPr>
        <w:pStyle w:val="StyleCode"/>
      </w:pPr>
      <w:r>
        <w:t xml:space="preserve">   1.0    ;'eu+3'</w:t>
      </w:r>
    </w:p>
    <w:p w14:paraId="5B1E2693" w14:textId="77777777" w:rsidR="00D16A93" w:rsidRDefault="00D16A93" w:rsidP="00D16A93">
      <w:pPr>
        <w:pStyle w:val="StyleCode"/>
      </w:pPr>
      <w:r>
        <w:t xml:space="preserve">   2.8    ;'sr_85+2'</w:t>
      </w:r>
    </w:p>
    <w:p w14:paraId="2EBAC905" w14:textId="77777777" w:rsidR="00D16A93" w:rsidRDefault="00D16A93" w:rsidP="00D16A93">
      <w:pPr>
        <w:pStyle w:val="StyleCode"/>
      </w:pPr>
      <w:r>
        <w:t xml:space="preserve">   1.0    ;'=soh(s)'</w:t>
      </w:r>
    </w:p>
    <w:p w14:paraId="4EBE82B5" w14:textId="77777777" w:rsidR="00D16A93" w:rsidRDefault="00D16A93" w:rsidP="00D16A93">
      <w:pPr>
        <w:pStyle w:val="StyleCode"/>
      </w:pPr>
      <w:r>
        <w:t xml:space="preserve">   1.0    ;'=soh(w)'</w:t>
      </w:r>
    </w:p>
    <w:p w14:paraId="7DA934F0" w14:textId="77777777" w:rsidR="00D16A93" w:rsidRDefault="00D16A93" w:rsidP="00D16A93">
      <w:pPr>
        <w:pStyle w:val="StyleCode"/>
      </w:pPr>
      <w:r>
        <w:t xml:space="preserve">   1.0    ;'=toh'</w:t>
      </w:r>
    </w:p>
    <w:p w14:paraId="5F60DD90" w14:textId="77777777" w:rsidR="00D16A93" w:rsidRDefault="00D16A93" w:rsidP="00D16A93">
      <w:pPr>
        <w:pStyle w:val="StyleCode"/>
      </w:pPr>
    </w:p>
    <w:p w14:paraId="2220B940" w14:textId="77777777" w:rsidR="00D16A93" w:rsidRDefault="00D16A93" w:rsidP="00D16A93">
      <w:pPr>
        <w:pStyle w:val="StyleCode"/>
      </w:pPr>
      <w:r>
        <w:t>'porosity correction factor of secondary species for hMCD diffusion'</w:t>
      </w:r>
    </w:p>
    <w:p w14:paraId="5C6FA138" w14:textId="77777777" w:rsidR="00D16A93" w:rsidRDefault="00D16A93" w:rsidP="00D16A93">
      <w:pPr>
        <w:pStyle w:val="StyleCode"/>
      </w:pPr>
      <w:r>
        <w:t xml:space="preserve"> 1.0       </w:t>
      </w:r>
      <w:r>
        <w:tab/>
        <w:t>;'khso4(aq)'</w:t>
      </w:r>
    </w:p>
    <w:p w14:paraId="4188BA6F" w14:textId="77777777" w:rsidR="00D16A93" w:rsidRDefault="00D16A93" w:rsidP="00D16A93">
      <w:pPr>
        <w:pStyle w:val="StyleCode"/>
      </w:pPr>
      <w:r>
        <w:t xml:space="preserve"> 1.0       </w:t>
      </w:r>
      <w:r>
        <w:tab/>
        <w:t>;'h2so4(aq)'</w:t>
      </w:r>
    </w:p>
    <w:p w14:paraId="35650D0A" w14:textId="77777777" w:rsidR="00D16A93" w:rsidRDefault="00D16A93" w:rsidP="00D16A93">
      <w:pPr>
        <w:pStyle w:val="StyleCode"/>
      </w:pPr>
      <w:r>
        <w:t xml:space="preserve"> 1.0        ;'oh-'</w:t>
      </w:r>
    </w:p>
    <w:p w14:paraId="00B214E0" w14:textId="77777777" w:rsidR="00D16A93" w:rsidRDefault="00D16A93" w:rsidP="00D16A93">
      <w:pPr>
        <w:pStyle w:val="StyleCode"/>
      </w:pPr>
      <w:r>
        <w:t xml:space="preserve"> 1.0       </w:t>
      </w:r>
      <w:r>
        <w:tab/>
        <w:t>;'mgoh+'</w:t>
      </w:r>
    </w:p>
    <w:p w14:paraId="4AD7797D" w14:textId="77777777" w:rsidR="00D16A93" w:rsidRDefault="00D16A93" w:rsidP="00D16A93">
      <w:pPr>
        <w:pStyle w:val="StyleCode"/>
      </w:pPr>
      <w:r>
        <w:t xml:space="preserve"> 1.0       </w:t>
      </w:r>
      <w:r>
        <w:tab/>
        <w:t>;'mgco3aq'</w:t>
      </w:r>
    </w:p>
    <w:p w14:paraId="475C9F61" w14:textId="77777777" w:rsidR="00D16A93" w:rsidRDefault="00D16A93" w:rsidP="00D16A93">
      <w:pPr>
        <w:pStyle w:val="StyleCode"/>
      </w:pPr>
      <w:r>
        <w:t xml:space="preserve"> 1.0       </w:t>
      </w:r>
      <w:r>
        <w:tab/>
        <w:t>;'mghco3+'</w:t>
      </w:r>
    </w:p>
    <w:p w14:paraId="475B31EA" w14:textId="77777777" w:rsidR="00D16A93" w:rsidRDefault="00D16A93" w:rsidP="00D16A93">
      <w:pPr>
        <w:pStyle w:val="StyleCode"/>
      </w:pPr>
      <w:r>
        <w:t xml:space="preserve"> 1.0       </w:t>
      </w:r>
      <w:r>
        <w:tab/>
        <w:t>;'mgso4aq'</w:t>
      </w:r>
    </w:p>
    <w:p w14:paraId="1096CA82" w14:textId="77777777" w:rsidR="00D16A93" w:rsidRDefault="00D16A93" w:rsidP="00D16A93">
      <w:pPr>
        <w:pStyle w:val="StyleCode"/>
      </w:pPr>
      <w:r>
        <w:t xml:space="preserve"> 1.0       </w:t>
      </w:r>
      <w:r>
        <w:tab/>
        <w:t>;'caoh+'</w:t>
      </w:r>
    </w:p>
    <w:p w14:paraId="03E3914E" w14:textId="77777777" w:rsidR="00D16A93" w:rsidRDefault="00D16A93" w:rsidP="00D16A93">
      <w:pPr>
        <w:pStyle w:val="StyleCode"/>
      </w:pPr>
      <w:r>
        <w:t xml:space="preserve"> 1.0       </w:t>
      </w:r>
      <w:r>
        <w:tab/>
        <w:t>;'cahco3+'</w:t>
      </w:r>
    </w:p>
    <w:p w14:paraId="4C4A1A07" w14:textId="77777777" w:rsidR="00D16A93" w:rsidRDefault="00D16A93" w:rsidP="00D16A93">
      <w:pPr>
        <w:pStyle w:val="StyleCode"/>
      </w:pPr>
      <w:r>
        <w:t xml:space="preserve"> 1.0       </w:t>
      </w:r>
      <w:r>
        <w:tab/>
        <w:t>;'caco3aq'</w:t>
      </w:r>
    </w:p>
    <w:p w14:paraId="51D55D54" w14:textId="77777777" w:rsidR="00D16A93" w:rsidRDefault="00D16A93" w:rsidP="00D16A93">
      <w:pPr>
        <w:pStyle w:val="StyleCode"/>
      </w:pPr>
      <w:r>
        <w:t xml:space="preserve"> 1.0       </w:t>
      </w:r>
      <w:r>
        <w:tab/>
        <w:t>;'caso4aq'</w:t>
      </w:r>
    </w:p>
    <w:p w14:paraId="016A30BE" w14:textId="77777777" w:rsidR="00D16A93" w:rsidRDefault="00D16A93" w:rsidP="00D16A93">
      <w:pPr>
        <w:pStyle w:val="StyleCode"/>
      </w:pPr>
      <w:r>
        <w:t xml:space="preserve"> 1.0       </w:t>
      </w:r>
      <w:r>
        <w:tab/>
        <w:t>;'cahso4+'</w:t>
      </w:r>
    </w:p>
    <w:p w14:paraId="61DC989A" w14:textId="77777777" w:rsidR="00D16A93" w:rsidRDefault="00D16A93" w:rsidP="00D16A93">
      <w:pPr>
        <w:pStyle w:val="StyleCode"/>
      </w:pPr>
      <w:r>
        <w:t xml:space="preserve"> 1.0        ;'naco3-'</w:t>
      </w:r>
    </w:p>
    <w:p w14:paraId="66D732E5" w14:textId="77777777" w:rsidR="00D16A93" w:rsidRDefault="00D16A93" w:rsidP="00D16A93">
      <w:pPr>
        <w:pStyle w:val="StyleCode"/>
      </w:pPr>
      <w:r>
        <w:t xml:space="preserve"> 1.0       </w:t>
      </w:r>
      <w:r>
        <w:tab/>
        <w:t>;'nahco3aq'</w:t>
      </w:r>
    </w:p>
    <w:p w14:paraId="68C87685" w14:textId="77777777" w:rsidR="00D16A93" w:rsidRDefault="00D16A93" w:rsidP="00D16A93">
      <w:pPr>
        <w:pStyle w:val="StyleCode"/>
      </w:pPr>
      <w:r>
        <w:t xml:space="preserve"> 1.0        ;'naso4-'</w:t>
      </w:r>
    </w:p>
    <w:p w14:paraId="6D77CBC4" w14:textId="77777777" w:rsidR="00D16A93" w:rsidRDefault="00D16A93" w:rsidP="00D16A93">
      <w:pPr>
        <w:pStyle w:val="StyleCode"/>
      </w:pPr>
      <w:r>
        <w:t xml:space="preserve"> 1.0        ;'kso4-'</w:t>
      </w:r>
    </w:p>
    <w:p w14:paraId="27D11D49" w14:textId="77777777" w:rsidR="00D16A93" w:rsidRDefault="00D16A93" w:rsidP="00D16A93">
      <w:pPr>
        <w:pStyle w:val="StyleCode"/>
      </w:pPr>
      <w:r>
        <w:t xml:space="preserve"> 1.0       </w:t>
      </w:r>
      <w:r>
        <w:tab/>
        <w:t>;'sroh+'</w:t>
      </w:r>
    </w:p>
    <w:p w14:paraId="1C5D2F65" w14:textId="77777777" w:rsidR="00D16A93" w:rsidRDefault="00D16A93" w:rsidP="00D16A93">
      <w:pPr>
        <w:pStyle w:val="StyleCode"/>
      </w:pPr>
      <w:r>
        <w:t xml:space="preserve"> 1.0        ;'hco3-'</w:t>
      </w:r>
    </w:p>
    <w:p w14:paraId="3DF0002C" w14:textId="77777777" w:rsidR="00D16A93" w:rsidRDefault="00D16A93" w:rsidP="00D16A93">
      <w:pPr>
        <w:pStyle w:val="StyleCode"/>
      </w:pPr>
      <w:r>
        <w:t xml:space="preserve"> 1.0       </w:t>
      </w:r>
      <w:r>
        <w:tab/>
        <w:t>;'h2co3aq'</w:t>
      </w:r>
    </w:p>
    <w:p w14:paraId="3B436097" w14:textId="77777777" w:rsidR="00D16A93" w:rsidRDefault="00D16A93" w:rsidP="00D16A93">
      <w:pPr>
        <w:pStyle w:val="StyleCode"/>
      </w:pPr>
      <w:r>
        <w:t xml:space="preserve"> 1.0        ;'hso4-'</w:t>
      </w:r>
    </w:p>
    <w:p w14:paraId="22DD5B12" w14:textId="77777777" w:rsidR="00D16A93" w:rsidRDefault="00D16A93" w:rsidP="00D16A93">
      <w:pPr>
        <w:pStyle w:val="StyleCode"/>
      </w:pPr>
      <w:r>
        <w:t xml:space="preserve"> 1.0       </w:t>
      </w:r>
      <w:r>
        <w:tab/>
        <w:t>;'cscl(aq)'</w:t>
      </w:r>
    </w:p>
    <w:p w14:paraId="20FB8FB1" w14:textId="77777777" w:rsidR="00D16A93" w:rsidRPr="007C439D" w:rsidRDefault="00D16A93" w:rsidP="00D16A93">
      <w:pPr>
        <w:pStyle w:val="StyleCode"/>
        <w:rPr>
          <w:lang w:val="fr-FR"/>
        </w:rPr>
      </w:pPr>
      <w:r>
        <w:t xml:space="preserve"> </w:t>
      </w:r>
      <w:r w:rsidRPr="007C439D">
        <w:rPr>
          <w:lang w:val="fr-FR"/>
        </w:rPr>
        <w:t xml:space="preserve">1.0       </w:t>
      </w:r>
      <w:r w:rsidRPr="007C439D">
        <w:rPr>
          <w:lang w:val="fr-FR"/>
        </w:rPr>
        <w:tab/>
        <w:t>;'csi(aq)'</w:t>
      </w:r>
    </w:p>
    <w:p w14:paraId="6DC43E15" w14:textId="77777777" w:rsidR="00D16A93" w:rsidRPr="007C439D" w:rsidRDefault="00D16A93" w:rsidP="00D16A93">
      <w:pPr>
        <w:pStyle w:val="StyleCode"/>
        <w:rPr>
          <w:lang w:val="fr-FR"/>
        </w:rPr>
      </w:pPr>
      <w:r w:rsidRPr="007C439D">
        <w:rPr>
          <w:lang w:val="fr-FR"/>
        </w:rPr>
        <w:t xml:space="preserve"> 1.0       </w:t>
      </w:r>
      <w:r w:rsidRPr="007C439D">
        <w:rPr>
          <w:lang w:val="fr-FR"/>
        </w:rPr>
        <w:tab/>
        <w:t>;'csbr(aq)'</w:t>
      </w:r>
    </w:p>
    <w:p w14:paraId="1C8EA218" w14:textId="77777777" w:rsidR="00D16A93" w:rsidRPr="007C439D" w:rsidRDefault="00D16A93" w:rsidP="00D16A93">
      <w:pPr>
        <w:pStyle w:val="StyleCode"/>
        <w:rPr>
          <w:lang w:val="fr-FR"/>
        </w:rPr>
      </w:pPr>
    </w:p>
    <w:p w14:paraId="26ED2CF1" w14:textId="77777777" w:rsidR="00D16A93" w:rsidRDefault="00D16A93" w:rsidP="00D16A93">
      <w:pPr>
        <w:pStyle w:val="StyleCode"/>
      </w:pPr>
      <w:r>
        <w:t>'tortuosity correction factor of secondary species for hMCD diffusion'</w:t>
      </w:r>
    </w:p>
    <w:p w14:paraId="73E1D232" w14:textId="77777777" w:rsidR="00D16A93" w:rsidRDefault="00D16A93" w:rsidP="00D16A93">
      <w:pPr>
        <w:pStyle w:val="StyleCode"/>
      </w:pPr>
      <w:r>
        <w:t xml:space="preserve"> 1.0   </w:t>
      </w:r>
      <w:r>
        <w:tab/>
      </w:r>
      <w:r>
        <w:tab/>
        <w:t>;'khso4(aq)'</w:t>
      </w:r>
    </w:p>
    <w:p w14:paraId="3949AE4B" w14:textId="77777777" w:rsidR="00D16A93" w:rsidRDefault="00D16A93" w:rsidP="00D16A93">
      <w:pPr>
        <w:pStyle w:val="StyleCode"/>
      </w:pPr>
      <w:r>
        <w:t xml:space="preserve"> 1.0   </w:t>
      </w:r>
      <w:r>
        <w:tab/>
      </w:r>
      <w:r>
        <w:tab/>
        <w:t>;'h2so4(aq)'</w:t>
      </w:r>
    </w:p>
    <w:p w14:paraId="5AB03CE6" w14:textId="77777777" w:rsidR="00D16A93" w:rsidRDefault="00D16A93" w:rsidP="00D16A93">
      <w:pPr>
        <w:pStyle w:val="StyleCode"/>
      </w:pPr>
      <w:r>
        <w:t xml:space="preserve"> 1.0   </w:t>
      </w:r>
      <w:r>
        <w:tab/>
      </w:r>
      <w:r>
        <w:tab/>
        <w:t>;'oh-'</w:t>
      </w:r>
    </w:p>
    <w:p w14:paraId="361D3299" w14:textId="77777777" w:rsidR="00D16A93" w:rsidRDefault="00D16A93" w:rsidP="00D16A93">
      <w:pPr>
        <w:pStyle w:val="StyleCode"/>
      </w:pPr>
      <w:r>
        <w:t xml:space="preserve"> 1.0   </w:t>
      </w:r>
      <w:r>
        <w:tab/>
      </w:r>
      <w:r>
        <w:tab/>
        <w:t>;'mgoh+'</w:t>
      </w:r>
    </w:p>
    <w:p w14:paraId="192AF8C4" w14:textId="77777777" w:rsidR="00D16A93" w:rsidRDefault="00D16A93" w:rsidP="00D16A93">
      <w:pPr>
        <w:pStyle w:val="StyleCode"/>
      </w:pPr>
      <w:r>
        <w:t xml:space="preserve"> 1.0   </w:t>
      </w:r>
      <w:r>
        <w:tab/>
      </w:r>
      <w:r>
        <w:tab/>
        <w:t>;'mgco3aq'</w:t>
      </w:r>
    </w:p>
    <w:p w14:paraId="2096413C" w14:textId="77777777" w:rsidR="00D16A93" w:rsidRDefault="00D16A93" w:rsidP="00D16A93">
      <w:pPr>
        <w:pStyle w:val="StyleCode"/>
      </w:pPr>
      <w:r>
        <w:t xml:space="preserve"> 1.0   </w:t>
      </w:r>
      <w:r>
        <w:tab/>
      </w:r>
      <w:r>
        <w:tab/>
        <w:t>;'mghco3+'</w:t>
      </w:r>
    </w:p>
    <w:p w14:paraId="3F515FF5" w14:textId="77777777" w:rsidR="00D16A93" w:rsidRDefault="00D16A93" w:rsidP="00D16A93">
      <w:pPr>
        <w:pStyle w:val="StyleCode"/>
      </w:pPr>
      <w:r>
        <w:t xml:space="preserve"> 1.0   </w:t>
      </w:r>
      <w:r>
        <w:tab/>
      </w:r>
      <w:r>
        <w:tab/>
        <w:t>;'mgso4aq'</w:t>
      </w:r>
    </w:p>
    <w:p w14:paraId="2FDB0695" w14:textId="77777777" w:rsidR="00D16A93" w:rsidRDefault="00D16A93" w:rsidP="00D16A93">
      <w:pPr>
        <w:pStyle w:val="StyleCode"/>
      </w:pPr>
      <w:r>
        <w:t xml:space="preserve"> 1.0   </w:t>
      </w:r>
      <w:r>
        <w:tab/>
      </w:r>
      <w:r>
        <w:tab/>
        <w:t>;'caoh+'</w:t>
      </w:r>
    </w:p>
    <w:p w14:paraId="00984E09" w14:textId="77777777" w:rsidR="00D16A93" w:rsidRDefault="00D16A93" w:rsidP="00D16A93">
      <w:pPr>
        <w:pStyle w:val="StyleCode"/>
      </w:pPr>
      <w:r>
        <w:t xml:space="preserve"> 1.0   </w:t>
      </w:r>
      <w:r>
        <w:tab/>
      </w:r>
      <w:r>
        <w:tab/>
        <w:t>;'cahco3+'</w:t>
      </w:r>
    </w:p>
    <w:p w14:paraId="6DF662D1" w14:textId="77777777" w:rsidR="00D16A93" w:rsidRDefault="00D16A93" w:rsidP="00D16A93">
      <w:pPr>
        <w:pStyle w:val="StyleCode"/>
      </w:pPr>
      <w:r>
        <w:t xml:space="preserve"> 1.0   </w:t>
      </w:r>
      <w:r>
        <w:tab/>
      </w:r>
      <w:r>
        <w:tab/>
        <w:t>;'caco3aq'</w:t>
      </w:r>
    </w:p>
    <w:p w14:paraId="2039EAEF" w14:textId="77777777" w:rsidR="00D16A93" w:rsidRDefault="00D16A93" w:rsidP="00D16A93">
      <w:pPr>
        <w:pStyle w:val="StyleCode"/>
      </w:pPr>
      <w:r>
        <w:t xml:space="preserve"> 1.0   </w:t>
      </w:r>
      <w:r>
        <w:tab/>
      </w:r>
      <w:r>
        <w:tab/>
        <w:t>;'caso4aq'</w:t>
      </w:r>
    </w:p>
    <w:p w14:paraId="68F68D57" w14:textId="77777777" w:rsidR="00D16A93" w:rsidRDefault="00D16A93" w:rsidP="00D16A93">
      <w:pPr>
        <w:pStyle w:val="StyleCode"/>
      </w:pPr>
      <w:r>
        <w:t xml:space="preserve"> 1.0   </w:t>
      </w:r>
      <w:r>
        <w:tab/>
      </w:r>
      <w:r>
        <w:tab/>
        <w:t>;'cahso4+'</w:t>
      </w:r>
    </w:p>
    <w:p w14:paraId="55993D7D" w14:textId="77777777" w:rsidR="00D16A93" w:rsidRDefault="00D16A93" w:rsidP="00D16A93">
      <w:pPr>
        <w:pStyle w:val="StyleCode"/>
      </w:pPr>
      <w:r>
        <w:t xml:space="preserve"> 1.0   </w:t>
      </w:r>
      <w:r>
        <w:tab/>
      </w:r>
      <w:r>
        <w:tab/>
        <w:t>;'naco3-'</w:t>
      </w:r>
    </w:p>
    <w:p w14:paraId="72D8BA0D" w14:textId="77777777" w:rsidR="00D16A93" w:rsidRDefault="00D16A93" w:rsidP="00D16A93">
      <w:pPr>
        <w:pStyle w:val="StyleCode"/>
      </w:pPr>
      <w:r>
        <w:lastRenderedPageBreak/>
        <w:t xml:space="preserve"> 1.0   </w:t>
      </w:r>
      <w:r>
        <w:tab/>
      </w:r>
      <w:r>
        <w:tab/>
        <w:t>;'nahco3aq'</w:t>
      </w:r>
    </w:p>
    <w:p w14:paraId="7F667629" w14:textId="77777777" w:rsidR="00D16A93" w:rsidRDefault="00D16A93" w:rsidP="00D16A93">
      <w:pPr>
        <w:pStyle w:val="StyleCode"/>
      </w:pPr>
      <w:r>
        <w:t xml:space="preserve"> 1.0   </w:t>
      </w:r>
      <w:r>
        <w:tab/>
      </w:r>
      <w:r>
        <w:tab/>
        <w:t>;'naso4-'</w:t>
      </w:r>
    </w:p>
    <w:p w14:paraId="18D00366" w14:textId="77777777" w:rsidR="00D16A93" w:rsidRDefault="00D16A93" w:rsidP="00D16A93">
      <w:pPr>
        <w:pStyle w:val="StyleCode"/>
      </w:pPr>
      <w:r>
        <w:t xml:space="preserve"> 1.0   </w:t>
      </w:r>
      <w:r>
        <w:tab/>
      </w:r>
      <w:r>
        <w:tab/>
        <w:t>;'kso4-'</w:t>
      </w:r>
    </w:p>
    <w:p w14:paraId="7F1F274F" w14:textId="77777777" w:rsidR="00D16A93" w:rsidRDefault="00D16A93" w:rsidP="00D16A93">
      <w:pPr>
        <w:pStyle w:val="StyleCode"/>
      </w:pPr>
      <w:r>
        <w:t xml:space="preserve"> 1.0   </w:t>
      </w:r>
      <w:r>
        <w:tab/>
      </w:r>
      <w:r>
        <w:tab/>
        <w:t>;'sroh+'</w:t>
      </w:r>
    </w:p>
    <w:p w14:paraId="6933F7EF" w14:textId="77777777" w:rsidR="00D16A93" w:rsidRDefault="00D16A93" w:rsidP="00D16A93">
      <w:pPr>
        <w:pStyle w:val="StyleCode"/>
      </w:pPr>
      <w:r>
        <w:t xml:space="preserve"> 1.0   </w:t>
      </w:r>
      <w:r>
        <w:tab/>
      </w:r>
      <w:r>
        <w:tab/>
        <w:t>;'hco3-'</w:t>
      </w:r>
    </w:p>
    <w:p w14:paraId="09BB7DF2" w14:textId="77777777" w:rsidR="00D16A93" w:rsidRDefault="00D16A93" w:rsidP="00D16A93">
      <w:pPr>
        <w:pStyle w:val="StyleCode"/>
      </w:pPr>
      <w:r>
        <w:t xml:space="preserve"> 1.0   </w:t>
      </w:r>
      <w:r>
        <w:tab/>
      </w:r>
      <w:r>
        <w:tab/>
        <w:t>;'h2co3aq'</w:t>
      </w:r>
    </w:p>
    <w:p w14:paraId="78DB5286" w14:textId="77777777" w:rsidR="00D16A93" w:rsidRDefault="00D16A93" w:rsidP="00D16A93">
      <w:pPr>
        <w:pStyle w:val="StyleCode"/>
      </w:pPr>
      <w:r>
        <w:t xml:space="preserve"> 1.0   </w:t>
      </w:r>
      <w:r>
        <w:tab/>
      </w:r>
      <w:r>
        <w:tab/>
        <w:t>;'hso4-'</w:t>
      </w:r>
    </w:p>
    <w:p w14:paraId="10F9E5EE" w14:textId="77777777" w:rsidR="00D16A93" w:rsidRDefault="00D16A93" w:rsidP="00D16A93">
      <w:pPr>
        <w:pStyle w:val="StyleCode"/>
      </w:pPr>
      <w:r>
        <w:t xml:space="preserve"> 1.0   </w:t>
      </w:r>
      <w:r>
        <w:tab/>
      </w:r>
      <w:r>
        <w:tab/>
        <w:t>;'cscl(aq)'</w:t>
      </w:r>
    </w:p>
    <w:p w14:paraId="5DF689B1" w14:textId="77777777" w:rsidR="00D16A93" w:rsidRPr="007C439D" w:rsidRDefault="00D16A93" w:rsidP="00D16A93">
      <w:pPr>
        <w:pStyle w:val="StyleCode"/>
        <w:rPr>
          <w:lang w:val="fr-FR"/>
        </w:rPr>
      </w:pPr>
      <w:r>
        <w:t xml:space="preserve"> </w:t>
      </w:r>
      <w:r w:rsidRPr="007C439D">
        <w:rPr>
          <w:lang w:val="fr-FR"/>
        </w:rPr>
        <w:t xml:space="preserve">1.0   </w:t>
      </w:r>
      <w:r w:rsidRPr="007C439D">
        <w:rPr>
          <w:lang w:val="fr-FR"/>
        </w:rPr>
        <w:tab/>
      </w:r>
      <w:r w:rsidRPr="007C439D">
        <w:rPr>
          <w:lang w:val="fr-FR"/>
        </w:rPr>
        <w:tab/>
        <w:t>;'csi(aq)'</w:t>
      </w:r>
    </w:p>
    <w:p w14:paraId="560D27E9" w14:textId="77777777" w:rsidR="00D16A93" w:rsidRPr="007C439D" w:rsidRDefault="00D16A93" w:rsidP="00D16A93">
      <w:pPr>
        <w:pStyle w:val="StyleCode"/>
        <w:rPr>
          <w:lang w:val="fr-FR"/>
        </w:rPr>
      </w:pPr>
      <w:r w:rsidRPr="007C439D">
        <w:rPr>
          <w:lang w:val="fr-FR"/>
        </w:rPr>
        <w:t xml:space="preserve"> 1.0   </w:t>
      </w:r>
      <w:r w:rsidRPr="007C439D">
        <w:rPr>
          <w:lang w:val="fr-FR"/>
        </w:rPr>
        <w:tab/>
      </w:r>
      <w:r w:rsidRPr="007C439D">
        <w:rPr>
          <w:lang w:val="fr-FR"/>
        </w:rPr>
        <w:tab/>
        <w:t>;'csbr(aq)'</w:t>
      </w:r>
    </w:p>
    <w:p w14:paraId="51C102F7" w14:textId="77777777" w:rsidR="00D16A93" w:rsidRPr="007C439D" w:rsidRDefault="00D16A93" w:rsidP="00D16A93">
      <w:pPr>
        <w:pStyle w:val="StyleCode"/>
        <w:rPr>
          <w:lang w:val="fr-FR"/>
        </w:rPr>
      </w:pPr>
    </w:p>
    <w:p w14:paraId="749B9817" w14:textId="77777777" w:rsidR="00D16A93" w:rsidRPr="007C439D" w:rsidRDefault="00D16A93" w:rsidP="00D16A93">
      <w:pPr>
        <w:pStyle w:val="StyleCode"/>
        <w:rPr>
          <w:lang w:val="fr-FR"/>
        </w:rPr>
      </w:pPr>
    </w:p>
    <w:p w14:paraId="1026ACCF" w14:textId="77777777" w:rsidR="00D16A93" w:rsidRDefault="00D16A93" w:rsidP="00D16A93">
      <w:pPr>
        <w:pStyle w:val="StyleCode"/>
      </w:pPr>
      <w:r>
        <w:t>'end of zone'</w:t>
      </w:r>
    </w:p>
    <w:p w14:paraId="36C03DD1" w14:textId="77777777" w:rsidR="00D16A93" w:rsidRDefault="00D16A93" w:rsidP="00D16A93">
      <w:pPr>
        <w:pStyle w:val="StyleCode"/>
      </w:pPr>
    </w:p>
    <w:p w14:paraId="081052BF" w14:textId="77777777" w:rsidR="00D16A93" w:rsidRDefault="00D16A93" w:rsidP="00D16A93">
      <w:pPr>
        <w:pStyle w:val="StyleCode"/>
      </w:pPr>
    </w:p>
    <w:p w14:paraId="7543185D" w14:textId="77777777" w:rsidR="00D16A93" w:rsidRDefault="00D16A93" w:rsidP="00D16A93">
      <w:pPr>
        <w:pStyle w:val="StyleCode"/>
      </w:pPr>
      <w:r>
        <w:t>'done'</w:t>
      </w:r>
    </w:p>
    <w:p w14:paraId="4A32D1EE" w14:textId="77777777" w:rsidR="00D16A93" w:rsidRPr="00ED3698" w:rsidRDefault="00D16A93" w:rsidP="00DB1505">
      <w:pPr>
        <w:pStyle w:val="StyleCode"/>
      </w:pPr>
    </w:p>
    <w:p w14:paraId="2B9BA1CC" w14:textId="479861FD" w:rsidR="00DB1505" w:rsidRPr="00ED3698" w:rsidRDefault="00DB1505" w:rsidP="00DB1505">
      <w:pPr>
        <w:pStyle w:val="Heading3"/>
      </w:pPr>
      <w:bookmarkStart w:id="384" w:name="_Toc13056090"/>
      <w:r w:rsidRPr="00ED3698">
        <w:t xml:space="preserve">Description of </w:t>
      </w:r>
      <w:r w:rsidR="008D3306">
        <w:t xml:space="preserve">the </w:t>
      </w:r>
      <w:r w:rsidRPr="00ED3698">
        <w:t>Example Input</w:t>
      </w:r>
      <w:bookmarkEnd w:id="384"/>
    </w:p>
    <w:p w14:paraId="0C9AD672" w14:textId="5A9DFB6E" w:rsidR="00DB1505" w:rsidRDefault="00D16A93" w:rsidP="00DB1505">
      <w:r>
        <w:t xml:space="preserve">Example 1: </w:t>
      </w:r>
      <w:r w:rsidR="00DB1505" w:rsidRPr="00ED3698">
        <w:t xml:space="preserve">The example input file contains </w:t>
      </w:r>
      <w:r w:rsidR="005275F2">
        <w:t xml:space="preserve">the parameters for </w:t>
      </w:r>
      <w:r w:rsidR="00DB1505" w:rsidRPr="00ED3698">
        <w:t>two zones</w:t>
      </w:r>
      <w:r w:rsidR="005275F2">
        <w:t xml:space="preserve"> of materials</w:t>
      </w:r>
      <w:r w:rsidR="00A72F9C">
        <w:t>:</w:t>
      </w:r>
      <w:r w:rsidR="005275F2">
        <w:t xml:space="preserve"> the ‘aquifer’ and the ‘tailings</w:t>
      </w:r>
      <w:r w:rsidR="00A72F9C">
        <w:t>.</w:t>
      </w:r>
      <w:r w:rsidR="005275F2">
        <w:t>’</w:t>
      </w:r>
      <w:r w:rsidR="00DB1505" w:rsidRPr="00ED3698">
        <w:t xml:space="preserve"> Diffusion coefficients for the aqueous and gaseous phases are specified independently of these zones </w:t>
      </w:r>
      <w:r w:rsidR="00DB1505" w:rsidRPr="00FC2059">
        <w:rPr>
          <w:noProof/>
        </w:rPr>
        <w:t>in</w:t>
      </w:r>
      <w:r w:rsidR="00DB1505" w:rsidRPr="00ED3698">
        <w:t xml:space="preserve"> the beginning of the section. The aqueous phase diffusion coefficient in the example section is </w:t>
      </w:r>
      <w:r w:rsidR="00DB1505" w:rsidRPr="00ED3698">
        <w:rPr>
          <w:i/>
        </w:rPr>
        <w:t>D</w:t>
      </w:r>
      <w:r w:rsidR="00DB1505" w:rsidRPr="00ED3698">
        <w:rPr>
          <w:i/>
          <w:vertAlign w:val="subscript"/>
        </w:rPr>
        <w:t>a</w:t>
      </w:r>
      <w:r w:rsidR="00DB1505" w:rsidRPr="00ED3698">
        <w:rPr>
          <w:i/>
          <w:vertAlign w:val="superscript"/>
        </w:rPr>
        <w:t>0</w:t>
      </w:r>
      <w:r w:rsidR="00DB1505" w:rsidRPr="00ED3698">
        <w:t xml:space="preserve"> = 2 </w:t>
      </w:r>
      <w:r w:rsidR="00E2257E">
        <w:t>×</w:t>
      </w:r>
      <w:r w:rsidR="00DB1505">
        <w:t>10</w:t>
      </w:r>
      <w:r w:rsidR="00DB1505" w:rsidRPr="00ED3698">
        <w:rPr>
          <w:vertAlign w:val="superscript"/>
        </w:rPr>
        <w:t>-10</w:t>
      </w:r>
      <w:r w:rsidR="00DB1505" w:rsidRPr="00ED3698">
        <w:t xml:space="preserve"> m</w:t>
      </w:r>
      <w:r w:rsidR="00DB1505" w:rsidRPr="00ED3698">
        <w:rPr>
          <w:vertAlign w:val="superscript"/>
        </w:rPr>
        <w:t>2</w:t>
      </w:r>
      <w:r w:rsidR="005275F2">
        <w:t> </w:t>
      </w:r>
      <w:r w:rsidR="00DB1505" w:rsidRPr="00ED3698">
        <w:t>s</w:t>
      </w:r>
      <w:r w:rsidR="00DB1505" w:rsidRPr="00ED3698">
        <w:rPr>
          <w:vertAlign w:val="superscript"/>
        </w:rPr>
        <w:t>-1</w:t>
      </w:r>
      <w:r w:rsidR="00DB1505" w:rsidRPr="00ED3698">
        <w:t xml:space="preserve"> and the gaseous phase diffusion coefficient is </w:t>
      </w:r>
      <w:r w:rsidR="00DB1505" w:rsidRPr="00ED3698">
        <w:rPr>
          <w:i/>
        </w:rPr>
        <w:t>D</w:t>
      </w:r>
      <w:r w:rsidR="00DB1505" w:rsidRPr="00ED3698">
        <w:rPr>
          <w:i/>
          <w:vertAlign w:val="subscript"/>
        </w:rPr>
        <w:t>g</w:t>
      </w:r>
      <w:r w:rsidR="00DB1505" w:rsidRPr="00ED3698">
        <w:rPr>
          <w:i/>
          <w:vertAlign w:val="superscript"/>
        </w:rPr>
        <w:t>0</w:t>
      </w:r>
      <w:r w:rsidR="00DB1505" w:rsidRPr="00ED3698">
        <w:t xml:space="preserve"> = 2</w:t>
      </w:r>
      <w:r w:rsidR="00E2257E">
        <w:t>×</w:t>
      </w:r>
      <w:r w:rsidR="00DB1505">
        <w:t>10</w:t>
      </w:r>
      <w:r w:rsidR="00DB1505" w:rsidRPr="00ED3698">
        <w:rPr>
          <w:vertAlign w:val="superscript"/>
        </w:rPr>
        <w:t>-5</w:t>
      </w:r>
      <w:r w:rsidR="00DB1505" w:rsidRPr="00ED3698">
        <w:t xml:space="preserve"> m</w:t>
      </w:r>
      <w:r w:rsidR="00DB1505" w:rsidRPr="00ED3698">
        <w:rPr>
          <w:vertAlign w:val="superscript"/>
        </w:rPr>
        <w:t>2</w:t>
      </w:r>
      <w:r w:rsidR="005275F2">
        <w:t> </w:t>
      </w:r>
      <w:r w:rsidR="00DB1505" w:rsidRPr="00ED3698">
        <w:t>s</w:t>
      </w:r>
      <w:r w:rsidR="00DB1505" w:rsidRPr="00ED3698">
        <w:rPr>
          <w:vertAlign w:val="superscript"/>
        </w:rPr>
        <w:t>-1</w:t>
      </w:r>
      <w:r w:rsidR="00DB1505" w:rsidRPr="00ED3698">
        <w:t>. The two material property zones are initiated by the names of the zones</w:t>
      </w:r>
      <w:r w:rsidR="00A72F9C">
        <w:t>:</w:t>
      </w:r>
      <w:r w:rsidR="00DB1505" w:rsidRPr="00ED3698">
        <w:t xml:space="preserve"> ‘aquifer’ and ‘tailings’ (</w:t>
      </w:r>
      <w:r w:rsidR="00A72F9C">
        <w:t>t</w:t>
      </w:r>
      <w:r w:rsidR="00A72F9C" w:rsidRPr="00ED3698">
        <w:t xml:space="preserve">hese </w:t>
      </w:r>
      <w:r w:rsidR="00DB1505" w:rsidRPr="00ED3698">
        <w:t xml:space="preserve">names must be consistent with the names defined in the corresponding </w:t>
      </w:r>
      <w:r w:rsidR="00C42A5F">
        <w:t xml:space="preserve">Data </w:t>
      </w:r>
      <w:r w:rsidR="00A72F9C">
        <w:t xml:space="preserve">Block </w:t>
      </w:r>
      <w:r w:rsidR="00C42A5F">
        <w:t>9</w:t>
      </w:r>
      <w:r w:rsidR="00DB1505" w:rsidRPr="00ED3698">
        <w:t xml:space="preserve"> of the input file </w:t>
      </w:r>
      <w:r w:rsidR="00DB1505" w:rsidRPr="00133357">
        <w:t>‘physical parameters – porous medium’</w:t>
      </w:r>
      <w:r w:rsidR="00DB1505" w:rsidRPr="00ED3698">
        <w:t>). For each of these zones</w:t>
      </w:r>
      <w:r w:rsidR="00A72F9C">
        <w:t>,</w:t>
      </w:r>
      <w:r w:rsidR="00DB1505" w:rsidRPr="00ED3698">
        <w:t xml:space="preserve"> dispersivities in longitudinal and transverse vertical direction are specified indicating that the section belongs to a simulation for a 2D-vertical </w:t>
      </w:r>
      <w:r w:rsidR="00DB1505" w:rsidRPr="00FC2059">
        <w:rPr>
          <w:noProof/>
        </w:rPr>
        <w:t>cross</w:t>
      </w:r>
      <w:r w:rsidR="00FC2059">
        <w:rPr>
          <w:noProof/>
        </w:rPr>
        <w:t>-</w:t>
      </w:r>
      <w:r w:rsidR="00DB1505" w:rsidRPr="00FC2059">
        <w:rPr>
          <w:noProof/>
        </w:rPr>
        <w:t>section</w:t>
      </w:r>
      <w:r w:rsidR="00DB1505" w:rsidRPr="00ED3698">
        <w:t>. The dispersivities for the material ‘aquifer’ are 0.5m and 0.005m, respectively, while the dispersivities for the zone ‘tailings’ are 0.1 and 0.001m</w:t>
      </w:r>
      <w:r w:rsidR="005275F2">
        <w:t>, respectively</w:t>
      </w:r>
      <w:r w:rsidR="00DB1505" w:rsidRPr="00ED3698">
        <w:t>.</w:t>
      </w:r>
    </w:p>
    <w:p w14:paraId="10FB823D" w14:textId="7D30D316" w:rsidR="00D16A93" w:rsidRPr="00ED3698" w:rsidRDefault="00D16A93" w:rsidP="00DB1505">
      <w:r>
        <w:t xml:space="preserve">Example 2: In the example, the domain includes four materials, in which only the material “clay” applies the hybrid component diffusion model. The additional four data blocks provide the </w:t>
      </w:r>
      <w:r w:rsidRPr="00DB2015">
        <w:t>correction factors of effective porosity and tortuosity for each primary and secondary species</w:t>
      </w:r>
      <w:r>
        <w:t>. The code will read the data blocks according to the keywords</w:t>
      </w:r>
      <w:r w:rsidR="002D22BC">
        <w:t>.</w:t>
      </w:r>
      <w:r>
        <w:t xml:space="preserve"> </w:t>
      </w:r>
      <w:r w:rsidR="002D22BC">
        <w:t>Therefore,</w:t>
      </w:r>
      <w:r>
        <w:t xml:space="preserve"> the order of the data blocks </w:t>
      </w:r>
      <w:r w:rsidR="002D22BC">
        <w:t xml:space="preserve">is </w:t>
      </w:r>
      <w:r>
        <w:t xml:space="preserve">not fixed. However, the parameters for each </w:t>
      </w:r>
      <w:r w:rsidRPr="00FC2059">
        <w:rPr>
          <w:noProof/>
        </w:rPr>
        <w:t>components</w:t>
      </w:r>
      <w:r>
        <w:t xml:space="preserve"> or secondary species must be provided in the same order as specified in Data Block 2: </w:t>
      </w:r>
      <w:r w:rsidR="002D22BC">
        <w:t>‘</w:t>
      </w:r>
      <w:r>
        <w:t>geochemical system.</w:t>
      </w:r>
      <w:r w:rsidR="002D22BC">
        <w:t>’</w:t>
      </w:r>
      <w:r>
        <w:t xml:space="preserve"> The correction factors of anions can be calculated if experimental data for the anions and neutral species (such as HTO) are obtained. For example, the measured effective porosity values of the clay are 0.15 for HTO, 0.10 for Br</w:t>
      </w:r>
      <w:r w:rsidRPr="009E2960">
        <w:rPr>
          <w:vertAlign w:val="superscript"/>
        </w:rPr>
        <w:t>-</w:t>
      </w:r>
      <w:r>
        <w:t xml:space="preserve"> and 0.8 for I</w:t>
      </w:r>
      <w:r w:rsidRPr="00D16A93">
        <w:rPr>
          <w:vertAlign w:val="superscript"/>
        </w:rPr>
        <w:t>-</w:t>
      </w:r>
      <w:r>
        <w:t>, respectively. Thus the correction factors of effective porosity are 0.10/0.15 = 0.667 for Br</w:t>
      </w:r>
      <w:r w:rsidRPr="00D16A93">
        <w:rPr>
          <w:vertAlign w:val="superscript"/>
        </w:rPr>
        <w:t>-</w:t>
      </w:r>
      <w:r>
        <w:t>, and 0.8/0.15 = 0.533 for I</w:t>
      </w:r>
      <w:r w:rsidRPr="00D16A93">
        <w:rPr>
          <w:vertAlign w:val="superscript"/>
        </w:rPr>
        <w:t>-</w:t>
      </w:r>
      <w:r>
        <w:t>.</w:t>
      </w:r>
    </w:p>
    <w:p w14:paraId="2B2183E5" w14:textId="77777777" w:rsidR="00DB1505" w:rsidRPr="00ED3698" w:rsidRDefault="00DB1505" w:rsidP="00DB1505">
      <w:pPr>
        <w:pStyle w:val="Heading2"/>
      </w:pPr>
      <w:bookmarkStart w:id="385" w:name="_Toc13056091"/>
      <w:r>
        <w:rPr>
          <w:rFonts w:hint="eastAsia"/>
        </w:rPr>
        <w:t>I</w:t>
      </w:r>
      <w:r w:rsidRPr="00ED3698">
        <w:t xml:space="preserve">nitial condition - </w:t>
      </w:r>
      <w:r>
        <w:t xml:space="preserve">variably-saturated </w:t>
      </w:r>
      <w:r w:rsidRPr="00ED3698">
        <w:t>flow (</w:t>
      </w:r>
      <w:r>
        <w:t>D</w:t>
      </w:r>
      <w:r w:rsidRPr="00ED3698">
        <w:t xml:space="preserve">ata </w:t>
      </w:r>
      <w:r>
        <w:t>B</w:t>
      </w:r>
      <w:r w:rsidRPr="00ED3698">
        <w:t>lock 12)</w:t>
      </w:r>
      <w:bookmarkEnd w:id="385"/>
    </w:p>
    <w:p w14:paraId="3FCDAFAC" w14:textId="5A6265BD" w:rsidR="00DB1505" w:rsidRPr="00ED3698" w:rsidRDefault="00DB1505" w:rsidP="00DB1505">
      <w:pPr>
        <w:pStyle w:val="Heading3"/>
      </w:pPr>
      <w:bookmarkStart w:id="386" w:name="_Toc13056092"/>
      <w:r w:rsidRPr="00ED3698">
        <w:t xml:space="preserve">Description of </w:t>
      </w:r>
      <w:r w:rsidR="002D22BC">
        <w:t xml:space="preserve">the </w:t>
      </w:r>
      <w:r w:rsidRPr="00ED3698">
        <w:t xml:space="preserve">Data </w:t>
      </w:r>
      <w:r>
        <w:t>B</w:t>
      </w:r>
      <w:r w:rsidRPr="00ED3698">
        <w:t>lock</w:t>
      </w:r>
      <w:bookmarkEnd w:id="386"/>
    </w:p>
    <w:p w14:paraId="50D93E43" w14:textId="0585344B" w:rsidR="00DB1505" w:rsidRPr="00ED3698" w:rsidRDefault="00DB1505" w:rsidP="00DB1505">
      <w:r w:rsidRPr="00ED3698">
        <w:t xml:space="preserve">This data block specifies the initial condition in the solution domain for the physical flow problem. The initial condition is defined for fully saturated flow by the hydraulic head and for </w:t>
      </w:r>
      <w:r w:rsidR="002D22BC" w:rsidRPr="00ED3698">
        <w:t>variabl</w:t>
      </w:r>
      <w:r w:rsidR="002D22BC">
        <w:t>y</w:t>
      </w:r>
      <w:r w:rsidRPr="00ED3698">
        <w:t xml:space="preserve">saturated flow by the </w:t>
      </w:r>
      <w:r w:rsidR="00A75303" w:rsidRPr="00ED3698">
        <w:t>pressure</w:t>
      </w:r>
      <w:r w:rsidR="00A75303">
        <w:t>-</w:t>
      </w:r>
      <w:r w:rsidR="00A75303" w:rsidRPr="00ED3698">
        <w:t xml:space="preserve">head </w:t>
      </w:r>
      <w:r w:rsidRPr="00ED3698">
        <w:t xml:space="preserve">distribution. The distribution of this parameter can be </w:t>
      </w:r>
      <w:r w:rsidR="0025769D" w:rsidRPr="00ED3698">
        <w:t>d</w:t>
      </w:r>
      <w:r w:rsidR="0025769D">
        <w:t>i</w:t>
      </w:r>
      <w:r w:rsidR="0025769D" w:rsidRPr="00ED3698">
        <w:t xml:space="preserve">scretized </w:t>
      </w:r>
      <w:r w:rsidRPr="00ED3698">
        <w:t xml:space="preserve">across the </w:t>
      </w:r>
      <w:r w:rsidR="00A75303" w:rsidRPr="00ED3698">
        <w:t>mode</w:t>
      </w:r>
      <w:r w:rsidR="00A75303">
        <w:t>l’s</w:t>
      </w:r>
      <w:r w:rsidR="00A75303" w:rsidRPr="00ED3698">
        <w:t xml:space="preserve"> </w:t>
      </w:r>
      <w:r w:rsidRPr="00ED3698">
        <w:t xml:space="preserve">domain. </w:t>
      </w:r>
      <w:r w:rsidRPr="00ED3698">
        <w:rPr>
          <w:u w:val="single"/>
        </w:rPr>
        <w:t xml:space="preserve">These zones do not have to coincide with the material property zones defined in </w:t>
      </w:r>
      <w:r w:rsidR="00C42A5F">
        <w:rPr>
          <w:u w:val="single"/>
        </w:rPr>
        <w:t xml:space="preserve">Data </w:t>
      </w:r>
      <w:r w:rsidR="00A75303">
        <w:rPr>
          <w:u w:val="single"/>
        </w:rPr>
        <w:t xml:space="preserve">Block </w:t>
      </w:r>
      <w:r w:rsidR="00C42A5F">
        <w:rPr>
          <w:u w:val="single"/>
        </w:rPr>
        <w:t>9</w:t>
      </w:r>
      <w:r w:rsidRPr="00ED3698">
        <w:rPr>
          <w:u w:val="single"/>
        </w:rPr>
        <w:t>-11 of the input file.</w:t>
      </w:r>
      <w:r w:rsidRPr="00ED3698">
        <w:t xml:space="preserve"> It is also possible to base the initial </w:t>
      </w:r>
      <w:r w:rsidRPr="00ED3698">
        <w:lastRenderedPageBreak/>
        <w:t>condition on an existing solution, i.e., by providing a file with a hydraulic head or pressure head value for each spatial discretization point.</w:t>
      </w:r>
    </w:p>
    <w:p w14:paraId="393675F1" w14:textId="77777777" w:rsidR="00DB1505" w:rsidRPr="00ED3698" w:rsidRDefault="00DB1505" w:rsidP="00DB1505">
      <w:pPr>
        <w:pStyle w:val="Heading3"/>
      </w:pPr>
      <w:bookmarkStart w:id="387" w:name="_Toc13056093"/>
      <w:r w:rsidRPr="00ED3698">
        <w:t>Description of Input Parameters</w:t>
      </w:r>
      <w:bookmarkEnd w:id="387"/>
    </w:p>
    <w:p w14:paraId="79578413" w14:textId="77777777" w:rsidR="00DB1505" w:rsidRPr="00ED3698" w:rsidRDefault="00DB1505" w:rsidP="00DB1505">
      <w:pPr>
        <w:pStyle w:val="Heading4"/>
      </w:pPr>
      <w:bookmarkStart w:id="388" w:name="_Toc13056094"/>
      <w:r w:rsidRPr="00ED3698">
        <w:t xml:space="preserve">‘initial condition – </w:t>
      </w:r>
      <w:r>
        <w:t xml:space="preserve">variably-saturated </w:t>
      </w:r>
      <w:r w:rsidRPr="00ED3698">
        <w:t>flow’</w:t>
      </w:r>
      <w:bookmarkEnd w:id="388"/>
    </w:p>
    <w:p w14:paraId="2D72D1D4" w14:textId="6233C5BC" w:rsidR="00DB1505" w:rsidRPr="00ED3698" w:rsidRDefault="00DB1505" w:rsidP="00DB1505">
      <w:r w:rsidRPr="00ED3698">
        <w:t xml:space="preserve">A sub-block is required for each material property zone defined in the previous section </w:t>
      </w:r>
      <w:r w:rsidRPr="00487A8C">
        <w:t>(‘physical parameters – porous medium’</w:t>
      </w:r>
      <w:r w:rsidRPr="00ED3698">
        <w:t xml:space="preserve">). Each initial condition zone is identified by the name of the zone as specified in the previous section. The input for each material property zone is ended with the statement ‘end of </w:t>
      </w:r>
      <w:r w:rsidRPr="00FC2059">
        <w:rPr>
          <w:noProof/>
        </w:rPr>
        <w:t>zone</w:t>
      </w:r>
      <w:r w:rsidR="00A75303">
        <w:t>.</w:t>
      </w:r>
      <w:r w:rsidRPr="00ED3698">
        <w:t xml:space="preserve">’ </w:t>
      </w:r>
    </w:p>
    <w:p w14:paraId="28E86E7C" w14:textId="77DBBCEB" w:rsidR="00DB1505" w:rsidRPr="00ED3698" w:rsidRDefault="00DB1505" w:rsidP="00DB1505">
      <w:r w:rsidRPr="00ED3698">
        <w:t xml:space="preserve">The zone number and a zone name are specified below the </w:t>
      </w:r>
      <w:r w:rsidRPr="00FC2059">
        <w:rPr>
          <w:noProof/>
        </w:rPr>
        <w:t>sub</w:t>
      </w:r>
      <w:r w:rsidR="00857CBB" w:rsidRPr="00FC2059">
        <w:rPr>
          <w:noProof/>
        </w:rPr>
        <w:t>keywords</w:t>
      </w:r>
      <w:r w:rsidRPr="00ED3698">
        <w:t xml:space="preserve"> ‘number and name of zone’ for each zone. The zone names may or may not be identical with the names specified for the material property zones. </w:t>
      </w:r>
      <w:r w:rsidR="00487A8C">
        <w:fldChar w:fldCharType="begin"/>
      </w:r>
      <w:r w:rsidR="00487A8C">
        <w:instrText xml:space="preserve"> REF _Ref471466673 \h </w:instrText>
      </w:r>
      <w:r w:rsidR="00487A8C">
        <w:fldChar w:fldCharType="separate"/>
      </w:r>
      <w:r w:rsidR="00D41448" w:rsidRPr="00ED3698">
        <w:t xml:space="preserve">Table </w:t>
      </w:r>
      <w:r w:rsidR="00D41448">
        <w:rPr>
          <w:noProof/>
        </w:rPr>
        <w:t>3</w:t>
      </w:r>
      <w:r w:rsidR="00D41448">
        <w:t>.</w:t>
      </w:r>
      <w:r w:rsidR="00D41448">
        <w:rPr>
          <w:noProof/>
        </w:rPr>
        <w:t>15</w:t>
      </w:r>
      <w:r w:rsidR="00487A8C">
        <w:fldChar w:fldCharType="end"/>
      </w:r>
      <w:r w:rsidR="00487A8C">
        <w:t xml:space="preserve"> provides a list of the related parameters.</w:t>
      </w:r>
    </w:p>
    <w:p w14:paraId="77E354EC" w14:textId="77777777" w:rsidR="00DB1505" w:rsidRPr="00ED3698" w:rsidRDefault="00DB1505" w:rsidP="00DB1505">
      <w:pPr>
        <w:pStyle w:val="Heading4"/>
      </w:pPr>
      <w:bookmarkStart w:id="389" w:name="_Toc13056095"/>
      <w:r w:rsidRPr="00ED3698">
        <w:t>‘initial condition’</w:t>
      </w:r>
      <w:bookmarkEnd w:id="389"/>
    </w:p>
    <w:p w14:paraId="673DE5AE" w14:textId="46B77654" w:rsidR="00DB1505" w:rsidRPr="00ED3698" w:rsidRDefault="00DB1505" w:rsidP="00DB1505">
      <w:r w:rsidRPr="00ED3698">
        <w:t xml:space="preserve">The next </w:t>
      </w:r>
      <w:r w:rsidRPr="00487A8C">
        <w:t>header</w:t>
      </w:r>
      <w:r w:rsidR="00A75303">
        <w:t>,</w:t>
      </w:r>
      <w:r w:rsidRPr="00487A8C">
        <w:t xml:space="preserve"> ‘initial condition</w:t>
      </w:r>
      <w:r w:rsidR="00A75303">
        <w:t>,</w:t>
      </w:r>
      <w:r w:rsidRPr="00487A8C">
        <w:t>’</w:t>
      </w:r>
      <w:r w:rsidRPr="00ED3698">
        <w:t xml:space="preserve"> initiates the input of the initial condition in terms of hydraulic head or pressure head, as specified in </w:t>
      </w:r>
      <w:r w:rsidR="00487A8C">
        <w:t>Data Block</w:t>
      </w:r>
      <w:r w:rsidRPr="00ED3698">
        <w:t xml:space="preserve"> 6 of the input file </w:t>
      </w:r>
      <w:r w:rsidRPr="00487A8C">
        <w:t>(</w:t>
      </w:r>
      <w:r w:rsidR="00A75303">
        <w:t>‘</w:t>
      </w:r>
      <w:r w:rsidRPr="00487A8C">
        <w:t>control parameters – variably-saturated flow</w:t>
      </w:r>
      <w:r w:rsidR="00A75303">
        <w:t>.</w:t>
      </w:r>
      <w:r w:rsidRPr="00487A8C">
        <w:t>’</w:t>
      </w:r>
      <w:r w:rsidR="00A75303">
        <w:t xml:space="preserve"> If</w:t>
      </w:r>
      <w:r w:rsidRPr="00ED3698">
        <w:t xml:space="preserve"> this section is not included, the input for the initial condition will be expected in terms of hydraulic head). </w:t>
      </w:r>
    </w:p>
    <w:p w14:paraId="4CA13F78" w14:textId="68C05A9E" w:rsidR="00DB1505" w:rsidRPr="00ED3698" w:rsidRDefault="00FD0216" w:rsidP="00DB1505">
      <w:pPr>
        <w:pStyle w:val="Heading4"/>
      </w:pPr>
      <w:bookmarkStart w:id="390" w:name="_Toc13056096"/>
      <w:r>
        <w:t>‘</w:t>
      </w:r>
      <w:r w:rsidR="00DB1505" w:rsidRPr="00ED3698">
        <w:t>extent of zone’</w:t>
      </w:r>
      <w:bookmarkEnd w:id="390"/>
    </w:p>
    <w:p w14:paraId="610CB0B7" w14:textId="1830359E" w:rsidR="00DB1505" w:rsidRPr="00ED3698" w:rsidRDefault="00DB1505" w:rsidP="00DB1505">
      <w:r w:rsidRPr="00ED3698">
        <w:t xml:space="preserve">The specified initial condition needs to be allocated to a specific area of the solution domain below the header ‘extent of </w:t>
      </w:r>
      <w:r w:rsidRPr="00FC2059">
        <w:rPr>
          <w:noProof/>
        </w:rPr>
        <w:t>zone</w:t>
      </w:r>
      <w:r w:rsidR="00FD0216">
        <w:t>.</w:t>
      </w:r>
      <w:r w:rsidRPr="00ED3698">
        <w:t xml:space="preserve">’ </w:t>
      </w:r>
      <w:r>
        <w:t xml:space="preserve">MIN3P-THCm </w:t>
      </w:r>
      <w:r w:rsidRPr="00ED3698">
        <w:t>allows the simulation of flow and reactive transport in three spatial dimensions. The input</w:t>
      </w:r>
      <w:r w:rsidR="00487A8C">
        <w:t xml:space="preserve"> in the </w:t>
      </w:r>
      <w:r w:rsidR="00487A8C" w:rsidRPr="00ED3698">
        <w:t>following</w:t>
      </w:r>
      <w:r w:rsidR="00487A8C">
        <w:t xml:space="preserve"> line</w:t>
      </w:r>
      <w:r w:rsidRPr="00ED3698">
        <w:t xml:space="preserve"> defines the location of minimum and maximum coordinates in the </w:t>
      </w:r>
      <w:r w:rsidR="00EB176D">
        <w:t>x-</w:t>
      </w:r>
      <w:r w:rsidRPr="00ED3698">
        <w:t xml:space="preserve">, </w:t>
      </w:r>
      <w:r w:rsidR="00EB176D">
        <w:t>y-</w:t>
      </w:r>
      <w:r w:rsidR="001B4DFA">
        <w:t>,</w:t>
      </w:r>
      <w:r w:rsidR="00EB176D" w:rsidRPr="00ED3698">
        <w:t xml:space="preserve"> </w:t>
      </w:r>
      <w:r w:rsidRPr="00ED3698">
        <w:t xml:space="preserve">and </w:t>
      </w:r>
      <w:r w:rsidR="00FD0216">
        <w:t xml:space="preserve">z </w:t>
      </w:r>
      <w:r w:rsidRPr="00ED3698">
        <w:t xml:space="preserve">directions for the initial condition to be allocated. If a 1D or 2D-simulation is conducted, the minimum and maximum coordinates for the excluded dimensions should be specified as 0.0 and 1.0, respectively. The input for each section is concluded with the statement ‘end of </w:t>
      </w:r>
      <w:r w:rsidRPr="00FC2059">
        <w:rPr>
          <w:noProof/>
        </w:rPr>
        <w:t>zone</w:t>
      </w:r>
      <w:r w:rsidR="00C248DE">
        <w:t>.</w:t>
      </w:r>
      <w:r w:rsidRPr="00ED3698">
        <w:t>’ It is possible to overlay initial conditions. The input in the zone with the higher number replaces earlier input.</w:t>
      </w:r>
    </w:p>
    <w:p w14:paraId="3EE43951" w14:textId="77777777" w:rsidR="00DB1505" w:rsidRPr="00ED3698" w:rsidRDefault="00DB1505" w:rsidP="00DB1505">
      <w:pPr>
        <w:pStyle w:val="Heading4"/>
      </w:pPr>
      <w:bookmarkStart w:id="391" w:name="_Ref401657167"/>
      <w:bookmarkStart w:id="392" w:name="_Toc13056097"/>
      <w:r w:rsidRPr="00ED3698">
        <w:t>‘read initial condition from file’</w:t>
      </w:r>
      <w:bookmarkEnd w:id="391"/>
      <w:bookmarkEnd w:id="392"/>
    </w:p>
    <w:p w14:paraId="5477B449" w14:textId="360F4AF4" w:rsidR="00DB1505" w:rsidRDefault="00DB1505" w:rsidP="00DB1505">
      <w:r>
        <w:t>T</w:t>
      </w:r>
      <w:r w:rsidRPr="00ED3698">
        <w:t>he initial condition</w:t>
      </w:r>
      <w:r>
        <w:t>s</w:t>
      </w:r>
      <w:r w:rsidRPr="00ED3698">
        <w:t xml:space="preserve"> </w:t>
      </w:r>
      <w:r>
        <w:t>can</w:t>
      </w:r>
      <w:r w:rsidRPr="00ED3698">
        <w:t xml:space="preserve"> be</w:t>
      </w:r>
      <w:r>
        <w:t xml:space="preserve"> specified by</w:t>
      </w:r>
      <w:r w:rsidRPr="00ED3698">
        <w:t xml:space="preserve"> read</w:t>
      </w:r>
      <w:r>
        <w:t>ing</w:t>
      </w:r>
      <w:r w:rsidRPr="00ED3698">
        <w:t xml:space="preserve"> from a</w:t>
      </w:r>
      <w:r>
        <w:t>n external</w:t>
      </w:r>
      <w:r w:rsidRPr="00ED3698">
        <w:t xml:space="preserve"> file</w:t>
      </w:r>
      <w:r>
        <w:t xml:space="preserve"> with the extension prefix.ivs</w:t>
      </w:r>
      <w:r w:rsidRPr="00ED3698">
        <w:t>, which fits a pre-specified format (the same format as defined in the</w:t>
      </w:r>
      <w:r>
        <w:t xml:space="preserve"> prefix_0.</w:t>
      </w:r>
      <w:r w:rsidRPr="003B38ED">
        <w:t>gsp</w:t>
      </w:r>
      <w:r w:rsidRPr="00ED3698">
        <w:t xml:space="preserve"> files, which contains the flow solution). In this case, the statement </w:t>
      </w:r>
      <w:r w:rsidRPr="003B38ED">
        <w:t>‘read initial condition from file’</w:t>
      </w:r>
      <w:r w:rsidRPr="00ED3698">
        <w:t xml:space="preserve"> needs to be included in the input </w:t>
      </w:r>
      <w:r>
        <w:t xml:space="preserve">data block </w:t>
      </w:r>
      <w:r w:rsidRPr="00ED3698">
        <w:t xml:space="preserve">‘initial condition – </w:t>
      </w:r>
      <w:r>
        <w:t xml:space="preserve">variably-saturated </w:t>
      </w:r>
      <w:r w:rsidRPr="00ED3698">
        <w:t>flow’ instead of the number of zones and the zone-specific input. In addition</w:t>
      </w:r>
      <w:r w:rsidR="00C248DE">
        <w:t>,</w:t>
      </w:r>
      <w:r w:rsidRPr="00ED3698">
        <w:t xml:space="preserve"> a file with the name </w:t>
      </w:r>
      <w:r w:rsidRPr="003B38ED">
        <w:t>prefix.ivs</w:t>
      </w:r>
      <w:r w:rsidRPr="00ED3698">
        <w:t xml:space="preserve"> must be provided containing the initial condition</w:t>
      </w:r>
      <w:r>
        <w:t>s</w:t>
      </w:r>
      <w:r w:rsidRPr="00ED3698">
        <w:t>.</w:t>
      </w:r>
      <w:r>
        <w:t xml:space="preserve"> The required parameters in the file </w:t>
      </w:r>
      <w:r w:rsidRPr="003B38ED">
        <w:t>prefix</w:t>
      </w:r>
      <w:r w:rsidRPr="00FC2059">
        <w:rPr>
          <w:noProof/>
        </w:rPr>
        <w:t>.ivs</w:t>
      </w:r>
      <w:r>
        <w:t xml:space="preserve"> depend on the flow processes</w:t>
      </w:r>
      <w:r w:rsidR="00C248DE">
        <w:t>,</w:t>
      </w:r>
      <w:r>
        <w:t xml:space="preserve"> as described below.</w:t>
      </w:r>
    </w:p>
    <w:p w14:paraId="0F4C48E3" w14:textId="0C85BFB3" w:rsidR="00DB1505" w:rsidRDefault="00DB1505" w:rsidP="00DB1505">
      <w:r>
        <w:t>For isothermal saturated flow, the prefix.ivs should provide the x,</w:t>
      </w:r>
      <w:r w:rsidR="00C248DE">
        <w:t xml:space="preserve"> </w:t>
      </w:r>
      <w:r>
        <w:t>y,</w:t>
      </w:r>
      <w:r w:rsidR="00C248DE">
        <w:t xml:space="preserve"> and z</w:t>
      </w:r>
      <w:r w:rsidR="00D56B4F">
        <w:t xml:space="preserve"> </w:t>
      </w:r>
      <w:r>
        <w:t>coordinates of each control volume and the hydraulic head (h</w:t>
      </w:r>
      <w:r w:rsidRPr="00240251">
        <w:rPr>
          <w:vertAlign w:val="subscript"/>
        </w:rPr>
        <w:t>w</w:t>
      </w:r>
      <w:r>
        <w:t>) [m] in the following format:</w:t>
      </w:r>
    </w:p>
    <w:p w14:paraId="7C94E34F" w14:textId="77777777" w:rsidR="00DB1505" w:rsidRDefault="00DB1505" w:rsidP="00DB1505">
      <w:pPr>
        <w:pStyle w:val="StyleCode"/>
      </w:pPr>
    </w:p>
    <w:p w14:paraId="76E14C66" w14:textId="77777777" w:rsidR="00DB1505" w:rsidRDefault="00DB1505" w:rsidP="00DB1505">
      <w:pPr>
        <w:pStyle w:val="StyleCode"/>
      </w:pPr>
      <w:r>
        <w:t>title = "dataset amd"</w:t>
      </w:r>
    </w:p>
    <w:p w14:paraId="3C3CEB40" w14:textId="77777777" w:rsidR="00DB1505" w:rsidRDefault="00DB1505" w:rsidP="00DB1505">
      <w:pPr>
        <w:pStyle w:val="StyleCode"/>
      </w:pPr>
      <w:r>
        <w:t>variables = "x", "y", "z", "h_w"</w:t>
      </w:r>
    </w:p>
    <w:p w14:paraId="0819DC62" w14:textId="77777777" w:rsidR="00DB1505" w:rsidRDefault="00DB1505" w:rsidP="00DB1505">
      <w:pPr>
        <w:pStyle w:val="StyleCode"/>
      </w:pPr>
      <w:r>
        <w:t>zone t = "initial condition   " i =   40, j =    1, k =    1,  f=point</w:t>
      </w:r>
    </w:p>
    <w:p w14:paraId="63283ED1" w14:textId="77777777" w:rsidR="00DB1505" w:rsidRDefault="00DB1505" w:rsidP="00DB1505">
      <w:pPr>
        <w:pStyle w:val="StyleCode"/>
      </w:pPr>
      <w:r>
        <w:t xml:space="preserve">  0.0000000E+00  0.0000000E+00  0.0000000E+00 0.5000000E-01 </w:t>
      </w:r>
    </w:p>
    <w:p w14:paraId="19FEC001" w14:textId="77777777" w:rsidR="00DB1505" w:rsidRDefault="00DB1505" w:rsidP="00DB1505">
      <w:pPr>
        <w:pStyle w:val="StyleCode"/>
      </w:pPr>
      <w:r>
        <w:t xml:space="preserve">  0.0000000E+00  0.0000000E+00  0.5128205E-01 0.4811675E-01 </w:t>
      </w:r>
    </w:p>
    <w:p w14:paraId="5D18A54D" w14:textId="77777777" w:rsidR="00DB1505" w:rsidRDefault="00DB1505" w:rsidP="00DB1505">
      <w:pPr>
        <w:pStyle w:val="StyleCode"/>
      </w:pPr>
      <w:r>
        <w:t xml:space="preserve">  0.0000000E+00  0.0000000E+00  0.1025641E+00 0.4605224E-01 </w:t>
      </w:r>
    </w:p>
    <w:p w14:paraId="158A6AFE" w14:textId="77777777" w:rsidR="00DB1505" w:rsidRDefault="00DB1505" w:rsidP="00DB1505">
      <w:pPr>
        <w:pStyle w:val="StyleCode"/>
      </w:pPr>
      <w:r>
        <w:t xml:space="preserve">  0.0000000E+00  0.0000000E+00  0.1538462E+00 0.4377074E-01 </w:t>
      </w:r>
    </w:p>
    <w:p w14:paraId="7A375AF3" w14:textId="77777777" w:rsidR="00DB1505" w:rsidRDefault="00DB1505" w:rsidP="00DB1505">
      <w:pPr>
        <w:pStyle w:val="StyleCode"/>
      </w:pPr>
      <w:r>
        <w:t xml:space="preserve">  0.0000000E+00  0.0000000E+00  0.2051282E+00 0.4123221E-01 </w:t>
      </w:r>
    </w:p>
    <w:p w14:paraId="38A923D3" w14:textId="77777777" w:rsidR="00DB1505" w:rsidRDefault="00DB1505" w:rsidP="00DB1505">
      <w:pPr>
        <w:pStyle w:val="StyleCode"/>
      </w:pPr>
      <w:r>
        <w:t>……</w:t>
      </w:r>
    </w:p>
    <w:p w14:paraId="4BD01FC2" w14:textId="77777777" w:rsidR="00DB1505" w:rsidRDefault="00DB1505" w:rsidP="00DB1505">
      <w:pPr>
        <w:pStyle w:val="StyleCode"/>
      </w:pPr>
    </w:p>
    <w:p w14:paraId="0A5F219B" w14:textId="18BFFAEC" w:rsidR="00DB1505" w:rsidRDefault="00DB1505" w:rsidP="00DB1505">
      <w:r>
        <w:t xml:space="preserve">For isothermal saturated </w:t>
      </w:r>
      <w:r w:rsidR="00C248DE">
        <w:t xml:space="preserve">density-dependent </w:t>
      </w:r>
      <w:r>
        <w:t xml:space="preserve">flow, the prefix.ivs should provide the </w:t>
      </w:r>
      <w:r w:rsidR="001B4DFA">
        <w:t xml:space="preserve">x-, y- </w:t>
      </w:r>
      <w:r w:rsidR="00C248DE">
        <w:t xml:space="preserve">and z </w:t>
      </w:r>
      <w:r>
        <w:t>coordinates of each control volume, the hydraulic head (h</w:t>
      </w:r>
      <w:r w:rsidRPr="00240251">
        <w:rPr>
          <w:vertAlign w:val="subscript"/>
        </w:rPr>
        <w:t>w</w:t>
      </w:r>
      <w:r>
        <w:t>) [m], and fluid pressure (P</w:t>
      </w:r>
      <w:r w:rsidRPr="00240251">
        <w:rPr>
          <w:vertAlign w:val="subscript"/>
        </w:rPr>
        <w:t>w</w:t>
      </w:r>
      <w:r>
        <w:t>) [Pa] in the following format:</w:t>
      </w:r>
    </w:p>
    <w:p w14:paraId="7E98FFC3" w14:textId="77777777" w:rsidR="00DB1505" w:rsidRDefault="00DB1505" w:rsidP="00DB1505">
      <w:pPr>
        <w:pStyle w:val="StyleCode"/>
      </w:pPr>
    </w:p>
    <w:p w14:paraId="4E98CE7B" w14:textId="77777777" w:rsidR="00DB1505" w:rsidRDefault="00DB1505" w:rsidP="00DB1505">
      <w:pPr>
        <w:pStyle w:val="StyleCode"/>
      </w:pPr>
      <w:r>
        <w:t xml:space="preserve">title = "dataset </w:t>
      </w:r>
      <w:r w:rsidRPr="00F63A0C">
        <w:t>verif_sutra</w:t>
      </w:r>
      <w:r>
        <w:t>"</w:t>
      </w:r>
    </w:p>
    <w:p w14:paraId="57361B3A" w14:textId="77777777" w:rsidR="00DB1505" w:rsidRDefault="00DB1505" w:rsidP="00DB1505">
      <w:pPr>
        <w:pStyle w:val="StyleCode"/>
      </w:pPr>
      <w:r>
        <w:t>variables = "x", "y", "z", "h_w", "p_w"</w:t>
      </w:r>
    </w:p>
    <w:p w14:paraId="51BF520B" w14:textId="77777777" w:rsidR="00DB1505" w:rsidRDefault="00DB1505" w:rsidP="00DB1505">
      <w:pPr>
        <w:pStyle w:val="StyleCode"/>
      </w:pPr>
      <w:r>
        <w:t xml:space="preserve">zone t = "initial condition   " </w:t>
      </w:r>
      <w:r w:rsidRPr="00AA12C1">
        <w:t>i =   35, j =   10, k =    1,  f=point</w:t>
      </w:r>
    </w:p>
    <w:p w14:paraId="33BB3EE6" w14:textId="77777777" w:rsidR="00DB1505" w:rsidRPr="007C439D" w:rsidRDefault="00DB1505" w:rsidP="00DB1505">
      <w:pPr>
        <w:pStyle w:val="StyleCode"/>
        <w:rPr>
          <w:lang w:val="fr-FR"/>
        </w:rPr>
      </w:pPr>
      <w:r>
        <w:t xml:space="preserve">  </w:t>
      </w:r>
      <w:r w:rsidRPr="007C439D">
        <w:rPr>
          <w:lang w:val="fr-FR"/>
        </w:rPr>
        <w:t xml:space="preserve">0.0000000E+00  0.0000000E+00  0.0000000E+00  0.3324825E+02  0.3261653E+06  </w:t>
      </w:r>
    </w:p>
    <w:p w14:paraId="3168BB4C" w14:textId="77777777" w:rsidR="00DB1505" w:rsidRPr="007C439D" w:rsidRDefault="00DB1505" w:rsidP="00DB1505">
      <w:pPr>
        <w:pStyle w:val="StyleCode"/>
        <w:rPr>
          <w:lang w:val="fr-FR"/>
        </w:rPr>
      </w:pPr>
      <w:r w:rsidRPr="007C439D">
        <w:rPr>
          <w:lang w:val="fr-FR"/>
        </w:rPr>
        <w:t xml:space="preserve">  0.1550000E+01  0.0000000E+00  0.0000000E+00  0.3247669E+02  0.3185963E+06  </w:t>
      </w:r>
    </w:p>
    <w:p w14:paraId="19E61FDD" w14:textId="77777777" w:rsidR="00DB1505" w:rsidRPr="007C439D" w:rsidRDefault="00DB1505" w:rsidP="00DB1505">
      <w:pPr>
        <w:pStyle w:val="StyleCode"/>
        <w:rPr>
          <w:lang w:val="fr-FR"/>
        </w:rPr>
      </w:pPr>
      <w:r w:rsidRPr="007C439D">
        <w:rPr>
          <w:lang w:val="fr-FR"/>
        </w:rPr>
        <w:t xml:space="preserve">  0.2705000E+01  0.0000000E+00  0.0000000E+00  0.3220291E+02  0.3159105E+06  </w:t>
      </w:r>
    </w:p>
    <w:p w14:paraId="2C611F2D" w14:textId="77777777" w:rsidR="00DB1505" w:rsidRPr="007C439D" w:rsidRDefault="00DB1505" w:rsidP="00DB1505">
      <w:pPr>
        <w:pStyle w:val="StyleCode"/>
        <w:rPr>
          <w:lang w:val="fr-FR"/>
        </w:rPr>
      </w:pPr>
      <w:r w:rsidRPr="007C439D">
        <w:rPr>
          <w:lang w:val="fr-FR"/>
        </w:rPr>
        <w:t xml:space="preserve">  0.3975500E+01  0.0000000E+00  0.0000000E+00  0.3201184E+02  0.3140361E+06  </w:t>
      </w:r>
    </w:p>
    <w:p w14:paraId="24F5DC8A" w14:textId="77777777" w:rsidR="00DB1505" w:rsidRDefault="00DB1505" w:rsidP="00DB1505">
      <w:pPr>
        <w:pStyle w:val="StyleCode"/>
      </w:pPr>
      <w:r>
        <w:t>……</w:t>
      </w:r>
    </w:p>
    <w:p w14:paraId="071A4FC9" w14:textId="77777777" w:rsidR="00DB1505" w:rsidRDefault="00DB1505" w:rsidP="00DB1505">
      <w:pPr>
        <w:pStyle w:val="StyleCode"/>
      </w:pPr>
    </w:p>
    <w:p w14:paraId="17738799" w14:textId="5CC4D150" w:rsidR="00DB1505" w:rsidRDefault="00DB1505" w:rsidP="00DB1505">
      <w:r>
        <w:t xml:space="preserve">For isothermal unsaturated flow, the prefix.ivs should provide the </w:t>
      </w:r>
      <w:r w:rsidR="001B4DFA">
        <w:t xml:space="preserve">x-, y- </w:t>
      </w:r>
      <w:r w:rsidR="00E767AE">
        <w:t xml:space="preserve"> and z </w:t>
      </w:r>
      <w:r>
        <w:t>coordinates of each control volume, the hydraulic head (h</w:t>
      </w:r>
      <w:r w:rsidRPr="00240251">
        <w:rPr>
          <w:vertAlign w:val="subscript"/>
        </w:rPr>
        <w:t>w</w:t>
      </w:r>
      <w:r>
        <w:t>) [m], fluid pressure (P</w:t>
      </w:r>
      <w:r w:rsidRPr="00240251">
        <w:rPr>
          <w:vertAlign w:val="subscript"/>
        </w:rPr>
        <w:t>w</w:t>
      </w:r>
      <w:r>
        <w:t>) [Pa], aqueous phase saturation (S</w:t>
      </w:r>
      <w:r w:rsidRPr="00240251">
        <w:rPr>
          <w:vertAlign w:val="subscript"/>
        </w:rPr>
        <w:t>a</w:t>
      </w:r>
      <w:r>
        <w:t>) [-], aqueous phase content (θ</w:t>
      </w:r>
      <w:r w:rsidRPr="00240251">
        <w:rPr>
          <w:vertAlign w:val="subscript"/>
        </w:rPr>
        <w:t>a</w:t>
      </w:r>
      <w:r>
        <w:t>=porosity*S</w:t>
      </w:r>
      <w:r w:rsidRPr="00240251">
        <w:rPr>
          <w:vertAlign w:val="subscript"/>
        </w:rPr>
        <w:t>a</w:t>
      </w:r>
      <w:r>
        <w:t>) [-], gaseous phase saturation S</w:t>
      </w:r>
      <w:r w:rsidRPr="00240251">
        <w:rPr>
          <w:vertAlign w:val="subscript"/>
        </w:rPr>
        <w:t>g</w:t>
      </w:r>
      <w:r>
        <w:t xml:space="preserve"> [-]</w:t>
      </w:r>
      <w:r w:rsidR="00E767AE">
        <w:t>,</w:t>
      </w:r>
      <w:r>
        <w:t xml:space="preserve"> and gaseous phase content (θ</w:t>
      </w:r>
      <w:r w:rsidRPr="00240251">
        <w:rPr>
          <w:vertAlign w:val="subscript"/>
        </w:rPr>
        <w:t>g</w:t>
      </w:r>
      <w:r>
        <w:t>=porosity*S</w:t>
      </w:r>
      <w:r w:rsidRPr="00240251">
        <w:rPr>
          <w:vertAlign w:val="subscript"/>
        </w:rPr>
        <w:t>g</w:t>
      </w:r>
      <w:r>
        <w:t>) [-] in the following format:</w:t>
      </w:r>
    </w:p>
    <w:p w14:paraId="4625A730" w14:textId="77777777" w:rsidR="00DB1505" w:rsidRDefault="00DB1505" w:rsidP="00DB1505">
      <w:pPr>
        <w:pStyle w:val="StyleCode"/>
      </w:pPr>
    </w:p>
    <w:p w14:paraId="2D8BB587" w14:textId="77777777" w:rsidR="00DB1505" w:rsidRDefault="00DB1505" w:rsidP="00DB1505">
      <w:pPr>
        <w:pStyle w:val="StyleCode"/>
      </w:pPr>
      <w:r>
        <w:t>title = "dataset amd"</w:t>
      </w:r>
    </w:p>
    <w:p w14:paraId="63BFD4C2" w14:textId="77777777" w:rsidR="00DB1505" w:rsidRDefault="00DB1505" w:rsidP="00DB1505">
      <w:pPr>
        <w:pStyle w:val="StyleCode"/>
      </w:pPr>
      <w:r>
        <w:t xml:space="preserve">variables = "x", "y", "z", </w:t>
      </w:r>
      <w:r w:rsidRPr="004F5BD8">
        <w:t>"h_w", "p_w", "s_</w:t>
      </w:r>
      <w:r>
        <w:t>a</w:t>
      </w:r>
      <w:r w:rsidRPr="004F5BD8">
        <w:t>", "theta_a", "s_</w:t>
      </w:r>
      <w:r>
        <w:t>g</w:t>
      </w:r>
      <w:r w:rsidRPr="004F5BD8">
        <w:t>", "theta_g"</w:t>
      </w:r>
    </w:p>
    <w:p w14:paraId="5151F2B6" w14:textId="77777777" w:rsidR="00DB1505" w:rsidRPr="007C439D" w:rsidRDefault="00DB1505" w:rsidP="00DB1505">
      <w:pPr>
        <w:pStyle w:val="StyleCode"/>
        <w:rPr>
          <w:lang w:val="fr-FR"/>
        </w:rPr>
      </w:pPr>
      <w:r w:rsidRPr="007C439D">
        <w:rPr>
          <w:lang w:val="fr-FR"/>
        </w:rPr>
        <w:t>zone t = "initial condition   " i =   40, j =    1, k =    1,  f=point</w:t>
      </w:r>
    </w:p>
    <w:p w14:paraId="4FD920F5" w14:textId="77777777" w:rsidR="00DB1505" w:rsidRPr="007C439D" w:rsidRDefault="00DB1505" w:rsidP="00DB1505">
      <w:pPr>
        <w:pStyle w:val="StyleCode"/>
        <w:rPr>
          <w:lang w:val="fr-FR"/>
        </w:rPr>
      </w:pPr>
      <w:r w:rsidRPr="007C439D">
        <w:rPr>
          <w:lang w:val="fr-FR"/>
        </w:rPr>
        <w:t xml:space="preserve">  0.0000000E+00  0.0000000E+00  0.0000000E+00 -0.5000000E-01 -0.5000000E-01  0.9991905E+00  0.4995952E+00  0.8095380E-03  0.4047690E-03</w:t>
      </w:r>
    </w:p>
    <w:p w14:paraId="57D245F9" w14:textId="77777777" w:rsidR="00DB1505" w:rsidRPr="007C439D" w:rsidRDefault="00DB1505" w:rsidP="00DB1505">
      <w:pPr>
        <w:pStyle w:val="StyleCode"/>
        <w:rPr>
          <w:lang w:val="fr-FR"/>
        </w:rPr>
      </w:pPr>
      <w:r w:rsidRPr="007C439D">
        <w:rPr>
          <w:lang w:val="fr-FR"/>
        </w:rPr>
        <w:t xml:space="preserve">  0.0000000E+00  0.0000000E+00  0.5128205E-01 -0.4811675E-01 -0.9939880E-01  0.9964679E+00  0.4982340E+00  0.3532082E-02  0.1766041E-02 </w:t>
      </w:r>
    </w:p>
    <w:p w14:paraId="38D33BAC" w14:textId="77777777" w:rsidR="00DB1505" w:rsidRPr="007C439D" w:rsidRDefault="00DB1505" w:rsidP="00DB1505">
      <w:pPr>
        <w:pStyle w:val="StyleCode"/>
        <w:rPr>
          <w:lang w:val="fr-FR"/>
        </w:rPr>
      </w:pPr>
      <w:r w:rsidRPr="007C439D">
        <w:rPr>
          <w:lang w:val="fr-FR"/>
        </w:rPr>
        <w:t xml:space="preserve">  0.0000000E+00  0.0000000E+00  0.1025641E+00 -0.4605224E-01 -0.1486163E+00  0.9916740E+00  0.4958370E+00  0.8326019E-02  0.4163009E-02 </w:t>
      </w:r>
    </w:p>
    <w:p w14:paraId="1AA503A3" w14:textId="77777777" w:rsidR="00DB1505" w:rsidRDefault="00DB1505" w:rsidP="00DB1505">
      <w:pPr>
        <w:pStyle w:val="StyleCode"/>
      </w:pPr>
      <w:r>
        <w:t>……</w:t>
      </w:r>
    </w:p>
    <w:p w14:paraId="47894900" w14:textId="77777777" w:rsidR="00DB1505" w:rsidRDefault="00DB1505" w:rsidP="00DB1505">
      <w:pPr>
        <w:pStyle w:val="StyleCode"/>
      </w:pPr>
    </w:p>
    <w:p w14:paraId="78C25518" w14:textId="397A67D0" w:rsidR="00DB1505" w:rsidRDefault="00DB1505" w:rsidP="00DB1505">
      <w:r>
        <w:t xml:space="preserve">For isothermal unsaturated </w:t>
      </w:r>
      <w:r w:rsidR="00E767AE">
        <w:t xml:space="preserve">density-dependent </w:t>
      </w:r>
      <w:r>
        <w:t>flow, the prefix.ivs should provide the x,</w:t>
      </w:r>
      <w:r w:rsidR="00E767AE">
        <w:t xml:space="preserve"> </w:t>
      </w:r>
      <w:r>
        <w:t>y,</w:t>
      </w:r>
      <w:r w:rsidR="00E767AE">
        <w:t xml:space="preserve"> z </w:t>
      </w:r>
      <w:r>
        <w:t>coordinates of each control volume, the hydraulic head (h</w:t>
      </w:r>
      <w:r w:rsidRPr="00240251">
        <w:rPr>
          <w:vertAlign w:val="subscript"/>
        </w:rPr>
        <w:t>w</w:t>
      </w:r>
      <w:r>
        <w:t>) [m], fluid pressure (P</w:t>
      </w:r>
      <w:r w:rsidRPr="00240251">
        <w:rPr>
          <w:vertAlign w:val="subscript"/>
        </w:rPr>
        <w:t>w</w:t>
      </w:r>
      <w:r>
        <w:t>) [Pa], fluid pressure head (Ph</w:t>
      </w:r>
      <w:r w:rsidRPr="00240251">
        <w:rPr>
          <w:vertAlign w:val="subscript"/>
        </w:rPr>
        <w:t>w</w:t>
      </w:r>
      <w:r>
        <w:t>) [m], aqueous phase saturation (S</w:t>
      </w:r>
      <w:r w:rsidRPr="00240251">
        <w:rPr>
          <w:vertAlign w:val="subscript"/>
        </w:rPr>
        <w:t>a</w:t>
      </w:r>
      <w:r>
        <w:t>) [-], aqueous phase content (θ</w:t>
      </w:r>
      <w:r w:rsidRPr="00240251">
        <w:rPr>
          <w:vertAlign w:val="subscript"/>
        </w:rPr>
        <w:t>a</w:t>
      </w:r>
      <w:r>
        <w:t>=porosity*S</w:t>
      </w:r>
      <w:r w:rsidRPr="00240251">
        <w:rPr>
          <w:vertAlign w:val="subscript"/>
        </w:rPr>
        <w:t>a</w:t>
      </w:r>
      <w:r>
        <w:t>) [-], gaseous phase saturation (S</w:t>
      </w:r>
      <w:r w:rsidRPr="00240251">
        <w:rPr>
          <w:vertAlign w:val="subscript"/>
        </w:rPr>
        <w:t>g</w:t>
      </w:r>
      <w:r>
        <w:t>) [-], and gaseous phase content (θ</w:t>
      </w:r>
      <w:r w:rsidRPr="00240251">
        <w:rPr>
          <w:vertAlign w:val="subscript"/>
        </w:rPr>
        <w:t>g</w:t>
      </w:r>
      <w:r>
        <w:t>=porosity*S</w:t>
      </w:r>
      <w:r w:rsidRPr="00240251">
        <w:rPr>
          <w:vertAlign w:val="subscript"/>
        </w:rPr>
        <w:t>g</w:t>
      </w:r>
      <w:r>
        <w:t>) [-]in the following format:</w:t>
      </w:r>
    </w:p>
    <w:p w14:paraId="52478097" w14:textId="77777777" w:rsidR="00DB1505" w:rsidRDefault="00DB1505" w:rsidP="00DB1505">
      <w:pPr>
        <w:pStyle w:val="StyleCode"/>
      </w:pPr>
    </w:p>
    <w:p w14:paraId="1C1CF8E6" w14:textId="77777777" w:rsidR="00DB1505" w:rsidRDefault="00DB1505" w:rsidP="00DB1505">
      <w:pPr>
        <w:pStyle w:val="StyleCode"/>
      </w:pPr>
      <w:r>
        <w:t xml:space="preserve">title = "dataset </w:t>
      </w:r>
      <w:r w:rsidRPr="00F63A0C">
        <w:t>verif_sutra</w:t>
      </w:r>
      <w:r>
        <w:t>"</w:t>
      </w:r>
    </w:p>
    <w:p w14:paraId="1E855371" w14:textId="77777777" w:rsidR="00DB1505" w:rsidRDefault="00DB1505" w:rsidP="00DB1505">
      <w:pPr>
        <w:pStyle w:val="StyleCode"/>
      </w:pPr>
      <w:r>
        <w:t>variables = "x", "y", "z", "</w:t>
      </w:r>
      <w:r w:rsidRPr="00F63A0C">
        <w:t>h_w", "p_w", "ph_w", "s_</w:t>
      </w:r>
      <w:r>
        <w:t>a</w:t>
      </w:r>
      <w:r w:rsidRPr="00F63A0C">
        <w:t>", "theta_</w:t>
      </w:r>
      <w:r>
        <w:t>a</w:t>
      </w:r>
      <w:r w:rsidRPr="00F63A0C">
        <w:t>", "s_</w:t>
      </w:r>
      <w:r>
        <w:t>g</w:t>
      </w:r>
      <w:r w:rsidRPr="00F63A0C">
        <w:t>", "theta_</w:t>
      </w:r>
      <w:r>
        <w:t>g</w:t>
      </w:r>
      <w:r w:rsidRPr="00F63A0C">
        <w:t xml:space="preserve">" </w:t>
      </w:r>
    </w:p>
    <w:p w14:paraId="7BDEDF41" w14:textId="77777777" w:rsidR="00DB1505" w:rsidRPr="007C439D" w:rsidRDefault="00DB1505" w:rsidP="00DB1505">
      <w:pPr>
        <w:pStyle w:val="StyleCode"/>
        <w:rPr>
          <w:lang w:val="fr-FR"/>
        </w:rPr>
      </w:pPr>
      <w:r w:rsidRPr="007C439D">
        <w:rPr>
          <w:lang w:val="fr-FR"/>
        </w:rPr>
        <w:t>zone t = "initial condition   " i =   35, j =   10, k =    1,  f=point</w:t>
      </w:r>
    </w:p>
    <w:p w14:paraId="3027AC36" w14:textId="77777777" w:rsidR="00DB1505" w:rsidRPr="007C439D" w:rsidRDefault="00DB1505" w:rsidP="00DB1505">
      <w:pPr>
        <w:pStyle w:val="StyleCode"/>
        <w:rPr>
          <w:lang w:val="fr-FR"/>
        </w:rPr>
      </w:pPr>
      <w:r w:rsidRPr="007C439D">
        <w:rPr>
          <w:lang w:val="fr-FR"/>
        </w:rPr>
        <w:t xml:space="preserve">  0.0000000E+00  0.0000000E+00  0.0000000E+00  0.3324825E+02  0.3261653E+06  0.3375457E+02  0.1000000E+01  0.3500000E+00  0.0000000E+00  0.0000000E+00</w:t>
      </w:r>
    </w:p>
    <w:p w14:paraId="7D066729" w14:textId="77777777" w:rsidR="00DB1505" w:rsidRPr="007C439D" w:rsidRDefault="00DB1505" w:rsidP="00DB1505">
      <w:pPr>
        <w:pStyle w:val="StyleCode"/>
        <w:rPr>
          <w:lang w:val="fr-FR"/>
        </w:rPr>
      </w:pPr>
      <w:r w:rsidRPr="007C439D">
        <w:rPr>
          <w:lang w:val="fr-FR"/>
        </w:rPr>
        <w:t xml:space="preserve">  0.1550000E+01  0.0000000E+00  0.0000000E+00  0.3247669E+02  0.3185963E+06  0.3297125E+02  0.1000000E+01  0.3500000E+00  0.0000000E+00  0.0000000E+00</w:t>
      </w:r>
    </w:p>
    <w:p w14:paraId="79B07E09" w14:textId="77777777" w:rsidR="00DB1505" w:rsidRPr="007C439D" w:rsidRDefault="00DB1505" w:rsidP="00DB1505">
      <w:pPr>
        <w:pStyle w:val="StyleCode"/>
        <w:rPr>
          <w:lang w:val="fr-FR"/>
        </w:rPr>
      </w:pPr>
      <w:r w:rsidRPr="007C439D">
        <w:rPr>
          <w:lang w:val="fr-FR"/>
        </w:rPr>
        <w:t xml:space="preserve">  0.2705000E+01  0.0000000E+00  0.0000000E+00  0.3220291E+02  0.3159105E+06  0.3269330E+02  0.1000000E+01  0.3500000E+00  0.0000000E+00  0.0000000E+00</w:t>
      </w:r>
    </w:p>
    <w:p w14:paraId="02E02013" w14:textId="77777777" w:rsidR="00DB1505" w:rsidRPr="007C439D" w:rsidRDefault="00DB1505" w:rsidP="00DB1505">
      <w:pPr>
        <w:pStyle w:val="StyleCode"/>
        <w:rPr>
          <w:lang w:val="fr-FR"/>
        </w:rPr>
      </w:pPr>
      <w:r w:rsidRPr="007C439D">
        <w:rPr>
          <w:lang w:val="fr-FR"/>
        </w:rPr>
        <w:t xml:space="preserve">  0.3975500E+01  0.0000000E+00  0.0000000E+00  0.3201184E+02  0.3140361E+06  0.3249933E+02  0.1000000E+01  0.3500000E+00  0.0000000E+00  0.0000000E+00</w:t>
      </w:r>
    </w:p>
    <w:p w14:paraId="6B3B35AB" w14:textId="77777777" w:rsidR="00DB1505" w:rsidRDefault="00DB1505" w:rsidP="00DB1505">
      <w:pPr>
        <w:pStyle w:val="StyleCode"/>
      </w:pPr>
      <w:r>
        <w:t>……</w:t>
      </w:r>
    </w:p>
    <w:p w14:paraId="5986C6E0" w14:textId="77777777" w:rsidR="00DB1505" w:rsidRDefault="00DB1505" w:rsidP="00DB1505">
      <w:pPr>
        <w:pStyle w:val="StyleCode"/>
      </w:pPr>
    </w:p>
    <w:p w14:paraId="2288638E" w14:textId="59AC691B" w:rsidR="00DB1505" w:rsidRDefault="00DB1505" w:rsidP="00DB1505">
      <w:r>
        <w:t xml:space="preserve">For non-isothermal saturated </w:t>
      </w:r>
      <w:r w:rsidR="00E767AE">
        <w:t xml:space="preserve">density-dependent </w:t>
      </w:r>
      <w:r>
        <w:t>flow, the prefix.ivs should provide the x,</w:t>
      </w:r>
      <w:r w:rsidR="00573339">
        <w:t xml:space="preserve"> </w:t>
      </w:r>
      <w:r>
        <w:t>y,</w:t>
      </w:r>
      <w:r w:rsidR="00573339">
        <w:t xml:space="preserve"> z </w:t>
      </w:r>
      <w:r>
        <w:t>coordinates of each control volume, the hydraulic head (h</w:t>
      </w:r>
      <w:r w:rsidRPr="00240251">
        <w:rPr>
          <w:vertAlign w:val="subscript"/>
        </w:rPr>
        <w:t>w</w:t>
      </w:r>
      <w:r>
        <w:t>) [m], fluid pressure (P</w:t>
      </w:r>
      <w:r w:rsidRPr="00240251">
        <w:rPr>
          <w:vertAlign w:val="subscript"/>
        </w:rPr>
        <w:t>w</w:t>
      </w:r>
      <w:r>
        <w:t>) [Pa], fluid pressure head (Ph</w:t>
      </w:r>
      <w:r w:rsidRPr="00240251">
        <w:rPr>
          <w:vertAlign w:val="subscript"/>
        </w:rPr>
        <w:t>w</w:t>
      </w:r>
      <w:r>
        <w:t>) [m], aqueous phase density (</w:t>
      </w:r>
      <w:r>
        <w:rPr>
          <w:rFonts w:ascii="Cambria Math" w:hAnsi="Cambria Math"/>
        </w:rPr>
        <w:t>𝜌</w:t>
      </w:r>
      <w:r w:rsidRPr="00240251">
        <w:rPr>
          <w:vertAlign w:val="subscript"/>
        </w:rPr>
        <w:t>a</w:t>
      </w:r>
      <w:r>
        <w:t>) [kg m</w:t>
      </w:r>
      <w:r w:rsidRPr="00F63A0C">
        <w:rPr>
          <w:vertAlign w:val="superscript"/>
        </w:rPr>
        <w:t>-3</w:t>
      </w:r>
      <w:r>
        <w:t>], aqueous phase saturation (S</w:t>
      </w:r>
      <w:r w:rsidRPr="00240251">
        <w:rPr>
          <w:vertAlign w:val="subscript"/>
        </w:rPr>
        <w:t>a</w:t>
      </w:r>
      <w:r>
        <w:t>) [-], aqueous phase content (θ</w:t>
      </w:r>
      <w:r w:rsidRPr="00240251">
        <w:rPr>
          <w:vertAlign w:val="subscript"/>
        </w:rPr>
        <w:t>a</w:t>
      </w:r>
      <w:r>
        <w:t>=porosity*S</w:t>
      </w:r>
      <w:r w:rsidRPr="00240251">
        <w:rPr>
          <w:vertAlign w:val="subscript"/>
        </w:rPr>
        <w:t>a</w:t>
      </w:r>
      <w:r>
        <w:t>) [-], gaseous phase saturation (S</w:t>
      </w:r>
      <w:r w:rsidRPr="00240251">
        <w:rPr>
          <w:vertAlign w:val="subscript"/>
        </w:rPr>
        <w:t>g</w:t>
      </w:r>
      <w:r>
        <w:t>) [-], gaseous phase content (θ</w:t>
      </w:r>
      <w:r w:rsidRPr="00240251">
        <w:rPr>
          <w:vertAlign w:val="subscript"/>
        </w:rPr>
        <w:t>g</w:t>
      </w:r>
      <w:r>
        <w:t>=porosity*S</w:t>
      </w:r>
      <w:r w:rsidRPr="00240251">
        <w:rPr>
          <w:vertAlign w:val="subscript"/>
        </w:rPr>
        <w:t>g</w:t>
      </w:r>
      <w:r>
        <w:t>) [-] and temperature [degC] in the following format:</w:t>
      </w:r>
    </w:p>
    <w:p w14:paraId="656012CE" w14:textId="77777777" w:rsidR="00DB1505" w:rsidRDefault="00DB1505" w:rsidP="00DB1505">
      <w:pPr>
        <w:pStyle w:val="StyleCode"/>
      </w:pPr>
    </w:p>
    <w:p w14:paraId="31BE48F8" w14:textId="77777777" w:rsidR="00DB1505" w:rsidRDefault="00DB1505" w:rsidP="00DB1505">
      <w:pPr>
        <w:pStyle w:val="StyleCode"/>
      </w:pPr>
      <w:r>
        <w:t xml:space="preserve">title = "dataset </w:t>
      </w:r>
      <w:r w:rsidRPr="00F63A0C">
        <w:t>verif_sutra</w:t>
      </w:r>
      <w:r>
        <w:t>"</w:t>
      </w:r>
    </w:p>
    <w:p w14:paraId="6C022DA7" w14:textId="77777777" w:rsidR="00DB1505" w:rsidRDefault="00DB1505" w:rsidP="00DB1505">
      <w:pPr>
        <w:pStyle w:val="StyleCode"/>
      </w:pPr>
      <w:r>
        <w:t>variables = "x", "y", "z", "</w:t>
      </w:r>
      <w:r w:rsidRPr="00F63A0C">
        <w:t>h_w", "p_w", "ph_w", "rho_</w:t>
      </w:r>
      <w:r>
        <w:t>a</w:t>
      </w:r>
      <w:r w:rsidRPr="00F63A0C">
        <w:t>", "s_</w:t>
      </w:r>
      <w:r>
        <w:t>a</w:t>
      </w:r>
      <w:r w:rsidRPr="00F63A0C">
        <w:t>", "theta_</w:t>
      </w:r>
      <w:r>
        <w:t>a</w:t>
      </w:r>
      <w:r w:rsidRPr="00F63A0C">
        <w:t>", "s_</w:t>
      </w:r>
      <w:r>
        <w:t>g</w:t>
      </w:r>
      <w:r w:rsidRPr="00F63A0C">
        <w:t>", "theta_</w:t>
      </w:r>
      <w:r>
        <w:t>g</w:t>
      </w:r>
      <w:r w:rsidRPr="00F63A0C">
        <w:t>" "temp_n"</w:t>
      </w:r>
    </w:p>
    <w:p w14:paraId="2A9E5E86" w14:textId="77777777" w:rsidR="00DB1505" w:rsidRPr="007C439D" w:rsidRDefault="00DB1505" w:rsidP="00DB1505">
      <w:pPr>
        <w:pStyle w:val="StyleCode"/>
        <w:rPr>
          <w:lang w:val="fr-FR"/>
        </w:rPr>
      </w:pPr>
      <w:r w:rsidRPr="007C439D">
        <w:rPr>
          <w:lang w:val="fr-FR"/>
        </w:rPr>
        <w:t>zone t = "initial condition   " i =   35, j =   10, k =    1,  f=point</w:t>
      </w:r>
    </w:p>
    <w:p w14:paraId="189D0217" w14:textId="77777777" w:rsidR="00DB1505" w:rsidRPr="007C439D" w:rsidRDefault="00DB1505" w:rsidP="00DB1505">
      <w:pPr>
        <w:pStyle w:val="StyleCode"/>
        <w:rPr>
          <w:lang w:val="fr-FR"/>
        </w:rPr>
      </w:pPr>
      <w:r w:rsidRPr="007C439D">
        <w:rPr>
          <w:lang w:val="fr-FR"/>
        </w:rPr>
        <w:lastRenderedPageBreak/>
        <w:t xml:space="preserve">  0.0000000E+00  0.0000000E+00  0.0000000E+00  0.3324825E+02  0.3261653E+06  0.3375457E+02  0.9850000E+03  0.1000000E+01  0.3500000E+00  0.0000000E+00  0.0000000E+00  0.6000000E+02</w:t>
      </w:r>
    </w:p>
    <w:p w14:paraId="5A65E3CD" w14:textId="77777777" w:rsidR="00DB1505" w:rsidRPr="007C439D" w:rsidRDefault="00DB1505" w:rsidP="00DB1505">
      <w:pPr>
        <w:pStyle w:val="StyleCode"/>
        <w:rPr>
          <w:lang w:val="fr-FR"/>
        </w:rPr>
      </w:pPr>
      <w:r w:rsidRPr="007C439D">
        <w:rPr>
          <w:lang w:val="fr-FR"/>
        </w:rPr>
        <w:t xml:space="preserve">  0.1550000E+01  0.0000000E+00  0.0000000E+00  0.3247669E+02  0.3185963E+06  0.3297125E+02  0.9850000E+03  0.1000000E+01  0.3500000E+00  0.0000000E+00  0.0000000E+00  0.6000000E+02</w:t>
      </w:r>
    </w:p>
    <w:p w14:paraId="11E11933" w14:textId="77777777" w:rsidR="00DB1505" w:rsidRPr="007C439D" w:rsidRDefault="00DB1505" w:rsidP="00DB1505">
      <w:pPr>
        <w:pStyle w:val="StyleCode"/>
        <w:rPr>
          <w:lang w:val="fr-FR"/>
        </w:rPr>
      </w:pPr>
      <w:r w:rsidRPr="007C439D">
        <w:rPr>
          <w:lang w:val="fr-FR"/>
        </w:rPr>
        <w:t xml:space="preserve">  0.2705000E+01  0.0000000E+00  0.0000000E+00  0.3220291E+02  0.3159105E+06  0.3269330E+02  0.9850000E+03  0.1000000E+01  0.3500000E+00  0.0000000E+00  0.0000000E+00  0.6000000E+02</w:t>
      </w:r>
    </w:p>
    <w:p w14:paraId="03907852" w14:textId="77777777" w:rsidR="00DB1505" w:rsidRPr="007C439D" w:rsidRDefault="00DB1505" w:rsidP="00DB1505">
      <w:pPr>
        <w:pStyle w:val="StyleCode"/>
        <w:rPr>
          <w:lang w:val="fr-FR"/>
        </w:rPr>
      </w:pPr>
      <w:r w:rsidRPr="007C439D">
        <w:rPr>
          <w:lang w:val="fr-FR"/>
        </w:rPr>
        <w:t xml:space="preserve">  0.3975500E+01  0.0000000E+00  0.0000000E+00  0.3201184E+02  0.3140361E+06  0.3249933E+02  0.9850000E+03  0.1000000E+01  0.3500000E+00  0.0000000E+00  0.0000000E+00  0.6000000E+02 </w:t>
      </w:r>
    </w:p>
    <w:p w14:paraId="58649D81" w14:textId="77777777" w:rsidR="00DB1505" w:rsidRDefault="00DB1505" w:rsidP="00DB1505">
      <w:pPr>
        <w:pStyle w:val="StyleCode"/>
      </w:pPr>
      <w:r>
        <w:t>……</w:t>
      </w:r>
    </w:p>
    <w:p w14:paraId="26FB5527" w14:textId="77777777" w:rsidR="00DB1505" w:rsidRDefault="00DB1505" w:rsidP="00DB1505">
      <w:pPr>
        <w:pStyle w:val="StyleCode"/>
      </w:pPr>
    </w:p>
    <w:p w14:paraId="4697BC3C" w14:textId="345B6A00" w:rsidR="00DB1505" w:rsidRDefault="00DB1505" w:rsidP="00DB1505"/>
    <w:p w14:paraId="461D11CE" w14:textId="7FCD7E90" w:rsidR="00DB1505" w:rsidRPr="00ED3698" w:rsidRDefault="00DB1505" w:rsidP="00DB1505">
      <w:pPr>
        <w:pStyle w:val="Caption"/>
      </w:pPr>
      <w:bookmarkStart w:id="393" w:name="_Ref471466673"/>
      <w:bookmarkStart w:id="394" w:name="_Toc13056216"/>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15</w:t>
      </w:r>
      <w:r w:rsidR="00606172">
        <w:rPr>
          <w:noProof/>
        </w:rPr>
        <w:fldChar w:fldCharType="end"/>
      </w:r>
      <w:bookmarkEnd w:id="393"/>
      <w:r w:rsidRPr="00ED3698">
        <w:t xml:space="preserve">: Summary of input parameters for </w:t>
      </w:r>
      <w:r w:rsidR="00573339">
        <w:t xml:space="preserve">the </w:t>
      </w:r>
      <w:r w:rsidRPr="00ED3698">
        <w:t xml:space="preserve">‘initial condition – </w:t>
      </w:r>
      <w:r>
        <w:t xml:space="preserve">variably-saturated </w:t>
      </w:r>
      <w:r w:rsidRPr="00ED3698">
        <w:t>flow’</w:t>
      </w:r>
      <w:r w:rsidR="00573339" w:rsidRPr="00573339">
        <w:t xml:space="preserve"> </w:t>
      </w:r>
      <w:r w:rsidR="00573339" w:rsidRPr="00ED3698">
        <w:t>section</w:t>
      </w:r>
      <w:bookmarkEnd w:id="394"/>
    </w:p>
    <w:tbl>
      <w:tblPr>
        <w:tblW w:w="0" w:type="auto"/>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450"/>
        <w:gridCol w:w="1440"/>
        <w:gridCol w:w="1319"/>
        <w:gridCol w:w="3260"/>
        <w:gridCol w:w="2261"/>
      </w:tblGrid>
      <w:tr w:rsidR="00DB1505" w:rsidRPr="00ED3698" w14:paraId="7BCCC1F3" w14:textId="77777777" w:rsidTr="0067095F">
        <w:trPr>
          <w:cantSplit/>
        </w:trPr>
        <w:tc>
          <w:tcPr>
            <w:tcW w:w="450" w:type="dxa"/>
            <w:tcBorders>
              <w:top w:val="nil"/>
              <w:left w:val="nil"/>
              <w:bottom w:val="nil"/>
            </w:tcBorders>
          </w:tcPr>
          <w:p w14:paraId="6440D4AA" w14:textId="77777777" w:rsidR="00DB1505" w:rsidRPr="00ED3698" w:rsidRDefault="00DB1505" w:rsidP="007239FB"/>
        </w:tc>
        <w:tc>
          <w:tcPr>
            <w:tcW w:w="6019" w:type="dxa"/>
            <w:gridSpan w:val="3"/>
            <w:vAlign w:val="center"/>
          </w:tcPr>
          <w:p w14:paraId="262B6CE1" w14:textId="0C9935EF" w:rsidR="00DB1505" w:rsidRPr="00ED3698" w:rsidRDefault="00857CBB" w:rsidP="0067095F">
            <w:pPr>
              <w:pStyle w:val="Tableheader"/>
            </w:pPr>
            <w:r>
              <w:t>Keywords</w:t>
            </w:r>
          </w:p>
        </w:tc>
        <w:tc>
          <w:tcPr>
            <w:tcW w:w="2261" w:type="dxa"/>
            <w:vAlign w:val="center"/>
          </w:tcPr>
          <w:p w14:paraId="6AFCB586" w14:textId="77777777" w:rsidR="00DB1505" w:rsidRPr="00ED3698" w:rsidRDefault="00DB1505" w:rsidP="0067095F">
            <w:pPr>
              <w:pStyle w:val="Tableheader"/>
            </w:pPr>
            <w:r w:rsidRPr="00ED3698">
              <w:t>Required/Optional</w:t>
            </w:r>
          </w:p>
        </w:tc>
      </w:tr>
      <w:tr w:rsidR="00DB1505" w:rsidRPr="00ED3698" w14:paraId="0852AC05" w14:textId="77777777" w:rsidTr="0067095F">
        <w:trPr>
          <w:cantSplit/>
        </w:trPr>
        <w:tc>
          <w:tcPr>
            <w:tcW w:w="450" w:type="dxa"/>
            <w:tcBorders>
              <w:top w:val="nil"/>
              <w:left w:val="nil"/>
              <w:bottom w:val="nil"/>
            </w:tcBorders>
          </w:tcPr>
          <w:p w14:paraId="7939733F" w14:textId="77777777" w:rsidR="00DB1505" w:rsidRPr="00ED3698" w:rsidRDefault="00DB1505" w:rsidP="007239FB"/>
        </w:tc>
        <w:tc>
          <w:tcPr>
            <w:tcW w:w="6019" w:type="dxa"/>
            <w:gridSpan w:val="3"/>
            <w:vAlign w:val="center"/>
          </w:tcPr>
          <w:p w14:paraId="2C072E5A" w14:textId="77777777" w:rsidR="00DB1505" w:rsidRPr="00BD78A7" w:rsidRDefault="00DB1505" w:rsidP="0067095F">
            <w:pPr>
              <w:pStyle w:val="Tablebodynospace"/>
              <w:rPr>
                <w:b/>
              </w:rPr>
            </w:pPr>
            <w:r w:rsidRPr="00BD78A7">
              <w:t>‘initial condition – variably-saturated flow’</w:t>
            </w:r>
          </w:p>
        </w:tc>
        <w:tc>
          <w:tcPr>
            <w:tcW w:w="2261" w:type="dxa"/>
            <w:vAlign w:val="center"/>
          </w:tcPr>
          <w:p w14:paraId="2A89ECEB" w14:textId="6F57C723" w:rsidR="00DB1505" w:rsidRPr="00ED3698" w:rsidRDefault="00573339" w:rsidP="0067095F">
            <w:pPr>
              <w:pStyle w:val="Tablebodynospace"/>
            </w:pPr>
            <w:r>
              <w:t>R</w:t>
            </w:r>
            <w:r w:rsidRPr="00ED3698">
              <w:t xml:space="preserve">equired </w:t>
            </w:r>
            <w:r w:rsidR="00DB1505" w:rsidRPr="00ED3698">
              <w:t>for any flow simulation</w:t>
            </w:r>
          </w:p>
        </w:tc>
      </w:tr>
      <w:tr w:rsidR="00DB1505" w:rsidRPr="00ED3698" w14:paraId="15E9E152" w14:textId="77777777" w:rsidTr="0067095F">
        <w:trPr>
          <w:cantSplit/>
        </w:trPr>
        <w:tc>
          <w:tcPr>
            <w:tcW w:w="450" w:type="dxa"/>
            <w:tcBorders>
              <w:top w:val="nil"/>
              <w:left w:val="nil"/>
              <w:bottom w:val="nil"/>
            </w:tcBorders>
          </w:tcPr>
          <w:p w14:paraId="669DFB94" w14:textId="77777777" w:rsidR="00DB1505" w:rsidRPr="00ED3698" w:rsidRDefault="00DB1505" w:rsidP="007239FB"/>
        </w:tc>
        <w:tc>
          <w:tcPr>
            <w:tcW w:w="6019" w:type="dxa"/>
            <w:gridSpan w:val="3"/>
            <w:vAlign w:val="center"/>
          </w:tcPr>
          <w:p w14:paraId="55C94CB5" w14:textId="77777777" w:rsidR="00DB1505" w:rsidRPr="0075340C" w:rsidRDefault="00DB1505" w:rsidP="0067095F">
            <w:pPr>
              <w:pStyle w:val="Tablebodynospace"/>
            </w:pPr>
            <w:r w:rsidRPr="00BD78A7">
              <w:t>‘read initial condition from file’</w:t>
            </w:r>
          </w:p>
        </w:tc>
        <w:tc>
          <w:tcPr>
            <w:tcW w:w="2261" w:type="dxa"/>
            <w:vAlign w:val="center"/>
          </w:tcPr>
          <w:p w14:paraId="2690A3D5" w14:textId="563A2C61" w:rsidR="00DB1505" w:rsidRPr="0075340C" w:rsidRDefault="00573339" w:rsidP="00573339">
            <w:pPr>
              <w:pStyle w:val="Tablebodynospace"/>
            </w:pPr>
            <w:r>
              <w:t>O</w:t>
            </w:r>
            <w:r w:rsidRPr="00ED3698">
              <w:t>ptional</w:t>
            </w:r>
            <w:r>
              <w:t>;</w:t>
            </w:r>
            <w:r w:rsidRPr="00ED3698">
              <w:t xml:space="preserve"> </w:t>
            </w:r>
            <w:r w:rsidR="00DB1505" w:rsidRPr="00ED3698">
              <w:t xml:space="preserve">requires </w:t>
            </w:r>
            <w:r>
              <w:t xml:space="preserve">the </w:t>
            </w:r>
            <w:r w:rsidR="00DB1505" w:rsidRPr="00ED3698">
              <w:t xml:space="preserve">file </w:t>
            </w:r>
            <w:r w:rsidR="00DB1505" w:rsidRPr="0075340C">
              <w:t>prefix.ivs</w:t>
            </w:r>
          </w:p>
        </w:tc>
      </w:tr>
      <w:tr w:rsidR="00DB1505" w:rsidRPr="00ED3698" w14:paraId="1ADEA162" w14:textId="77777777" w:rsidTr="0067095F">
        <w:trPr>
          <w:cantSplit/>
        </w:trPr>
        <w:tc>
          <w:tcPr>
            <w:tcW w:w="450" w:type="dxa"/>
            <w:tcBorders>
              <w:top w:val="nil"/>
              <w:left w:val="nil"/>
              <w:bottom w:val="nil"/>
            </w:tcBorders>
          </w:tcPr>
          <w:p w14:paraId="4875D072" w14:textId="77777777" w:rsidR="00DB1505" w:rsidRPr="00ED3698" w:rsidRDefault="00DB1505" w:rsidP="007239FB"/>
        </w:tc>
        <w:tc>
          <w:tcPr>
            <w:tcW w:w="2759" w:type="dxa"/>
            <w:gridSpan w:val="2"/>
            <w:vAlign w:val="center"/>
          </w:tcPr>
          <w:p w14:paraId="6ACA6E18" w14:textId="77777777" w:rsidR="00DB1505" w:rsidRPr="00ED3698" w:rsidRDefault="00DB1505" w:rsidP="0067095F">
            <w:pPr>
              <w:pStyle w:val="Tablebodynospace"/>
            </w:pPr>
            <w:r w:rsidRPr="00ED3698">
              <w:t>N</w:t>
            </w:r>
            <w:r w:rsidRPr="00ED3698">
              <w:rPr>
                <w:vertAlign w:val="subscript"/>
              </w:rPr>
              <w:t>i</w:t>
            </w:r>
          </w:p>
        </w:tc>
        <w:tc>
          <w:tcPr>
            <w:tcW w:w="3260" w:type="dxa"/>
            <w:vAlign w:val="center"/>
          </w:tcPr>
          <w:p w14:paraId="72EE6FE6" w14:textId="10C56AD8" w:rsidR="00DB1505" w:rsidRPr="00ED3698" w:rsidRDefault="00573339" w:rsidP="0067095F">
            <w:pPr>
              <w:pStyle w:val="Tablebodynospace"/>
            </w:pPr>
            <w:r>
              <w:t>N</w:t>
            </w:r>
            <w:r w:rsidRPr="00ED3698">
              <w:t xml:space="preserve">umber </w:t>
            </w:r>
            <w:r w:rsidR="00DB1505" w:rsidRPr="00ED3698">
              <w:t>of zones</w:t>
            </w:r>
          </w:p>
        </w:tc>
        <w:tc>
          <w:tcPr>
            <w:tcW w:w="2261" w:type="dxa"/>
            <w:vAlign w:val="center"/>
          </w:tcPr>
          <w:p w14:paraId="4047BB06" w14:textId="2D18E86A" w:rsidR="00DB1505" w:rsidRPr="00ED3698" w:rsidRDefault="00573339" w:rsidP="00573339">
            <w:pPr>
              <w:pStyle w:val="Tablebodynospace"/>
              <w:rPr>
                <w:b/>
              </w:rPr>
            </w:pPr>
            <w:r>
              <w:t>R</w:t>
            </w:r>
            <w:r w:rsidRPr="00ED3698">
              <w:t>equired</w:t>
            </w:r>
            <w:r w:rsidR="00DB1505" w:rsidRPr="00ED3698">
              <w:t xml:space="preserve"> if </w:t>
            </w:r>
            <w:r>
              <w:t xml:space="preserve">the </w:t>
            </w:r>
            <w:r w:rsidR="00DB1505" w:rsidRPr="00ED3698">
              <w:t xml:space="preserve">initial condition </w:t>
            </w:r>
            <w:r>
              <w:t xml:space="preserve">is </w:t>
            </w:r>
            <w:r w:rsidR="00DB1505" w:rsidRPr="00ED3698">
              <w:t>not read from</w:t>
            </w:r>
            <w:r>
              <w:t xml:space="preserve"> the</w:t>
            </w:r>
            <w:r w:rsidR="00DB1505" w:rsidRPr="00ED3698">
              <w:t xml:space="preserve"> file</w:t>
            </w:r>
          </w:p>
        </w:tc>
      </w:tr>
      <w:tr w:rsidR="00DB1505" w:rsidRPr="00ED3698" w14:paraId="22A1737F" w14:textId="77777777" w:rsidTr="0067095F">
        <w:trPr>
          <w:cantSplit/>
        </w:trPr>
        <w:tc>
          <w:tcPr>
            <w:tcW w:w="450" w:type="dxa"/>
            <w:tcBorders>
              <w:top w:val="nil"/>
              <w:left w:val="nil"/>
              <w:bottom w:val="nil"/>
            </w:tcBorders>
          </w:tcPr>
          <w:p w14:paraId="69E1FC06" w14:textId="77777777" w:rsidR="00DB1505" w:rsidRPr="00ED3698" w:rsidRDefault="00DB1505" w:rsidP="007239FB"/>
        </w:tc>
        <w:tc>
          <w:tcPr>
            <w:tcW w:w="1440" w:type="dxa"/>
            <w:vAlign w:val="center"/>
          </w:tcPr>
          <w:p w14:paraId="1D8E60B4" w14:textId="77777777" w:rsidR="00DB1505" w:rsidRPr="00ED3698" w:rsidRDefault="00DB1505" w:rsidP="0067095F">
            <w:pPr>
              <w:pStyle w:val="Tableheader"/>
            </w:pPr>
            <w:r w:rsidRPr="00ED3698">
              <w:t>Subsection</w:t>
            </w:r>
          </w:p>
        </w:tc>
        <w:tc>
          <w:tcPr>
            <w:tcW w:w="1319" w:type="dxa"/>
            <w:vAlign w:val="center"/>
          </w:tcPr>
          <w:p w14:paraId="7A2089CB" w14:textId="77777777" w:rsidR="00DB1505" w:rsidRPr="00ED3698" w:rsidRDefault="00DB1505" w:rsidP="0067095F">
            <w:pPr>
              <w:pStyle w:val="Tableheader"/>
            </w:pPr>
            <w:r w:rsidRPr="00ED3698">
              <w:t>Parameter</w:t>
            </w:r>
          </w:p>
        </w:tc>
        <w:tc>
          <w:tcPr>
            <w:tcW w:w="3260" w:type="dxa"/>
            <w:vAlign w:val="center"/>
          </w:tcPr>
          <w:p w14:paraId="4D53179F" w14:textId="77777777" w:rsidR="00DB1505" w:rsidRPr="00ED3698" w:rsidRDefault="00DB1505" w:rsidP="0067095F">
            <w:pPr>
              <w:pStyle w:val="Tableheader"/>
            </w:pPr>
            <w:r w:rsidRPr="00ED3698">
              <w:t>Description</w:t>
            </w:r>
          </w:p>
        </w:tc>
        <w:tc>
          <w:tcPr>
            <w:tcW w:w="2261" w:type="dxa"/>
            <w:vAlign w:val="center"/>
          </w:tcPr>
          <w:p w14:paraId="07BE17BD" w14:textId="77777777" w:rsidR="00DB1505" w:rsidRPr="00ED3698" w:rsidRDefault="00DB1505" w:rsidP="0067095F">
            <w:pPr>
              <w:pStyle w:val="Tableheader"/>
            </w:pPr>
            <w:r w:rsidRPr="00ED3698">
              <w:t>Required/Optional</w:t>
            </w:r>
          </w:p>
        </w:tc>
      </w:tr>
      <w:tr w:rsidR="00DB1505" w:rsidRPr="00ED3698" w14:paraId="528CDA81" w14:textId="77777777" w:rsidTr="0067095F">
        <w:trPr>
          <w:cantSplit/>
          <w:trHeight w:val="584"/>
        </w:trPr>
        <w:tc>
          <w:tcPr>
            <w:tcW w:w="450" w:type="dxa"/>
            <w:vMerge w:val="restart"/>
            <w:tcBorders>
              <w:top w:val="single" w:sz="6" w:space="0" w:color="000000"/>
              <w:left w:val="single" w:sz="6" w:space="0" w:color="000000"/>
              <w:bottom w:val="single" w:sz="6" w:space="0" w:color="000000"/>
            </w:tcBorders>
            <w:textDirection w:val="btLr"/>
          </w:tcPr>
          <w:p w14:paraId="26D88DB4" w14:textId="77777777" w:rsidR="00DB1505" w:rsidRPr="00ED3698" w:rsidRDefault="00DB1505" w:rsidP="0067095F">
            <w:pPr>
              <w:pStyle w:val="Tablebodynospace"/>
              <w:jc w:val="center"/>
            </w:pPr>
            <w:r w:rsidRPr="00ED3698">
              <w:t>N</w:t>
            </w:r>
            <w:r w:rsidRPr="00ED3698">
              <w:rPr>
                <w:vertAlign w:val="subscript"/>
              </w:rPr>
              <w:t>i</w:t>
            </w:r>
            <w:r w:rsidRPr="00ED3698">
              <w:t xml:space="preserve"> zones</w:t>
            </w:r>
          </w:p>
        </w:tc>
        <w:tc>
          <w:tcPr>
            <w:tcW w:w="1440" w:type="dxa"/>
            <w:vAlign w:val="center"/>
          </w:tcPr>
          <w:p w14:paraId="5CC0FF91" w14:textId="77777777" w:rsidR="00DB1505" w:rsidRPr="00BD78A7" w:rsidRDefault="00DB1505" w:rsidP="0067095F">
            <w:pPr>
              <w:pStyle w:val="Tablebodynospace"/>
            </w:pPr>
            <w:r w:rsidRPr="00BD78A7">
              <w:t>‘number and name of zone’</w:t>
            </w:r>
          </w:p>
        </w:tc>
        <w:tc>
          <w:tcPr>
            <w:tcW w:w="1319" w:type="dxa"/>
            <w:vAlign w:val="center"/>
          </w:tcPr>
          <w:p w14:paraId="73193AF5" w14:textId="77777777" w:rsidR="00DB1505" w:rsidRPr="00ED3698" w:rsidRDefault="00DB1505" w:rsidP="0067095F">
            <w:pPr>
              <w:pStyle w:val="Tablebodynospace"/>
            </w:pPr>
            <w:r w:rsidRPr="00ED3698">
              <w:t>i</w:t>
            </w:r>
            <w:r w:rsidRPr="00ED3698">
              <w:rPr>
                <w:vertAlign w:val="subscript"/>
              </w:rPr>
              <w:t>i</w:t>
            </w:r>
          </w:p>
        </w:tc>
        <w:tc>
          <w:tcPr>
            <w:tcW w:w="3260" w:type="dxa"/>
            <w:vAlign w:val="center"/>
          </w:tcPr>
          <w:p w14:paraId="29F7CEAD" w14:textId="2F98E6D4" w:rsidR="00DB1505" w:rsidRPr="00ED3698" w:rsidRDefault="00573339" w:rsidP="0067095F">
            <w:pPr>
              <w:pStyle w:val="Tablebodynospace"/>
            </w:pPr>
            <w:r>
              <w:t>N</w:t>
            </w:r>
            <w:r w:rsidRPr="00ED3698">
              <w:t xml:space="preserve">umber </w:t>
            </w:r>
            <w:r w:rsidR="00DB1505" w:rsidRPr="00ED3698">
              <w:t xml:space="preserve">of </w:t>
            </w:r>
            <w:r w:rsidR="00DB1505" w:rsidRPr="00FC2059">
              <w:rPr>
                <w:noProof/>
              </w:rPr>
              <w:t>zone</w:t>
            </w:r>
          </w:p>
        </w:tc>
        <w:tc>
          <w:tcPr>
            <w:tcW w:w="2261" w:type="dxa"/>
            <w:vMerge w:val="restart"/>
            <w:tcBorders>
              <w:bottom w:val="nil"/>
            </w:tcBorders>
            <w:vAlign w:val="center"/>
          </w:tcPr>
          <w:p w14:paraId="22C09E7D" w14:textId="71EFEEFA" w:rsidR="00DB1505" w:rsidRPr="00ED3698" w:rsidRDefault="00573339" w:rsidP="00573339">
            <w:pPr>
              <w:pStyle w:val="Tablebodynospace"/>
            </w:pPr>
            <w:r>
              <w:t>R</w:t>
            </w:r>
            <w:r w:rsidRPr="00ED3698">
              <w:t>equired</w:t>
            </w:r>
            <w:r w:rsidR="00DB1505" w:rsidRPr="00ED3698">
              <w:t xml:space="preserve"> if </w:t>
            </w:r>
            <w:r>
              <w:t xml:space="preserve">the </w:t>
            </w:r>
            <w:r w:rsidR="00DB1505" w:rsidRPr="00ED3698">
              <w:t xml:space="preserve">initial condition </w:t>
            </w:r>
            <w:r>
              <w:t xml:space="preserve">is </w:t>
            </w:r>
            <w:r w:rsidR="00DB1505" w:rsidRPr="00ED3698">
              <w:t xml:space="preserve">not read from </w:t>
            </w:r>
            <w:r>
              <w:t xml:space="preserve">the </w:t>
            </w:r>
            <w:r w:rsidR="00DB1505" w:rsidRPr="00ED3698">
              <w:t>file</w:t>
            </w:r>
          </w:p>
        </w:tc>
      </w:tr>
      <w:tr w:rsidR="00DB1505" w:rsidRPr="00ED3698" w14:paraId="198DC131" w14:textId="77777777" w:rsidTr="0067095F">
        <w:trPr>
          <w:cantSplit/>
        </w:trPr>
        <w:tc>
          <w:tcPr>
            <w:tcW w:w="450" w:type="dxa"/>
            <w:vMerge/>
            <w:textDirection w:val="btLr"/>
          </w:tcPr>
          <w:p w14:paraId="00A77071" w14:textId="77777777" w:rsidR="00DB1505" w:rsidRPr="00ED3698" w:rsidRDefault="00DB1505" w:rsidP="007239FB"/>
        </w:tc>
        <w:tc>
          <w:tcPr>
            <w:tcW w:w="1440" w:type="dxa"/>
            <w:vMerge w:val="restart"/>
            <w:vAlign w:val="center"/>
          </w:tcPr>
          <w:p w14:paraId="32914FE8" w14:textId="77777777" w:rsidR="00DB1505" w:rsidRPr="00BD78A7" w:rsidRDefault="00DB1505" w:rsidP="0067095F">
            <w:pPr>
              <w:pStyle w:val="Tablebodynospace"/>
            </w:pPr>
          </w:p>
          <w:p w14:paraId="0BB33B3F" w14:textId="77777777" w:rsidR="00DB1505" w:rsidRPr="00BD78A7" w:rsidRDefault="00DB1505" w:rsidP="0067095F">
            <w:pPr>
              <w:pStyle w:val="Tablebodynospace"/>
            </w:pPr>
            <w:r w:rsidRPr="00BD78A7">
              <w:t>‘initial condition’</w:t>
            </w:r>
          </w:p>
        </w:tc>
        <w:tc>
          <w:tcPr>
            <w:tcW w:w="1319" w:type="dxa"/>
            <w:vAlign w:val="center"/>
          </w:tcPr>
          <w:p w14:paraId="75F49532" w14:textId="126ABF33" w:rsidR="00DB1505" w:rsidRPr="00ED3698" w:rsidRDefault="00DB1505" w:rsidP="0067095F">
            <w:pPr>
              <w:pStyle w:val="Tablebodynospace"/>
            </w:pPr>
            <w:r w:rsidRPr="00ED3698">
              <w:t xml:space="preserve">name </w:t>
            </w:r>
          </w:p>
        </w:tc>
        <w:tc>
          <w:tcPr>
            <w:tcW w:w="3260" w:type="dxa"/>
            <w:vAlign w:val="center"/>
          </w:tcPr>
          <w:p w14:paraId="430C954A" w14:textId="1CAFE7AB" w:rsidR="00DB1505" w:rsidRPr="00ED3698" w:rsidRDefault="00573339" w:rsidP="0067095F">
            <w:pPr>
              <w:pStyle w:val="Tablebodynospace"/>
            </w:pPr>
            <w:r>
              <w:t>N</w:t>
            </w:r>
            <w:r w:rsidRPr="00ED3698">
              <w:t xml:space="preserve">ame </w:t>
            </w:r>
            <w:r w:rsidR="00DB1505" w:rsidRPr="00ED3698">
              <w:t>of zone</w:t>
            </w:r>
          </w:p>
        </w:tc>
        <w:tc>
          <w:tcPr>
            <w:tcW w:w="2261" w:type="dxa"/>
            <w:vMerge/>
            <w:vAlign w:val="center"/>
          </w:tcPr>
          <w:p w14:paraId="54C80C53" w14:textId="77777777" w:rsidR="00DB1505" w:rsidRPr="00ED3698" w:rsidRDefault="00DB1505" w:rsidP="0067095F">
            <w:pPr>
              <w:pStyle w:val="Tablebodynospace"/>
            </w:pPr>
          </w:p>
        </w:tc>
      </w:tr>
      <w:tr w:rsidR="00DB1505" w:rsidRPr="00ED3698" w14:paraId="45054033" w14:textId="77777777" w:rsidTr="0067095F">
        <w:trPr>
          <w:cantSplit/>
        </w:trPr>
        <w:tc>
          <w:tcPr>
            <w:tcW w:w="450" w:type="dxa"/>
            <w:vMerge/>
            <w:textDirection w:val="btLr"/>
          </w:tcPr>
          <w:p w14:paraId="6E3943FF" w14:textId="77777777" w:rsidR="00DB1505" w:rsidRPr="00ED3698" w:rsidRDefault="00DB1505" w:rsidP="007239FB"/>
        </w:tc>
        <w:tc>
          <w:tcPr>
            <w:tcW w:w="1440" w:type="dxa"/>
            <w:vMerge/>
            <w:vAlign w:val="center"/>
          </w:tcPr>
          <w:p w14:paraId="25F28D9E" w14:textId="77777777" w:rsidR="00DB1505" w:rsidRPr="00BD78A7" w:rsidRDefault="00DB1505" w:rsidP="0067095F">
            <w:pPr>
              <w:pStyle w:val="Tablebodynospace"/>
            </w:pPr>
          </w:p>
        </w:tc>
        <w:tc>
          <w:tcPr>
            <w:tcW w:w="1319" w:type="dxa"/>
            <w:vAlign w:val="center"/>
          </w:tcPr>
          <w:p w14:paraId="652FA32A" w14:textId="77777777" w:rsidR="00DB1505" w:rsidRPr="00ED3698" w:rsidRDefault="00DB1505" w:rsidP="0067095F">
            <w:pPr>
              <w:pStyle w:val="Tablebodynospace"/>
            </w:pPr>
            <w:r w:rsidRPr="00ED3698">
              <w:t>h</w:t>
            </w:r>
            <w:r w:rsidRPr="00ED3698">
              <w:rPr>
                <w:vertAlign w:val="subscript"/>
              </w:rPr>
              <w:t>i</w:t>
            </w:r>
            <w:r w:rsidRPr="00ED3698">
              <w:t xml:space="preserve"> [m] </w:t>
            </w:r>
          </w:p>
          <w:p w14:paraId="6F936802" w14:textId="77777777" w:rsidR="00DB1505" w:rsidRPr="00ED3698" w:rsidRDefault="00DB1505" w:rsidP="0067095F">
            <w:pPr>
              <w:pStyle w:val="Tablebodynospace"/>
            </w:pPr>
            <w:r w:rsidRPr="00ED3698">
              <w:t>p</w:t>
            </w:r>
            <w:r w:rsidRPr="00ED3698">
              <w:rPr>
                <w:vertAlign w:val="subscript"/>
              </w:rPr>
              <w:t>i</w:t>
            </w:r>
            <w:r w:rsidRPr="00ED3698">
              <w:t xml:space="preserve"> [m]</w:t>
            </w:r>
          </w:p>
        </w:tc>
        <w:tc>
          <w:tcPr>
            <w:tcW w:w="3260" w:type="dxa"/>
            <w:vAlign w:val="center"/>
          </w:tcPr>
          <w:p w14:paraId="050A0832" w14:textId="23574A23" w:rsidR="00DB1505" w:rsidRPr="00ED3698" w:rsidRDefault="00573339" w:rsidP="0067095F">
            <w:pPr>
              <w:pStyle w:val="Tablebodynospace"/>
            </w:pPr>
            <w:r>
              <w:t>I</w:t>
            </w:r>
            <w:r w:rsidRPr="00ED3698">
              <w:t xml:space="preserve">nitial </w:t>
            </w:r>
            <w:r w:rsidR="00DB1505" w:rsidRPr="00ED3698">
              <w:t>hydraulic head or initial pressure head</w:t>
            </w:r>
          </w:p>
        </w:tc>
        <w:tc>
          <w:tcPr>
            <w:tcW w:w="2261" w:type="dxa"/>
            <w:vMerge/>
            <w:vAlign w:val="center"/>
          </w:tcPr>
          <w:p w14:paraId="6CE91631" w14:textId="77777777" w:rsidR="00DB1505" w:rsidRPr="00ED3698" w:rsidRDefault="00DB1505" w:rsidP="0067095F">
            <w:pPr>
              <w:pStyle w:val="Tablebodynospace"/>
            </w:pPr>
          </w:p>
        </w:tc>
      </w:tr>
      <w:tr w:rsidR="00DB1505" w:rsidRPr="00ED3698" w14:paraId="57C071E0" w14:textId="77777777" w:rsidTr="0067095F">
        <w:trPr>
          <w:cantSplit/>
        </w:trPr>
        <w:tc>
          <w:tcPr>
            <w:tcW w:w="450" w:type="dxa"/>
            <w:vMerge/>
          </w:tcPr>
          <w:p w14:paraId="757CBBAA" w14:textId="77777777" w:rsidR="00DB1505" w:rsidRPr="00ED3698" w:rsidRDefault="00DB1505" w:rsidP="007239FB"/>
        </w:tc>
        <w:tc>
          <w:tcPr>
            <w:tcW w:w="1440" w:type="dxa"/>
            <w:vAlign w:val="center"/>
          </w:tcPr>
          <w:p w14:paraId="4D38727A" w14:textId="77777777" w:rsidR="00DB1505" w:rsidRPr="00BD78A7" w:rsidRDefault="00DB1505" w:rsidP="0067095F">
            <w:pPr>
              <w:pStyle w:val="Tablebodynospace"/>
            </w:pPr>
            <w:r w:rsidRPr="00BD78A7">
              <w:t>‘extent of zone’</w:t>
            </w:r>
          </w:p>
        </w:tc>
        <w:tc>
          <w:tcPr>
            <w:tcW w:w="1319" w:type="dxa"/>
            <w:vAlign w:val="center"/>
          </w:tcPr>
          <w:p w14:paraId="098C86C5" w14:textId="77777777" w:rsidR="00DB1505" w:rsidRPr="00ED3698" w:rsidRDefault="00DB1505" w:rsidP="0067095F">
            <w:pPr>
              <w:pStyle w:val="Tablebodynospace"/>
            </w:pPr>
            <w:r w:rsidRPr="00ED3698">
              <w:t>x</w:t>
            </w:r>
            <w:r w:rsidRPr="00ED3698">
              <w:rPr>
                <w:vertAlign w:val="subscript"/>
              </w:rPr>
              <w:t>min</w:t>
            </w:r>
            <w:r w:rsidRPr="00ED3698">
              <w:t xml:space="preserve"> [m] x</w:t>
            </w:r>
            <w:r w:rsidRPr="00ED3698">
              <w:rPr>
                <w:vertAlign w:val="subscript"/>
              </w:rPr>
              <w:t>max</w:t>
            </w:r>
            <w:r w:rsidRPr="00ED3698">
              <w:t xml:space="preserve"> [m] y</w:t>
            </w:r>
            <w:r w:rsidRPr="00ED3698">
              <w:rPr>
                <w:vertAlign w:val="subscript"/>
              </w:rPr>
              <w:t>min</w:t>
            </w:r>
            <w:r w:rsidRPr="00ED3698">
              <w:t xml:space="preserve"> [m] y</w:t>
            </w:r>
            <w:r w:rsidRPr="00ED3698">
              <w:rPr>
                <w:vertAlign w:val="subscript"/>
              </w:rPr>
              <w:t>max</w:t>
            </w:r>
            <w:r w:rsidRPr="00ED3698">
              <w:t xml:space="preserve"> [m] z</w:t>
            </w:r>
            <w:r w:rsidRPr="00ED3698">
              <w:rPr>
                <w:vertAlign w:val="subscript"/>
              </w:rPr>
              <w:t>min</w:t>
            </w:r>
            <w:r w:rsidRPr="00ED3698">
              <w:t xml:space="preserve"> [m] z</w:t>
            </w:r>
            <w:r w:rsidRPr="00ED3698">
              <w:rPr>
                <w:vertAlign w:val="subscript"/>
              </w:rPr>
              <w:t>max</w:t>
            </w:r>
            <w:r w:rsidRPr="00ED3698">
              <w:t xml:space="preserve"> [m]</w:t>
            </w:r>
          </w:p>
        </w:tc>
        <w:tc>
          <w:tcPr>
            <w:tcW w:w="3260" w:type="dxa"/>
            <w:vAlign w:val="center"/>
          </w:tcPr>
          <w:p w14:paraId="6F1ADBE0" w14:textId="091F8770" w:rsidR="00DB1505" w:rsidRPr="00ED3698" w:rsidRDefault="00573339" w:rsidP="00573339">
            <w:pPr>
              <w:pStyle w:val="Tablebodynospace"/>
            </w:pPr>
            <w:r>
              <w:t>M</w:t>
            </w:r>
            <w:r w:rsidRPr="00ED3698">
              <w:t xml:space="preserve">inimum </w:t>
            </w:r>
            <w:r w:rsidR="00DB1505" w:rsidRPr="00ED3698">
              <w:t xml:space="preserve">and maximum coordinates defining zone in </w:t>
            </w:r>
            <w:r>
              <w:t>the x</w:t>
            </w:r>
            <w:r w:rsidR="00EB176D">
              <w:t>-</w:t>
            </w:r>
            <w:r>
              <w:t>, y</w:t>
            </w:r>
            <w:r w:rsidR="00EB176D">
              <w:t>-</w:t>
            </w:r>
            <w:r w:rsidR="00DB1505" w:rsidRPr="00ED3698">
              <w:t xml:space="preserve"> and </w:t>
            </w:r>
            <w:r>
              <w:t>z</w:t>
            </w:r>
            <w:r w:rsidR="00EB176D">
              <w:t>-</w:t>
            </w:r>
            <w:r w:rsidR="00DB1505" w:rsidRPr="00ED3698">
              <w:t>directions</w:t>
            </w:r>
          </w:p>
        </w:tc>
        <w:tc>
          <w:tcPr>
            <w:tcW w:w="2261" w:type="dxa"/>
            <w:vMerge/>
            <w:vAlign w:val="center"/>
          </w:tcPr>
          <w:p w14:paraId="747215EF" w14:textId="77777777" w:rsidR="00DB1505" w:rsidRPr="00ED3698" w:rsidRDefault="00DB1505" w:rsidP="0067095F">
            <w:pPr>
              <w:pStyle w:val="Tablebodynospace"/>
            </w:pPr>
          </w:p>
        </w:tc>
      </w:tr>
      <w:tr w:rsidR="00DB1505" w:rsidRPr="00ED3698" w14:paraId="3E239D87" w14:textId="77777777" w:rsidTr="0067095F">
        <w:trPr>
          <w:cantSplit/>
        </w:trPr>
        <w:tc>
          <w:tcPr>
            <w:tcW w:w="450" w:type="dxa"/>
            <w:vMerge/>
          </w:tcPr>
          <w:p w14:paraId="0CDD888D" w14:textId="77777777" w:rsidR="00DB1505" w:rsidRPr="00ED3698" w:rsidRDefault="00DB1505" w:rsidP="007239FB"/>
        </w:tc>
        <w:tc>
          <w:tcPr>
            <w:tcW w:w="1440" w:type="dxa"/>
            <w:tcBorders>
              <w:bottom w:val="nil"/>
            </w:tcBorders>
            <w:vAlign w:val="center"/>
          </w:tcPr>
          <w:p w14:paraId="29CC4B76" w14:textId="77777777" w:rsidR="00DB1505" w:rsidRPr="00BD78A7" w:rsidRDefault="00DB1505" w:rsidP="0067095F">
            <w:pPr>
              <w:pStyle w:val="Tablebodynospace"/>
            </w:pPr>
            <w:r w:rsidRPr="00BD78A7">
              <w:t>‘end of zone’</w:t>
            </w:r>
          </w:p>
        </w:tc>
        <w:tc>
          <w:tcPr>
            <w:tcW w:w="1319" w:type="dxa"/>
            <w:tcBorders>
              <w:bottom w:val="nil"/>
            </w:tcBorders>
            <w:vAlign w:val="center"/>
          </w:tcPr>
          <w:p w14:paraId="1D77B739" w14:textId="77777777" w:rsidR="00DB1505" w:rsidRPr="00ED3698" w:rsidRDefault="00DB1505" w:rsidP="0067095F">
            <w:pPr>
              <w:pStyle w:val="Tablebodynospace"/>
            </w:pPr>
            <w:r w:rsidRPr="00ED3698">
              <w:t>-</w:t>
            </w:r>
          </w:p>
        </w:tc>
        <w:tc>
          <w:tcPr>
            <w:tcW w:w="3260" w:type="dxa"/>
            <w:tcBorders>
              <w:bottom w:val="nil"/>
            </w:tcBorders>
            <w:vAlign w:val="center"/>
          </w:tcPr>
          <w:p w14:paraId="14BCD8E1" w14:textId="77777777" w:rsidR="00DB1505" w:rsidRPr="00ED3698" w:rsidRDefault="00DB1505" w:rsidP="0067095F">
            <w:pPr>
              <w:pStyle w:val="Tablebodynospace"/>
            </w:pPr>
            <w:r w:rsidRPr="00ED3698">
              <w:t>-</w:t>
            </w:r>
          </w:p>
        </w:tc>
        <w:tc>
          <w:tcPr>
            <w:tcW w:w="2261" w:type="dxa"/>
            <w:vMerge/>
            <w:vAlign w:val="center"/>
          </w:tcPr>
          <w:p w14:paraId="2BD8FB0B" w14:textId="77777777" w:rsidR="00DB1505" w:rsidRPr="00ED3698" w:rsidRDefault="00DB1505" w:rsidP="0067095F">
            <w:pPr>
              <w:pStyle w:val="Tablebodynospace"/>
            </w:pPr>
          </w:p>
        </w:tc>
      </w:tr>
      <w:tr w:rsidR="00DB1505" w:rsidRPr="00ED3698" w14:paraId="11718EEA" w14:textId="77777777" w:rsidTr="0067095F">
        <w:trPr>
          <w:cantSplit/>
        </w:trPr>
        <w:tc>
          <w:tcPr>
            <w:tcW w:w="450" w:type="dxa"/>
            <w:tcBorders>
              <w:top w:val="nil"/>
              <w:left w:val="nil"/>
              <w:bottom w:val="nil"/>
            </w:tcBorders>
          </w:tcPr>
          <w:p w14:paraId="775F1749" w14:textId="77777777" w:rsidR="00DB1505" w:rsidRPr="00ED3698" w:rsidRDefault="00DB1505" w:rsidP="007239FB"/>
        </w:tc>
        <w:tc>
          <w:tcPr>
            <w:tcW w:w="6019" w:type="dxa"/>
            <w:gridSpan w:val="3"/>
            <w:vAlign w:val="center"/>
          </w:tcPr>
          <w:p w14:paraId="160D4428" w14:textId="77777777" w:rsidR="00DB1505" w:rsidRPr="00ED3698" w:rsidRDefault="00DB1505" w:rsidP="0067095F">
            <w:pPr>
              <w:pStyle w:val="Tablebodynospace"/>
              <w:rPr>
                <w:sz w:val="18"/>
              </w:rPr>
            </w:pPr>
            <w:r w:rsidRPr="00ED3698">
              <w:t>Section Closing</w:t>
            </w:r>
          </w:p>
        </w:tc>
        <w:tc>
          <w:tcPr>
            <w:tcW w:w="2261" w:type="dxa"/>
            <w:tcBorders>
              <w:left w:val="nil"/>
            </w:tcBorders>
            <w:vAlign w:val="center"/>
          </w:tcPr>
          <w:p w14:paraId="15FC7718" w14:textId="77777777" w:rsidR="00DB1505" w:rsidRPr="00ED3698" w:rsidRDefault="00DB1505" w:rsidP="0067095F">
            <w:pPr>
              <w:pStyle w:val="Tablebodynospace"/>
            </w:pPr>
            <w:r w:rsidRPr="00ED3698">
              <w:t>Required/Optional</w:t>
            </w:r>
          </w:p>
        </w:tc>
      </w:tr>
      <w:tr w:rsidR="00DB1505" w:rsidRPr="00ED3698" w14:paraId="655F7386" w14:textId="77777777" w:rsidTr="0067095F">
        <w:trPr>
          <w:cantSplit/>
        </w:trPr>
        <w:tc>
          <w:tcPr>
            <w:tcW w:w="450" w:type="dxa"/>
            <w:tcBorders>
              <w:top w:val="nil"/>
              <w:left w:val="nil"/>
              <w:bottom w:val="nil"/>
            </w:tcBorders>
          </w:tcPr>
          <w:p w14:paraId="4C846D84" w14:textId="77777777" w:rsidR="00DB1505" w:rsidRPr="00ED3698" w:rsidRDefault="00DB1505" w:rsidP="007239FB"/>
        </w:tc>
        <w:tc>
          <w:tcPr>
            <w:tcW w:w="6019" w:type="dxa"/>
            <w:gridSpan w:val="3"/>
            <w:vAlign w:val="center"/>
          </w:tcPr>
          <w:p w14:paraId="0F6A37E0" w14:textId="77777777" w:rsidR="00DB1505" w:rsidRPr="00BD78A7" w:rsidRDefault="00DB1505" w:rsidP="0067095F">
            <w:pPr>
              <w:pStyle w:val="Tablebodynospace"/>
            </w:pPr>
            <w:r w:rsidRPr="00BD78A7">
              <w:t>‘done’</w:t>
            </w:r>
          </w:p>
        </w:tc>
        <w:tc>
          <w:tcPr>
            <w:tcW w:w="2261" w:type="dxa"/>
            <w:tcBorders>
              <w:left w:val="nil"/>
            </w:tcBorders>
            <w:vAlign w:val="center"/>
          </w:tcPr>
          <w:p w14:paraId="78EE3475" w14:textId="199B8452" w:rsidR="00DB1505" w:rsidRPr="00ED3698" w:rsidRDefault="00573339" w:rsidP="0067095F">
            <w:pPr>
              <w:pStyle w:val="Tablebodynospace"/>
            </w:pPr>
            <w:r>
              <w:t>R</w:t>
            </w:r>
            <w:r w:rsidRPr="00ED3698">
              <w:t>equired</w:t>
            </w:r>
          </w:p>
        </w:tc>
      </w:tr>
    </w:tbl>
    <w:p w14:paraId="19DFC1CF" w14:textId="77777777" w:rsidR="00DB1505" w:rsidRPr="00ED3698" w:rsidRDefault="00DB1505" w:rsidP="00DB1505"/>
    <w:p w14:paraId="381AEBC8" w14:textId="7E2FECD7" w:rsidR="00DB1505" w:rsidRPr="00ED3698" w:rsidRDefault="00DB1505" w:rsidP="00DB1505">
      <w:pPr>
        <w:pStyle w:val="Heading3"/>
      </w:pPr>
      <w:bookmarkStart w:id="395" w:name="_Toc13056098"/>
      <w:r w:rsidRPr="00ED3698">
        <w:t xml:space="preserve">Example </w:t>
      </w:r>
      <w:r w:rsidR="005C0C03">
        <w:t>Data input file</w:t>
      </w:r>
      <w:bookmarkEnd w:id="395"/>
    </w:p>
    <w:p w14:paraId="7BD4195D" w14:textId="39D0363A" w:rsidR="00DB1505" w:rsidRPr="00ED3698" w:rsidRDefault="00DB1505" w:rsidP="00E42CCF">
      <w:pPr>
        <w:pStyle w:val="ListParagraph"/>
        <w:numPr>
          <w:ilvl w:val="0"/>
          <w:numId w:val="20"/>
        </w:numPr>
      </w:pPr>
      <w:r w:rsidRPr="00ED3698">
        <w:t xml:space="preserve">Specified in </w:t>
      </w:r>
      <w:r w:rsidR="00573339">
        <w:t>the i</w:t>
      </w:r>
      <w:r w:rsidR="00573339" w:rsidRPr="00ED3698">
        <w:t xml:space="preserve">nput </w:t>
      </w:r>
      <w:r w:rsidR="00573339">
        <w:t>f</w:t>
      </w:r>
      <w:r w:rsidR="00573339" w:rsidRPr="00ED3698">
        <w:t>ile</w:t>
      </w:r>
    </w:p>
    <w:p w14:paraId="12DE1074" w14:textId="77777777" w:rsidR="0067095F" w:rsidRDefault="0067095F" w:rsidP="00DB1505">
      <w:pPr>
        <w:pStyle w:val="StyleCode"/>
      </w:pPr>
    </w:p>
    <w:p w14:paraId="6C29FBCB" w14:textId="77777777" w:rsidR="00DB1505" w:rsidRPr="00ED3698" w:rsidRDefault="00DB1505" w:rsidP="00DB1505">
      <w:pPr>
        <w:pStyle w:val="StyleCode"/>
      </w:pPr>
      <w:r w:rsidRPr="00ED3698">
        <w:t xml:space="preserve">'initial condition - </w:t>
      </w:r>
      <w:r>
        <w:t xml:space="preserve">variably-saturated </w:t>
      </w:r>
      <w:r w:rsidRPr="00ED3698">
        <w:t>flow'</w:t>
      </w:r>
    </w:p>
    <w:p w14:paraId="21AD89CB" w14:textId="77777777" w:rsidR="00DB1505" w:rsidRPr="00ED3698" w:rsidRDefault="00DB1505" w:rsidP="00DB1505">
      <w:pPr>
        <w:pStyle w:val="StyleCode"/>
      </w:pPr>
      <w:r w:rsidRPr="00FC2059">
        <w:rPr>
          <w:noProof/>
        </w:rPr>
        <w:t>2                             ;number</w:t>
      </w:r>
      <w:r w:rsidRPr="00ED3698">
        <w:t xml:space="preserve"> of zones</w:t>
      </w:r>
    </w:p>
    <w:p w14:paraId="198BEBB8" w14:textId="77777777" w:rsidR="00DB1505" w:rsidRPr="00ED3698" w:rsidRDefault="00DB1505" w:rsidP="00DB1505">
      <w:pPr>
        <w:pStyle w:val="StyleCode"/>
      </w:pPr>
    </w:p>
    <w:p w14:paraId="27DEA373" w14:textId="77777777" w:rsidR="00DB1505" w:rsidRPr="00ED3698" w:rsidRDefault="00DB1505" w:rsidP="00DB1505">
      <w:pPr>
        <w:pStyle w:val="StyleCode"/>
      </w:pPr>
      <w:r w:rsidRPr="00ED3698">
        <w:t>! ---------------------------------------------------------------------------</w:t>
      </w:r>
    </w:p>
    <w:p w14:paraId="23312FB2" w14:textId="77777777" w:rsidR="00DB1505" w:rsidRPr="00ED3698" w:rsidRDefault="00DB1505" w:rsidP="00DB1505">
      <w:pPr>
        <w:pStyle w:val="StyleCode"/>
      </w:pPr>
      <w:r w:rsidRPr="00ED3698">
        <w:t>'number and name of zone'</w:t>
      </w:r>
    </w:p>
    <w:p w14:paraId="30FF8CFE" w14:textId="77777777" w:rsidR="00DB1505" w:rsidRPr="00ED3698" w:rsidRDefault="00DB1505" w:rsidP="00DB1505">
      <w:pPr>
        <w:pStyle w:val="StyleCode"/>
      </w:pPr>
      <w:r w:rsidRPr="00ED3698">
        <w:t>1</w:t>
      </w:r>
    </w:p>
    <w:p w14:paraId="56D0B122" w14:textId="77777777" w:rsidR="00DB1505" w:rsidRPr="00ED3698" w:rsidRDefault="00DB1505" w:rsidP="00DB1505">
      <w:pPr>
        <w:pStyle w:val="StyleCode"/>
      </w:pPr>
      <w:r w:rsidRPr="00ED3698">
        <w:t>'upper aquifer'</w:t>
      </w:r>
    </w:p>
    <w:p w14:paraId="1F283C6C" w14:textId="77777777" w:rsidR="00DB1505" w:rsidRPr="00ED3698" w:rsidRDefault="00DB1505" w:rsidP="00DB1505">
      <w:pPr>
        <w:pStyle w:val="StyleCode"/>
      </w:pPr>
    </w:p>
    <w:p w14:paraId="65A2B141" w14:textId="77777777" w:rsidR="00DB1505" w:rsidRPr="00ED3698" w:rsidRDefault="00DB1505" w:rsidP="00DB1505">
      <w:pPr>
        <w:pStyle w:val="StyleCode"/>
      </w:pPr>
      <w:r w:rsidRPr="00ED3698">
        <w:t>'initial condition'</w:t>
      </w:r>
    </w:p>
    <w:p w14:paraId="2D770965" w14:textId="77777777" w:rsidR="00DB1505" w:rsidRPr="00ED3698" w:rsidRDefault="00DB1505" w:rsidP="00DB1505">
      <w:pPr>
        <w:pStyle w:val="StyleCode"/>
      </w:pPr>
      <w:r w:rsidRPr="00ED3698">
        <w:t>2.0</w:t>
      </w:r>
    </w:p>
    <w:p w14:paraId="4AB0280E" w14:textId="77777777" w:rsidR="00DB1505" w:rsidRPr="00ED3698" w:rsidRDefault="00DB1505" w:rsidP="00DB1505">
      <w:pPr>
        <w:pStyle w:val="StyleCode"/>
      </w:pPr>
    </w:p>
    <w:p w14:paraId="62FD7C0C" w14:textId="77777777" w:rsidR="00DB1505" w:rsidRPr="00ED3698" w:rsidRDefault="00DB1505" w:rsidP="00DB1505">
      <w:pPr>
        <w:pStyle w:val="StyleCode"/>
      </w:pPr>
      <w:r w:rsidRPr="00ED3698">
        <w:t>'extent of zone'</w:t>
      </w:r>
    </w:p>
    <w:p w14:paraId="318CC5D5" w14:textId="77777777" w:rsidR="00DB1505" w:rsidRPr="00ED3698" w:rsidRDefault="00DB1505" w:rsidP="00DB1505">
      <w:pPr>
        <w:pStyle w:val="StyleCode"/>
      </w:pPr>
      <w:r w:rsidRPr="00ED3698">
        <w:t>0.0 20.0  0.0 0.0  0.0 4.0</w:t>
      </w:r>
    </w:p>
    <w:p w14:paraId="008E3E52" w14:textId="77777777" w:rsidR="00DB1505" w:rsidRPr="00ED3698" w:rsidRDefault="00DB1505" w:rsidP="00DB1505">
      <w:pPr>
        <w:pStyle w:val="StyleCode"/>
      </w:pPr>
    </w:p>
    <w:p w14:paraId="6BF97D45" w14:textId="77777777" w:rsidR="00DB1505" w:rsidRPr="00ED3698" w:rsidRDefault="00DB1505" w:rsidP="00DB1505">
      <w:pPr>
        <w:pStyle w:val="StyleCode"/>
      </w:pPr>
      <w:r w:rsidRPr="00ED3698">
        <w:t>'end of zone'</w:t>
      </w:r>
    </w:p>
    <w:p w14:paraId="5D47A3B9" w14:textId="77777777" w:rsidR="00DB1505" w:rsidRPr="00ED3698" w:rsidRDefault="00DB1505" w:rsidP="00DB1505">
      <w:pPr>
        <w:pStyle w:val="StyleCode"/>
      </w:pPr>
    </w:p>
    <w:p w14:paraId="2060C58D" w14:textId="77777777" w:rsidR="00DB1505" w:rsidRPr="00ED3698" w:rsidRDefault="00DB1505" w:rsidP="00DB1505">
      <w:pPr>
        <w:pStyle w:val="StyleCode"/>
      </w:pPr>
      <w:r w:rsidRPr="00ED3698">
        <w:t>! ---------------------------------------------------------------------------</w:t>
      </w:r>
    </w:p>
    <w:p w14:paraId="3B8787CB" w14:textId="77777777" w:rsidR="00DB1505" w:rsidRPr="00ED3698" w:rsidRDefault="00DB1505" w:rsidP="00DB1505">
      <w:pPr>
        <w:pStyle w:val="StyleCode"/>
      </w:pPr>
      <w:r w:rsidRPr="00ED3698">
        <w:t>'number and name of zone'</w:t>
      </w:r>
    </w:p>
    <w:p w14:paraId="59713ADB" w14:textId="77777777" w:rsidR="00DB1505" w:rsidRPr="00ED3698" w:rsidRDefault="00DB1505" w:rsidP="00DB1505">
      <w:pPr>
        <w:pStyle w:val="StyleCode"/>
      </w:pPr>
      <w:r w:rsidRPr="00ED3698">
        <w:t>2</w:t>
      </w:r>
    </w:p>
    <w:p w14:paraId="67EBC1AB" w14:textId="77777777" w:rsidR="00DB1505" w:rsidRPr="00ED3698" w:rsidRDefault="00DB1505" w:rsidP="00DB1505">
      <w:pPr>
        <w:pStyle w:val="StyleCode"/>
      </w:pPr>
      <w:r w:rsidRPr="00ED3698">
        <w:t>'lower aquifer'</w:t>
      </w:r>
    </w:p>
    <w:p w14:paraId="5A719C5B" w14:textId="77777777" w:rsidR="00DB1505" w:rsidRPr="00ED3698" w:rsidRDefault="00DB1505" w:rsidP="00DB1505">
      <w:pPr>
        <w:pStyle w:val="StyleCode"/>
      </w:pPr>
    </w:p>
    <w:p w14:paraId="538823BA" w14:textId="77777777" w:rsidR="00DB1505" w:rsidRPr="00ED3698" w:rsidRDefault="00DB1505" w:rsidP="00DB1505">
      <w:pPr>
        <w:pStyle w:val="StyleCode"/>
      </w:pPr>
      <w:r w:rsidRPr="00ED3698">
        <w:t>'initial condition'</w:t>
      </w:r>
    </w:p>
    <w:p w14:paraId="28CF7A27" w14:textId="77777777" w:rsidR="00DB1505" w:rsidRPr="00ED3698" w:rsidRDefault="00DB1505" w:rsidP="00DB1505">
      <w:pPr>
        <w:pStyle w:val="StyleCode"/>
      </w:pPr>
      <w:r w:rsidRPr="00ED3698">
        <w:t>1.0</w:t>
      </w:r>
    </w:p>
    <w:p w14:paraId="3A8DED01" w14:textId="77777777" w:rsidR="00DB1505" w:rsidRPr="00ED3698" w:rsidRDefault="00DB1505" w:rsidP="00DB1505">
      <w:pPr>
        <w:pStyle w:val="StyleCode"/>
      </w:pPr>
    </w:p>
    <w:p w14:paraId="71CA1A19" w14:textId="77777777" w:rsidR="00DB1505" w:rsidRPr="00ED3698" w:rsidRDefault="00DB1505" w:rsidP="00DB1505">
      <w:pPr>
        <w:pStyle w:val="StyleCode"/>
      </w:pPr>
      <w:r w:rsidRPr="00ED3698">
        <w:t>'extent of zone'</w:t>
      </w:r>
    </w:p>
    <w:p w14:paraId="71583002" w14:textId="77777777" w:rsidR="00DB1505" w:rsidRPr="00ED3698" w:rsidRDefault="00DB1505" w:rsidP="00DB1505">
      <w:pPr>
        <w:pStyle w:val="StyleCode"/>
      </w:pPr>
      <w:r w:rsidRPr="00ED3698">
        <w:t>0.0 20.0  0.0 0.0  0.0 2.0</w:t>
      </w:r>
    </w:p>
    <w:p w14:paraId="5F36B18A" w14:textId="77777777" w:rsidR="00DB1505" w:rsidRPr="00ED3698" w:rsidRDefault="00DB1505" w:rsidP="00DB1505">
      <w:pPr>
        <w:pStyle w:val="StyleCode"/>
      </w:pPr>
    </w:p>
    <w:p w14:paraId="5045DBDD" w14:textId="77777777" w:rsidR="00DB1505" w:rsidRPr="00ED3698" w:rsidRDefault="00DB1505" w:rsidP="00DB1505">
      <w:pPr>
        <w:pStyle w:val="StyleCode"/>
      </w:pPr>
      <w:r w:rsidRPr="00ED3698">
        <w:t>'end of zone'</w:t>
      </w:r>
    </w:p>
    <w:p w14:paraId="23109A3C" w14:textId="77777777" w:rsidR="00DB1505" w:rsidRPr="00ED3698" w:rsidRDefault="00DB1505" w:rsidP="00DB1505">
      <w:pPr>
        <w:pStyle w:val="StyleCode"/>
      </w:pPr>
    </w:p>
    <w:p w14:paraId="4EF9A751" w14:textId="77777777" w:rsidR="00DB1505" w:rsidRDefault="00DB1505" w:rsidP="00DB1505">
      <w:pPr>
        <w:pStyle w:val="StyleCode"/>
      </w:pPr>
      <w:r w:rsidRPr="00ED3698">
        <w:t>'done'</w:t>
      </w:r>
    </w:p>
    <w:p w14:paraId="5A94BF1E" w14:textId="77777777" w:rsidR="0067095F" w:rsidRPr="00ED3698" w:rsidRDefault="0067095F" w:rsidP="00DB1505">
      <w:pPr>
        <w:pStyle w:val="StyleCode"/>
      </w:pPr>
    </w:p>
    <w:p w14:paraId="1774C2EF" w14:textId="6769FF57" w:rsidR="00DB1505" w:rsidRPr="00ED3698" w:rsidRDefault="00DB1505" w:rsidP="00E42CCF">
      <w:pPr>
        <w:pStyle w:val="ListParagraph"/>
        <w:numPr>
          <w:ilvl w:val="0"/>
          <w:numId w:val="20"/>
        </w:numPr>
      </w:pPr>
      <w:r w:rsidRPr="00ED3698">
        <w:t xml:space="preserve">Specified </w:t>
      </w:r>
      <w:r w:rsidR="00573339">
        <w:t>f</w:t>
      </w:r>
      <w:r w:rsidR="00573339" w:rsidRPr="00ED3698">
        <w:t xml:space="preserve">rom </w:t>
      </w:r>
      <w:r w:rsidRPr="00ED3698">
        <w:t xml:space="preserve">an </w:t>
      </w:r>
      <w:r w:rsidR="00573339">
        <w:t>e</w:t>
      </w:r>
      <w:r w:rsidR="00573339" w:rsidRPr="00ED3698">
        <w:t xml:space="preserve">xternal </w:t>
      </w:r>
      <w:r w:rsidR="00573339">
        <w:t>f</w:t>
      </w:r>
      <w:r w:rsidR="00573339" w:rsidRPr="00ED3698">
        <w:t>ile</w:t>
      </w:r>
    </w:p>
    <w:p w14:paraId="756706EA" w14:textId="77777777" w:rsidR="0067095F" w:rsidRDefault="0067095F" w:rsidP="00DB1505">
      <w:pPr>
        <w:pStyle w:val="StyleCode"/>
      </w:pPr>
    </w:p>
    <w:p w14:paraId="0C8132C7" w14:textId="77777777" w:rsidR="00DB1505" w:rsidRPr="00ED3698" w:rsidRDefault="00DB1505" w:rsidP="00DB1505">
      <w:pPr>
        <w:pStyle w:val="StyleCode"/>
      </w:pPr>
      <w:r w:rsidRPr="00ED3698">
        <w:t xml:space="preserve">'initial condition - </w:t>
      </w:r>
      <w:r>
        <w:t xml:space="preserve">variably-saturated </w:t>
      </w:r>
      <w:r w:rsidRPr="00ED3698">
        <w:t>flow'</w:t>
      </w:r>
    </w:p>
    <w:p w14:paraId="5385A1D5" w14:textId="77777777" w:rsidR="00DB1505" w:rsidRDefault="00DB1505" w:rsidP="0067095F">
      <w:pPr>
        <w:pStyle w:val="StyleCode"/>
      </w:pPr>
      <w:r w:rsidRPr="00566112">
        <w:t xml:space="preserve">'read initial condition from </w:t>
      </w:r>
      <w:r w:rsidRPr="00FC2059">
        <w:rPr>
          <w:noProof/>
        </w:rPr>
        <w:t>file'               ;</w:t>
      </w:r>
      <w:r w:rsidRPr="00FC2059">
        <w:rPr>
          <w:rFonts w:hint="eastAsia"/>
          <w:noProof/>
        </w:rPr>
        <w:t>read</w:t>
      </w:r>
      <w:r>
        <w:rPr>
          <w:rFonts w:hint="eastAsia"/>
        </w:rPr>
        <w:t xml:space="preserve"> from </w:t>
      </w:r>
      <w:r w:rsidRPr="00FC2059">
        <w:rPr>
          <w:rFonts w:hint="eastAsia"/>
          <w:noProof/>
        </w:rPr>
        <w:t>file</w:t>
      </w:r>
    </w:p>
    <w:p w14:paraId="489E424B" w14:textId="77777777" w:rsidR="0067095F" w:rsidRDefault="0067095F" w:rsidP="0067095F">
      <w:pPr>
        <w:pStyle w:val="StyleCode"/>
      </w:pPr>
    </w:p>
    <w:p w14:paraId="7A620FE2" w14:textId="04202223" w:rsidR="00DB1505" w:rsidRPr="00ED3698" w:rsidRDefault="00DB1505" w:rsidP="00DB1505">
      <w:r>
        <w:rPr>
          <w:rFonts w:hint="eastAsia"/>
        </w:rPr>
        <w:t xml:space="preserve">Note: in such case, the file prefix.ivs containing the initial condition at each control </w:t>
      </w:r>
      <w:r w:rsidR="00573339">
        <w:rPr>
          <w:rFonts w:hint="eastAsia"/>
        </w:rPr>
        <w:t>volum</w:t>
      </w:r>
      <w:r w:rsidR="00573339">
        <w:t>e</w:t>
      </w:r>
      <w:r w:rsidR="00573339">
        <w:rPr>
          <w:rFonts w:hint="eastAsia"/>
        </w:rPr>
        <w:t xml:space="preserve"> </w:t>
      </w:r>
      <w:r>
        <w:rPr>
          <w:rFonts w:hint="eastAsia"/>
        </w:rPr>
        <w:t>in the format of</w:t>
      </w:r>
      <w:r w:rsidR="00ED75DA">
        <w:rPr>
          <w:rFonts w:hint="eastAsia"/>
        </w:rPr>
        <w:t xml:space="preserve"> prefix.</w:t>
      </w:r>
      <w:r>
        <w:rPr>
          <w:rFonts w:hint="eastAsia"/>
        </w:rPr>
        <w:t xml:space="preserve">gsp should be provided. The first three lines as the </w:t>
      </w:r>
      <w:r w:rsidR="00573339">
        <w:t>T</w:t>
      </w:r>
      <w:r w:rsidR="00573339">
        <w:rPr>
          <w:rFonts w:hint="eastAsia"/>
        </w:rPr>
        <w:t xml:space="preserve">ecplot </w:t>
      </w:r>
      <w:r>
        <w:rPr>
          <w:rFonts w:hint="eastAsia"/>
        </w:rPr>
        <w:t xml:space="preserve">header will be ignored by the code. For saturated flow, the initial hydraulic head or pressure is relevant. An example of the external file for </w:t>
      </w:r>
      <w:r w:rsidR="00573339">
        <w:t xml:space="preserve">the </w:t>
      </w:r>
      <w:r>
        <w:rPr>
          <w:rFonts w:hint="eastAsia"/>
        </w:rPr>
        <w:t>saturated flow problem is:</w:t>
      </w:r>
    </w:p>
    <w:p w14:paraId="1F084CBC" w14:textId="77777777" w:rsidR="00DB1505" w:rsidRPr="002629DB" w:rsidRDefault="00DB1505" w:rsidP="00DB1505">
      <w:pPr>
        <w:pStyle w:val="StyleCode"/>
      </w:pPr>
      <w:r w:rsidRPr="002629DB">
        <w:t>title = "dataset comptran"</w:t>
      </w:r>
    </w:p>
    <w:p w14:paraId="1C74970D" w14:textId="77777777" w:rsidR="00DB1505" w:rsidRPr="002629DB" w:rsidRDefault="00DB1505" w:rsidP="00DB1505">
      <w:pPr>
        <w:pStyle w:val="StyleCode"/>
      </w:pPr>
      <w:r w:rsidRPr="002629DB">
        <w:t>variables = "x", "y", "z", "</w:t>
      </w:r>
      <w:r w:rsidRPr="00CD7687">
        <w:rPr>
          <w:b/>
        </w:rPr>
        <w:t>h_w</w:t>
      </w:r>
      <w:r w:rsidRPr="002629DB">
        <w:t>", "p_w", "s_w", "theta_a"</w:t>
      </w:r>
    </w:p>
    <w:p w14:paraId="3FD37D87" w14:textId="77777777" w:rsidR="00DB1505" w:rsidRPr="009D54B1" w:rsidRDefault="00DB1505" w:rsidP="00DB1505">
      <w:pPr>
        <w:pStyle w:val="StyleCode"/>
      </w:pPr>
      <w:r w:rsidRPr="00E40026">
        <w:t>zone t = "</w:t>
      </w:r>
      <w:r w:rsidRPr="009D54B1">
        <w:t>Flow variables, initial condition" i =   41, j =    1, k =    1,  f=point</w:t>
      </w:r>
    </w:p>
    <w:p w14:paraId="2F83798A" w14:textId="77777777" w:rsidR="00DB1505" w:rsidRPr="002629DB" w:rsidRDefault="00DB1505" w:rsidP="00DB1505">
      <w:pPr>
        <w:pStyle w:val="StyleCode"/>
      </w:pPr>
      <w:r w:rsidRPr="00F44F1C">
        <w:t xml:space="preserve">  0.0000000E+00 0.0000000E+00 0.0000000E+00 </w:t>
      </w:r>
      <w:r w:rsidRPr="00CD7687">
        <w:rPr>
          <w:b/>
        </w:rPr>
        <w:t>0.1000000E+01</w:t>
      </w:r>
      <w:r w:rsidRPr="002629DB">
        <w:t xml:space="preserve"> 0.1000000E+01 0.1000000E+01  0.3000000E+00</w:t>
      </w:r>
    </w:p>
    <w:p w14:paraId="61DA6046" w14:textId="77777777" w:rsidR="00DB1505" w:rsidRPr="00E40026" w:rsidRDefault="00DB1505" w:rsidP="00DB1505">
      <w:pPr>
        <w:pStyle w:val="StyleCode"/>
      </w:pPr>
      <w:r w:rsidRPr="002629DB">
        <w:t xml:space="preserve">  0.2500000E-01 0.0000000E+00 0.0000000E+00 0.1000000E+01 0.1000000E+01 0.1000000E+01  0.3000000E+00</w:t>
      </w:r>
    </w:p>
    <w:p w14:paraId="11AC3FAA" w14:textId="77777777" w:rsidR="00DB1505" w:rsidRPr="00B16100" w:rsidRDefault="00DB1505" w:rsidP="00DB1505">
      <w:pPr>
        <w:pStyle w:val="StyleCode"/>
      </w:pPr>
      <w:r w:rsidRPr="00F44F1C">
        <w:t xml:space="preserve">  0.5000000E-01 0.0000000E+00 0.0000000E+00 0.1000000E+01 0.1000000E+01 0.1000000E+01  0.3000000E+00</w:t>
      </w:r>
    </w:p>
    <w:p w14:paraId="18131542" w14:textId="77777777" w:rsidR="00DB1505" w:rsidRDefault="00DB1505" w:rsidP="0067095F">
      <w:pPr>
        <w:pStyle w:val="StyleCode"/>
      </w:pPr>
      <w:r>
        <w:t>……</w:t>
      </w:r>
    </w:p>
    <w:p w14:paraId="2F2336CE" w14:textId="77777777" w:rsidR="0067095F" w:rsidRDefault="0067095F" w:rsidP="0067095F">
      <w:pPr>
        <w:pStyle w:val="StyleCode"/>
      </w:pPr>
    </w:p>
    <w:p w14:paraId="74FA4EA8" w14:textId="4B7618B0" w:rsidR="00DB1505" w:rsidRPr="00ED3698" w:rsidRDefault="00DB1505" w:rsidP="00DB1505">
      <w:r>
        <w:rPr>
          <w:rFonts w:hint="eastAsia"/>
        </w:rPr>
        <w:t xml:space="preserve">For unsaturated flow, all parameters are relevant. An example of the external file for </w:t>
      </w:r>
      <w:r w:rsidR="00407315">
        <w:t xml:space="preserve">the </w:t>
      </w:r>
      <w:r>
        <w:rPr>
          <w:rFonts w:hint="eastAsia"/>
        </w:rPr>
        <w:t>unsaturated flow problem is:</w:t>
      </w:r>
    </w:p>
    <w:p w14:paraId="41A86A5C" w14:textId="77777777" w:rsidR="0067095F" w:rsidRDefault="0067095F" w:rsidP="00DB1505">
      <w:pPr>
        <w:pStyle w:val="StyleCode"/>
      </w:pPr>
    </w:p>
    <w:p w14:paraId="7505117A" w14:textId="77777777" w:rsidR="00DB1505" w:rsidRPr="00CD7687" w:rsidRDefault="00DB1505" w:rsidP="00DB1505">
      <w:pPr>
        <w:pStyle w:val="StyleCode"/>
      </w:pPr>
      <w:r w:rsidRPr="00CD7687">
        <w:t>title = "dataset stedvs"</w:t>
      </w:r>
    </w:p>
    <w:p w14:paraId="5E7C6F27" w14:textId="77777777" w:rsidR="00DB1505" w:rsidRPr="00CD7687" w:rsidRDefault="00DB1505" w:rsidP="00DB1505">
      <w:pPr>
        <w:pStyle w:val="StyleCode"/>
      </w:pPr>
      <w:r w:rsidRPr="00CD7687">
        <w:t>variables = "x", "y", "z", "h_w", "p_w", "s_w", "theta_a", "s_a", "theta_g"</w:t>
      </w:r>
    </w:p>
    <w:p w14:paraId="66C1127E" w14:textId="77777777" w:rsidR="00DB1505" w:rsidRPr="00CD7687" w:rsidRDefault="00DB1505" w:rsidP="00DB1505">
      <w:pPr>
        <w:pStyle w:val="StyleCode"/>
      </w:pPr>
      <w:r w:rsidRPr="00CD7687">
        <w:t>zone t = "Flow variables, steady state" i =   21, j =   21, k =    1,  f=point</w:t>
      </w:r>
    </w:p>
    <w:p w14:paraId="17EF581F" w14:textId="77777777" w:rsidR="00DB1505" w:rsidRPr="00CD7687" w:rsidRDefault="00DB1505" w:rsidP="00DB1505">
      <w:pPr>
        <w:pStyle w:val="StyleCode"/>
      </w:pPr>
      <w:r w:rsidRPr="00CD7687">
        <w:t xml:space="preserve">  0.0000000E+00  0.</w:t>
      </w:r>
      <w:r>
        <w:rPr>
          <w:rFonts w:hint="eastAsia"/>
        </w:rPr>
        <w:t>0</w:t>
      </w:r>
      <w:r w:rsidRPr="00CD7687">
        <w:t xml:space="preserve">  0.0  0.4565453E-01  0.4565453E-01  0.1000000E+01  0.1000000E+01  0.0000000E+00  0.0000000E+00</w:t>
      </w:r>
    </w:p>
    <w:p w14:paraId="541469C3" w14:textId="77777777" w:rsidR="00DB1505" w:rsidRPr="00CD7687" w:rsidRDefault="00DB1505" w:rsidP="00DB1505">
      <w:pPr>
        <w:pStyle w:val="StyleCode"/>
      </w:pPr>
      <w:r w:rsidRPr="00CD7687">
        <w:t xml:space="preserve">  0.5000000E-01  </w:t>
      </w:r>
      <w:r w:rsidRPr="006A0F75">
        <w:t>0.</w:t>
      </w:r>
      <w:r>
        <w:rPr>
          <w:rFonts w:hint="eastAsia"/>
        </w:rPr>
        <w:t>0</w:t>
      </w:r>
      <w:r w:rsidRPr="006A0F75">
        <w:t xml:space="preserve">  0.0</w:t>
      </w:r>
      <w:r>
        <w:rPr>
          <w:rFonts w:hint="eastAsia"/>
        </w:rPr>
        <w:t xml:space="preserve">  </w:t>
      </w:r>
      <w:r w:rsidRPr="00CD7687">
        <w:t>0.4530134E-01  0.4530134E-01  0.1000000E+01  0.1000000E+01  0.0000000E+00  0.0000000E+00</w:t>
      </w:r>
    </w:p>
    <w:p w14:paraId="2E2A4923" w14:textId="77777777" w:rsidR="00DB1505" w:rsidRPr="00CD7687" w:rsidRDefault="00DB1505" w:rsidP="00DB1505">
      <w:pPr>
        <w:pStyle w:val="StyleCode"/>
      </w:pPr>
      <w:r w:rsidRPr="00CD7687">
        <w:t xml:space="preserve">  0.1000000E+00  </w:t>
      </w:r>
      <w:r w:rsidRPr="006A0F75">
        <w:t>0.</w:t>
      </w:r>
      <w:r>
        <w:rPr>
          <w:rFonts w:hint="eastAsia"/>
        </w:rPr>
        <w:t>0</w:t>
      </w:r>
      <w:r w:rsidRPr="006A0F75">
        <w:t xml:space="preserve">  0.0</w:t>
      </w:r>
      <w:r>
        <w:rPr>
          <w:rFonts w:hint="eastAsia"/>
        </w:rPr>
        <w:t xml:space="preserve">  </w:t>
      </w:r>
      <w:r w:rsidRPr="00CD7687">
        <w:t>0.4423150E-01  0.4423150E-01  0.1000000E+01  0.1000000E+01  0.0000000E+00  0.0000000E+00</w:t>
      </w:r>
    </w:p>
    <w:p w14:paraId="2744A1C0" w14:textId="77777777" w:rsidR="00DB1505" w:rsidRDefault="00DB1505" w:rsidP="00DB1505">
      <w:pPr>
        <w:pStyle w:val="StyleCode"/>
      </w:pPr>
      <w:r w:rsidRPr="00CD7687">
        <w:t xml:space="preserve">  0.1500000E+00  </w:t>
      </w:r>
      <w:r w:rsidRPr="006A0F75">
        <w:t>0.</w:t>
      </w:r>
      <w:r>
        <w:rPr>
          <w:rFonts w:hint="eastAsia"/>
        </w:rPr>
        <w:t>0</w:t>
      </w:r>
      <w:r w:rsidRPr="006A0F75">
        <w:t xml:space="preserve">  0.0</w:t>
      </w:r>
      <w:r w:rsidRPr="00CD7687">
        <w:t xml:space="preserve">  0.4241359E-01  0.4241359E-01  0.1000000E+01  0.1000000E+01  0.0000000E+00  0.0000000E+00</w:t>
      </w:r>
    </w:p>
    <w:p w14:paraId="0EFE1B05" w14:textId="77777777" w:rsidR="00DB1505" w:rsidRDefault="00DB1505" w:rsidP="0067095F">
      <w:pPr>
        <w:pStyle w:val="StyleCode"/>
      </w:pPr>
      <w:r>
        <w:t>……</w:t>
      </w:r>
    </w:p>
    <w:p w14:paraId="455F413E" w14:textId="77777777" w:rsidR="0067095F" w:rsidRPr="00CD7687" w:rsidRDefault="0067095F" w:rsidP="0067095F">
      <w:pPr>
        <w:pStyle w:val="StyleCode"/>
      </w:pPr>
    </w:p>
    <w:p w14:paraId="7256CABA" w14:textId="3BF409BE" w:rsidR="00DB1505" w:rsidRPr="00ED3698" w:rsidRDefault="00DB1505" w:rsidP="00DB1505">
      <w:pPr>
        <w:pStyle w:val="Heading3"/>
      </w:pPr>
      <w:bookmarkStart w:id="396" w:name="_Toc13056099"/>
      <w:r w:rsidRPr="00ED3698">
        <w:lastRenderedPageBreak/>
        <w:t xml:space="preserve">Description of </w:t>
      </w:r>
      <w:r w:rsidR="008D3306">
        <w:t xml:space="preserve">the </w:t>
      </w:r>
      <w:r w:rsidRPr="00ED3698">
        <w:t>Example Input</w:t>
      </w:r>
      <w:bookmarkEnd w:id="396"/>
    </w:p>
    <w:p w14:paraId="06AC2E4C" w14:textId="705A6BB5" w:rsidR="00DB1505" w:rsidRPr="00E42CCF" w:rsidRDefault="00DB1505" w:rsidP="00DB1505">
      <w:r w:rsidRPr="00ED3698">
        <w:t>In the example</w:t>
      </w:r>
      <w:r w:rsidR="00E42CCF">
        <w:t xml:space="preserve">, </w:t>
      </w:r>
      <w:r w:rsidR="00E42CCF" w:rsidRPr="00E42CCF">
        <w:t>the initial conditions for</w:t>
      </w:r>
      <w:r w:rsidRPr="00E42CCF">
        <w:t xml:space="preserve"> </w:t>
      </w:r>
      <w:r w:rsidRPr="00FC2059">
        <w:rPr>
          <w:noProof/>
        </w:rPr>
        <w:t>two</w:t>
      </w:r>
      <w:r w:rsidRPr="00E42CCF">
        <w:t xml:space="preserve"> zones are defined. The initial </w:t>
      </w:r>
      <w:r w:rsidR="00E42CCF" w:rsidRPr="00E42CCF">
        <w:t>hydraulic head</w:t>
      </w:r>
      <w:r w:rsidR="0012319F">
        <w:t>/pressure</w:t>
      </w:r>
      <w:r w:rsidRPr="00E42CCF">
        <w:t xml:space="preserve"> for the zone ‘upper aquifer’ is 2.0 m</w:t>
      </w:r>
      <w:r w:rsidR="00CA5A82">
        <w:t>;</w:t>
      </w:r>
      <w:r w:rsidRPr="00E42CCF">
        <w:t xml:space="preserve"> for the zone </w:t>
      </w:r>
      <w:r w:rsidR="00CA5A82">
        <w:t>‘</w:t>
      </w:r>
      <w:r w:rsidRPr="00E42CCF">
        <w:t>lower aquifer</w:t>
      </w:r>
      <w:r w:rsidR="00CA5A82">
        <w:t>,</w:t>
      </w:r>
      <w:r w:rsidRPr="00E42CCF">
        <w:t xml:space="preserve">’ </w:t>
      </w:r>
      <w:r w:rsidR="00CA5A82">
        <w:t xml:space="preserve">it </w:t>
      </w:r>
      <w:r w:rsidRPr="00E42CCF">
        <w:t xml:space="preserve">is 1.0 m. The units for the initial condition need to be consistent with </w:t>
      </w:r>
      <w:r w:rsidR="005972BE">
        <w:t>those</w:t>
      </w:r>
      <w:r w:rsidRPr="00E42CCF">
        <w:t xml:space="preserve"> specified in </w:t>
      </w:r>
      <w:r w:rsidR="00E42CCF">
        <w:t>Data Block</w:t>
      </w:r>
      <w:r w:rsidRPr="00E42CCF">
        <w:t xml:space="preserve"> </w:t>
      </w:r>
      <w:r w:rsidR="00E42CCF">
        <w:t>6</w:t>
      </w:r>
      <w:r w:rsidRPr="00E42CCF">
        <w:t xml:space="preserve"> of the input file (‘control parameters – variably-saturated flow’).</w:t>
      </w:r>
      <w:r w:rsidR="0012319F">
        <w:t xml:space="preserve"> We assume hydraulic head in this case.</w:t>
      </w:r>
      <w:r w:rsidRPr="00E42CCF">
        <w:t xml:space="preserve"> Initially, </w:t>
      </w:r>
      <w:r w:rsidR="0012319F">
        <w:t xml:space="preserve">a hydraulic head </w:t>
      </w:r>
      <w:r w:rsidR="00D56B4F">
        <w:t xml:space="preserve">of </w:t>
      </w:r>
      <w:commentRangeStart w:id="397"/>
      <w:commentRangeEnd w:id="397"/>
      <w:r w:rsidR="005972BE">
        <w:rPr>
          <w:rStyle w:val="CommentReference"/>
        </w:rPr>
        <w:commentReference w:id="397"/>
      </w:r>
      <w:commentRangeStart w:id="398"/>
      <w:commentRangeEnd w:id="398"/>
      <w:r w:rsidR="0019452F">
        <w:rPr>
          <w:rStyle w:val="CommentReference"/>
        </w:rPr>
        <w:commentReference w:id="398"/>
      </w:r>
      <w:r w:rsidR="0012319F">
        <w:t xml:space="preserve">2.0 m for </w:t>
      </w:r>
      <w:r w:rsidRPr="00E42CCF">
        <w:t>the zone ‘upper aquifer’ is specified for the entire solution domain</w:t>
      </w:r>
      <w:r w:rsidR="00E42CCF">
        <w:t xml:space="preserve"> (i.e.</w:t>
      </w:r>
      <w:r w:rsidR="005972BE">
        <w:t>,</w:t>
      </w:r>
      <w:r w:rsidR="00E42CCF">
        <w:t xml:space="preserve"> x=0 to 20.0 m, z=0 to 4.0 m)</w:t>
      </w:r>
      <w:r w:rsidRPr="00E42CCF">
        <w:t>, but is later partially overwritten with the initial condition specified in the zone ‘lower aquifer’</w:t>
      </w:r>
      <w:r w:rsidR="0012319F">
        <w:t xml:space="preserve"> </w:t>
      </w:r>
      <w:r w:rsidR="00E42CCF">
        <w:t>(i.e.</w:t>
      </w:r>
      <w:r w:rsidR="005972BE">
        <w:t>,</w:t>
      </w:r>
      <w:r w:rsidR="00E42CCF">
        <w:t xml:space="preserve"> x=0 to 20.0 m, z=0 to 2.0 m)</w:t>
      </w:r>
      <w:r w:rsidR="0012319F">
        <w:t xml:space="preserve"> with a hydraulic head </w:t>
      </w:r>
      <w:r w:rsidR="00D56B4F">
        <w:t xml:space="preserve">of </w:t>
      </w:r>
      <w:commentRangeStart w:id="399"/>
      <w:commentRangeEnd w:id="399"/>
      <w:r w:rsidR="005972BE">
        <w:rPr>
          <w:rStyle w:val="CommentReference"/>
        </w:rPr>
        <w:commentReference w:id="399"/>
      </w:r>
      <w:commentRangeStart w:id="400"/>
      <w:commentRangeEnd w:id="400"/>
      <w:r w:rsidR="0019452F">
        <w:rPr>
          <w:rStyle w:val="CommentReference"/>
        </w:rPr>
        <w:commentReference w:id="400"/>
      </w:r>
      <w:r w:rsidR="0012319F">
        <w:t>1.0 m.</w:t>
      </w:r>
    </w:p>
    <w:p w14:paraId="1678BC4E" w14:textId="77777777" w:rsidR="00DB1505" w:rsidRPr="00ED3698" w:rsidRDefault="00DB1505" w:rsidP="00DB1505">
      <w:pPr>
        <w:pStyle w:val="Heading3"/>
      </w:pPr>
      <w:bookmarkStart w:id="401" w:name="_Toc13056100"/>
      <w:r w:rsidRPr="00ED3698">
        <w:t>Additional Comments</w:t>
      </w:r>
      <w:bookmarkEnd w:id="401"/>
    </w:p>
    <w:p w14:paraId="30DCB3A2" w14:textId="08F66B2B" w:rsidR="00DB1505" w:rsidRPr="00ED3698" w:rsidRDefault="00DB1505" w:rsidP="00DB1505">
      <w:r w:rsidRPr="00ED3698">
        <w:t xml:space="preserve">For </w:t>
      </w:r>
      <w:r w:rsidR="006F0B25" w:rsidRPr="00ED3698">
        <w:t>steady</w:t>
      </w:r>
      <w:r w:rsidR="006F0B25">
        <w:t>-</w:t>
      </w:r>
      <w:r w:rsidR="006F0B25" w:rsidRPr="00ED3698">
        <w:t>state</w:t>
      </w:r>
      <w:r w:rsidRPr="00ED3698">
        <w:t xml:space="preserve"> flow simulations, the initial condition is </w:t>
      </w:r>
      <w:r w:rsidR="003F0F6C" w:rsidRPr="00ED3698">
        <w:t>arbitrary;</w:t>
      </w:r>
      <w:r w:rsidRPr="00ED3698">
        <w:t xml:space="preserve"> however, it may affect the </w:t>
      </w:r>
      <w:r w:rsidR="003F0F6C" w:rsidRPr="00ED3698">
        <w:t>solution</w:t>
      </w:r>
      <w:r w:rsidR="003F0F6C">
        <w:t>’s</w:t>
      </w:r>
      <w:r w:rsidR="003F0F6C" w:rsidRPr="00ED3698">
        <w:t xml:space="preserve"> </w:t>
      </w:r>
      <w:r w:rsidRPr="00ED3698">
        <w:t xml:space="preserve">efficiency, </w:t>
      </w:r>
      <w:r w:rsidR="003F0F6C">
        <w:t>particularly</w:t>
      </w:r>
      <w:r w:rsidRPr="00ED3698">
        <w:t xml:space="preserve"> for variably-saturated conditions. On the other hand, the initial condition for the flow problem has a direct impact </w:t>
      </w:r>
      <w:r w:rsidR="003F0F6C">
        <w:t>on</w:t>
      </w:r>
      <w:r w:rsidR="003F0F6C" w:rsidRPr="00ED3698">
        <w:t xml:space="preserve"> </w:t>
      </w:r>
      <w:r w:rsidRPr="00ED3698">
        <w:t xml:space="preserve">transient flow simulations </w:t>
      </w:r>
      <w:r w:rsidR="003F0F6C">
        <w:t>and must</w:t>
      </w:r>
      <w:r w:rsidRPr="00ED3698">
        <w:t xml:space="preserve"> be specified carefully. It may be of advantage to base a transient flow solution on an existing </w:t>
      </w:r>
      <w:r w:rsidR="006F0B25" w:rsidRPr="00ED3698">
        <w:t>steady</w:t>
      </w:r>
      <w:r w:rsidR="006F0B25">
        <w:t>-</w:t>
      </w:r>
      <w:r w:rsidR="006F0B25" w:rsidRPr="00ED3698">
        <w:t xml:space="preserve">state </w:t>
      </w:r>
      <w:r w:rsidRPr="00ED3698">
        <w:t>flow solution. In this case</w:t>
      </w:r>
      <w:r w:rsidR="003F0F6C">
        <w:t>,</w:t>
      </w:r>
      <w:r w:rsidRPr="00ED3698">
        <w:t xml:space="preserve"> the output of the </w:t>
      </w:r>
      <w:r w:rsidR="006F0B25" w:rsidRPr="00ED3698">
        <w:t>steady</w:t>
      </w:r>
      <w:r w:rsidR="006F0B25">
        <w:t>-</w:t>
      </w:r>
      <w:r w:rsidR="006F0B25" w:rsidRPr="00ED3698">
        <w:t xml:space="preserve">state </w:t>
      </w:r>
      <w:r w:rsidRPr="00ED3698">
        <w:t>flow solution (prefix_1.gsp) can be copied to the file prefix.ivs, which is being read as the initial condition.</w:t>
      </w:r>
    </w:p>
    <w:p w14:paraId="1DE429A4" w14:textId="11ABDF66" w:rsidR="00DB1505" w:rsidRPr="00ED3698" w:rsidRDefault="00DB1505" w:rsidP="00DB1505">
      <w:pPr>
        <w:pStyle w:val="Heading2"/>
      </w:pPr>
      <w:bookmarkStart w:id="402" w:name="_Ref400367620"/>
      <w:bookmarkStart w:id="403" w:name="_Toc13056101"/>
      <w:r>
        <w:rPr>
          <w:rFonts w:hint="eastAsia"/>
        </w:rPr>
        <w:t>B</w:t>
      </w:r>
      <w:r w:rsidRPr="00ED3698">
        <w:t xml:space="preserve">oundary conditions - </w:t>
      </w:r>
      <w:r w:rsidR="006F0B25">
        <w:t xml:space="preserve">variablY </w:t>
      </w:r>
      <w:r>
        <w:t xml:space="preserve">saturated </w:t>
      </w:r>
      <w:r w:rsidRPr="00ED3698">
        <w:t>flow (Data Block 13)</w:t>
      </w:r>
      <w:bookmarkEnd w:id="402"/>
      <w:bookmarkEnd w:id="403"/>
    </w:p>
    <w:p w14:paraId="551E3F9C" w14:textId="2C0334F4" w:rsidR="00DB1505" w:rsidRPr="00ED3698" w:rsidRDefault="00DB1505" w:rsidP="00DB1505">
      <w:pPr>
        <w:pStyle w:val="Heading3"/>
      </w:pPr>
      <w:bookmarkStart w:id="404" w:name="_Toc13056102"/>
      <w:r w:rsidRPr="00ED3698">
        <w:t xml:space="preserve">Description of </w:t>
      </w:r>
      <w:r w:rsidR="006C7BFB">
        <w:t>the</w:t>
      </w:r>
      <w:r w:rsidR="00225AF8">
        <w:t xml:space="preserve"> </w:t>
      </w:r>
      <w:r w:rsidRPr="00ED3698">
        <w:t>Data Block</w:t>
      </w:r>
      <w:bookmarkEnd w:id="404"/>
    </w:p>
    <w:p w14:paraId="047B2502" w14:textId="77777777" w:rsidR="00DB1505" w:rsidRPr="00ED3698" w:rsidRDefault="00DB1505" w:rsidP="00DB1505">
      <w:r w:rsidRPr="00ED3698">
        <w:t>In this data block, the flow boundary conditions for the solution domain are specified. By default, the boundaries of the solution domain are assigned as second type-Neumann boundaries with a specified flux of zero (no-flow boundary). Specific boundary conditions, which allow flow into and out of the domain, can be specified.</w:t>
      </w:r>
    </w:p>
    <w:p w14:paraId="03476F55" w14:textId="77777777" w:rsidR="00DB1505" w:rsidRPr="00ED3698" w:rsidRDefault="00DB1505" w:rsidP="00DB1505">
      <w:pPr>
        <w:pStyle w:val="Heading3"/>
      </w:pPr>
      <w:bookmarkStart w:id="405" w:name="_Toc13056103"/>
      <w:r w:rsidRPr="00ED3698">
        <w:t>Description of Input Parameters</w:t>
      </w:r>
      <w:bookmarkEnd w:id="405"/>
    </w:p>
    <w:p w14:paraId="6686CCCB" w14:textId="14C879EF" w:rsidR="00DB1505" w:rsidRPr="00ED3698" w:rsidRDefault="00DB1505" w:rsidP="00DB1505">
      <w:r w:rsidRPr="00ED3698">
        <w:t>If no boundary condition</w:t>
      </w:r>
      <w:r>
        <w:rPr>
          <w:rFonts w:hint="eastAsia"/>
        </w:rPr>
        <w:t>s</w:t>
      </w:r>
      <w:r w:rsidRPr="00ED3698">
        <w:t xml:space="preserve"> are specified, the domain boundary is assumed to be impermeable. To allow flux into and out of the solution domain, it is necessary to specify boundaries that are not of this type. The </w:t>
      </w:r>
      <w:r w:rsidR="00C90CFC" w:rsidRPr="00ED3698">
        <w:t>boundary</w:t>
      </w:r>
      <w:r w:rsidR="00C90CFC">
        <w:t>-type</w:t>
      </w:r>
      <w:r w:rsidR="00C90CFC" w:rsidRPr="00ED3698">
        <w:t xml:space="preserve"> </w:t>
      </w:r>
      <w:r w:rsidRPr="00ED3698">
        <w:t>options are:</w:t>
      </w:r>
    </w:p>
    <w:p w14:paraId="5C6B7B70" w14:textId="77777777" w:rsidR="00DB1505" w:rsidRPr="00ED3698" w:rsidRDefault="00DB1505" w:rsidP="00DB1505">
      <w:pPr>
        <w:pStyle w:val="Caption"/>
      </w:pPr>
      <w:bookmarkStart w:id="406" w:name="_Toc13056217"/>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16</w:t>
      </w:r>
      <w:r w:rsidR="00606172">
        <w:rPr>
          <w:noProof/>
        </w:rPr>
        <w:fldChar w:fldCharType="end"/>
      </w:r>
      <w:r w:rsidRPr="00ED3698">
        <w:t>: Boundary conditions for flow solution</w:t>
      </w:r>
      <w:bookmarkEnd w:id="40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155"/>
        <w:gridCol w:w="2610"/>
        <w:gridCol w:w="1890"/>
      </w:tblGrid>
      <w:tr w:rsidR="00DB1505" w:rsidRPr="00ED3698" w14:paraId="3715E5E0" w14:textId="77777777" w:rsidTr="007239FB">
        <w:tc>
          <w:tcPr>
            <w:tcW w:w="1985" w:type="dxa"/>
          </w:tcPr>
          <w:p w14:paraId="226B538D" w14:textId="77777777" w:rsidR="00DB1505" w:rsidRPr="00ED3698" w:rsidRDefault="00DB1505" w:rsidP="0067095F">
            <w:pPr>
              <w:pStyle w:val="Tableheader"/>
            </w:pPr>
            <w:r w:rsidRPr="00ED3698">
              <w:t>Input Name</w:t>
            </w:r>
          </w:p>
        </w:tc>
        <w:tc>
          <w:tcPr>
            <w:tcW w:w="2155" w:type="dxa"/>
          </w:tcPr>
          <w:p w14:paraId="0A71163A" w14:textId="77777777" w:rsidR="00DB1505" w:rsidRPr="00ED3698" w:rsidRDefault="00DB1505" w:rsidP="0067095F">
            <w:pPr>
              <w:pStyle w:val="Tableheader"/>
            </w:pPr>
            <w:r w:rsidRPr="00ED3698">
              <w:t>Boundary Type</w:t>
            </w:r>
          </w:p>
        </w:tc>
        <w:tc>
          <w:tcPr>
            <w:tcW w:w="2610" w:type="dxa"/>
          </w:tcPr>
          <w:p w14:paraId="2F6E65EB" w14:textId="77777777" w:rsidR="00DB1505" w:rsidRPr="00ED3698" w:rsidRDefault="00DB1505" w:rsidP="0067095F">
            <w:pPr>
              <w:pStyle w:val="Tableheader"/>
            </w:pPr>
            <w:r w:rsidRPr="00ED3698">
              <w:t>Description</w:t>
            </w:r>
          </w:p>
        </w:tc>
        <w:tc>
          <w:tcPr>
            <w:tcW w:w="1890" w:type="dxa"/>
          </w:tcPr>
          <w:p w14:paraId="3948C0B6" w14:textId="77777777" w:rsidR="00DB1505" w:rsidRPr="00ED3698" w:rsidRDefault="00DB1505" w:rsidP="0067095F">
            <w:pPr>
              <w:pStyle w:val="Tableheader"/>
            </w:pPr>
            <w:r w:rsidRPr="00ED3698">
              <w:t>Mathematical Expression</w:t>
            </w:r>
          </w:p>
        </w:tc>
      </w:tr>
      <w:tr w:rsidR="00DB1505" w:rsidRPr="00ED3698" w14:paraId="3228DC6E" w14:textId="77777777" w:rsidTr="007239FB">
        <w:tc>
          <w:tcPr>
            <w:tcW w:w="1985" w:type="dxa"/>
          </w:tcPr>
          <w:p w14:paraId="5E20A175" w14:textId="77777777" w:rsidR="00DB1505" w:rsidRPr="00485489" w:rsidRDefault="00DB1505" w:rsidP="0067095F">
            <w:pPr>
              <w:pStyle w:val="Tablebodynospace"/>
            </w:pPr>
            <w:r w:rsidRPr="00485489">
              <w:t>‘first’</w:t>
            </w:r>
          </w:p>
        </w:tc>
        <w:tc>
          <w:tcPr>
            <w:tcW w:w="2155" w:type="dxa"/>
          </w:tcPr>
          <w:p w14:paraId="24DEF29A" w14:textId="77777777" w:rsidR="00DB1505" w:rsidRPr="00ED3698" w:rsidRDefault="00DB1505" w:rsidP="0067095F">
            <w:pPr>
              <w:pStyle w:val="Tablebodynospace"/>
            </w:pPr>
            <w:r w:rsidRPr="00ED3698">
              <w:t>Dirichlet</w:t>
            </w:r>
          </w:p>
        </w:tc>
        <w:tc>
          <w:tcPr>
            <w:tcW w:w="2610" w:type="dxa"/>
          </w:tcPr>
          <w:p w14:paraId="180DC368" w14:textId="77777777" w:rsidR="00DB1505" w:rsidRPr="00ED3698" w:rsidRDefault="00DB1505" w:rsidP="0067095F">
            <w:pPr>
              <w:pStyle w:val="Tablebodynospace"/>
            </w:pPr>
            <w:r w:rsidRPr="00ED3698">
              <w:t>Specified head boundary</w:t>
            </w:r>
          </w:p>
        </w:tc>
        <w:tc>
          <w:tcPr>
            <w:tcW w:w="1890" w:type="dxa"/>
          </w:tcPr>
          <w:p w14:paraId="630E2EDE" w14:textId="77777777" w:rsidR="00DB1505" w:rsidRPr="00ED3698" w:rsidRDefault="00D52C88" w:rsidP="0067095F">
            <w:pPr>
              <w:pStyle w:val="Tablebodynospace"/>
            </w:pPr>
            <w:r w:rsidRPr="00ED3698">
              <w:rPr>
                <w:noProof/>
              </w:rPr>
              <w:object w:dxaOrig="639" w:dyaOrig="360" w14:anchorId="1E4AC860">
                <v:shape id="_x0000_i1074" type="#_x0000_t75" alt="" style="width:30.65pt;height:19.35pt;mso-width-percent:0;mso-height-percent:0;mso-width-percent:0;mso-height-percent:0" o:ole="" fillcolor="window">
                  <v:imagedata r:id="rId87" o:title=""/>
                </v:shape>
                <o:OLEObject Type="Embed" ProgID="Equation.3" ShapeID="_x0000_i1074" DrawAspect="Content" ObjectID="_1776598762" r:id="rId88"/>
              </w:object>
            </w:r>
          </w:p>
        </w:tc>
      </w:tr>
      <w:tr w:rsidR="00DB1505" w:rsidRPr="00ED3698" w14:paraId="6D823B2D" w14:textId="77777777" w:rsidTr="007239FB">
        <w:tc>
          <w:tcPr>
            <w:tcW w:w="1985" w:type="dxa"/>
          </w:tcPr>
          <w:p w14:paraId="649D435F" w14:textId="77777777" w:rsidR="00DB1505" w:rsidRPr="00485489" w:rsidRDefault="00DB1505" w:rsidP="0067095F">
            <w:pPr>
              <w:pStyle w:val="Tablebodynospace"/>
            </w:pPr>
            <w:r w:rsidRPr="00485489">
              <w:t>‘second’</w:t>
            </w:r>
          </w:p>
        </w:tc>
        <w:tc>
          <w:tcPr>
            <w:tcW w:w="2155" w:type="dxa"/>
          </w:tcPr>
          <w:p w14:paraId="002E846F" w14:textId="77777777" w:rsidR="00DB1505" w:rsidRPr="00ED3698" w:rsidRDefault="00DB1505" w:rsidP="0067095F">
            <w:pPr>
              <w:pStyle w:val="Tablebodynospace"/>
            </w:pPr>
            <w:r w:rsidRPr="00ED3698">
              <w:t>Neumann</w:t>
            </w:r>
          </w:p>
        </w:tc>
        <w:tc>
          <w:tcPr>
            <w:tcW w:w="2610" w:type="dxa"/>
          </w:tcPr>
          <w:p w14:paraId="139B3F8A" w14:textId="77777777" w:rsidR="00DB1505" w:rsidRPr="00ED3698" w:rsidRDefault="00DB1505" w:rsidP="0067095F">
            <w:pPr>
              <w:pStyle w:val="Tablebodynospace"/>
            </w:pPr>
            <w:r w:rsidRPr="00ED3698">
              <w:t>Specified flux boundary</w:t>
            </w:r>
          </w:p>
        </w:tc>
        <w:tc>
          <w:tcPr>
            <w:tcW w:w="1890" w:type="dxa"/>
          </w:tcPr>
          <w:p w14:paraId="45E140DD" w14:textId="77777777" w:rsidR="00DB1505" w:rsidRPr="00ED3698" w:rsidRDefault="00D52C88" w:rsidP="0067095F">
            <w:pPr>
              <w:pStyle w:val="Tablebodynospace"/>
            </w:pPr>
            <w:r w:rsidRPr="00ED3698">
              <w:rPr>
                <w:noProof/>
              </w:rPr>
              <w:object w:dxaOrig="660" w:dyaOrig="360" w14:anchorId="41E117D8">
                <v:shape id="_x0000_i1073" type="#_x0000_t75" alt="" style="width:32pt;height:19.35pt;mso-width-percent:0;mso-height-percent:0;mso-width-percent:0;mso-height-percent:0" o:ole="" fillcolor="window">
                  <v:imagedata r:id="rId89" o:title=""/>
                </v:shape>
                <o:OLEObject Type="Embed" ProgID="Equation.3" ShapeID="_x0000_i1073" DrawAspect="Content" ObjectID="_1776598763" r:id="rId90"/>
              </w:object>
            </w:r>
          </w:p>
        </w:tc>
      </w:tr>
      <w:tr w:rsidR="00314034" w:rsidRPr="00ED3698" w14:paraId="0BEF867B" w14:textId="77777777" w:rsidTr="007239FB">
        <w:tc>
          <w:tcPr>
            <w:tcW w:w="1985" w:type="dxa"/>
          </w:tcPr>
          <w:p w14:paraId="0A8D7EEE" w14:textId="1EAE1AA5" w:rsidR="00314034" w:rsidRPr="00485489" w:rsidRDefault="00314034" w:rsidP="0067095F">
            <w:pPr>
              <w:pStyle w:val="Tablebodynospace"/>
            </w:pPr>
            <w:r>
              <w:t>‘free-drainage’</w:t>
            </w:r>
          </w:p>
        </w:tc>
        <w:tc>
          <w:tcPr>
            <w:tcW w:w="2155" w:type="dxa"/>
          </w:tcPr>
          <w:p w14:paraId="714B14F3" w14:textId="0CD8F143" w:rsidR="00314034" w:rsidRPr="00ED3698" w:rsidRDefault="00314034" w:rsidP="0067095F">
            <w:pPr>
              <w:pStyle w:val="Tablebodynospace"/>
            </w:pPr>
            <w:r w:rsidRPr="00ED3698">
              <w:t>Neumann</w:t>
            </w:r>
          </w:p>
        </w:tc>
        <w:tc>
          <w:tcPr>
            <w:tcW w:w="2610" w:type="dxa"/>
          </w:tcPr>
          <w:p w14:paraId="686F99B9" w14:textId="35D7719C" w:rsidR="00314034" w:rsidRPr="00ED3698" w:rsidRDefault="00314034" w:rsidP="00C341CE">
            <w:pPr>
              <w:pStyle w:val="Tablebodynospace"/>
            </w:pPr>
            <w:r>
              <w:t>Calculated flux boundary</w:t>
            </w:r>
            <w:r w:rsidR="00C341CE">
              <w:t xml:space="preserve">, where the </w:t>
            </w:r>
            <w:r w:rsidR="00C341CE" w:rsidRPr="00C341CE">
              <w:t xml:space="preserve">gradient of total head is equal to 1 and the gradient of the pressure head is equal to </w:t>
            </w:r>
            <w:r w:rsidR="00C341CE">
              <w:t>0.</w:t>
            </w:r>
          </w:p>
        </w:tc>
        <w:tc>
          <w:tcPr>
            <w:tcW w:w="1890" w:type="dxa"/>
          </w:tcPr>
          <w:p w14:paraId="1C693A55" w14:textId="38A98209" w:rsidR="00314034" w:rsidRPr="00ED3698" w:rsidRDefault="00D52C88" w:rsidP="0067095F">
            <w:pPr>
              <w:pStyle w:val="Tablebodynospace"/>
            </w:pPr>
            <w:ins w:id="407" w:author="danyang" w:date="2018-12-06T11:18:00Z">
              <w:r w:rsidRPr="00ED3698">
                <w:rPr>
                  <w:noProof/>
                </w:rPr>
                <w:object w:dxaOrig="660" w:dyaOrig="360" w14:anchorId="08836FF6">
                  <v:shape id="_x0000_i1072" type="#_x0000_t75" alt="" style="width:32pt;height:19.35pt;mso-width-percent:0;mso-height-percent:0;mso-width-percent:0;mso-height-percent:0" o:ole="" fillcolor="window">
                    <v:imagedata r:id="rId89" o:title=""/>
                  </v:shape>
                  <o:OLEObject Type="Embed" ProgID="Equation.3" ShapeID="_x0000_i1072" DrawAspect="Content" ObjectID="_1776598764" r:id="rId91"/>
                </w:object>
              </w:r>
            </w:ins>
            <w:r w:rsidR="00314034">
              <w:t xml:space="preserve"> </w:t>
            </w:r>
          </w:p>
        </w:tc>
      </w:tr>
      <w:tr w:rsidR="00DB1505" w:rsidRPr="00ED3698" w14:paraId="2DD0DDEA" w14:textId="77777777" w:rsidTr="007239FB">
        <w:tc>
          <w:tcPr>
            <w:tcW w:w="1985" w:type="dxa"/>
          </w:tcPr>
          <w:p w14:paraId="3825180C" w14:textId="77777777" w:rsidR="00DB1505" w:rsidRPr="00485489" w:rsidRDefault="00DB1505" w:rsidP="0067095F">
            <w:pPr>
              <w:pStyle w:val="Tablebodynospace"/>
            </w:pPr>
            <w:r w:rsidRPr="00485489">
              <w:lastRenderedPageBreak/>
              <w:t>‘seepage’</w:t>
            </w:r>
          </w:p>
        </w:tc>
        <w:tc>
          <w:tcPr>
            <w:tcW w:w="2155" w:type="dxa"/>
          </w:tcPr>
          <w:p w14:paraId="02185104" w14:textId="77777777" w:rsidR="00DB1505" w:rsidRPr="00ED3698" w:rsidRDefault="00DB1505" w:rsidP="0067095F">
            <w:pPr>
              <w:pStyle w:val="Tablebodynospace"/>
            </w:pPr>
            <w:r w:rsidRPr="00ED3698">
              <w:tab/>
            </w:r>
          </w:p>
        </w:tc>
        <w:tc>
          <w:tcPr>
            <w:tcW w:w="2610" w:type="dxa"/>
          </w:tcPr>
          <w:p w14:paraId="79E8B2F5" w14:textId="77777777" w:rsidR="00DB1505" w:rsidRPr="00ED3698" w:rsidRDefault="00DB1505" w:rsidP="0067095F">
            <w:pPr>
              <w:pStyle w:val="Tablebodynospace"/>
            </w:pPr>
            <w:r w:rsidRPr="00ED3698">
              <w:t>Seepage face boundary</w:t>
            </w:r>
          </w:p>
        </w:tc>
        <w:tc>
          <w:tcPr>
            <w:tcW w:w="1890" w:type="dxa"/>
          </w:tcPr>
          <w:p w14:paraId="6F265D29" w14:textId="77777777" w:rsidR="00DB1505" w:rsidRPr="00ED3698" w:rsidRDefault="00DB1505" w:rsidP="0067095F">
            <w:pPr>
              <w:pStyle w:val="Tablebodynospace"/>
            </w:pPr>
          </w:p>
        </w:tc>
      </w:tr>
      <w:tr w:rsidR="00DB1505" w:rsidRPr="00ED3698" w14:paraId="54F921BA" w14:textId="77777777" w:rsidTr="007239FB">
        <w:tc>
          <w:tcPr>
            <w:tcW w:w="1985" w:type="dxa"/>
          </w:tcPr>
          <w:p w14:paraId="40DE22C3" w14:textId="77777777" w:rsidR="00DB1505" w:rsidRPr="00485489" w:rsidRDefault="00DB1505" w:rsidP="0067095F">
            <w:pPr>
              <w:pStyle w:val="Tablebodynospace"/>
            </w:pPr>
            <w:r>
              <w:t>‘point’</w:t>
            </w:r>
          </w:p>
        </w:tc>
        <w:tc>
          <w:tcPr>
            <w:tcW w:w="2155" w:type="dxa"/>
          </w:tcPr>
          <w:p w14:paraId="24E87AFE" w14:textId="77777777" w:rsidR="00DB1505" w:rsidRPr="00ED3698" w:rsidRDefault="00DB1505" w:rsidP="0067095F">
            <w:pPr>
              <w:pStyle w:val="Tablebodynospace"/>
            </w:pPr>
            <w:r w:rsidRPr="00ED3698">
              <w:t>Dirichlet</w:t>
            </w:r>
          </w:p>
        </w:tc>
        <w:tc>
          <w:tcPr>
            <w:tcW w:w="2610" w:type="dxa"/>
          </w:tcPr>
          <w:p w14:paraId="05C3282F" w14:textId="77777777" w:rsidR="00DB1505" w:rsidRPr="00ED3698" w:rsidRDefault="00DB1505" w:rsidP="0067095F">
            <w:pPr>
              <w:pStyle w:val="Tablebodynospace"/>
            </w:pPr>
            <w:r w:rsidRPr="00ED3698">
              <w:t>Specified head boundary</w:t>
            </w:r>
          </w:p>
        </w:tc>
        <w:tc>
          <w:tcPr>
            <w:tcW w:w="1890" w:type="dxa"/>
          </w:tcPr>
          <w:p w14:paraId="2AE9589C" w14:textId="77777777" w:rsidR="00DB1505" w:rsidRPr="00ED3698" w:rsidRDefault="00D52C88" w:rsidP="0067095F">
            <w:pPr>
              <w:pStyle w:val="Tablebodynospace"/>
            </w:pPr>
            <w:r w:rsidRPr="00ED3698">
              <w:rPr>
                <w:noProof/>
              </w:rPr>
              <w:object w:dxaOrig="639" w:dyaOrig="360" w14:anchorId="5C46E7D0">
                <v:shape id="_x0000_i1071" type="#_x0000_t75" alt="" style="width:30.65pt;height:19.35pt;mso-width-percent:0;mso-height-percent:0;mso-width-percent:0;mso-height-percent:0" o:ole="" fillcolor="window">
                  <v:imagedata r:id="rId87" o:title=""/>
                </v:shape>
                <o:OLEObject Type="Embed" ProgID="Equation.3" ShapeID="_x0000_i1071" DrawAspect="Content" ObjectID="_1776598765" r:id="rId92"/>
              </w:object>
            </w:r>
          </w:p>
        </w:tc>
      </w:tr>
      <w:tr w:rsidR="00DB1505" w:rsidRPr="00ED3698" w14:paraId="35FDCB21" w14:textId="77777777" w:rsidTr="007239FB">
        <w:tc>
          <w:tcPr>
            <w:tcW w:w="1985" w:type="dxa"/>
          </w:tcPr>
          <w:p w14:paraId="748FBA3A" w14:textId="77777777" w:rsidR="00DB1505" w:rsidRPr="00485489" w:rsidRDefault="00DB1505" w:rsidP="0067095F">
            <w:pPr>
              <w:pStyle w:val="Tablebodynospace"/>
            </w:pPr>
            <w:r w:rsidRPr="006C37FC">
              <w:t>'atmospheric'</w:t>
            </w:r>
          </w:p>
        </w:tc>
        <w:tc>
          <w:tcPr>
            <w:tcW w:w="2155" w:type="dxa"/>
          </w:tcPr>
          <w:p w14:paraId="48E84538" w14:textId="77777777" w:rsidR="00DB1505" w:rsidRPr="00ED3698" w:rsidRDefault="00DB1505" w:rsidP="0067095F">
            <w:pPr>
              <w:pStyle w:val="Tablebodynospace"/>
            </w:pPr>
            <w:r w:rsidRPr="00ED3698">
              <w:t>Neumann</w:t>
            </w:r>
          </w:p>
        </w:tc>
        <w:tc>
          <w:tcPr>
            <w:tcW w:w="2610" w:type="dxa"/>
          </w:tcPr>
          <w:p w14:paraId="11B462D1" w14:textId="77777777" w:rsidR="00DB1505" w:rsidRPr="00ED3698" w:rsidRDefault="00DB1505" w:rsidP="0067095F">
            <w:pPr>
              <w:pStyle w:val="Tablebodynospace"/>
            </w:pPr>
            <w:r w:rsidRPr="00ED3698">
              <w:t>Specified flux boundary</w:t>
            </w:r>
          </w:p>
        </w:tc>
        <w:tc>
          <w:tcPr>
            <w:tcW w:w="1890" w:type="dxa"/>
          </w:tcPr>
          <w:p w14:paraId="503FADDD" w14:textId="77777777" w:rsidR="00DB1505" w:rsidRPr="00ED3698" w:rsidRDefault="00DB1505" w:rsidP="0067095F">
            <w:pPr>
              <w:pStyle w:val="Tablebodynospace"/>
            </w:pPr>
          </w:p>
        </w:tc>
      </w:tr>
      <w:tr w:rsidR="00F07E26" w:rsidRPr="00ED3698" w14:paraId="42998ACA" w14:textId="77777777" w:rsidTr="007239FB">
        <w:tc>
          <w:tcPr>
            <w:tcW w:w="1985" w:type="dxa"/>
          </w:tcPr>
          <w:p w14:paraId="5E5E26BA" w14:textId="1DB8F075" w:rsidR="00F07E26" w:rsidRPr="006C37FC" w:rsidRDefault="00F07E26" w:rsidP="0067095F">
            <w:pPr>
              <w:pStyle w:val="Tablebodynospace"/>
            </w:pPr>
            <w:r>
              <w:t>‘tracer’</w:t>
            </w:r>
          </w:p>
        </w:tc>
        <w:tc>
          <w:tcPr>
            <w:tcW w:w="2155" w:type="dxa"/>
          </w:tcPr>
          <w:p w14:paraId="5D0093FF" w14:textId="3C78FA9F" w:rsidR="00F07E26" w:rsidRPr="00ED3698" w:rsidRDefault="00F07E26" w:rsidP="0067095F">
            <w:pPr>
              <w:pStyle w:val="Tablebodynospace"/>
            </w:pPr>
            <w:r>
              <w:t>-</w:t>
            </w:r>
          </w:p>
        </w:tc>
        <w:tc>
          <w:tcPr>
            <w:tcW w:w="2610" w:type="dxa"/>
          </w:tcPr>
          <w:p w14:paraId="7A3A8316" w14:textId="4DCFC003" w:rsidR="00F07E26" w:rsidRPr="00ED3698" w:rsidRDefault="00F07E26">
            <w:pPr>
              <w:pStyle w:val="Tablebodynospace"/>
            </w:pPr>
            <w:r>
              <w:t>Mark the tracer location</w:t>
            </w:r>
          </w:p>
        </w:tc>
        <w:tc>
          <w:tcPr>
            <w:tcW w:w="1890" w:type="dxa"/>
          </w:tcPr>
          <w:p w14:paraId="31C3E0F3" w14:textId="77777777" w:rsidR="00F07E26" w:rsidRPr="00ED3698" w:rsidRDefault="00F07E26" w:rsidP="0067095F">
            <w:pPr>
              <w:pStyle w:val="Tablebodynospace"/>
            </w:pPr>
          </w:p>
        </w:tc>
      </w:tr>
    </w:tbl>
    <w:p w14:paraId="646694A4" w14:textId="77777777" w:rsidR="00DB1505" w:rsidRPr="00ED3698" w:rsidRDefault="00DB1505" w:rsidP="00DB1505"/>
    <w:p w14:paraId="4E6147BF" w14:textId="1A0AEB7D" w:rsidR="00DB1505" w:rsidRPr="00ED3698" w:rsidRDefault="00DB1505" w:rsidP="00DB1505">
      <w:pPr>
        <w:pStyle w:val="BodyText"/>
      </w:pPr>
      <w:r w:rsidRPr="00ED3698">
        <w:t xml:space="preserve">The input data for flow boundary conditions follows the format previously described for other spatially distributed properties. However, </w:t>
      </w:r>
      <w:r w:rsidRPr="00ED3698">
        <w:rPr>
          <w:u w:val="single"/>
        </w:rPr>
        <w:t xml:space="preserve">unlike for the initial condition zones or material property zones, boundary conditions </w:t>
      </w:r>
      <w:r w:rsidR="00C90CFC" w:rsidRPr="00ED3698">
        <w:rPr>
          <w:u w:val="single"/>
        </w:rPr>
        <w:t>cannot</w:t>
      </w:r>
      <w:r w:rsidRPr="00ED3698">
        <w:rPr>
          <w:u w:val="single"/>
        </w:rPr>
        <w:t xml:space="preserve"> be overlain.</w:t>
      </w:r>
      <w:r w:rsidRPr="00ED3698">
        <w:t xml:space="preserve"> </w:t>
      </w:r>
    </w:p>
    <w:p w14:paraId="050A4102" w14:textId="77777777" w:rsidR="00DB1505" w:rsidRPr="00ED3698" w:rsidRDefault="00DB1505" w:rsidP="00DB1505">
      <w:pPr>
        <w:pStyle w:val="Heading4"/>
      </w:pPr>
      <w:bookmarkStart w:id="408" w:name="_Toc13056104"/>
      <w:r>
        <w:t>‘</w:t>
      </w:r>
      <w:r w:rsidRPr="00501844">
        <w:t>boundary conditions - variably saturated flow</w:t>
      </w:r>
      <w:r>
        <w:t>’</w:t>
      </w:r>
      <w:bookmarkEnd w:id="408"/>
    </w:p>
    <w:p w14:paraId="756C9C4D" w14:textId="2B7ADED9" w:rsidR="00DB1505" w:rsidRPr="00ED3698" w:rsidRDefault="00DB1505" w:rsidP="00DB1505">
      <w:r w:rsidRPr="00ED3698">
        <w:t xml:space="preserve">The first required parameter is the number of boundary zones, which follows the </w:t>
      </w:r>
      <w:r w:rsidR="00857CBB">
        <w:t>keywords</w:t>
      </w:r>
      <w:r w:rsidRPr="00ED3698">
        <w:t xml:space="preserve"> </w:t>
      </w:r>
      <w:r>
        <w:t>‘</w:t>
      </w:r>
      <w:r w:rsidRPr="0012319F">
        <w:t xml:space="preserve">boundary conditions - variably saturated flow’. Each zone is defined by a zone number and zone name following the statement </w:t>
      </w:r>
      <w:r w:rsidR="00C90CFC">
        <w:t>‘</w:t>
      </w:r>
      <w:r w:rsidRPr="0012319F">
        <w:t xml:space="preserve">number and name of </w:t>
      </w:r>
      <w:r w:rsidRPr="00FC2059">
        <w:rPr>
          <w:noProof/>
        </w:rPr>
        <w:t>zone</w:t>
      </w:r>
      <w:r w:rsidR="00C90CFC">
        <w:t>.’</w:t>
      </w:r>
      <w:r w:rsidRPr="00ED3698">
        <w:t xml:space="preserve"> </w:t>
      </w:r>
      <w:r w:rsidRPr="00ED3698">
        <w:rPr>
          <w:u w:val="single"/>
        </w:rPr>
        <w:t xml:space="preserve">These zones are independent of those for physical material properties or the initial condition </w:t>
      </w:r>
      <w:r w:rsidRPr="00FC2059">
        <w:rPr>
          <w:noProof/>
          <w:u w:val="single"/>
        </w:rPr>
        <w:t>zones,</w:t>
      </w:r>
      <w:r w:rsidRPr="00ED3698">
        <w:rPr>
          <w:u w:val="single"/>
        </w:rPr>
        <w:t xml:space="preserve"> but may have the same name.</w:t>
      </w:r>
      <w:r w:rsidRPr="00ED3698">
        <w:t xml:space="preserve"> </w:t>
      </w:r>
    </w:p>
    <w:p w14:paraId="62B5271D" w14:textId="2E1738A5" w:rsidR="00DB1505" w:rsidRPr="00ED3698" w:rsidRDefault="00C90CFC" w:rsidP="00DB1505">
      <w:pPr>
        <w:pStyle w:val="Heading4"/>
      </w:pPr>
      <w:bookmarkStart w:id="409" w:name="_Toc13056105"/>
      <w:r>
        <w:t>‘</w:t>
      </w:r>
      <w:r w:rsidR="00DB1505" w:rsidRPr="00ED3698">
        <w:t>boundary type</w:t>
      </w:r>
      <w:r>
        <w:t>’</w:t>
      </w:r>
      <w:bookmarkEnd w:id="409"/>
    </w:p>
    <w:p w14:paraId="5AAA682A" w14:textId="134BDDBA" w:rsidR="00DB1505" w:rsidRDefault="00DB1505" w:rsidP="00DB1505">
      <w:r w:rsidRPr="00ED3698">
        <w:t xml:space="preserve">The statement </w:t>
      </w:r>
      <w:r w:rsidR="00C90CFC">
        <w:t>‘</w:t>
      </w:r>
      <w:r w:rsidRPr="00ED3698">
        <w:t>boundary type</w:t>
      </w:r>
      <w:r w:rsidR="00C90CFC">
        <w:t>’</w:t>
      </w:r>
      <w:r w:rsidRPr="00ED3698">
        <w:t xml:space="preserve"> initiates the sub-block </w:t>
      </w:r>
      <w:r w:rsidR="00C90CFC">
        <w:t>that</w:t>
      </w:r>
      <w:r w:rsidR="00C90CFC" w:rsidRPr="00ED3698">
        <w:t xml:space="preserve"> </w:t>
      </w:r>
      <w:r w:rsidRPr="00ED3698">
        <w:t xml:space="preserve">defines </w:t>
      </w:r>
      <w:r w:rsidR="00C90CFC">
        <w:t>the</w:t>
      </w:r>
      <w:r w:rsidR="00C90CFC" w:rsidRPr="00ED3698">
        <w:t xml:space="preserve"> </w:t>
      </w:r>
      <w:r w:rsidRPr="00ED3698">
        <w:t xml:space="preserve">type of boundary condition to be assigned. The actual boundary type and </w:t>
      </w:r>
      <w:r w:rsidRPr="00FC2059">
        <w:rPr>
          <w:noProof/>
        </w:rPr>
        <w:t>numerical</w:t>
      </w:r>
      <w:r w:rsidRPr="00ED3698">
        <w:t xml:space="preserve"> value of the boundary condition </w:t>
      </w:r>
      <w:r w:rsidR="00C90CFC">
        <w:t>must</w:t>
      </w:r>
      <w:r w:rsidRPr="00ED3698">
        <w:t xml:space="preserve"> be specified immediately below this statement. </w:t>
      </w:r>
      <w:r w:rsidRPr="00ED3698">
        <w:rPr>
          <w:u w:val="single"/>
        </w:rPr>
        <w:t xml:space="preserve">The units of the numerical value for </w:t>
      </w:r>
      <w:r w:rsidR="00C90CFC" w:rsidRPr="00ED3698">
        <w:rPr>
          <w:u w:val="single"/>
        </w:rPr>
        <w:t>first</w:t>
      </w:r>
      <w:r w:rsidR="00C90CFC">
        <w:rPr>
          <w:u w:val="single"/>
        </w:rPr>
        <w:t>-</w:t>
      </w:r>
      <w:r w:rsidR="00C90CFC" w:rsidRPr="00ED3698">
        <w:rPr>
          <w:u w:val="single"/>
        </w:rPr>
        <w:t xml:space="preserve">type </w:t>
      </w:r>
      <w:r w:rsidRPr="00ED3698">
        <w:rPr>
          <w:u w:val="single"/>
        </w:rPr>
        <w:t xml:space="preserve">boundaries must coincide with those specified in Section 6 of the input file (‘control parameters – </w:t>
      </w:r>
      <w:r>
        <w:rPr>
          <w:u w:val="single"/>
        </w:rPr>
        <w:t xml:space="preserve">variably-saturated </w:t>
      </w:r>
      <w:r w:rsidRPr="00ED3698">
        <w:rPr>
          <w:u w:val="single"/>
        </w:rPr>
        <w:t>flow’: ‘hydraulic head’ or ‘pressure head’, both in meters).</w:t>
      </w:r>
      <w:r w:rsidRPr="00ED3698">
        <w:t xml:space="preserve"> If a </w:t>
      </w:r>
      <w:r w:rsidR="00C90CFC" w:rsidRPr="00ED3698">
        <w:t>second</w:t>
      </w:r>
      <w:r w:rsidR="00C90CFC">
        <w:t>-</w:t>
      </w:r>
      <w:r w:rsidR="00C90CFC" w:rsidRPr="00ED3698">
        <w:t xml:space="preserve">type </w:t>
      </w:r>
      <w:r w:rsidRPr="00ED3698">
        <w:t>boundary condition is assigned</w:t>
      </w:r>
      <w:r w:rsidR="00C90CFC">
        <w:t>,</w:t>
      </w:r>
      <w:r w:rsidRPr="00ED3698">
        <w:t xml:space="preserve"> a boundary flux needs to be specified in unit </w:t>
      </w:r>
      <w:r w:rsidRPr="00FC2059">
        <w:rPr>
          <w:noProof/>
        </w:rPr>
        <w:t>m s</w:t>
      </w:r>
      <w:r w:rsidRPr="00ED3698">
        <w:rPr>
          <w:vertAlign w:val="superscript"/>
        </w:rPr>
        <w:t>-1</w:t>
      </w:r>
      <w:r w:rsidRPr="00ED3698">
        <w:t xml:space="preserve">. A seepage face boundary </w:t>
      </w:r>
      <w:r>
        <w:rPr>
          <w:rFonts w:hint="eastAsia"/>
        </w:rPr>
        <w:t xml:space="preserve">is a review boundary condition and </w:t>
      </w:r>
      <w:r w:rsidRPr="00ED3698">
        <w:t>requires the specification of an estimate for the elevation of the seepage face (</w:t>
      </w:r>
      <w:r w:rsidR="006F0B25" w:rsidRPr="00ED3698">
        <w:t>steady</w:t>
      </w:r>
      <w:r w:rsidR="006F0B25">
        <w:t>-</w:t>
      </w:r>
      <w:r w:rsidR="006F0B25" w:rsidRPr="00ED3698">
        <w:t xml:space="preserve">state </w:t>
      </w:r>
      <w:r w:rsidRPr="00ED3698">
        <w:t>simulation), or an initial seepage face location</w:t>
      </w:r>
      <w:r w:rsidR="006F0B25">
        <w:t>,</w:t>
      </w:r>
      <w:r w:rsidRPr="00ED3698">
        <w:t xml:space="preserve"> which should coincide with the initial condition within the domain (transient simulation). </w:t>
      </w:r>
      <w:r>
        <w:t xml:space="preserve">An atmospheric boundary condition can be applied for flow to account for the interaction of the </w:t>
      </w:r>
      <w:r w:rsidR="00FC2059" w:rsidRPr="00FC2059">
        <w:rPr>
          <w:noProof/>
        </w:rPr>
        <w:t xml:space="preserve"> groundwater</w:t>
      </w:r>
      <w:r>
        <w:t xml:space="preserve"> flow with the atmospheric conditions (e.g.</w:t>
      </w:r>
      <w:r w:rsidR="006F0B25">
        <w:t>,</w:t>
      </w:r>
      <w:r>
        <w:t xml:space="preserve"> evaporation, rain runoff, rainfall). It is a special boundary condition</w:t>
      </w:r>
      <w:r w:rsidR="006F0B25">
        <w:t>,</w:t>
      </w:r>
      <w:r>
        <w:t xml:space="preserve"> as described in the MIN3P-THCm theory manual </w:t>
      </w:r>
      <w:r w:rsidR="006F0B25">
        <w:t xml:space="preserve">Section </w:t>
      </w:r>
      <w:r>
        <w:t xml:space="preserve">2.1.6 </w:t>
      </w:r>
      <w:r w:rsidR="006F0B25">
        <w:t xml:space="preserve">on the </w:t>
      </w:r>
      <w:r>
        <w:t xml:space="preserve">atmospheric boundary condition. Therefore, it is important to ensure the evaporation function is activated (see </w:t>
      </w:r>
      <w:r w:rsidR="006F0B25">
        <w:t xml:space="preserve">Section </w:t>
      </w:r>
      <w:r>
        <w:fldChar w:fldCharType="begin"/>
      </w:r>
      <w:r>
        <w:instrText xml:space="preserve"> REF _Ref394060530 \r \h </w:instrText>
      </w:r>
      <w:r>
        <w:fldChar w:fldCharType="separate"/>
      </w:r>
      <w:r w:rsidR="00D41448">
        <w:t>3.8</w:t>
      </w:r>
      <w:r>
        <w:fldChar w:fldCharType="end"/>
      </w:r>
      <w:r>
        <w:t xml:space="preserve"> ‘control parameters – energy balance’). </w:t>
      </w:r>
    </w:p>
    <w:p w14:paraId="6085E509" w14:textId="7AED2950" w:rsidR="00F07E26" w:rsidRPr="00ED3698" w:rsidRDefault="00F07E26" w:rsidP="00DB1505">
      <w:r>
        <w:t xml:space="preserve">Please note the ‘tracer’ boundary condition for flow problem only marks the zone where tracer will be applied. It does not change the flow in the domain. </w:t>
      </w:r>
    </w:p>
    <w:p w14:paraId="566AEAEC" w14:textId="2E4C3597" w:rsidR="00DB1505" w:rsidRPr="00ED3698" w:rsidRDefault="006F0B25" w:rsidP="00DB1505">
      <w:pPr>
        <w:pStyle w:val="Heading4"/>
      </w:pPr>
      <w:bookmarkStart w:id="410" w:name="_Toc13056106"/>
      <w:r>
        <w:t>‘</w:t>
      </w:r>
      <w:r w:rsidR="00DB1505" w:rsidRPr="00ED3698">
        <w:t>extent of zone</w:t>
      </w:r>
      <w:r>
        <w:t>’</w:t>
      </w:r>
      <w:bookmarkEnd w:id="410"/>
    </w:p>
    <w:p w14:paraId="5EC34D81" w14:textId="7B28B811" w:rsidR="00DB1505" w:rsidRPr="00ED3698" w:rsidRDefault="00DB1505" w:rsidP="00DB1505">
      <w:r w:rsidRPr="00ED3698">
        <w:t xml:space="preserve">The dimensions of the boundary zone are specified below the statement </w:t>
      </w:r>
      <w:r w:rsidR="006F0B25">
        <w:t>‘</w:t>
      </w:r>
      <w:r w:rsidRPr="00ED3698">
        <w:t xml:space="preserve">extent of </w:t>
      </w:r>
      <w:r w:rsidRPr="00FC2059">
        <w:rPr>
          <w:noProof/>
        </w:rPr>
        <w:t>zone</w:t>
      </w:r>
      <w:r w:rsidR="006F0B25">
        <w:t>.’</w:t>
      </w:r>
      <w:r w:rsidRPr="00ED3698">
        <w:t xml:space="preserve"> As with other spatially distributed parameters, the precise dimensions of the boundary </w:t>
      </w:r>
      <w:r w:rsidR="006F0B25">
        <w:t>depend</w:t>
      </w:r>
      <w:r w:rsidRPr="00ED3698">
        <w:t xml:space="preserve"> on the grid spacing (</w:t>
      </w:r>
      <w:r w:rsidR="006F0B25">
        <w:t>s</w:t>
      </w:r>
      <w:r w:rsidR="006F0B25" w:rsidRPr="00ED3698">
        <w:t xml:space="preserve">ee </w:t>
      </w:r>
      <w:r w:rsidR="00614004">
        <w:t>Data Block</w:t>
      </w:r>
      <w:r w:rsidRPr="00ED3698">
        <w:t xml:space="preserve"> 3 of</w:t>
      </w:r>
      <w:r w:rsidR="00614004">
        <w:t xml:space="preserve"> an</w:t>
      </w:r>
      <w:r w:rsidRPr="00ED3698">
        <w:t xml:space="preserve"> input file). </w:t>
      </w:r>
      <w:r w:rsidR="006F0B25">
        <w:t>As</w:t>
      </w:r>
      <w:r w:rsidR="006F0B25" w:rsidRPr="00ED3698">
        <w:t xml:space="preserve"> </w:t>
      </w:r>
      <w:r w:rsidRPr="00ED3698">
        <w:t xml:space="preserve">the model is capable of simulating flow and reactive transport in three dimensions, the </w:t>
      </w:r>
      <w:r w:rsidR="006F0B25" w:rsidRPr="00ED3698">
        <w:t>boundaries</w:t>
      </w:r>
      <w:r w:rsidR="006F0B25">
        <w:t>’</w:t>
      </w:r>
      <w:r w:rsidR="006F0B25" w:rsidRPr="00ED3698">
        <w:t xml:space="preserve"> </w:t>
      </w:r>
      <w:r w:rsidRPr="00ED3698">
        <w:t xml:space="preserve">specification must be provided in the x, y, and </w:t>
      </w:r>
      <w:r w:rsidR="006F0B25">
        <w:t xml:space="preserve">z </w:t>
      </w:r>
      <w:r w:rsidRPr="00ED3698">
        <w:t xml:space="preserve">dimensions. The coordinates are also used to specify to which boundary face the boundary condition will be applied. This is of particular importance for </w:t>
      </w:r>
      <w:r w:rsidR="007C23DA" w:rsidRPr="00ED3698">
        <w:t>second</w:t>
      </w:r>
      <w:r w:rsidR="007C23DA">
        <w:t>-</w:t>
      </w:r>
      <w:r w:rsidR="007C23DA" w:rsidRPr="00ED3698">
        <w:t xml:space="preserve">type </w:t>
      </w:r>
      <w:r w:rsidRPr="00ED3698">
        <w:t>(flux) boundary conditions. For example</w:t>
      </w:r>
      <w:r>
        <w:t>,</w:t>
      </w:r>
      <w:r w:rsidRPr="00ED3698">
        <w:t xml:space="preserve"> the specification</w:t>
      </w:r>
      <w:r>
        <w:t>:</w:t>
      </w:r>
    </w:p>
    <w:p w14:paraId="05812BAD" w14:textId="77777777" w:rsidR="00DB1505" w:rsidRPr="00ED3698" w:rsidRDefault="00DB1505" w:rsidP="00DB1505">
      <w:pPr>
        <w:pStyle w:val="StyleCode"/>
      </w:pPr>
    </w:p>
    <w:p w14:paraId="47754F35" w14:textId="77777777" w:rsidR="00DB1505" w:rsidRPr="00ED3698" w:rsidRDefault="00DB1505" w:rsidP="00DB1505">
      <w:pPr>
        <w:pStyle w:val="StyleCode"/>
      </w:pPr>
      <w:r w:rsidRPr="00ED3698">
        <w:t xml:space="preserve"> ‘extent of zone’</w:t>
      </w:r>
    </w:p>
    <w:p w14:paraId="7A6C8967" w14:textId="77777777" w:rsidR="00DB1505" w:rsidRPr="00ED3698" w:rsidRDefault="00DB1505" w:rsidP="00DB1505">
      <w:pPr>
        <w:pStyle w:val="StyleCode"/>
      </w:pPr>
      <w:r w:rsidRPr="00ED3698">
        <w:t>0.0 0.0   0.0 1.0   0.0 10.0</w:t>
      </w:r>
    </w:p>
    <w:p w14:paraId="30E03CDD" w14:textId="77777777" w:rsidR="00DB1505" w:rsidRPr="00ED3698" w:rsidRDefault="00DB1505" w:rsidP="00DB1505">
      <w:pPr>
        <w:pStyle w:val="StyleCode"/>
      </w:pPr>
    </w:p>
    <w:p w14:paraId="258BBB49" w14:textId="16CBFA87" w:rsidR="00DB1505" w:rsidRPr="00ED3698" w:rsidRDefault="00DB1505" w:rsidP="00DB1505">
      <w:r w:rsidRPr="00ED3698">
        <w:t xml:space="preserve">means that the boundary condition will be applied to the </w:t>
      </w:r>
      <w:r w:rsidR="007C23DA" w:rsidRPr="00FC2059">
        <w:rPr>
          <w:noProof/>
        </w:rPr>
        <w:t>yz</w:t>
      </w:r>
      <w:r w:rsidR="007C23DA">
        <w:t>-</w:t>
      </w:r>
      <w:r w:rsidRPr="00ED3698">
        <w:t>plane of the solution domain at x = 0</w:t>
      </w:r>
      <w:r w:rsidR="00614004">
        <w:t>.0</w:t>
      </w:r>
      <w:r w:rsidRPr="00ED3698">
        <w:t xml:space="preserve"> covering an area from </w:t>
      </w:r>
      <w:r w:rsidRPr="00FC2059">
        <w:rPr>
          <w:noProof/>
        </w:rPr>
        <w:t>y</w:t>
      </w:r>
      <w:r w:rsidRPr="00FC2059">
        <w:rPr>
          <w:noProof/>
          <w:vertAlign w:val="subscript"/>
        </w:rPr>
        <w:t>min</w:t>
      </w:r>
      <w:r w:rsidRPr="00ED3698">
        <w:t xml:space="preserve"> = 0</w:t>
      </w:r>
      <w:r w:rsidR="00614004">
        <w:t>.0</w:t>
      </w:r>
      <w:r w:rsidRPr="00ED3698">
        <w:t xml:space="preserve"> m t</w:t>
      </w:r>
      <w:r w:rsidR="00E64862">
        <w:t>o</w:t>
      </w:r>
      <w:r w:rsidRPr="00ED3698">
        <w:t xml:space="preserve"> </w:t>
      </w:r>
      <w:r w:rsidRPr="00FC2059">
        <w:rPr>
          <w:noProof/>
        </w:rPr>
        <w:t>y</w:t>
      </w:r>
      <w:r w:rsidRPr="00FC2059">
        <w:rPr>
          <w:noProof/>
          <w:vertAlign w:val="subscript"/>
        </w:rPr>
        <w:t>max</w:t>
      </w:r>
      <w:r w:rsidRPr="00ED3698">
        <w:t xml:space="preserve"> = 1</w:t>
      </w:r>
      <w:r w:rsidR="00614004">
        <w:t>.0</w:t>
      </w:r>
      <w:r w:rsidRPr="00ED3698">
        <w:t xml:space="preserve"> m and </w:t>
      </w:r>
      <w:r w:rsidRPr="00FC2059">
        <w:rPr>
          <w:noProof/>
        </w:rPr>
        <w:t>z</w:t>
      </w:r>
      <w:r w:rsidRPr="00FC2059">
        <w:rPr>
          <w:noProof/>
          <w:vertAlign w:val="subscript"/>
        </w:rPr>
        <w:t>min</w:t>
      </w:r>
      <w:r w:rsidRPr="00ED3698">
        <w:t xml:space="preserve"> = 0 m to </w:t>
      </w:r>
      <w:r w:rsidRPr="00FC2059">
        <w:rPr>
          <w:noProof/>
        </w:rPr>
        <w:t>z</w:t>
      </w:r>
      <w:r w:rsidRPr="00FC2059">
        <w:rPr>
          <w:noProof/>
          <w:vertAlign w:val="subscript"/>
        </w:rPr>
        <w:t>max</w:t>
      </w:r>
      <w:r w:rsidRPr="00ED3698">
        <w:t xml:space="preserve"> = 10.0 m. The </w:t>
      </w:r>
      <w:r w:rsidR="00317E95" w:rsidRPr="00ED3698">
        <w:t>mode</w:t>
      </w:r>
      <w:r w:rsidR="00317E95">
        <w:t>l’s</w:t>
      </w:r>
      <w:r w:rsidR="00317E95" w:rsidRPr="00ED3698">
        <w:t xml:space="preserve"> </w:t>
      </w:r>
      <w:r w:rsidRPr="00ED3698">
        <w:t xml:space="preserve">formulation requires that this input structure is also obeyed for 1D- and 2D-simulations. For </w:t>
      </w:r>
      <w:r w:rsidRPr="00ED3698">
        <w:lastRenderedPageBreak/>
        <w:t>example, the specification of the left boundary of a 1D-simulation in x-direction would require the input:</w:t>
      </w:r>
    </w:p>
    <w:p w14:paraId="7C9CA08E" w14:textId="77777777" w:rsidR="00DB1505" w:rsidRPr="00ED3698" w:rsidRDefault="00DB1505" w:rsidP="00DB1505">
      <w:pPr>
        <w:pStyle w:val="StyleCode"/>
      </w:pPr>
    </w:p>
    <w:p w14:paraId="1FC85AE7" w14:textId="77777777" w:rsidR="00DB1505" w:rsidRPr="00ED3698" w:rsidRDefault="00DB1505" w:rsidP="00DB1505">
      <w:pPr>
        <w:pStyle w:val="StyleCode"/>
      </w:pPr>
      <w:r w:rsidRPr="00ED3698">
        <w:t xml:space="preserve"> ‘extent of zone’</w:t>
      </w:r>
    </w:p>
    <w:p w14:paraId="6454185F" w14:textId="77777777" w:rsidR="00DB1505" w:rsidRPr="00ED3698" w:rsidRDefault="00DB1505" w:rsidP="00DB1505">
      <w:pPr>
        <w:pStyle w:val="StyleCode"/>
      </w:pPr>
      <w:r w:rsidRPr="00ED3698">
        <w:t>0.0 0.0   0.0 1.0   0.0 1.0</w:t>
      </w:r>
    </w:p>
    <w:p w14:paraId="0937E728" w14:textId="77777777" w:rsidR="00DB1505" w:rsidRPr="00ED3698" w:rsidRDefault="00DB1505" w:rsidP="00DB1505">
      <w:pPr>
        <w:pStyle w:val="StyleCode"/>
      </w:pPr>
    </w:p>
    <w:p w14:paraId="40AB9990" w14:textId="2A56C491" w:rsidR="00DB1505" w:rsidRDefault="00DB1505" w:rsidP="00DB1505">
      <w:r w:rsidRPr="00ED3698">
        <w:t xml:space="preserve">The model can only handle boundary conditions on the surface (edges) of the solution domain. The input for each boundary zone is terminated with the statement ‘end of </w:t>
      </w:r>
      <w:r w:rsidRPr="00FC2059">
        <w:rPr>
          <w:noProof/>
        </w:rPr>
        <w:t>zone</w:t>
      </w:r>
      <w:r w:rsidR="00317E95" w:rsidRPr="00ED3698">
        <w:t>.</w:t>
      </w:r>
      <w:r w:rsidRPr="00ED3698">
        <w:t>’</w:t>
      </w:r>
    </w:p>
    <w:p w14:paraId="122EED5A" w14:textId="77777777" w:rsidR="00DB1505" w:rsidRPr="00ED3698" w:rsidRDefault="00DB1505" w:rsidP="00DB1505">
      <w:pPr>
        <w:pStyle w:val="Heading4"/>
      </w:pPr>
      <w:bookmarkStart w:id="411" w:name="_Toc13056107"/>
      <w:r>
        <w:t>Transient boundary condition</w:t>
      </w:r>
      <w:bookmarkEnd w:id="411"/>
    </w:p>
    <w:p w14:paraId="2D54467A" w14:textId="3E5CC1FA" w:rsidR="00DB1505" w:rsidRDefault="00DB1505" w:rsidP="00DB1505">
      <w:r>
        <w:t xml:space="preserve">It is also possible to specify transient boundary conditions for the flow through an additional file with extension: prefix.bcvs. To activate this function, </w:t>
      </w:r>
      <w:r w:rsidR="00035335">
        <w:t xml:space="preserve">the </w:t>
      </w:r>
      <w:r>
        <w:t xml:space="preserve">additional </w:t>
      </w:r>
      <w:r w:rsidR="00035335">
        <w:t>keyword ‘</w:t>
      </w:r>
      <w:r w:rsidRPr="00742E58">
        <w:rPr>
          <w:szCs w:val="24"/>
          <w:lang w:eastAsia="en-CA"/>
        </w:rPr>
        <w:t>transient boundary conditions</w:t>
      </w:r>
      <w:r w:rsidR="00035335">
        <w:rPr>
          <w:szCs w:val="24"/>
          <w:lang w:eastAsia="en-CA"/>
        </w:rPr>
        <w:t>’</w:t>
      </w:r>
      <w:r w:rsidRPr="00742E58">
        <w:rPr>
          <w:rFonts w:ascii="Consolas" w:hAnsi="Consolas" w:cs="Consolas"/>
          <w:sz w:val="19"/>
          <w:szCs w:val="19"/>
          <w:lang w:eastAsia="en-CA"/>
        </w:rPr>
        <w:t xml:space="preserve"> </w:t>
      </w:r>
      <w:r w:rsidRPr="00742E58">
        <w:t xml:space="preserve">must be added in </w:t>
      </w:r>
      <w:r w:rsidR="00035335">
        <w:t>D</w:t>
      </w:r>
      <w:r w:rsidR="00035335" w:rsidRPr="00742E58">
        <w:t xml:space="preserve">ata </w:t>
      </w:r>
      <w:r w:rsidR="00035335">
        <w:t>B</w:t>
      </w:r>
      <w:r w:rsidR="00035335" w:rsidRPr="00742E58">
        <w:t xml:space="preserve">lock </w:t>
      </w:r>
      <w:r w:rsidRPr="00742E58">
        <w:t xml:space="preserve">13: ‘boundary conditions </w:t>
      </w:r>
      <w:r w:rsidR="00F07E26">
        <w:t>–</w:t>
      </w:r>
      <w:r w:rsidRPr="00742E58">
        <w:t xml:space="preserve"> variably saturated flow</w:t>
      </w:r>
      <w:r w:rsidR="008D3306">
        <w:t>.</w:t>
      </w:r>
      <w:r w:rsidRPr="00742E58">
        <w:t xml:space="preserve">’ This means that a regular </w:t>
      </w:r>
      <w:r w:rsidR="00035335">
        <w:t>D</w:t>
      </w:r>
      <w:r w:rsidR="00035335" w:rsidRPr="00742E58">
        <w:t xml:space="preserve">ata </w:t>
      </w:r>
      <w:r w:rsidR="00035335">
        <w:t>B</w:t>
      </w:r>
      <w:r w:rsidR="00035335" w:rsidRPr="00742E58">
        <w:t xml:space="preserve">lock </w:t>
      </w:r>
      <w:r w:rsidRPr="00742E58">
        <w:t xml:space="preserve">13 should be defined. The </w:t>
      </w:r>
      <w:r>
        <w:t xml:space="preserve">keywords </w:t>
      </w:r>
      <w:r w:rsidR="00035335">
        <w:t>‘</w:t>
      </w:r>
      <w:r w:rsidRPr="00742E58">
        <w:rPr>
          <w:szCs w:val="24"/>
          <w:lang w:eastAsia="en-CA"/>
        </w:rPr>
        <w:t>transient boundary conditions</w:t>
      </w:r>
      <w:r w:rsidR="00035335">
        <w:rPr>
          <w:szCs w:val="24"/>
          <w:lang w:eastAsia="en-CA"/>
        </w:rPr>
        <w:t>’</w:t>
      </w:r>
      <w:r w:rsidRPr="00742E58">
        <w:rPr>
          <w:szCs w:val="24"/>
          <w:lang w:eastAsia="en-CA"/>
        </w:rPr>
        <w:t xml:space="preserve"> can be added before ‘done’ to activate the transient flow boundary conditions. </w:t>
      </w:r>
      <w:r w:rsidRPr="00742E58">
        <w:t>In the file</w:t>
      </w:r>
      <w:r>
        <w:t xml:space="preserve"> prefix.</w:t>
      </w:r>
      <w:r w:rsidRPr="00FC2059">
        <w:rPr>
          <w:noProof/>
        </w:rPr>
        <w:t>bcvs</w:t>
      </w:r>
      <w:r w:rsidRPr="00742E58">
        <w:t>, the time and boundary conditions should be provided</w:t>
      </w:r>
      <w:r>
        <w:t xml:space="preserve">. </w:t>
      </w:r>
      <w:r w:rsidRPr="002742C3">
        <w:rPr>
          <w:b/>
        </w:rPr>
        <w:t xml:space="preserve">The number and order of the boundary conditions should be the same as specified in the file prefix.dat in Data Block 13. The boundary types of each boundary condition are assumed </w:t>
      </w:r>
      <w:r w:rsidR="00035335">
        <w:rPr>
          <w:b/>
        </w:rPr>
        <w:t xml:space="preserve">to be </w:t>
      </w:r>
      <w:r w:rsidRPr="002742C3">
        <w:rPr>
          <w:b/>
        </w:rPr>
        <w:t xml:space="preserve">the same as given in </w:t>
      </w:r>
      <w:r w:rsidR="00035335">
        <w:rPr>
          <w:b/>
        </w:rPr>
        <w:t>D</w:t>
      </w:r>
      <w:r w:rsidR="00035335" w:rsidRPr="002742C3">
        <w:rPr>
          <w:b/>
        </w:rPr>
        <w:t xml:space="preserve">ata </w:t>
      </w:r>
      <w:r w:rsidR="00035335">
        <w:rPr>
          <w:b/>
        </w:rPr>
        <w:t>B</w:t>
      </w:r>
      <w:r w:rsidR="00035335" w:rsidRPr="002742C3">
        <w:rPr>
          <w:b/>
        </w:rPr>
        <w:t xml:space="preserve">lock </w:t>
      </w:r>
      <w:r w:rsidRPr="002742C3">
        <w:rPr>
          <w:b/>
        </w:rPr>
        <w:t>13 of the file prefix.dat and</w:t>
      </w:r>
      <w:r w:rsidR="00035335">
        <w:rPr>
          <w:b/>
        </w:rPr>
        <w:t>,</w:t>
      </w:r>
      <w:r w:rsidRPr="002742C3">
        <w:rPr>
          <w:b/>
        </w:rPr>
        <w:t xml:space="preserve"> thus</w:t>
      </w:r>
      <w:r w:rsidR="00035335">
        <w:rPr>
          <w:b/>
        </w:rPr>
        <w:t>,</w:t>
      </w:r>
      <w:r w:rsidRPr="002742C3">
        <w:rPr>
          <w:b/>
        </w:rPr>
        <w:t xml:space="preserve"> not given in the file prefix.bcvs.</w:t>
      </w:r>
      <w:r>
        <w:t xml:space="preserve"> In MIN3P-</w:t>
      </w:r>
      <w:r w:rsidR="005A45D7" w:rsidRPr="00FC2059">
        <w:rPr>
          <w:noProof/>
        </w:rPr>
        <w:t>THCm’s</w:t>
      </w:r>
      <w:r w:rsidR="005A45D7">
        <w:t xml:space="preserve"> </w:t>
      </w:r>
      <w:r>
        <w:t>execution, the code starts to use the boundary conditions defined in the</w:t>
      </w:r>
      <w:r w:rsidRPr="006E696F">
        <w:t xml:space="preserve"> </w:t>
      </w:r>
      <w:r>
        <w:t>file prefix.dat for the first time step. After that, it will compare the time for the calculation (</w:t>
      </w:r>
      <w:r w:rsidRPr="00FC2059">
        <w:rPr>
          <w:noProof/>
        </w:rPr>
        <w:t>t</w:t>
      </w:r>
      <w:r w:rsidRPr="00FC2059">
        <w:rPr>
          <w:noProof/>
          <w:vertAlign w:val="subscript"/>
        </w:rPr>
        <w:t>exe</w:t>
      </w:r>
      <w:r>
        <w:t>) and the time for the transient boundary conditions (</w:t>
      </w:r>
      <w:r w:rsidRPr="00FC2059">
        <w:rPr>
          <w:noProof/>
        </w:rPr>
        <w:t>t</w:t>
      </w:r>
      <w:r w:rsidRPr="00FC2059">
        <w:rPr>
          <w:noProof/>
          <w:vertAlign w:val="subscript"/>
        </w:rPr>
        <w:t>trans,i</w:t>
      </w:r>
      <w:r>
        <w:t xml:space="preserve">). If </w:t>
      </w:r>
      <w:r w:rsidRPr="00FC2059">
        <w:rPr>
          <w:noProof/>
        </w:rPr>
        <w:t>t</w:t>
      </w:r>
      <w:r w:rsidRPr="00FC2059">
        <w:rPr>
          <w:noProof/>
          <w:vertAlign w:val="subscript"/>
        </w:rPr>
        <w:t>exe</w:t>
      </w:r>
      <w:r>
        <w:t xml:space="preserve"> ≤ </w:t>
      </w:r>
      <w:r w:rsidRPr="00FC2059">
        <w:rPr>
          <w:noProof/>
        </w:rPr>
        <w:t>t</w:t>
      </w:r>
      <w:r w:rsidRPr="00FC2059">
        <w:rPr>
          <w:noProof/>
          <w:vertAlign w:val="subscript"/>
        </w:rPr>
        <w:t>trans,</w:t>
      </w:r>
      <w:r w:rsidR="00F07E26">
        <w:rPr>
          <w:noProof/>
          <w:vertAlign w:val="subscript"/>
        </w:rPr>
        <w:t>I</w:t>
      </w:r>
      <w:r>
        <w:rPr>
          <w:vertAlign w:val="subscript"/>
        </w:rPr>
        <w:t xml:space="preserve">, </w:t>
      </w:r>
      <w:r>
        <w:t>the boundary condition values defined in the prefix.bcvs will be used.</w:t>
      </w:r>
    </w:p>
    <w:p w14:paraId="15207351" w14:textId="51DB6500" w:rsidR="00DB1505" w:rsidRDefault="005A45D7" w:rsidP="00DB1505">
      <w:r>
        <w:t xml:space="preserve">Below is an </w:t>
      </w:r>
      <w:r w:rsidR="00DB1505">
        <w:t>example for the activation of specifying transient flow boundary condition using the keywords:</w:t>
      </w:r>
    </w:p>
    <w:p w14:paraId="18F4985C" w14:textId="77777777" w:rsidR="00DB1505" w:rsidRDefault="00DB1505" w:rsidP="00DB1505">
      <w:pPr>
        <w:pStyle w:val="StyleCode"/>
      </w:pPr>
    </w:p>
    <w:p w14:paraId="7A85C228" w14:textId="078A7861" w:rsidR="00DB1505" w:rsidRDefault="00DB1505" w:rsidP="00DB1505">
      <w:pPr>
        <w:pStyle w:val="StyleCode"/>
      </w:pPr>
      <w:r>
        <w:t>! Data Block 13: boundary conditions</w:t>
      </w:r>
      <w:r w:rsidR="00F07E26">
        <w:t>–</w:t>
      </w:r>
      <w:r>
        <w:t>- variably saturated flow</w:t>
      </w:r>
    </w:p>
    <w:p w14:paraId="78767655" w14:textId="77777777" w:rsidR="00DB1505" w:rsidRDefault="00DB1505" w:rsidP="00DB1505">
      <w:pPr>
        <w:pStyle w:val="StyleCode"/>
      </w:pPr>
      <w:r>
        <w:t>! ---------------------------------------------------------------------------</w:t>
      </w:r>
    </w:p>
    <w:p w14:paraId="5975C7ED" w14:textId="477934E5" w:rsidR="00DB1505" w:rsidRDefault="00DB1505" w:rsidP="00DB1505">
      <w:pPr>
        <w:pStyle w:val="StyleCode"/>
      </w:pPr>
      <w:r>
        <w:t>!</w:t>
      </w:r>
      <w:r w:rsidR="00F07E26">
        <w:t>‘</w:t>
      </w:r>
      <w:r>
        <w:t>'boundary conditions</w:t>
      </w:r>
      <w:r w:rsidR="00F07E26">
        <w:t>–</w:t>
      </w:r>
      <w:r>
        <w:t>- variably saturated flo</w:t>
      </w:r>
      <w:r w:rsidR="00F07E26">
        <w:t>’</w:t>
      </w:r>
      <w:r>
        <w:t>'</w:t>
      </w:r>
    </w:p>
    <w:p w14:paraId="1683BA9F" w14:textId="77777777" w:rsidR="00DB1505" w:rsidRDefault="00DB1505" w:rsidP="00DB1505">
      <w:pPr>
        <w:pStyle w:val="StyleCode"/>
      </w:pPr>
      <w:r w:rsidRPr="00FC2059">
        <w:rPr>
          <w:noProof/>
        </w:rPr>
        <w:t>2                             ;number</w:t>
      </w:r>
      <w:r>
        <w:t xml:space="preserve"> of zones</w:t>
      </w:r>
    </w:p>
    <w:p w14:paraId="1AE6FF83" w14:textId="6408F615" w:rsidR="00DB1505" w:rsidRDefault="00DB1505" w:rsidP="00DB1505">
      <w:pPr>
        <w:pStyle w:val="StyleCode"/>
      </w:pPr>
      <w:r>
        <w:t>! ---------------------------------------------------------------------------</w:t>
      </w:r>
      <w:r w:rsidR="00F07E26">
        <w:t>‘</w:t>
      </w:r>
      <w:r>
        <w:t>'number and name of zon</w:t>
      </w:r>
      <w:r w:rsidR="00F07E26">
        <w:t>’</w:t>
      </w:r>
      <w:r>
        <w:t>'</w:t>
      </w:r>
    </w:p>
    <w:p w14:paraId="2D1055B8" w14:textId="0363EB47" w:rsidR="00DB1505" w:rsidRDefault="00DB1505" w:rsidP="00DB1505">
      <w:pPr>
        <w:pStyle w:val="StyleCode"/>
      </w:pPr>
      <w:r>
        <w:t>1</w:t>
      </w:r>
      <w:r w:rsidR="00F07E26">
        <w:t>‘</w:t>
      </w:r>
      <w:r>
        <w:t>'inflow boundar</w:t>
      </w:r>
      <w:r w:rsidR="00F07E26">
        <w:t>’</w:t>
      </w:r>
      <w:r>
        <w:t>'</w:t>
      </w:r>
    </w:p>
    <w:p w14:paraId="6E5282F1" w14:textId="2B886808" w:rsidR="00DB1505" w:rsidRDefault="00F07E26" w:rsidP="00DB1505">
      <w:pPr>
        <w:pStyle w:val="StyleCode"/>
      </w:pPr>
      <w:r>
        <w:t>‘</w:t>
      </w:r>
      <w:r w:rsidR="00DB1505">
        <w:t>'boundary typ</w:t>
      </w:r>
      <w:r>
        <w:t>’</w:t>
      </w:r>
      <w:r w:rsidR="00DB1505">
        <w:t>'</w:t>
      </w:r>
      <w:r>
        <w:t>‘</w:t>
      </w:r>
      <w:r w:rsidR="00DB1505">
        <w:t>'secon</w:t>
      </w:r>
      <w:r>
        <w:t>’</w:t>
      </w:r>
      <w:r w:rsidR="00DB1505">
        <w:t>' 4.11d-5              ;flux</w:t>
      </w:r>
    </w:p>
    <w:p w14:paraId="13D852AC" w14:textId="617D4AB6" w:rsidR="00DB1505" w:rsidRDefault="00F07E26" w:rsidP="007C439D">
      <w:pPr>
        <w:pStyle w:val="StyleCode"/>
        <w:numPr>
          <w:ilvl w:val="0"/>
          <w:numId w:val="29"/>
        </w:numPr>
      </w:pPr>
      <w:r>
        <w:t>‘</w:t>
      </w:r>
      <w:r w:rsidR="00DB1505">
        <w:t>'extent of zon</w:t>
      </w:r>
      <w:r>
        <w:t>’</w:t>
      </w:r>
      <w:r w:rsidR="00DB1505">
        <w:t>' 0.5  0.0 1.0  2.0 2.0</w:t>
      </w:r>
    </w:p>
    <w:p w14:paraId="271F138C" w14:textId="1EA819C9" w:rsidR="00DB1505" w:rsidRDefault="00F07E26" w:rsidP="00DB1505">
      <w:pPr>
        <w:pStyle w:val="StyleCode"/>
      </w:pPr>
      <w:r>
        <w:t>‘</w:t>
      </w:r>
      <w:r w:rsidR="00DB1505">
        <w:t>'end of zon</w:t>
      </w:r>
      <w:r>
        <w:t>’</w:t>
      </w:r>
      <w:r w:rsidR="00DB1505">
        <w:t>'</w:t>
      </w:r>
    </w:p>
    <w:p w14:paraId="6E3DAD76" w14:textId="77777777" w:rsidR="00DB1505" w:rsidRDefault="00DB1505" w:rsidP="00DB1505">
      <w:pPr>
        <w:pStyle w:val="StyleCode"/>
      </w:pPr>
    </w:p>
    <w:p w14:paraId="292A7C31" w14:textId="2B728078" w:rsidR="00DB1505" w:rsidRDefault="00DB1505" w:rsidP="00DB1505">
      <w:pPr>
        <w:pStyle w:val="StyleCode"/>
      </w:pPr>
      <w:r>
        <w:t>! ---------------------------------------------------------------------------</w:t>
      </w:r>
      <w:r w:rsidR="00F07E26">
        <w:t>‘</w:t>
      </w:r>
      <w:r>
        <w:t>'number and name of zon</w:t>
      </w:r>
      <w:r w:rsidR="00F07E26">
        <w:t>’</w:t>
      </w:r>
      <w:r>
        <w:t>'</w:t>
      </w:r>
    </w:p>
    <w:p w14:paraId="23BFB8BA" w14:textId="2D33020F" w:rsidR="00DB1505" w:rsidRDefault="00DB1505" w:rsidP="00DB1505">
      <w:pPr>
        <w:pStyle w:val="StyleCode"/>
      </w:pPr>
      <w:r>
        <w:t>2</w:t>
      </w:r>
      <w:r w:rsidR="00F07E26">
        <w:t>‘</w:t>
      </w:r>
      <w:r>
        <w:t>'outflow boundar</w:t>
      </w:r>
      <w:r w:rsidR="00F07E26">
        <w:t>’</w:t>
      </w:r>
      <w:r>
        <w:t>'</w:t>
      </w:r>
    </w:p>
    <w:p w14:paraId="40CA78B3" w14:textId="2B4BBF0D" w:rsidR="00DB1505" w:rsidRDefault="00F07E26" w:rsidP="00DB1505">
      <w:pPr>
        <w:pStyle w:val="StyleCode"/>
      </w:pPr>
      <w:r>
        <w:t>‘</w:t>
      </w:r>
      <w:r w:rsidR="00DB1505">
        <w:t>'boundary typ</w:t>
      </w:r>
      <w:r>
        <w:t>’</w:t>
      </w:r>
      <w:r w:rsidR="00DB1505">
        <w:t>'</w:t>
      </w:r>
      <w:r>
        <w:t>‘</w:t>
      </w:r>
      <w:r w:rsidR="00DB1505">
        <w:t>'firs</w:t>
      </w:r>
      <w:r>
        <w:t>’</w:t>
      </w:r>
      <w:r w:rsidR="00DB1505">
        <w:t>' 0.65d0                ;hydraulic head</w:t>
      </w:r>
    </w:p>
    <w:p w14:paraId="3E8480C0" w14:textId="13ED2B38" w:rsidR="00DB1505" w:rsidRDefault="00F07E26" w:rsidP="00DB1505">
      <w:pPr>
        <w:pStyle w:val="StyleCode"/>
      </w:pPr>
      <w:r>
        <w:t>‘</w:t>
      </w:r>
      <w:r w:rsidR="00DB1505">
        <w:t>'extent of zon</w:t>
      </w:r>
      <w:r>
        <w:t>’</w:t>
      </w:r>
      <w:r w:rsidR="00DB1505">
        <w:t>'</w:t>
      </w:r>
    </w:p>
    <w:p w14:paraId="7C4C2116" w14:textId="77777777" w:rsidR="00DB1505" w:rsidRDefault="00DB1505" w:rsidP="00DB1505">
      <w:pPr>
        <w:pStyle w:val="StyleCode"/>
      </w:pPr>
      <w:r>
        <w:t>3.0 3.0  0.0 1.0  0.0 0.65</w:t>
      </w:r>
    </w:p>
    <w:p w14:paraId="43151B65" w14:textId="0C9FC07D" w:rsidR="00DB1505" w:rsidRDefault="00F07E26" w:rsidP="00DB1505">
      <w:pPr>
        <w:pStyle w:val="StyleCode"/>
      </w:pPr>
      <w:r>
        <w:t>‘</w:t>
      </w:r>
      <w:r w:rsidR="00DB1505">
        <w:t>'end of zon</w:t>
      </w:r>
      <w:r>
        <w:t>’</w:t>
      </w:r>
      <w:r w:rsidR="00DB1505">
        <w:t>'</w:t>
      </w:r>
    </w:p>
    <w:p w14:paraId="553FF255" w14:textId="0CAA47DD" w:rsidR="00DB1505" w:rsidRDefault="00F07E26" w:rsidP="00DB1505">
      <w:pPr>
        <w:pStyle w:val="StyleCode"/>
      </w:pPr>
      <w:r>
        <w:t>‘</w:t>
      </w:r>
      <w:r w:rsidR="00DB1505" w:rsidRPr="008308C7">
        <w:rPr>
          <w:b/>
        </w:rPr>
        <w:t>'transient boundary condition</w:t>
      </w:r>
      <w:r>
        <w:rPr>
          <w:b/>
        </w:rPr>
        <w:t>’</w:t>
      </w:r>
      <w:r w:rsidR="00DB1505" w:rsidRPr="008308C7">
        <w:rPr>
          <w:b/>
        </w:rPr>
        <w:t>'</w:t>
      </w:r>
      <w:r>
        <w:rPr>
          <w:b/>
        </w:rPr>
        <w:t>‘</w:t>
      </w:r>
      <w:r w:rsidR="00DB1505">
        <w:t>'don</w:t>
      </w:r>
      <w:r>
        <w:t>’</w:t>
      </w:r>
      <w:r w:rsidR="00DB1505">
        <w:t>'</w:t>
      </w:r>
    </w:p>
    <w:p w14:paraId="11407FD3" w14:textId="77777777" w:rsidR="00DB1505" w:rsidRDefault="00DB1505" w:rsidP="00DB1505">
      <w:pPr>
        <w:pStyle w:val="StyleCode"/>
      </w:pPr>
    </w:p>
    <w:p w14:paraId="72747D11" w14:textId="77777777" w:rsidR="00DB1505" w:rsidRPr="008308C7" w:rsidRDefault="00DB1505" w:rsidP="00DB1505">
      <w:pPr>
        <w:pStyle w:val="StyleCode"/>
        <w:rPr>
          <w:rFonts w:ascii="Times New Roman" w:hAnsi="Times New Roman"/>
          <w:sz w:val="24"/>
        </w:rPr>
      </w:pPr>
      <w:r w:rsidRPr="008308C7">
        <w:rPr>
          <w:rFonts w:ascii="Times New Roman" w:hAnsi="Times New Roman"/>
          <w:sz w:val="24"/>
        </w:rPr>
        <w:t>And the file prefix.bcvs</w:t>
      </w:r>
      <w:r>
        <w:rPr>
          <w:rFonts w:ascii="Times New Roman" w:hAnsi="Times New Roman"/>
          <w:sz w:val="24"/>
        </w:rPr>
        <w:t xml:space="preserve"> should be as the following (</w:t>
      </w:r>
      <w:r w:rsidRPr="002742C3">
        <w:rPr>
          <w:rFonts w:ascii="Times New Roman" w:hAnsi="Times New Roman"/>
          <w:b/>
          <w:sz w:val="24"/>
        </w:rPr>
        <w:t>without header</w:t>
      </w:r>
      <w:r>
        <w:rPr>
          <w:rFonts w:ascii="Times New Roman" w:hAnsi="Times New Roman"/>
          <w:sz w:val="24"/>
        </w:rPr>
        <w:t>!)</w:t>
      </w:r>
      <w:r w:rsidRPr="008308C7">
        <w:rPr>
          <w:rFonts w:ascii="Times New Roman" w:hAnsi="Times New Roman"/>
          <w:sz w:val="24"/>
        </w:rPr>
        <w:t>:</w:t>
      </w:r>
    </w:p>
    <w:p w14:paraId="79EEF6F3" w14:textId="77777777" w:rsidR="00DB1505" w:rsidRDefault="00DB1505" w:rsidP="00DB1505">
      <w:pPr>
        <w:pStyle w:val="StyleCode"/>
      </w:pPr>
    </w:p>
    <w:p w14:paraId="5F84B931" w14:textId="77777777" w:rsidR="00DB1505" w:rsidRDefault="00DB1505" w:rsidP="00DB1505">
      <w:pPr>
        <w:pStyle w:val="StyleCode"/>
      </w:pPr>
      <w:r>
        <w:t>10.0   0.0      0.65d0</w:t>
      </w:r>
    </w:p>
    <w:p w14:paraId="01C182D1" w14:textId="77777777" w:rsidR="00DB1505" w:rsidRDefault="00DB1505" w:rsidP="00DB1505">
      <w:pPr>
        <w:pStyle w:val="StyleCode"/>
      </w:pPr>
      <w:r>
        <w:t>20.0   4.11d-5  0.65d0</w:t>
      </w:r>
    </w:p>
    <w:p w14:paraId="77C4429F" w14:textId="77777777" w:rsidR="00DB1505" w:rsidRDefault="00DB1505" w:rsidP="00DB1505">
      <w:pPr>
        <w:pStyle w:val="StyleCode"/>
      </w:pPr>
    </w:p>
    <w:p w14:paraId="3F3CBE88" w14:textId="1FD73CC9" w:rsidR="0067095F" w:rsidRDefault="00DB1505" w:rsidP="00DB1505">
      <w:r>
        <w:t xml:space="preserve">The example defined two </w:t>
      </w:r>
      <w:r w:rsidRPr="00ED3698">
        <w:t xml:space="preserve">boundary zones for a 2D-vertical cross-section located in the </w:t>
      </w:r>
      <w:r w:rsidR="00EB176D" w:rsidRPr="00FC2059">
        <w:rPr>
          <w:noProof/>
        </w:rPr>
        <w:t>xz</w:t>
      </w:r>
      <w:r w:rsidR="00EB176D">
        <w:t>-</w:t>
      </w:r>
      <w:r w:rsidRPr="00ED3698">
        <w:t xml:space="preserve">plane with dimensions 3 m (x-direction) by </w:t>
      </w:r>
      <w:r>
        <w:t>2</w:t>
      </w:r>
      <w:r w:rsidRPr="00ED3698">
        <w:t xml:space="preserve"> m (z-direction).</w:t>
      </w:r>
      <w:r>
        <w:t xml:space="preserve"> The first boundary condition</w:t>
      </w:r>
      <w:r w:rsidR="005A45D7">
        <w:t>,</w:t>
      </w:r>
      <w:r>
        <w:t xml:space="preserve"> ‘inflow boundary</w:t>
      </w:r>
      <w:r w:rsidR="005A45D7">
        <w:t>,</w:t>
      </w:r>
      <w:r>
        <w:t>’ is defined at the top of the domain (x: from 0.0 to 0.5 meter, z = 2.0 m) with a flux of 4.11</w:t>
      </w:r>
      <w:r w:rsidR="00E2257E">
        <w:t>×</w:t>
      </w:r>
      <w:r>
        <w:t>10</w:t>
      </w:r>
      <w:r w:rsidRPr="00ED3698">
        <w:rPr>
          <w:vertAlign w:val="superscript"/>
        </w:rPr>
        <w:t>-</w:t>
      </w:r>
      <w:r>
        <w:rPr>
          <w:vertAlign w:val="superscript"/>
        </w:rPr>
        <w:t>5</w:t>
      </w:r>
      <w:r w:rsidRPr="00ED3698">
        <w:t xml:space="preserve"> </w:t>
      </w:r>
      <w:r w:rsidRPr="00FC2059">
        <w:rPr>
          <w:noProof/>
        </w:rPr>
        <w:t>m s</w:t>
      </w:r>
      <w:r w:rsidRPr="00ED3698">
        <w:rPr>
          <w:vertAlign w:val="superscript"/>
        </w:rPr>
        <w:t>-1</w:t>
      </w:r>
      <w:r w:rsidRPr="00ED3698">
        <w:t xml:space="preserve"> </w:t>
      </w:r>
      <w:r>
        <w:t>(</w:t>
      </w:r>
      <w:r w:rsidR="005A45D7">
        <w:t xml:space="preserve">second-type </w:t>
      </w:r>
      <w:r>
        <w:t>boundary condition). The other boundary condition</w:t>
      </w:r>
      <w:r w:rsidR="005A45D7">
        <w:t>,</w:t>
      </w:r>
      <w:r>
        <w:t xml:space="preserve"> ‘outflow boundary</w:t>
      </w:r>
      <w:r w:rsidR="005A45D7">
        <w:t>,</w:t>
      </w:r>
      <w:r>
        <w:t xml:space="preserve">’ is defined at the right boundary (x=3.0 m, and z: from 0.0 to 0.65 m) as constant </w:t>
      </w:r>
      <w:r>
        <w:lastRenderedPageBreak/>
        <w:t xml:space="preserve">hydraulic head in 0.65 m. The transient boundary condition is defined in the prefix.bcvs. At 10 hours (note: the time unit is defined in Data </w:t>
      </w:r>
      <w:r w:rsidR="005A45D7">
        <w:t xml:space="preserve">Block </w:t>
      </w:r>
      <w:r>
        <w:t xml:space="preserve">4: </w:t>
      </w:r>
      <w:r w:rsidR="008D3306">
        <w:t>‘</w:t>
      </w:r>
      <w:r>
        <w:t>time step control – global system</w:t>
      </w:r>
      <w:r w:rsidR="008D3306">
        <w:t>’</w:t>
      </w:r>
      <w:r>
        <w:t>), the flow into the domain is switched off (no flux for the ‘inflow boundary’), but the ‘outflow boundary’ keeps constant with a hydraulic head in 0.65 m. At 20 hours, the flow into the domain is switched on again with a flux in 4.11</w:t>
      </w:r>
      <w:r w:rsidR="00E2257E">
        <w:t>×</w:t>
      </w:r>
      <w:r>
        <w:t>10</w:t>
      </w:r>
      <w:r w:rsidRPr="00ED3698">
        <w:rPr>
          <w:vertAlign w:val="superscript"/>
        </w:rPr>
        <w:t>-</w:t>
      </w:r>
      <w:r>
        <w:rPr>
          <w:vertAlign w:val="superscript"/>
        </w:rPr>
        <w:t>5</w:t>
      </w:r>
      <w:r w:rsidRPr="00ED3698">
        <w:t xml:space="preserve"> </w:t>
      </w:r>
      <w:r w:rsidRPr="00FC2059">
        <w:rPr>
          <w:noProof/>
        </w:rPr>
        <w:t>m s</w:t>
      </w:r>
      <w:r w:rsidRPr="00ED3698">
        <w:rPr>
          <w:vertAlign w:val="superscript"/>
        </w:rPr>
        <w:t>-1</w:t>
      </w:r>
      <w:r>
        <w:t xml:space="preserve"> while the ‘outflow boundary’ keeps constant with a hydraulic head in 0.65 m.</w:t>
      </w:r>
    </w:p>
    <w:p w14:paraId="1866400D" w14:textId="77777777" w:rsidR="00DB1505" w:rsidRPr="00ED3698" w:rsidRDefault="00DB1505" w:rsidP="00DB1505">
      <w:pPr>
        <w:pStyle w:val="Caption"/>
      </w:pPr>
      <w:bookmarkStart w:id="412" w:name="_Toc13056218"/>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17</w:t>
      </w:r>
      <w:r w:rsidR="00606172">
        <w:rPr>
          <w:noProof/>
        </w:rPr>
        <w:fldChar w:fldCharType="end"/>
      </w:r>
      <w:r w:rsidRPr="00ED3698">
        <w:t>: Summary of input parameters for section</w:t>
      </w:r>
      <w:r w:rsidRPr="00ED3698">
        <w:rPr>
          <w:sz w:val="20"/>
        </w:rPr>
        <w:t xml:space="preserve"> </w:t>
      </w:r>
      <w:r w:rsidRPr="00ED3698">
        <w:t xml:space="preserve">‘boundary conditions – </w:t>
      </w:r>
      <w:r>
        <w:t xml:space="preserve">variably-saturated </w:t>
      </w:r>
      <w:r w:rsidRPr="00ED3698">
        <w:t>flow’</w:t>
      </w:r>
      <w:bookmarkEnd w:id="412"/>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450"/>
        <w:gridCol w:w="1440"/>
        <w:gridCol w:w="1371"/>
        <w:gridCol w:w="3118"/>
        <w:gridCol w:w="2261"/>
      </w:tblGrid>
      <w:tr w:rsidR="00DB1505" w:rsidRPr="00ED3698" w14:paraId="7562763A" w14:textId="77777777" w:rsidTr="0067095F">
        <w:trPr>
          <w:cantSplit/>
        </w:trPr>
        <w:tc>
          <w:tcPr>
            <w:tcW w:w="450" w:type="dxa"/>
            <w:tcBorders>
              <w:top w:val="nil"/>
              <w:left w:val="nil"/>
              <w:bottom w:val="nil"/>
            </w:tcBorders>
          </w:tcPr>
          <w:p w14:paraId="25B3E1A1" w14:textId="77777777" w:rsidR="00DB1505" w:rsidRPr="00ED3698" w:rsidRDefault="00DB1505" w:rsidP="0067095F">
            <w:pPr>
              <w:pStyle w:val="Tableheader"/>
            </w:pPr>
          </w:p>
        </w:tc>
        <w:tc>
          <w:tcPr>
            <w:tcW w:w="5929" w:type="dxa"/>
            <w:gridSpan w:val="3"/>
            <w:vAlign w:val="center"/>
          </w:tcPr>
          <w:p w14:paraId="00E3AC18" w14:textId="2B078093" w:rsidR="00DB1505" w:rsidRPr="00ED3698" w:rsidRDefault="00857CBB" w:rsidP="0067095F">
            <w:pPr>
              <w:pStyle w:val="Tableheader"/>
            </w:pPr>
            <w:r>
              <w:t>Keywords</w:t>
            </w:r>
          </w:p>
        </w:tc>
        <w:tc>
          <w:tcPr>
            <w:tcW w:w="2261" w:type="dxa"/>
            <w:vAlign w:val="center"/>
          </w:tcPr>
          <w:p w14:paraId="394DB696" w14:textId="77777777" w:rsidR="00DB1505" w:rsidRPr="00ED3698" w:rsidRDefault="00DB1505" w:rsidP="0067095F">
            <w:pPr>
              <w:pStyle w:val="Tableheader"/>
            </w:pPr>
            <w:r w:rsidRPr="00ED3698">
              <w:t>Required/Optional</w:t>
            </w:r>
          </w:p>
        </w:tc>
      </w:tr>
      <w:tr w:rsidR="00DB1505" w:rsidRPr="00ED3698" w14:paraId="3E61F132" w14:textId="77777777" w:rsidTr="0067095F">
        <w:trPr>
          <w:cantSplit/>
        </w:trPr>
        <w:tc>
          <w:tcPr>
            <w:tcW w:w="450" w:type="dxa"/>
            <w:tcBorders>
              <w:top w:val="nil"/>
              <w:left w:val="nil"/>
              <w:bottom w:val="nil"/>
            </w:tcBorders>
          </w:tcPr>
          <w:p w14:paraId="5D5E7D4A" w14:textId="77777777" w:rsidR="00DB1505" w:rsidRPr="00ED3698" w:rsidRDefault="00DB1505" w:rsidP="0067095F">
            <w:pPr>
              <w:pStyle w:val="Tablebodynospace"/>
            </w:pPr>
          </w:p>
        </w:tc>
        <w:tc>
          <w:tcPr>
            <w:tcW w:w="5929" w:type="dxa"/>
            <w:gridSpan w:val="3"/>
            <w:vAlign w:val="center"/>
          </w:tcPr>
          <w:p w14:paraId="0CF96138" w14:textId="77777777" w:rsidR="00DB1505" w:rsidRPr="00485489" w:rsidRDefault="00DB1505" w:rsidP="0067095F">
            <w:pPr>
              <w:pStyle w:val="Tablebodynospace"/>
              <w:rPr>
                <w:b/>
              </w:rPr>
            </w:pPr>
            <w:r w:rsidRPr="00485489">
              <w:t>‘boundary conditions – variably-saturated flow’</w:t>
            </w:r>
          </w:p>
        </w:tc>
        <w:tc>
          <w:tcPr>
            <w:tcW w:w="2261" w:type="dxa"/>
            <w:vAlign w:val="center"/>
          </w:tcPr>
          <w:p w14:paraId="561352F2" w14:textId="1F439D99" w:rsidR="00DB1505" w:rsidRPr="00ED3698" w:rsidRDefault="00044C09" w:rsidP="0067095F">
            <w:pPr>
              <w:pStyle w:val="Tablebodynospace"/>
            </w:pPr>
            <w:r>
              <w:t>R</w:t>
            </w:r>
            <w:r w:rsidRPr="00ED3698">
              <w:t xml:space="preserve">equired </w:t>
            </w:r>
            <w:r w:rsidR="00DB1505" w:rsidRPr="00ED3698">
              <w:t>for any flow simulation</w:t>
            </w:r>
          </w:p>
        </w:tc>
      </w:tr>
      <w:tr w:rsidR="00DB1505" w:rsidRPr="00ED3698" w14:paraId="2CB42CE5" w14:textId="77777777" w:rsidTr="0067095F">
        <w:trPr>
          <w:cantSplit/>
        </w:trPr>
        <w:tc>
          <w:tcPr>
            <w:tcW w:w="450" w:type="dxa"/>
            <w:tcBorders>
              <w:top w:val="nil"/>
              <w:left w:val="nil"/>
              <w:bottom w:val="nil"/>
            </w:tcBorders>
          </w:tcPr>
          <w:p w14:paraId="4E6ED87D" w14:textId="77777777" w:rsidR="00DB1505" w:rsidRPr="00ED3698" w:rsidRDefault="00DB1505" w:rsidP="0067095F">
            <w:pPr>
              <w:pStyle w:val="Tablebodynospace"/>
            </w:pPr>
          </w:p>
        </w:tc>
        <w:tc>
          <w:tcPr>
            <w:tcW w:w="2811" w:type="dxa"/>
            <w:gridSpan w:val="2"/>
            <w:vAlign w:val="center"/>
          </w:tcPr>
          <w:p w14:paraId="0D741EA3" w14:textId="77777777" w:rsidR="00DB1505" w:rsidRPr="00ED3698" w:rsidRDefault="00DB1505" w:rsidP="0067095F">
            <w:pPr>
              <w:pStyle w:val="Tablebodynospace"/>
            </w:pPr>
            <w:r w:rsidRPr="00ED3698">
              <w:t>N</w:t>
            </w:r>
            <w:r w:rsidRPr="00ED3698">
              <w:rPr>
                <w:vertAlign w:val="subscript"/>
              </w:rPr>
              <w:t>b</w:t>
            </w:r>
          </w:p>
        </w:tc>
        <w:tc>
          <w:tcPr>
            <w:tcW w:w="3118" w:type="dxa"/>
            <w:vAlign w:val="center"/>
          </w:tcPr>
          <w:p w14:paraId="3AC803EB" w14:textId="0001C15D" w:rsidR="00DB1505" w:rsidRPr="00ED3698" w:rsidRDefault="00044C09" w:rsidP="0067095F">
            <w:pPr>
              <w:pStyle w:val="Tablebodynospace"/>
            </w:pPr>
            <w:r>
              <w:t>N</w:t>
            </w:r>
            <w:r w:rsidRPr="00ED3698">
              <w:t xml:space="preserve">umber </w:t>
            </w:r>
            <w:r w:rsidR="00DB1505" w:rsidRPr="00ED3698">
              <w:t>of zones</w:t>
            </w:r>
          </w:p>
        </w:tc>
        <w:tc>
          <w:tcPr>
            <w:tcW w:w="2261" w:type="dxa"/>
            <w:vAlign w:val="center"/>
          </w:tcPr>
          <w:p w14:paraId="264B2AC2" w14:textId="5E63CAE6" w:rsidR="00DB1505" w:rsidRPr="00ED3698" w:rsidRDefault="00044C09" w:rsidP="0067095F">
            <w:pPr>
              <w:pStyle w:val="Tablebodynospace"/>
            </w:pPr>
            <w:r>
              <w:t>R</w:t>
            </w:r>
            <w:r w:rsidRPr="00ED3698">
              <w:t xml:space="preserve">equired </w:t>
            </w:r>
            <w:r w:rsidR="00DB1505" w:rsidRPr="00ED3698">
              <w:t>for any flow simulation</w:t>
            </w:r>
          </w:p>
        </w:tc>
      </w:tr>
      <w:tr w:rsidR="00DB1505" w:rsidRPr="00ED3698" w14:paraId="68981B38" w14:textId="77777777" w:rsidTr="0067095F">
        <w:trPr>
          <w:cantSplit/>
        </w:trPr>
        <w:tc>
          <w:tcPr>
            <w:tcW w:w="450" w:type="dxa"/>
            <w:tcBorders>
              <w:top w:val="nil"/>
              <w:left w:val="nil"/>
              <w:bottom w:val="nil"/>
            </w:tcBorders>
          </w:tcPr>
          <w:p w14:paraId="172B0D8F" w14:textId="77777777" w:rsidR="00DB1505" w:rsidRPr="00ED3698" w:rsidRDefault="00DB1505" w:rsidP="0067095F">
            <w:pPr>
              <w:spacing w:before="0" w:after="0"/>
            </w:pPr>
          </w:p>
        </w:tc>
        <w:tc>
          <w:tcPr>
            <w:tcW w:w="1440" w:type="dxa"/>
            <w:vAlign w:val="center"/>
          </w:tcPr>
          <w:p w14:paraId="69B3DB8C" w14:textId="77777777" w:rsidR="00DB1505" w:rsidRPr="00ED3698" w:rsidRDefault="00DB1505" w:rsidP="0067095F">
            <w:pPr>
              <w:pStyle w:val="Tableheader"/>
            </w:pPr>
            <w:r w:rsidRPr="00ED3698">
              <w:t>Subsection</w:t>
            </w:r>
          </w:p>
        </w:tc>
        <w:tc>
          <w:tcPr>
            <w:tcW w:w="1371" w:type="dxa"/>
            <w:vAlign w:val="center"/>
          </w:tcPr>
          <w:p w14:paraId="33FA7755" w14:textId="77777777" w:rsidR="00DB1505" w:rsidRPr="00ED3698" w:rsidRDefault="00DB1505" w:rsidP="0067095F">
            <w:pPr>
              <w:pStyle w:val="Tableheader"/>
            </w:pPr>
            <w:r w:rsidRPr="00ED3698">
              <w:t>Parameter</w:t>
            </w:r>
          </w:p>
        </w:tc>
        <w:tc>
          <w:tcPr>
            <w:tcW w:w="3118" w:type="dxa"/>
            <w:vAlign w:val="center"/>
          </w:tcPr>
          <w:p w14:paraId="2AC0B9D1" w14:textId="77777777" w:rsidR="00DB1505" w:rsidRPr="00ED3698" w:rsidRDefault="00DB1505" w:rsidP="0067095F">
            <w:pPr>
              <w:pStyle w:val="Tableheader"/>
            </w:pPr>
            <w:r w:rsidRPr="00ED3698">
              <w:t>Description</w:t>
            </w:r>
          </w:p>
        </w:tc>
        <w:tc>
          <w:tcPr>
            <w:tcW w:w="2261" w:type="dxa"/>
            <w:vAlign w:val="center"/>
          </w:tcPr>
          <w:p w14:paraId="3EA55AC5" w14:textId="77777777" w:rsidR="00DB1505" w:rsidRPr="00ED3698" w:rsidRDefault="00DB1505" w:rsidP="0067095F">
            <w:pPr>
              <w:pStyle w:val="Tableheader"/>
            </w:pPr>
            <w:r w:rsidRPr="00ED3698">
              <w:t>Required/Optional</w:t>
            </w:r>
          </w:p>
        </w:tc>
      </w:tr>
      <w:tr w:rsidR="00DB1505" w:rsidRPr="00ED3698" w14:paraId="57778FA2" w14:textId="77777777" w:rsidTr="0067095F">
        <w:trPr>
          <w:cantSplit/>
          <w:trHeight w:val="584"/>
        </w:trPr>
        <w:tc>
          <w:tcPr>
            <w:tcW w:w="450" w:type="dxa"/>
            <w:vMerge w:val="restart"/>
            <w:tcBorders>
              <w:top w:val="single" w:sz="6" w:space="0" w:color="000000"/>
              <w:left w:val="single" w:sz="6" w:space="0" w:color="000000"/>
              <w:bottom w:val="single" w:sz="6" w:space="0" w:color="000000"/>
            </w:tcBorders>
            <w:textDirection w:val="btLr"/>
          </w:tcPr>
          <w:p w14:paraId="2E592383" w14:textId="77777777" w:rsidR="00DB1505" w:rsidRPr="00ED3698" w:rsidRDefault="00DB1505" w:rsidP="0067095F">
            <w:pPr>
              <w:pStyle w:val="Tablebodynospace"/>
              <w:jc w:val="center"/>
            </w:pPr>
            <w:r w:rsidRPr="00ED3698">
              <w:t>N</w:t>
            </w:r>
            <w:r w:rsidRPr="00ED3698">
              <w:rPr>
                <w:vertAlign w:val="subscript"/>
              </w:rPr>
              <w:t>b</w:t>
            </w:r>
            <w:r w:rsidRPr="00ED3698">
              <w:t xml:space="preserve"> zones</w:t>
            </w:r>
          </w:p>
        </w:tc>
        <w:tc>
          <w:tcPr>
            <w:tcW w:w="1440" w:type="dxa"/>
            <w:vAlign w:val="center"/>
          </w:tcPr>
          <w:p w14:paraId="2CB42F35" w14:textId="77777777" w:rsidR="00DB1505" w:rsidRPr="00485489" w:rsidRDefault="00DB1505" w:rsidP="0067095F">
            <w:pPr>
              <w:pStyle w:val="Tablebodynospace"/>
            </w:pPr>
            <w:r w:rsidRPr="00485489">
              <w:t>‘number and name of zone’</w:t>
            </w:r>
          </w:p>
        </w:tc>
        <w:tc>
          <w:tcPr>
            <w:tcW w:w="1371" w:type="dxa"/>
            <w:vAlign w:val="center"/>
          </w:tcPr>
          <w:p w14:paraId="1783DD32" w14:textId="77777777" w:rsidR="00DB1505" w:rsidRPr="00ED3698" w:rsidRDefault="00DB1505" w:rsidP="0067095F">
            <w:pPr>
              <w:pStyle w:val="Tablebodynospace"/>
            </w:pPr>
            <w:r w:rsidRPr="00ED3698">
              <w:t>i</w:t>
            </w:r>
            <w:r w:rsidRPr="00ED3698">
              <w:rPr>
                <w:vertAlign w:val="subscript"/>
              </w:rPr>
              <w:t>b</w:t>
            </w:r>
          </w:p>
        </w:tc>
        <w:tc>
          <w:tcPr>
            <w:tcW w:w="3118" w:type="dxa"/>
            <w:vAlign w:val="center"/>
          </w:tcPr>
          <w:p w14:paraId="38C991F1" w14:textId="356BC9A6" w:rsidR="00DB1505" w:rsidRPr="00ED3698" w:rsidRDefault="00044C09" w:rsidP="0067095F">
            <w:pPr>
              <w:pStyle w:val="Tablebodynospace"/>
            </w:pPr>
            <w:r>
              <w:t>N</w:t>
            </w:r>
            <w:r w:rsidRPr="00ED3698">
              <w:t xml:space="preserve">umber </w:t>
            </w:r>
            <w:r w:rsidR="00DB1505" w:rsidRPr="00ED3698">
              <w:t xml:space="preserve">of </w:t>
            </w:r>
            <w:r w:rsidR="00DB1505" w:rsidRPr="00FC2059">
              <w:rPr>
                <w:noProof/>
              </w:rPr>
              <w:t>zone</w:t>
            </w:r>
          </w:p>
        </w:tc>
        <w:tc>
          <w:tcPr>
            <w:tcW w:w="2261" w:type="dxa"/>
            <w:vMerge w:val="restart"/>
            <w:tcBorders>
              <w:bottom w:val="nil"/>
            </w:tcBorders>
            <w:vAlign w:val="center"/>
          </w:tcPr>
          <w:p w14:paraId="27F0AF08" w14:textId="0323C2D2" w:rsidR="00DB1505" w:rsidRPr="00ED3698" w:rsidRDefault="00044C09" w:rsidP="0067095F">
            <w:pPr>
              <w:pStyle w:val="Tablebodynospace"/>
            </w:pPr>
            <w:r>
              <w:t>R</w:t>
            </w:r>
            <w:r w:rsidRPr="00ED3698">
              <w:t xml:space="preserve">equired </w:t>
            </w:r>
            <w:r w:rsidR="00DB1505" w:rsidRPr="00ED3698">
              <w:t>for any flow simulation</w:t>
            </w:r>
          </w:p>
        </w:tc>
      </w:tr>
      <w:tr w:rsidR="00DB1505" w:rsidRPr="00ED3698" w14:paraId="5D61FEC1" w14:textId="77777777" w:rsidTr="0067095F">
        <w:trPr>
          <w:cantSplit/>
        </w:trPr>
        <w:tc>
          <w:tcPr>
            <w:tcW w:w="450" w:type="dxa"/>
            <w:vMerge/>
            <w:textDirection w:val="btLr"/>
          </w:tcPr>
          <w:p w14:paraId="20CE2FDE" w14:textId="77777777" w:rsidR="00DB1505" w:rsidRPr="00ED3698" w:rsidRDefault="00DB1505" w:rsidP="0067095F">
            <w:pPr>
              <w:spacing w:before="0" w:after="0"/>
            </w:pPr>
          </w:p>
        </w:tc>
        <w:tc>
          <w:tcPr>
            <w:tcW w:w="1440" w:type="dxa"/>
            <w:vMerge w:val="restart"/>
            <w:vAlign w:val="center"/>
          </w:tcPr>
          <w:p w14:paraId="210F0E59" w14:textId="77777777" w:rsidR="00DB1505" w:rsidRPr="00485489" w:rsidRDefault="00DB1505" w:rsidP="0067095F">
            <w:pPr>
              <w:pStyle w:val="Tablebodynospace"/>
            </w:pPr>
          </w:p>
          <w:p w14:paraId="59A636BC" w14:textId="77777777" w:rsidR="00DB1505" w:rsidRPr="00485489" w:rsidRDefault="00DB1505" w:rsidP="0067095F">
            <w:pPr>
              <w:pStyle w:val="Tablebodynospace"/>
            </w:pPr>
            <w:r w:rsidRPr="00485489">
              <w:t>‘boundary type’</w:t>
            </w:r>
          </w:p>
        </w:tc>
        <w:tc>
          <w:tcPr>
            <w:tcW w:w="1371" w:type="dxa"/>
            <w:vAlign w:val="center"/>
          </w:tcPr>
          <w:p w14:paraId="588EB24C" w14:textId="77777777" w:rsidR="00DB1505" w:rsidRPr="00ED3698" w:rsidRDefault="00DB1505" w:rsidP="0067095F">
            <w:pPr>
              <w:pStyle w:val="Tablebodynospace"/>
            </w:pPr>
            <w:r w:rsidRPr="00ED3698">
              <w:t xml:space="preserve">name </w:t>
            </w:r>
          </w:p>
        </w:tc>
        <w:tc>
          <w:tcPr>
            <w:tcW w:w="3118" w:type="dxa"/>
            <w:vAlign w:val="center"/>
          </w:tcPr>
          <w:p w14:paraId="755AEBF1" w14:textId="0DF599C8" w:rsidR="00DB1505" w:rsidRPr="00ED3698" w:rsidRDefault="00044C09" w:rsidP="0067095F">
            <w:pPr>
              <w:pStyle w:val="Tablebodynospace"/>
            </w:pPr>
            <w:r>
              <w:t>N</w:t>
            </w:r>
            <w:r w:rsidRPr="00ED3698">
              <w:t xml:space="preserve">ame </w:t>
            </w:r>
            <w:r w:rsidR="00DB1505" w:rsidRPr="00ED3698">
              <w:t>of zone</w:t>
            </w:r>
          </w:p>
        </w:tc>
        <w:tc>
          <w:tcPr>
            <w:tcW w:w="2261" w:type="dxa"/>
            <w:vMerge/>
            <w:vAlign w:val="center"/>
          </w:tcPr>
          <w:p w14:paraId="3C1A70B1" w14:textId="77777777" w:rsidR="00DB1505" w:rsidRPr="00ED3698" w:rsidRDefault="00DB1505" w:rsidP="0067095F">
            <w:pPr>
              <w:pStyle w:val="Tablebodynospace"/>
            </w:pPr>
          </w:p>
        </w:tc>
      </w:tr>
      <w:tr w:rsidR="00DB1505" w:rsidRPr="00ED3698" w14:paraId="51F047F5" w14:textId="77777777" w:rsidTr="0067095F">
        <w:trPr>
          <w:cantSplit/>
        </w:trPr>
        <w:tc>
          <w:tcPr>
            <w:tcW w:w="450" w:type="dxa"/>
            <w:vMerge/>
            <w:textDirection w:val="btLr"/>
          </w:tcPr>
          <w:p w14:paraId="137724C2" w14:textId="77777777" w:rsidR="00DB1505" w:rsidRPr="00ED3698" w:rsidRDefault="00DB1505" w:rsidP="0067095F">
            <w:pPr>
              <w:spacing w:before="0" w:after="0"/>
            </w:pPr>
          </w:p>
        </w:tc>
        <w:tc>
          <w:tcPr>
            <w:tcW w:w="1440" w:type="dxa"/>
            <w:vMerge/>
            <w:vAlign w:val="center"/>
          </w:tcPr>
          <w:p w14:paraId="5CC9D681" w14:textId="77777777" w:rsidR="00DB1505" w:rsidRPr="00485489" w:rsidRDefault="00DB1505" w:rsidP="0067095F">
            <w:pPr>
              <w:pStyle w:val="Tablebodynospace"/>
            </w:pPr>
          </w:p>
        </w:tc>
        <w:tc>
          <w:tcPr>
            <w:tcW w:w="1371" w:type="dxa"/>
            <w:vAlign w:val="center"/>
          </w:tcPr>
          <w:p w14:paraId="4636FD43" w14:textId="77777777" w:rsidR="00DB1505" w:rsidRPr="00ED3698" w:rsidRDefault="00DB1505" w:rsidP="0067095F">
            <w:pPr>
              <w:pStyle w:val="Tablebodynospace"/>
            </w:pPr>
            <w:r w:rsidRPr="00ED3698">
              <w:t>type</w:t>
            </w:r>
          </w:p>
        </w:tc>
        <w:tc>
          <w:tcPr>
            <w:tcW w:w="3118" w:type="dxa"/>
            <w:vAlign w:val="center"/>
          </w:tcPr>
          <w:p w14:paraId="469ECA7B" w14:textId="77777777" w:rsidR="00DB1505" w:rsidRPr="00ED3698" w:rsidRDefault="00DB1505" w:rsidP="0067095F">
            <w:pPr>
              <w:pStyle w:val="Tablebodynospace"/>
            </w:pPr>
            <w:r w:rsidRPr="00ED3698">
              <w:t>type of boundary condition:</w:t>
            </w:r>
          </w:p>
          <w:p w14:paraId="54CAB40A" w14:textId="77777777" w:rsidR="00DB1505" w:rsidRPr="00ED3698" w:rsidRDefault="00DB1505" w:rsidP="0067095F">
            <w:pPr>
              <w:pStyle w:val="Tablebodynospace"/>
            </w:pPr>
            <w:r w:rsidRPr="00ED3698">
              <w:t>‘first’</w:t>
            </w:r>
          </w:p>
          <w:p w14:paraId="7F69B7EC" w14:textId="77777777" w:rsidR="00DB1505" w:rsidRPr="00ED3698" w:rsidRDefault="00DB1505" w:rsidP="0067095F">
            <w:pPr>
              <w:pStyle w:val="Tablebodynospace"/>
            </w:pPr>
            <w:r w:rsidRPr="00ED3698">
              <w:t>‘second’</w:t>
            </w:r>
          </w:p>
          <w:p w14:paraId="15C1E634" w14:textId="77777777" w:rsidR="00DB1505" w:rsidRPr="00ED3698" w:rsidRDefault="00DB1505" w:rsidP="0067095F">
            <w:pPr>
              <w:pStyle w:val="Tablebodynospace"/>
              <w:rPr>
                <w:sz w:val="20"/>
              </w:rPr>
            </w:pPr>
            <w:r w:rsidRPr="00ED3698">
              <w:t>‘seepage’</w:t>
            </w:r>
          </w:p>
        </w:tc>
        <w:tc>
          <w:tcPr>
            <w:tcW w:w="2261" w:type="dxa"/>
            <w:vMerge/>
            <w:vAlign w:val="center"/>
          </w:tcPr>
          <w:p w14:paraId="4AA909F8" w14:textId="77777777" w:rsidR="00DB1505" w:rsidRPr="00ED3698" w:rsidRDefault="00DB1505" w:rsidP="0067095F">
            <w:pPr>
              <w:pStyle w:val="Tablebodynospace"/>
            </w:pPr>
          </w:p>
        </w:tc>
      </w:tr>
      <w:tr w:rsidR="00DB1505" w:rsidRPr="00ED3698" w14:paraId="24FEF6AD" w14:textId="77777777" w:rsidTr="0067095F">
        <w:trPr>
          <w:cantSplit/>
          <w:trHeight w:val="244"/>
        </w:trPr>
        <w:tc>
          <w:tcPr>
            <w:tcW w:w="450" w:type="dxa"/>
            <w:vMerge/>
          </w:tcPr>
          <w:p w14:paraId="0A056C2E" w14:textId="77777777" w:rsidR="00DB1505" w:rsidRPr="00ED3698" w:rsidRDefault="00DB1505" w:rsidP="0067095F">
            <w:pPr>
              <w:spacing w:before="0" w:after="0"/>
            </w:pPr>
          </w:p>
        </w:tc>
        <w:tc>
          <w:tcPr>
            <w:tcW w:w="1440" w:type="dxa"/>
            <w:vMerge w:val="restart"/>
            <w:vAlign w:val="center"/>
          </w:tcPr>
          <w:p w14:paraId="0D13E2F3" w14:textId="77777777" w:rsidR="00DB1505" w:rsidRPr="00485489" w:rsidRDefault="00DB1505" w:rsidP="0067095F">
            <w:pPr>
              <w:pStyle w:val="Tablebodynospace"/>
            </w:pPr>
          </w:p>
          <w:p w14:paraId="4EF64DA2" w14:textId="77777777" w:rsidR="00DB1505" w:rsidRPr="00485489" w:rsidRDefault="00DB1505" w:rsidP="0067095F">
            <w:pPr>
              <w:pStyle w:val="Tablebodynospace"/>
            </w:pPr>
            <w:r w:rsidRPr="00485489">
              <w:t>‘extent of zone’</w:t>
            </w:r>
          </w:p>
        </w:tc>
        <w:tc>
          <w:tcPr>
            <w:tcW w:w="1371" w:type="dxa"/>
            <w:vAlign w:val="center"/>
          </w:tcPr>
          <w:p w14:paraId="5A0D1305" w14:textId="77777777" w:rsidR="00DB1505" w:rsidRPr="00ED3698" w:rsidRDefault="00DB1505" w:rsidP="0067095F">
            <w:pPr>
              <w:pStyle w:val="Tablebodynospace"/>
            </w:pPr>
            <w:r w:rsidRPr="00ED3698">
              <w:t>h</w:t>
            </w:r>
            <w:r w:rsidRPr="00ED3698">
              <w:rPr>
                <w:vertAlign w:val="subscript"/>
              </w:rPr>
              <w:t>b</w:t>
            </w:r>
            <w:r w:rsidRPr="00ED3698">
              <w:t xml:space="preserve"> </w:t>
            </w:r>
            <w:r w:rsidRPr="00ED3698">
              <w:rPr>
                <w:sz w:val="20"/>
              </w:rPr>
              <w:t>[m]</w:t>
            </w:r>
          </w:p>
          <w:p w14:paraId="429F987C" w14:textId="77777777" w:rsidR="00DB1505" w:rsidRPr="00ED3698" w:rsidRDefault="00DB1505" w:rsidP="0067095F">
            <w:pPr>
              <w:pStyle w:val="Tablebodynospace"/>
            </w:pPr>
            <w:r w:rsidRPr="00ED3698">
              <w:t>p</w:t>
            </w:r>
            <w:r w:rsidRPr="00ED3698">
              <w:rPr>
                <w:vertAlign w:val="subscript"/>
              </w:rPr>
              <w:t>b</w:t>
            </w:r>
            <w:r w:rsidRPr="00ED3698">
              <w:t xml:space="preserve"> </w:t>
            </w:r>
            <w:r w:rsidRPr="00ED3698">
              <w:rPr>
                <w:sz w:val="20"/>
              </w:rPr>
              <w:t>[m]</w:t>
            </w:r>
          </w:p>
          <w:p w14:paraId="7FA99593" w14:textId="77777777" w:rsidR="00DB1505" w:rsidRPr="00ED3698" w:rsidRDefault="00DB1505" w:rsidP="0067095F">
            <w:pPr>
              <w:pStyle w:val="Tablebodynospace"/>
              <w:rPr>
                <w:sz w:val="18"/>
              </w:rPr>
            </w:pPr>
            <w:r w:rsidRPr="00ED3698">
              <w:rPr>
                <w:sz w:val="18"/>
              </w:rPr>
              <w:t>q</w:t>
            </w:r>
            <w:r w:rsidRPr="00ED3698">
              <w:rPr>
                <w:sz w:val="18"/>
                <w:vertAlign w:val="subscript"/>
              </w:rPr>
              <w:t>b</w:t>
            </w:r>
            <w:r w:rsidRPr="00ED3698">
              <w:rPr>
                <w:sz w:val="18"/>
                <w:vertAlign w:val="superscript"/>
              </w:rPr>
              <w:t xml:space="preserve"> </w:t>
            </w:r>
            <w:r w:rsidRPr="00ED3698">
              <w:t>[m s</w:t>
            </w:r>
            <w:r w:rsidRPr="00ED3698">
              <w:rPr>
                <w:vertAlign w:val="superscript"/>
              </w:rPr>
              <w:t>-1</w:t>
            </w:r>
            <w:r w:rsidRPr="00ED3698">
              <w:t>]</w:t>
            </w:r>
          </w:p>
        </w:tc>
        <w:tc>
          <w:tcPr>
            <w:tcW w:w="3118" w:type="dxa"/>
            <w:vAlign w:val="center"/>
          </w:tcPr>
          <w:p w14:paraId="27DC2203" w14:textId="22193692" w:rsidR="00DB1505" w:rsidRPr="00ED3698" w:rsidRDefault="00044C09" w:rsidP="0067095F">
            <w:pPr>
              <w:pStyle w:val="Tablebodynospace"/>
            </w:pPr>
            <w:r>
              <w:t>H</w:t>
            </w:r>
            <w:r w:rsidRPr="00ED3698">
              <w:t xml:space="preserve">ydraulic </w:t>
            </w:r>
            <w:r w:rsidR="00DB1505" w:rsidRPr="00ED3698">
              <w:t xml:space="preserve">head or pressure head, if </w:t>
            </w:r>
            <w:r w:rsidR="00DB1505" w:rsidRPr="00ED3698">
              <w:rPr>
                <w:sz w:val="18"/>
              </w:rPr>
              <w:t>type</w:t>
            </w:r>
            <w:r w:rsidR="00DB1505" w:rsidRPr="00ED3698">
              <w:t xml:space="preserve"> = </w:t>
            </w:r>
            <w:r w:rsidR="00DB1505" w:rsidRPr="00ED3698">
              <w:rPr>
                <w:sz w:val="18"/>
              </w:rPr>
              <w:t>‘first’</w:t>
            </w:r>
            <w:r w:rsidR="00DB1505" w:rsidRPr="00ED3698">
              <w:t xml:space="preserve"> or </w:t>
            </w:r>
            <w:r w:rsidR="00DB1505" w:rsidRPr="00ED3698">
              <w:rPr>
                <w:sz w:val="18"/>
              </w:rPr>
              <w:t>‘seepage’</w:t>
            </w:r>
          </w:p>
          <w:p w14:paraId="43119F70" w14:textId="77777777" w:rsidR="00DB1505" w:rsidRPr="00ED3698" w:rsidRDefault="00DB1505" w:rsidP="0067095F">
            <w:pPr>
              <w:pStyle w:val="Tablebodynospace"/>
            </w:pPr>
            <w:r w:rsidRPr="00ED3698">
              <w:t xml:space="preserve">flux, if </w:t>
            </w:r>
            <w:r w:rsidRPr="00ED3698">
              <w:rPr>
                <w:sz w:val="18"/>
              </w:rPr>
              <w:t>type</w:t>
            </w:r>
            <w:r w:rsidRPr="00ED3698">
              <w:t xml:space="preserve"> = </w:t>
            </w:r>
            <w:r w:rsidRPr="00ED3698">
              <w:rPr>
                <w:sz w:val="18"/>
              </w:rPr>
              <w:t>‘second’</w:t>
            </w:r>
          </w:p>
        </w:tc>
        <w:tc>
          <w:tcPr>
            <w:tcW w:w="2261" w:type="dxa"/>
            <w:vMerge/>
            <w:vAlign w:val="center"/>
          </w:tcPr>
          <w:p w14:paraId="161E5711" w14:textId="77777777" w:rsidR="00DB1505" w:rsidRPr="00ED3698" w:rsidRDefault="00DB1505" w:rsidP="0067095F">
            <w:pPr>
              <w:pStyle w:val="Tablebodynospace"/>
            </w:pPr>
          </w:p>
        </w:tc>
      </w:tr>
      <w:tr w:rsidR="00DB1505" w:rsidRPr="00ED3698" w14:paraId="5771CC52" w14:textId="77777777" w:rsidTr="0067095F">
        <w:trPr>
          <w:cantSplit/>
          <w:trHeight w:val="244"/>
        </w:trPr>
        <w:tc>
          <w:tcPr>
            <w:tcW w:w="450" w:type="dxa"/>
            <w:vMerge/>
          </w:tcPr>
          <w:p w14:paraId="644A19F8" w14:textId="77777777" w:rsidR="00DB1505" w:rsidRPr="00ED3698" w:rsidRDefault="00DB1505" w:rsidP="0067095F">
            <w:pPr>
              <w:spacing w:before="0" w:after="0"/>
            </w:pPr>
          </w:p>
        </w:tc>
        <w:tc>
          <w:tcPr>
            <w:tcW w:w="1440" w:type="dxa"/>
            <w:vMerge/>
            <w:vAlign w:val="center"/>
          </w:tcPr>
          <w:p w14:paraId="09D3381B" w14:textId="77777777" w:rsidR="00DB1505" w:rsidRPr="00485489" w:rsidRDefault="00DB1505" w:rsidP="0067095F">
            <w:pPr>
              <w:pStyle w:val="Tablebodynospace"/>
            </w:pPr>
          </w:p>
        </w:tc>
        <w:tc>
          <w:tcPr>
            <w:tcW w:w="1371" w:type="dxa"/>
            <w:vAlign w:val="center"/>
          </w:tcPr>
          <w:p w14:paraId="071C24B3" w14:textId="77777777" w:rsidR="00DB1505" w:rsidRPr="00ED3698" w:rsidRDefault="00DB1505" w:rsidP="0067095F">
            <w:pPr>
              <w:pStyle w:val="Tablebodynospace"/>
            </w:pPr>
            <w:r w:rsidRPr="00ED3698">
              <w:t>x</w:t>
            </w:r>
            <w:r w:rsidRPr="00ED3698">
              <w:rPr>
                <w:vertAlign w:val="subscript"/>
              </w:rPr>
              <w:t>min</w:t>
            </w:r>
            <w:r w:rsidRPr="00ED3698">
              <w:t xml:space="preserve"> </w:t>
            </w:r>
            <w:r w:rsidRPr="00ED3698">
              <w:rPr>
                <w:sz w:val="20"/>
              </w:rPr>
              <w:t>[m]</w:t>
            </w:r>
            <w:r w:rsidRPr="00ED3698">
              <w:t xml:space="preserve"> x</w:t>
            </w:r>
            <w:r w:rsidRPr="00ED3698">
              <w:rPr>
                <w:vertAlign w:val="subscript"/>
              </w:rPr>
              <w:t>max</w:t>
            </w:r>
            <w:r w:rsidRPr="00ED3698">
              <w:t xml:space="preserve"> </w:t>
            </w:r>
            <w:r w:rsidRPr="00ED3698">
              <w:rPr>
                <w:sz w:val="20"/>
              </w:rPr>
              <w:t>[m]</w:t>
            </w:r>
            <w:r w:rsidRPr="00ED3698">
              <w:t xml:space="preserve"> y</w:t>
            </w:r>
            <w:r w:rsidRPr="00ED3698">
              <w:rPr>
                <w:vertAlign w:val="subscript"/>
              </w:rPr>
              <w:t>min</w:t>
            </w:r>
            <w:r w:rsidRPr="00ED3698">
              <w:t xml:space="preserve"> </w:t>
            </w:r>
            <w:r w:rsidRPr="00ED3698">
              <w:rPr>
                <w:sz w:val="20"/>
              </w:rPr>
              <w:t>[m]</w:t>
            </w:r>
            <w:r w:rsidRPr="00ED3698">
              <w:t xml:space="preserve"> y</w:t>
            </w:r>
            <w:r w:rsidRPr="00ED3698">
              <w:rPr>
                <w:vertAlign w:val="subscript"/>
              </w:rPr>
              <w:t>max</w:t>
            </w:r>
            <w:r w:rsidRPr="00ED3698">
              <w:t xml:space="preserve"> </w:t>
            </w:r>
            <w:r w:rsidRPr="00ED3698">
              <w:rPr>
                <w:sz w:val="20"/>
              </w:rPr>
              <w:t xml:space="preserve">[m] </w:t>
            </w:r>
            <w:r w:rsidRPr="00ED3698">
              <w:t>z</w:t>
            </w:r>
            <w:r w:rsidRPr="00ED3698">
              <w:rPr>
                <w:vertAlign w:val="subscript"/>
              </w:rPr>
              <w:t>min</w:t>
            </w:r>
            <w:r w:rsidRPr="00ED3698">
              <w:t xml:space="preserve"> </w:t>
            </w:r>
            <w:r w:rsidRPr="00ED3698">
              <w:rPr>
                <w:sz w:val="20"/>
              </w:rPr>
              <w:t xml:space="preserve">[m] </w:t>
            </w:r>
            <w:r w:rsidRPr="00ED3698">
              <w:t>z</w:t>
            </w:r>
            <w:r w:rsidRPr="00ED3698">
              <w:rPr>
                <w:vertAlign w:val="subscript"/>
              </w:rPr>
              <w:t>max</w:t>
            </w:r>
            <w:r w:rsidRPr="00ED3698">
              <w:t xml:space="preserve"> </w:t>
            </w:r>
            <w:r w:rsidRPr="00ED3698">
              <w:rPr>
                <w:sz w:val="20"/>
              </w:rPr>
              <w:t>[m]</w:t>
            </w:r>
          </w:p>
        </w:tc>
        <w:tc>
          <w:tcPr>
            <w:tcW w:w="3118" w:type="dxa"/>
            <w:vAlign w:val="center"/>
          </w:tcPr>
          <w:p w14:paraId="5DB8A60A" w14:textId="3C4F5043" w:rsidR="00DB1505" w:rsidRPr="00ED3698" w:rsidRDefault="00044C09" w:rsidP="0067095F">
            <w:pPr>
              <w:pStyle w:val="Tablebodynospace"/>
            </w:pPr>
            <w:r>
              <w:t>M</w:t>
            </w:r>
            <w:r w:rsidRPr="00ED3698">
              <w:t xml:space="preserve">inimum </w:t>
            </w:r>
            <w:r w:rsidR="00DB1505" w:rsidRPr="00ED3698">
              <w:t>and maximum coordinates defining zone in x-, y- and z-directions</w:t>
            </w:r>
          </w:p>
        </w:tc>
        <w:tc>
          <w:tcPr>
            <w:tcW w:w="2261" w:type="dxa"/>
            <w:vMerge/>
            <w:vAlign w:val="center"/>
          </w:tcPr>
          <w:p w14:paraId="0FC6C49F" w14:textId="77777777" w:rsidR="00DB1505" w:rsidRPr="00ED3698" w:rsidRDefault="00DB1505" w:rsidP="0067095F">
            <w:pPr>
              <w:pStyle w:val="Tablebodynospace"/>
            </w:pPr>
          </w:p>
        </w:tc>
      </w:tr>
      <w:tr w:rsidR="00DB1505" w:rsidRPr="00ED3698" w14:paraId="1F3C0492" w14:textId="77777777" w:rsidTr="0067095F">
        <w:trPr>
          <w:cantSplit/>
        </w:trPr>
        <w:tc>
          <w:tcPr>
            <w:tcW w:w="450" w:type="dxa"/>
            <w:vMerge/>
          </w:tcPr>
          <w:p w14:paraId="43B84759" w14:textId="77777777" w:rsidR="00DB1505" w:rsidRPr="00ED3698" w:rsidRDefault="00DB1505" w:rsidP="0067095F">
            <w:pPr>
              <w:spacing w:before="0" w:after="0"/>
            </w:pPr>
          </w:p>
        </w:tc>
        <w:tc>
          <w:tcPr>
            <w:tcW w:w="1440" w:type="dxa"/>
            <w:tcBorders>
              <w:bottom w:val="nil"/>
            </w:tcBorders>
            <w:vAlign w:val="center"/>
          </w:tcPr>
          <w:p w14:paraId="0F95E7D8" w14:textId="77777777" w:rsidR="00DB1505" w:rsidRPr="00485489" w:rsidRDefault="00DB1505" w:rsidP="0067095F">
            <w:pPr>
              <w:pStyle w:val="Tablebodynospace"/>
            </w:pPr>
            <w:r w:rsidRPr="00485489">
              <w:t>‘end of zone’</w:t>
            </w:r>
          </w:p>
        </w:tc>
        <w:tc>
          <w:tcPr>
            <w:tcW w:w="1371" w:type="dxa"/>
            <w:tcBorders>
              <w:bottom w:val="nil"/>
            </w:tcBorders>
            <w:vAlign w:val="center"/>
          </w:tcPr>
          <w:p w14:paraId="04EBFA07" w14:textId="77777777" w:rsidR="00DB1505" w:rsidRPr="00ED3698" w:rsidRDefault="00DB1505" w:rsidP="0067095F">
            <w:pPr>
              <w:pStyle w:val="Tablebodynospace"/>
            </w:pPr>
            <w:r w:rsidRPr="00ED3698">
              <w:t>-</w:t>
            </w:r>
          </w:p>
        </w:tc>
        <w:tc>
          <w:tcPr>
            <w:tcW w:w="3118" w:type="dxa"/>
            <w:tcBorders>
              <w:bottom w:val="nil"/>
            </w:tcBorders>
            <w:vAlign w:val="center"/>
          </w:tcPr>
          <w:p w14:paraId="6BE386A1" w14:textId="77777777" w:rsidR="00DB1505" w:rsidRPr="00ED3698" w:rsidRDefault="00DB1505" w:rsidP="0067095F">
            <w:pPr>
              <w:pStyle w:val="Tablebodynospace"/>
            </w:pPr>
            <w:r w:rsidRPr="00ED3698">
              <w:t>-</w:t>
            </w:r>
          </w:p>
        </w:tc>
        <w:tc>
          <w:tcPr>
            <w:tcW w:w="2261" w:type="dxa"/>
            <w:vMerge/>
            <w:vAlign w:val="center"/>
          </w:tcPr>
          <w:p w14:paraId="12B0AF26" w14:textId="77777777" w:rsidR="00DB1505" w:rsidRPr="00ED3698" w:rsidRDefault="00DB1505" w:rsidP="0067095F">
            <w:pPr>
              <w:pStyle w:val="Tablebodynospace"/>
            </w:pPr>
          </w:p>
        </w:tc>
      </w:tr>
      <w:tr w:rsidR="00DB1505" w:rsidRPr="00ED3698" w14:paraId="291EC08E" w14:textId="77777777" w:rsidTr="0067095F">
        <w:trPr>
          <w:cantSplit/>
        </w:trPr>
        <w:tc>
          <w:tcPr>
            <w:tcW w:w="450" w:type="dxa"/>
            <w:vMerge/>
            <w:tcBorders>
              <w:bottom w:val="single" w:sz="6" w:space="0" w:color="000000"/>
            </w:tcBorders>
          </w:tcPr>
          <w:p w14:paraId="5C881E9E" w14:textId="77777777" w:rsidR="00DB1505" w:rsidRPr="00ED3698" w:rsidRDefault="00DB1505" w:rsidP="0067095F">
            <w:pPr>
              <w:spacing w:before="0" w:after="0"/>
            </w:pPr>
          </w:p>
        </w:tc>
        <w:tc>
          <w:tcPr>
            <w:tcW w:w="1440" w:type="dxa"/>
            <w:vAlign w:val="center"/>
          </w:tcPr>
          <w:p w14:paraId="6D0B7B79" w14:textId="77777777" w:rsidR="00DB1505" w:rsidRPr="00ED3698" w:rsidRDefault="00DB1505" w:rsidP="0067095F">
            <w:pPr>
              <w:pStyle w:val="Tablebodynospace"/>
            </w:pPr>
            <w:r w:rsidRPr="00ED3698">
              <w:t>Section Closing</w:t>
            </w:r>
          </w:p>
        </w:tc>
        <w:tc>
          <w:tcPr>
            <w:tcW w:w="1371" w:type="dxa"/>
            <w:tcBorders>
              <w:left w:val="nil"/>
            </w:tcBorders>
            <w:vAlign w:val="center"/>
          </w:tcPr>
          <w:p w14:paraId="6C8CB642" w14:textId="77777777" w:rsidR="00DB1505" w:rsidRPr="00ED3698" w:rsidRDefault="00DB1505" w:rsidP="0067095F">
            <w:pPr>
              <w:pStyle w:val="Tablebodynospace"/>
            </w:pPr>
            <w:r w:rsidRPr="00ED3698">
              <w:t>Required</w:t>
            </w:r>
            <w:r w:rsidR="0067095F">
              <w:t xml:space="preserve"> </w:t>
            </w:r>
            <w:r w:rsidRPr="00ED3698">
              <w:t>/Optional</w:t>
            </w:r>
          </w:p>
        </w:tc>
        <w:tc>
          <w:tcPr>
            <w:tcW w:w="3118" w:type="dxa"/>
            <w:vAlign w:val="center"/>
          </w:tcPr>
          <w:p w14:paraId="6D38F1FE" w14:textId="77777777" w:rsidR="00DB1505" w:rsidRPr="00ED3698" w:rsidRDefault="00DB1505" w:rsidP="0067095F">
            <w:pPr>
              <w:pStyle w:val="Tablebodynospace"/>
            </w:pPr>
          </w:p>
        </w:tc>
        <w:tc>
          <w:tcPr>
            <w:tcW w:w="2261" w:type="dxa"/>
            <w:vMerge/>
            <w:tcBorders>
              <w:bottom w:val="nil"/>
            </w:tcBorders>
            <w:vAlign w:val="center"/>
          </w:tcPr>
          <w:p w14:paraId="3CA88C65" w14:textId="77777777" w:rsidR="00DB1505" w:rsidRPr="00ED3698" w:rsidRDefault="00DB1505" w:rsidP="0067095F">
            <w:pPr>
              <w:pStyle w:val="Tablebodynospace"/>
            </w:pPr>
          </w:p>
        </w:tc>
      </w:tr>
      <w:tr w:rsidR="00DB1505" w:rsidRPr="00ED3698" w14:paraId="679497A6" w14:textId="77777777" w:rsidTr="0067095F">
        <w:trPr>
          <w:cantSplit/>
        </w:trPr>
        <w:tc>
          <w:tcPr>
            <w:tcW w:w="450" w:type="dxa"/>
            <w:tcBorders>
              <w:top w:val="nil"/>
              <w:left w:val="nil"/>
              <w:bottom w:val="nil"/>
            </w:tcBorders>
          </w:tcPr>
          <w:p w14:paraId="1BCDD477" w14:textId="77777777" w:rsidR="00DB1505" w:rsidRPr="00ED3698" w:rsidRDefault="00DB1505" w:rsidP="0067095F">
            <w:pPr>
              <w:spacing w:before="0" w:after="0"/>
            </w:pPr>
          </w:p>
        </w:tc>
        <w:tc>
          <w:tcPr>
            <w:tcW w:w="5929" w:type="dxa"/>
            <w:gridSpan w:val="3"/>
            <w:vAlign w:val="center"/>
          </w:tcPr>
          <w:p w14:paraId="425C9AA5" w14:textId="77777777" w:rsidR="00DB1505" w:rsidRPr="00485489" w:rsidRDefault="00DB1505" w:rsidP="0067095F">
            <w:pPr>
              <w:pStyle w:val="Tablebodynospace"/>
            </w:pPr>
            <w:r w:rsidRPr="00485489">
              <w:t>‘done’</w:t>
            </w:r>
          </w:p>
        </w:tc>
        <w:tc>
          <w:tcPr>
            <w:tcW w:w="2261" w:type="dxa"/>
            <w:tcBorders>
              <w:left w:val="nil"/>
            </w:tcBorders>
            <w:vAlign w:val="center"/>
          </w:tcPr>
          <w:p w14:paraId="75A5755E" w14:textId="49C6F048" w:rsidR="00DB1505" w:rsidRPr="00ED3698" w:rsidRDefault="00044C09" w:rsidP="0067095F">
            <w:pPr>
              <w:pStyle w:val="Tablebodynospace"/>
            </w:pPr>
            <w:r>
              <w:t>R</w:t>
            </w:r>
            <w:r w:rsidRPr="00ED3698">
              <w:t xml:space="preserve">equired </w:t>
            </w:r>
            <w:r w:rsidR="00532D04" w:rsidRPr="00ED3698">
              <w:t>for any flow simulation</w:t>
            </w:r>
          </w:p>
        </w:tc>
      </w:tr>
    </w:tbl>
    <w:p w14:paraId="4A8AA8ED" w14:textId="77777777" w:rsidR="00DB1505" w:rsidRPr="00ED3698" w:rsidRDefault="00DB1505" w:rsidP="00DB1505"/>
    <w:p w14:paraId="447F5BF9" w14:textId="6FFCE11B" w:rsidR="00DB1505" w:rsidRPr="00ED3698" w:rsidRDefault="00DB1505" w:rsidP="00DB1505">
      <w:pPr>
        <w:pStyle w:val="Heading3"/>
      </w:pPr>
      <w:bookmarkStart w:id="413" w:name="_Toc13056108"/>
      <w:r w:rsidRPr="00ED3698">
        <w:t xml:space="preserve">Example </w:t>
      </w:r>
      <w:r w:rsidR="005C0C03">
        <w:t>Data input file</w:t>
      </w:r>
      <w:bookmarkEnd w:id="413"/>
    </w:p>
    <w:p w14:paraId="42780E52" w14:textId="52D6244E" w:rsidR="00DB1505" w:rsidRPr="00ED3698" w:rsidRDefault="00DB1505" w:rsidP="007C439D">
      <w:pPr>
        <w:pStyle w:val="StyleCode"/>
        <w:numPr>
          <w:ilvl w:val="0"/>
          <w:numId w:val="30"/>
        </w:numPr>
      </w:pPr>
      <w:r>
        <w:t>An input example:</w:t>
      </w:r>
      <w:r w:rsidR="00F07E26">
        <w:t>‘</w:t>
      </w:r>
      <w:r w:rsidRPr="00ED3698">
        <w:t>'boundary conditions</w:t>
      </w:r>
      <w:r w:rsidR="00F07E26">
        <w:t>–</w:t>
      </w:r>
      <w:r w:rsidRPr="00ED3698">
        <w:t xml:space="preserve">- </w:t>
      </w:r>
      <w:r>
        <w:t xml:space="preserve">variably-saturated </w:t>
      </w:r>
      <w:r w:rsidRPr="00ED3698">
        <w:t>flo</w:t>
      </w:r>
      <w:r w:rsidR="00F07E26">
        <w:t>’</w:t>
      </w:r>
      <w:r w:rsidRPr="00ED3698">
        <w:t>'</w:t>
      </w:r>
      <w:r w:rsidRPr="00FC2059">
        <w:rPr>
          <w:noProof/>
        </w:rPr>
        <w:t xml:space="preserve"> ;number</w:t>
      </w:r>
      <w:r w:rsidRPr="00ED3698">
        <w:t xml:space="preserve"> of zones</w:t>
      </w:r>
    </w:p>
    <w:p w14:paraId="12CA3390" w14:textId="77777777" w:rsidR="00DB1505" w:rsidRPr="00ED3698" w:rsidRDefault="00DB1505" w:rsidP="00DB1505">
      <w:pPr>
        <w:pStyle w:val="StyleCode"/>
      </w:pPr>
    </w:p>
    <w:p w14:paraId="22FF2824" w14:textId="16DF4E22" w:rsidR="00DB1505" w:rsidRPr="00ED3698" w:rsidRDefault="00DB1505" w:rsidP="00DB1505">
      <w:pPr>
        <w:pStyle w:val="StyleCode"/>
      </w:pPr>
      <w:r w:rsidRPr="00ED3698">
        <w:t>! ---------------------------------------------------------------------------</w:t>
      </w:r>
      <w:r w:rsidR="00F07E26">
        <w:t>‘</w:t>
      </w:r>
      <w:r w:rsidRPr="00ED3698">
        <w:t>'number and name of zon</w:t>
      </w:r>
      <w:r w:rsidR="00F07E26">
        <w:t>’</w:t>
      </w:r>
      <w:r w:rsidRPr="00ED3698">
        <w:t>'</w:t>
      </w:r>
    </w:p>
    <w:p w14:paraId="5858FD40" w14:textId="1B3376B9" w:rsidR="00DB1505" w:rsidRPr="00ED3698" w:rsidRDefault="00DB1505" w:rsidP="00DB1505">
      <w:pPr>
        <w:pStyle w:val="StyleCode"/>
      </w:pPr>
      <w:r w:rsidRPr="00ED3698">
        <w:t>1</w:t>
      </w:r>
      <w:r w:rsidR="00F07E26">
        <w:t>‘</w:t>
      </w:r>
      <w:r w:rsidRPr="00ED3698">
        <w:t>'left boundar</w:t>
      </w:r>
      <w:r w:rsidR="00F07E26">
        <w:t>’</w:t>
      </w:r>
      <w:r w:rsidRPr="00ED3698">
        <w:t>'</w:t>
      </w:r>
    </w:p>
    <w:p w14:paraId="25D9DFD8" w14:textId="221DAB6F" w:rsidR="00DB1505" w:rsidRPr="00ED3698" w:rsidRDefault="00F07E26" w:rsidP="00DB1505">
      <w:pPr>
        <w:pStyle w:val="StyleCode"/>
      </w:pPr>
      <w:r>
        <w:t>‘</w:t>
      </w:r>
      <w:r w:rsidR="00DB1505" w:rsidRPr="00ED3698">
        <w:t>'boundary typ</w:t>
      </w:r>
      <w:r>
        <w:t>’</w:t>
      </w:r>
      <w:r w:rsidR="00DB1505" w:rsidRPr="00ED3698">
        <w:t>'</w:t>
      </w:r>
      <w:r>
        <w:t>‘</w:t>
      </w:r>
      <w:r w:rsidR="00DB1505" w:rsidRPr="00ED3698">
        <w:t>'firs</w:t>
      </w:r>
      <w:r>
        <w:t>’</w:t>
      </w:r>
      <w:r w:rsidR="00DB1505" w:rsidRPr="00ED3698">
        <w:t xml:space="preserve">' 10.0              </w:t>
      </w:r>
      <w:r w:rsidR="00DB1505">
        <w:tab/>
      </w:r>
      <w:r w:rsidR="00DB1505" w:rsidRPr="00ED3698">
        <w:t>;hydraulic head</w:t>
      </w:r>
    </w:p>
    <w:p w14:paraId="6DA1975F" w14:textId="0643AE93" w:rsidR="00DB1505" w:rsidRPr="00ED3698" w:rsidRDefault="00F07E26" w:rsidP="007C439D">
      <w:pPr>
        <w:pStyle w:val="StyleCode"/>
        <w:numPr>
          <w:ilvl w:val="0"/>
          <w:numId w:val="31"/>
        </w:numPr>
      </w:pPr>
      <w:r>
        <w:t>‘</w:t>
      </w:r>
      <w:r w:rsidR="00DB1505" w:rsidRPr="00ED3698">
        <w:t>'extent of zon</w:t>
      </w:r>
      <w:r>
        <w:t>’</w:t>
      </w:r>
      <w:r w:rsidR="00DB1505" w:rsidRPr="00ED3698">
        <w:t>' 0.0  0.0 1.0  0.0 3.5</w:t>
      </w:r>
    </w:p>
    <w:p w14:paraId="0724A6AE" w14:textId="6D8CFD77" w:rsidR="00DB1505" w:rsidRPr="00ED3698" w:rsidRDefault="00F07E26" w:rsidP="00DB1505">
      <w:pPr>
        <w:pStyle w:val="StyleCode"/>
      </w:pPr>
      <w:r>
        <w:t>‘</w:t>
      </w:r>
      <w:r w:rsidR="00DB1505" w:rsidRPr="00ED3698">
        <w:t>'end of zon</w:t>
      </w:r>
      <w:r>
        <w:t>’</w:t>
      </w:r>
      <w:r w:rsidR="00DB1505" w:rsidRPr="00ED3698">
        <w:t>'</w:t>
      </w:r>
    </w:p>
    <w:p w14:paraId="241B21E0" w14:textId="77777777" w:rsidR="00DB1505" w:rsidRPr="00ED3698" w:rsidRDefault="00DB1505" w:rsidP="00DB1505">
      <w:pPr>
        <w:pStyle w:val="StyleCode"/>
      </w:pPr>
    </w:p>
    <w:p w14:paraId="5D1687D1" w14:textId="62684850" w:rsidR="00DB1505" w:rsidRPr="00ED3698" w:rsidRDefault="00DB1505" w:rsidP="00DB1505">
      <w:pPr>
        <w:pStyle w:val="StyleCode"/>
      </w:pPr>
      <w:r w:rsidRPr="00ED3698">
        <w:t>! ---------------------------------------------------------------------------</w:t>
      </w:r>
      <w:r w:rsidR="00F07E26">
        <w:t>‘</w:t>
      </w:r>
      <w:r w:rsidRPr="00ED3698">
        <w:t>'number and name of zon</w:t>
      </w:r>
      <w:r w:rsidR="00F07E26">
        <w:t>’</w:t>
      </w:r>
      <w:r w:rsidRPr="00ED3698">
        <w:t>'</w:t>
      </w:r>
    </w:p>
    <w:p w14:paraId="7C571353" w14:textId="2009A72A" w:rsidR="00DB1505" w:rsidRPr="00ED3698" w:rsidRDefault="00DB1505" w:rsidP="00DB1505">
      <w:pPr>
        <w:pStyle w:val="StyleCode"/>
      </w:pPr>
      <w:r w:rsidRPr="00ED3698">
        <w:t>2</w:t>
      </w:r>
      <w:r w:rsidR="00F07E26">
        <w:t>‘</w:t>
      </w:r>
      <w:r w:rsidRPr="00ED3698">
        <w:t>'right boundar</w:t>
      </w:r>
      <w:r w:rsidR="00F07E26">
        <w:t>’</w:t>
      </w:r>
      <w:r w:rsidRPr="00ED3698">
        <w:t>'</w:t>
      </w:r>
    </w:p>
    <w:p w14:paraId="4E57D20D" w14:textId="216B5FC2" w:rsidR="00DB1505" w:rsidRPr="00ED3698" w:rsidRDefault="00F07E26" w:rsidP="00DB1505">
      <w:pPr>
        <w:pStyle w:val="StyleCode"/>
      </w:pPr>
      <w:r>
        <w:lastRenderedPageBreak/>
        <w:t>‘</w:t>
      </w:r>
      <w:r w:rsidR="00DB1505" w:rsidRPr="00ED3698">
        <w:t>'boundary typ</w:t>
      </w:r>
      <w:r>
        <w:t>’</w:t>
      </w:r>
      <w:r w:rsidR="00DB1505" w:rsidRPr="00ED3698">
        <w:t>'</w:t>
      </w:r>
      <w:r>
        <w:t>‘</w:t>
      </w:r>
      <w:r w:rsidR="00DB1505" w:rsidRPr="00ED3698">
        <w:t>'firs</w:t>
      </w:r>
      <w:r>
        <w:t>’</w:t>
      </w:r>
      <w:r w:rsidR="00DB1505" w:rsidRPr="00ED3698">
        <w:t xml:space="preserve">' </w:t>
      </w:r>
      <w:r w:rsidR="00DB1505" w:rsidRPr="00FC2059">
        <w:rPr>
          <w:noProof/>
        </w:rPr>
        <w:t>9.53                   ;hydraulic</w:t>
      </w:r>
      <w:r w:rsidR="00DB1505" w:rsidRPr="00ED3698">
        <w:t xml:space="preserve"> head (m)</w:t>
      </w:r>
    </w:p>
    <w:p w14:paraId="28E522B1" w14:textId="2F456846" w:rsidR="00DB1505" w:rsidRPr="00ED3698" w:rsidRDefault="00F07E26" w:rsidP="00DB1505">
      <w:pPr>
        <w:pStyle w:val="StyleCode"/>
      </w:pPr>
      <w:r>
        <w:t>‘</w:t>
      </w:r>
      <w:r w:rsidR="00DB1505" w:rsidRPr="00ED3698">
        <w:t>'extent of zon</w:t>
      </w:r>
      <w:r>
        <w:t>’</w:t>
      </w:r>
      <w:r w:rsidR="00DB1505" w:rsidRPr="00ED3698">
        <w:t>'</w:t>
      </w:r>
    </w:p>
    <w:p w14:paraId="7970B6D7" w14:textId="77777777" w:rsidR="00DB1505" w:rsidRPr="00ED3698" w:rsidRDefault="00DB1505" w:rsidP="00DB1505">
      <w:pPr>
        <w:pStyle w:val="StyleCode"/>
      </w:pPr>
      <w:r w:rsidRPr="00ED3698">
        <w:t>30.0 30.0  0.0 1.0  0.0 3.5</w:t>
      </w:r>
    </w:p>
    <w:p w14:paraId="0985141B" w14:textId="14BE1442" w:rsidR="00DB1505" w:rsidRPr="00ED3698" w:rsidRDefault="00F07E26" w:rsidP="00DB1505">
      <w:pPr>
        <w:pStyle w:val="StyleCode"/>
      </w:pPr>
      <w:r>
        <w:t>‘</w:t>
      </w:r>
      <w:r w:rsidR="00DB1505" w:rsidRPr="00ED3698">
        <w:t>'end of zon</w:t>
      </w:r>
      <w:r>
        <w:t>’</w:t>
      </w:r>
      <w:r w:rsidR="00DB1505" w:rsidRPr="00ED3698">
        <w:t>'</w:t>
      </w:r>
    </w:p>
    <w:p w14:paraId="5160F532" w14:textId="77777777" w:rsidR="00DB1505" w:rsidRPr="00ED3698" w:rsidRDefault="00DB1505" w:rsidP="00DB1505">
      <w:pPr>
        <w:pStyle w:val="StyleCode"/>
      </w:pPr>
    </w:p>
    <w:p w14:paraId="3F2E42BF" w14:textId="573D3D1F" w:rsidR="00DB1505" w:rsidRPr="00ED3698" w:rsidRDefault="00DB1505" w:rsidP="00DB1505">
      <w:pPr>
        <w:pStyle w:val="StyleCode"/>
      </w:pPr>
      <w:r w:rsidRPr="00ED3698">
        <w:t>! ---------------------------------------------------------------------------</w:t>
      </w:r>
      <w:r w:rsidR="00F07E26">
        <w:t>‘</w:t>
      </w:r>
      <w:r w:rsidRPr="00ED3698">
        <w:t>'number and name of zon</w:t>
      </w:r>
      <w:r w:rsidR="00F07E26">
        <w:t>’</w:t>
      </w:r>
      <w:r w:rsidRPr="00ED3698">
        <w:t>'</w:t>
      </w:r>
    </w:p>
    <w:p w14:paraId="205C32ED" w14:textId="42E4EDCA" w:rsidR="00DB1505" w:rsidRPr="00ED3698" w:rsidRDefault="00DB1505" w:rsidP="00DB1505">
      <w:pPr>
        <w:pStyle w:val="StyleCode"/>
      </w:pPr>
      <w:r w:rsidRPr="00ED3698">
        <w:t>3</w:t>
      </w:r>
      <w:r w:rsidR="00F07E26">
        <w:t>‘</w:t>
      </w:r>
      <w:r w:rsidRPr="00ED3698">
        <w:t>'top boundar</w:t>
      </w:r>
      <w:r w:rsidR="00F07E26">
        <w:t>’</w:t>
      </w:r>
      <w:r w:rsidRPr="00ED3698">
        <w:t>'</w:t>
      </w:r>
    </w:p>
    <w:p w14:paraId="1B2C65BE" w14:textId="4EAEBD5F" w:rsidR="00DB1505" w:rsidRPr="00ED3698" w:rsidRDefault="00F07E26" w:rsidP="00DB1505">
      <w:pPr>
        <w:pStyle w:val="StyleCode"/>
      </w:pPr>
      <w:r>
        <w:t>‘</w:t>
      </w:r>
      <w:r w:rsidR="00DB1505" w:rsidRPr="00ED3698">
        <w:t>'boundary typ</w:t>
      </w:r>
      <w:r>
        <w:t>’</w:t>
      </w:r>
      <w:r w:rsidR="00DB1505" w:rsidRPr="00ED3698">
        <w:t>'</w:t>
      </w:r>
      <w:r>
        <w:t>‘</w:t>
      </w:r>
      <w:r w:rsidR="00DB1505" w:rsidRPr="00ED3698">
        <w:t>'secon</w:t>
      </w:r>
      <w:r>
        <w:t>’</w:t>
      </w:r>
      <w:r w:rsidR="00DB1505" w:rsidRPr="00ED3698">
        <w:t xml:space="preserve">' 1.2d-8            </w:t>
      </w:r>
      <w:r w:rsidR="00DB1505">
        <w:tab/>
      </w:r>
      <w:r w:rsidR="00DB1505" w:rsidRPr="00ED3698">
        <w:t>;specified flux (m s</w:t>
      </w:r>
      <w:r w:rsidR="00DB1505" w:rsidRPr="00ED3698">
        <w:rPr>
          <w:vertAlign w:val="superscript"/>
        </w:rPr>
        <w:t>-1</w:t>
      </w:r>
      <w:r w:rsidR="00DB1505" w:rsidRPr="00ED3698">
        <w:t>)</w:t>
      </w:r>
    </w:p>
    <w:p w14:paraId="118CD530" w14:textId="20A3B28A" w:rsidR="00DB1505" w:rsidRPr="00ED3698" w:rsidRDefault="00F07E26" w:rsidP="00DB1505">
      <w:pPr>
        <w:pStyle w:val="StyleCode"/>
      </w:pPr>
      <w:r>
        <w:t>‘</w:t>
      </w:r>
      <w:r w:rsidR="00DB1505" w:rsidRPr="00ED3698">
        <w:t>'extent of zon</w:t>
      </w:r>
      <w:r>
        <w:t>’</w:t>
      </w:r>
      <w:r w:rsidR="00DB1505" w:rsidRPr="00ED3698">
        <w:t>'</w:t>
      </w:r>
    </w:p>
    <w:p w14:paraId="62DB3E6B" w14:textId="77777777" w:rsidR="00DB1505" w:rsidRPr="00ED3698" w:rsidRDefault="00DB1505" w:rsidP="00DB1505">
      <w:pPr>
        <w:pStyle w:val="StyleCode"/>
      </w:pPr>
      <w:r w:rsidRPr="00ED3698">
        <w:t>13.5 30.0  0.0 1.0  3.5 3.5</w:t>
      </w:r>
    </w:p>
    <w:p w14:paraId="7EB0D688" w14:textId="4305277B" w:rsidR="00DB1505" w:rsidRPr="00ED3698" w:rsidRDefault="00F07E26" w:rsidP="00DB1505">
      <w:pPr>
        <w:pStyle w:val="StyleCode"/>
      </w:pPr>
      <w:r>
        <w:t>‘</w:t>
      </w:r>
      <w:r w:rsidR="00DB1505" w:rsidRPr="00ED3698">
        <w:t>'end of zon</w:t>
      </w:r>
      <w:r>
        <w:t>’</w:t>
      </w:r>
      <w:r w:rsidR="00DB1505" w:rsidRPr="00ED3698">
        <w:t>'</w:t>
      </w:r>
    </w:p>
    <w:p w14:paraId="19E567D7" w14:textId="37C8813C" w:rsidR="00DB1505" w:rsidRPr="00ED3698" w:rsidRDefault="00F07E26" w:rsidP="00DB1505">
      <w:pPr>
        <w:pStyle w:val="StyleCode"/>
      </w:pPr>
      <w:r>
        <w:t>‘</w:t>
      </w:r>
      <w:r w:rsidR="00DB1505" w:rsidRPr="00ED3698">
        <w:t>'don</w:t>
      </w:r>
      <w:r>
        <w:t>’</w:t>
      </w:r>
      <w:r w:rsidR="00DB1505" w:rsidRPr="00ED3698">
        <w:t>'</w:t>
      </w:r>
    </w:p>
    <w:p w14:paraId="10CD63FF" w14:textId="77777777" w:rsidR="00DB1505" w:rsidRDefault="00DB1505" w:rsidP="00DB1505">
      <w:pPr>
        <w:pStyle w:val="StyleCode"/>
      </w:pPr>
    </w:p>
    <w:p w14:paraId="3281ECA7" w14:textId="77777777" w:rsidR="00DB1505" w:rsidRPr="00ED3698" w:rsidRDefault="00DB1505" w:rsidP="00DB1505">
      <w:pPr>
        <w:pStyle w:val="StyleCode"/>
      </w:pPr>
    </w:p>
    <w:p w14:paraId="3D60934B" w14:textId="77777777" w:rsidR="00DB1505" w:rsidRDefault="00DB1505" w:rsidP="00DB1505">
      <w:pPr>
        <w:pStyle w:val="StyleCode"/>
      </w:pPr>
      <w:r>
        <w:rPr>
          <w:rFonts w:hint="eastAsia"/>
        </w:rPr>
        <w:t xml:space="preserve">Example for </w:t>
      </w:r>
      <w:r w:rsidRPr="00ED3698">
        <w:t xml:space="preserve">SEEPAGE FACE </w:t>
      </w:r>
      <w:r>
        <w:rPr>
          <w:rFonts w:hint="eastAsia"/>
        </w:rPr>
        <w:t>BOUNDARY</w:t>
      </w:r>
      <w:r>
        <w:t xml:space="preserve"> (benchmark </w:t>
      </w:r>
      <w:r w:rsidRPr="00FC2059">
        <w:rPr>
          <w:noProof/>
        </w:rPr>
        <w:t>shlomo</w:t>
      </w:r>
      <w:r>
        <w:t>)</w:t>
      </w:r>
      <w:r>
        <w:rPr>
          <w:rFonts w:hint="eastAsia"/>
        </w:rPr>
        <w:t>:</w:t>
      </w:r>
    </w:p>
    <w:p w14:paraId="3CFF68CE" w14:textId="2212B5B0" w:rsidR="00DB1505" w:rsidRDefault="00DB1505" w:rsidP="00DB1505">
      <w:pPr>
        <w:pStyle w:val="StyleCode"/>
      </w:pPr>
      <w:r>
        <w:t>! Data Block 13: boundary conditions</w:t>
      </w:r>
      <w:r w:rsidR="00F07E26">
        <w:t>–</w:t>
      </w:r>
      <w:r>
        <w:t>- variably saturated flow</w:t>
      </w:r>
    </w:p>
    <w:p w14:paraId="2D648865" w14:textId="77777777" w:rsidR="00DB1505" w:rsidRDefault="00DB1505" w:rsidP="00DB1505">
      <w:pPr>
        <w:pStyle w:val="StyleCode"/>
      </w:pPr>
      <w:r>
        <w:t>! ---------------------------------------------------------------------------</w:t>
      </w:r>
    </w:p>
    <w:p w14:paraId="3BF62BDD" w14:textId="44B68C99" w:rsidR="00DB1505" w:rsidRDefault="00DB1505" w:rsidP="007C439D">
      <w:pPr>
        <w:pStyle w:val="StyleCode"/>
        <w:numPr>
          <w:ilvl w:val="0"/>
          <w:numId w:val="32"/>
        </w:numPr>
      </w:pPr>
      <w:r>
        <w:t>!</w:t>
      </w:r>
      <w:r w:rsidR="00F07E26">
        <w:t>‘</w:t>
      </w:r>
      <w:r>
        <w:t>'boundary conditions</w:t>
      </w:r>
      <w:r w:rsidR="00F07E26">
        <w:t>–</w:t>
      </w:r>
      <w:r>
        <w:t>- variably saturated flo</w:t>
      </w:r>
      <w:r w:rsidR="00F07E26">
        <w:t>’</w:t>
      </w:r>
      <w:r>
        <w:t>'</w:t>
      </w:r>
      <w:r w:rsidRPr="00FC2059">
        <w:rPr>
          <w:noProof/>
        </w:rPr>
        <w:t xml:space="preserve"> ;number</w:t>
      </w:r>
      <w:r>
        <w:t xml:space="preserve"> of zones</w:t>
      </w:r>
    </w:p>
    <w:p w14:paraId="6DFD9E04" w14:textId="77777777" w:rsidR="00DB1505" w:rsidRDefault="00DB1505" w:rsidP="00DB1505">
      <w:pPr>
        <w:pStyle w:val="StyleCode"/>
      </w:pPr>
    </w:p>
    <w:p w14:paraId="6CB0E316" w14:textId="7292D7B3" w:rsidR="00DB1505" w:rsidRDefault="00DB1505" w:rsidP="00DB1505">
      <w:pPr>
        <w:pStyle w:val="StyleCode"/>
      </w:pPr>
      <w:r>
        <w:t>! ---------------------------------------------------------------------------</w:t>
      </w:r>
      <w:r w:rsidR="00F07E26">
        <w:t>‘</w:t>
      </w:r>
      <w:r>
        <w:t>'number and name of zon</w:t>
      </w:r>
      <w:r w:rsidR="00F07E26">
        <w:t>’</w:t>
      </w:r>
      <w:r>
        <w:t>'</w:t>
      </w:r>
    </w:p>
    <w:p w14:paraId="2684C9B4" w14:textId="29387B5B" w:rsidR="00DB1505" w:rsidRDefault="00DB1505" w:rsidP="00DB1505">
      <w:pPr>
        <w:pStyle w:val="StyleCode"/>
      </w:pPr>
      <w:r>
        <w:t>1</w:t>
      </w:r>
      <w:r w:rsidR="00F07E26">
        <w:t>‘</w:t>
      </w:r>
      <w:r>
        <w:t>'inflow boundar</w:t>
      </w:r>
      <w:r w:rsidR="00F07E26">
        <w:t>’</w:t>
      </w:r>
      <w:r>
        <w:t>'</w:t>
      </w:r>
    </w:p>
    <w:p w14:paraId="6267BE2C" w14:textId="28C1EFA5" w:rsidR="00DB1505" w:rsidRDefault="00F07E26" w:rsidP="00DB1505">
      <w:pPr>
        <w:pStyle w:val="StyleCode"/>
      </w:pPr>
      <w:r>
        <w:t>‘</w:t>
      </w:r>
      <w:r w:rsidR="00DB1505">
        <w:t>'boundary typ</w:t>
      </w:r>
      <w:r>
        <w:t>’</w:t>
      </w:r>
      <w:r w:rsidR="00DB1505">
        <w:t>'</w:t>
      </w:r>
      <w:r>
        <w:t>‘</w:t>
      </w:r>
      <w:r w:rsidR="00DB1505">
        <w:t>'secon</w:t>
      </w:r>
      <w:r>
        <w:t>’</w:t>
      </w:r>
      <w:r w:rsidR="00DB1505">
        <w:t>' 1.20d-6              ;flux</w:t>
      </w:r>
    </w:p>
    <w:p w14:paraId="0870EF6F" w14:textId="25B7D438" w:rsidR="00DB1505" w:rsidRDefault="00F07E26" w:rsidP="007C439D">
      <w:pPr>
        <w:pStyle w:val="StyleCode"/>
        <w:numPr>
          <w:ilvl w:val="0"/>
          <w:numId w:val="33"/>
        </w:numPr>
      </w:pPr>
      <w:r>
        <w:t>‘</w:t>
      </w:r>
      <w:r w:rsidR="00DB1505">
        <w:t>'extent of zon</w:t>
      </w:r>
      <w:r>
        <w:t>’</w:t>
      </w:r>
      <w:r w:rsidR="00DB1505">
        <w:t>' 6.0  0.0 1.0  1.20 1.20</w:t>
      </w:r>
    </w:p>
    <w:p w14:paraId="23B23993" w14:textId="18553F0A" w:rsidR="00DB1505" w:rsidRDefault="00F07E26" w:rsidP="00DB1505">
      <w:pPr>
        <w:pStyle w:val="StyleCode"/>
      </w:pPr>
      <w:r>
        <w:t>‘</w:t>
      </w:r>
      <w:r w:rsidR="00DB1505">
        <w:t>'end of zon</w:t>
      </w:r>
      <w:r>
        <w:t>’</w:t>
      </w:r>
      <w:r w:rsidR="00DB1505">
        <w:t>'</w:t>
      </w:r>
    </w:p>
    <w:p w14:paraId="07578610" w14:textId="77777777" w:rsidR="00DB1505" w:rsidRDefault="00DB1505" w:rsidP="00DB1505">
      <w:pPr>
        <w:pStyle w:val="StyleCode"/>
      </w:pPr>
    </w:p>
    <w:p w14:paraId="065DF12D" w14:textId="1725D75F" w:rsidR="00DB1505" w:rsidRDefault="00DB1505" w:rsidP="00DB1505">
      <w:pPr>
        <w:pStyle w:val="StyleCode"/>
      </w:pPr>
      <w:r>
        <w:t>! ---------------------------------------------------------------------------</w:t>
      </w:r>
      <w:r w:rsidR="00F07E26">
        <w:t>‘</w:t>
      </w:r>
      <w:r>
        <w:t>'number and name of zon</w:t>
      </w:r>
      <w:r w:rsidR="00F07E26">
        <w:t>’</w:t>
      </w:r>
      <w:r>
        <w:t>'</w:t>
      </w:r>
    </w:p>
    <w:p w14:paraId="7B53319C" w14:textId="7A8CEA91" w:rsidR="00DB1505" w:rsidRDefault="00DB1505" w:rsidP="00DB1505">
      <w:pPr>
        <w:pStyle w:val="StyleCode"/>
      </w:pPr>
      <w:r>
        <w:t>2</w:t>
      </w:r>
      <w:r w:rsidR="00F07E26">
        <w:t>‘</w:t>
      </w:r>
      <w:r>
        <w:t>'outflow boundar</w:t>
      </w:r>
      <w:r w:rsidR="00F07E26">
        <w:t>’</w:t>
      </w:r>
      <w:r>
        <w:t>'</w:t>
      </w:r>
    </w:p>
    <w:p w14:paraId="33487AD8" w14:textId="7648BD7D" w:rsidR="00DB1505" w:rsidRDefault="00F07E26" w:rsidP="00DB1505">
      <w:pPr>
        <w:pStyle w:val="StyleCode"/>
      </w:pPr>
      <w:r>
        <w:t>‘</w:t>
      </w:r>
      <w:r w:rsidR="00DB1505">
        <w:t>'boundary typ</w:t>
      </w:r>
      <w:r>
        <w:t>’</w:t>
      </w:r>
      <w:r w:rsidR="00DB1505">
        <w:t>'</w:t>
      </w:r>
      <w:r>
        <w:t>‘</w:t>
      </w:r>
      <w:r w:rsidR="00DB1505">
        <w:t>'firs</w:t>
      </w:r>
      <w:r>
        <w:t>’</w:t>
      </w:r>
      <w:r w:rsidR="00DB1505">
        <w:t>' 0.0d0                 ;hydraulic head</w:t>
      </w:r>
    </w:p>
    <w:p w14:paraId="03EB59AE" w14:textId="18792683" w:rsidR="00DB1505" w:rsidRDefault="00F07E26" w:rsidP="007C439D">
      <w:pPr>
        <w:pStyle w:val="StyleCode"/>
        <w:numPr>
          <w:ilvl w:val="0"/>
          <w:numId w:val="34"/>
        </w:numPr>
      </w:pPr>
      <w:r>
        <w:t>‘</w:t>
      </w:r>
      <w:r w:rsidR="00DB1505">
        <w:t>'extent of zon</w:t>
      </w:r>
      <w:r>
        <w:t>’</w:t>
      </w:r>
      <w:r w:rsidR="00DB1505">
        <w:t>' 0.0  0.0 0.0  0.0 0.0</w:t>
      </w:r>
    </w:p>
    <w:p w14:paraId="77D0E191" w14:textId="7AC7241C" w:rsidR="00DB1505" w:rsidRPr="00ED3698" w:rsidRDefault="00F07E26" w:rsidP="00DB1505">
      <w:pPr>
        <w:pStyle w:val="StyleCode"/>
      </w:pPr>
      <w:r>
        <w:t>‘</w:t>
      </w:r>
      <w:r w:rsidR="00DB1505">
        <w:t>'end of zon</w:t>
      </w:r>
      <w:r>
        <w:t>’</w:t>
      </w:r>
      <w:r w:rsidR="00DB1505">
        <w:t>'</w:t>
      </w:r>
    </w:p>
    <w:p w14:paraId="47BC3685" w14:textId="479B6CB1" w:rsidR="00DB1505" w:rsidRPr="00791457" w:rsidRDefault="00DB1505" w:rsidP="00DB1505">
      <w:pPr>
        <w:pStyle w:val="StyleCode"/>
      </w:pPr>
      <w:r w:rsidRPr="00791457">
        <w:t>! ---------------------------------------------------------------------------</w:t>
      </w:r>
      <w:r w:rsidR="00F07E26">
        <w:t>‘</w:t>
      </w:r>
      <w:r w:rsidRPr="00791457">
        <w:t>'number and name of zon</w:t>
      </w:r>
      <w:r w:rsidR="00F07E26">
        <w:t>’</w:t>
      </w:r>
      <w:r w:rsidRPr="00791457">
        <w:t>'</w:t>
      </w:r>
    </w:p>
    <w:p w14:paraId="61D49AC8" w14:textId="5B6F8DBE" w:rsidR="00DB1505" w:rsidRPr="00791457" w:rsidRDefault="00DB1505" w:rsidP="00DB1505">
      <w:pPr>
        <w:pStyle w:val="StyleCode"/>
      </w:pPr>
      <w:r w:rsidRPr="00791457">
        <w:t>3</w:t>
      </w:r>
      <w:r w:rsidR="00F07E26">
        <w:t>‘</w:t>
      </w:r>
      <w:r w:rsidRPr="00791457">
        <w:t>'seepage face boundar</w:t>
      </w:r>
      <w:r w:rsidR="00F07E26">
        <w:t>’</w:t>
      </w:r>
      <w:r w:rsidRPr="00791457">
        <w:t>'</w:t>
      </w:r>
    </w:p>
    <w:p w14:paraId="6BABE0CE" w14:textId="3C73C1B9" w:rsidR="00DB1505" w:rsidRPr="00791457" w:rsidRDefault="00F07E26" w:rsidP="00DB1505">
      <w:pPr>
        <w:pStyle w:val="StyleCode"/>
      </w:pPr>
      <w:r>
        <w:t>‘</w:t>
      </w:r>
      <w:r w:rsidR="00DB1505" w:rsidRPr="00791457">
        <w:t>'boundary typ</w:t>
      </w:r>
      <w:r>
        <w:t>’</w:t>
      </w:r>
      <w:r w:rsidR="00DB1505" w:rsidRPr="00791457">
        <w:t>'</w:t>
      </w:r>
      <w:r>
        <w:t>‘</w:t>
      </w:r>
      <w:r w:rsidR="00DB1505" w:rsidRPr="00791457">
        <w:t>'seepag</w:t>
      </w:r>
      <w:r>
        <w:t>’</w:t>
      </w:r>
      <w:r w:rsidR="00DB1505" w:rsidRPr="00791457">
        <w:t>'  0.0d0              ;elevation of seepage face</w:t>
      </w:r>
    </w:p>
    <w:p w14:paraId="11CD7E8E" w14:textId="390D81AD" w:rsidR="00DB1505" w:rsidRPr="00791457" w:rsidRDefault="00F07E26" w:rsidP="007C439D">
      <w:pPr>
        <w:pStyle w:val="StyleCode"/>
        <w:numPr>
          <w:ilvl w:val="0"/>
          <w:numId w:val="35"/>
        </w:numPr>
      </w:pPr>
      <w:r>
        <w:t>‘</w:t>
      </w:r>
      <w:r w:rsidR="00DB1505" w:rsidRPr="00791457">
        <w:t>'extent of zon</w:t>
      </w:r>
      <w:r>
        <w:t>’</w:t>
      </w:r>
      <w:r w:rsidR="00DB1505" w:rsidRPr="00791457">
        <w:t>' 0.0  0.0 1.0  0.01 1.20</w:t>
      </w:r>
    </w:p>
    <w:p w14:paraId="35B0C158" w14:textId="5634AABB" w:rsidR="00DB1505" w:rsidRDefault="00F07E26" w:rsidP="00DB1505">
      <w:pPr>
        <w:pStyle w:val="StyleCode"/>
      </w:pPr>
      <w:r>
        <w:t>‘</w:t>
      </w:r>
      <w:r w:rsidR="00DB1505" w:rsidRPr="00791457">
        <w:t>'end of zon</w:t>
      </w:r>
      <w:r>
        <w:t>’</w:t>
      </w:r>
      <w:r w:rsidR="00DB1505" w:rsidRPr="00791457">
        <w:t>'</w:t>
      </w:r>
    </w:p>
    <w:p w14:paraId="58F62A41" w14:textId="77777777" w:rsidR="00DB1505" w:rsidRDefault="00DB1505" w:rsidP="00DB1505">
      <w:pPr>
        <w:pStyle w:val="StyleCode"/>
      </w:pPr>
    </w:p>
    <w:p w14:paraId="76BFDEEB" w14:textId="77777777" w:rsidR="00DB1505" w:rsidRDefault="00DB1505" w:rsidP="00DB1505">
      <w:pPr>
        <w:pStyle w:val="StyleCode"/>
      </w:pPr>
    </w:p>
    <w:p w14:paraId="39D7DF5F" w14:textId="77777777" w:rsidR="00DB1505" w:rsidRDefault="00DB1505" w:rsidP="00DB1505">
      <w:pPr>
        <w:pStyle w:val="StyleCode"/>
      </w:pPr>
      <w:r>
        <w:t>Example for transient flow boundary condition:</w:t>
      </w:r>
    </w:p>
    <w:p w14:paraId="29A11F0C" w14:textId="77777777" w:rsidR="00DB1505" w:rsidRDefault="00DB1505" w:rsidP="00DB1505">
      <w:pPr>
        <w:pStyle w:val="StyleCode"/>
      </w:pPr>
    </w:p>
    <w:p w14:paraId="2530D98A" w14:textId="3D869C74" w:rsidR="00DB1505" w:rsidRDefault="00DB1505" w:rsidP="00DB1505">
      <w:pPr>
        <w:pStyle w:val="StyleCode"/>
      </w:pPr>
      <w:r>
        <w:t>! Data Block 13: boundary conditions</w:t>
      </w:r>
      <w:r w:rsidR="00F07E26">
        <w:t>–</w:t>
      </w:r>
      <w:r>
        <w:t>- variably saturated flow</w:t>
      </w:r>
    </w:p>
    <w:p w14:paraId="5E16563A" w14:textId="77777777" w:rsidR="00DB1505" w:rsidRDefault="00DB1505" w:rsidP="00DB1505">
      <w:pPr>
        <w:pStyle w:val="StyleCode"/>
      </w:pPr>
      <w:r>
        <w:t>! ---------------------------------------------------------------------------</w:t>
      </w:r>
    </w:p>
    <w:p w14:paraId="2E0D2738" w14:textId="6C38D638" w:rsidR="00DB1505" w:rsidRDefault="00DB1505" w:rsidP="00DB1505">
      <w:pPr>
        <w:pStyle w:val="StyleCode"/>
      </w:pPr>
      <w:r>
        <w:t>!</w:t>
      </w:r>
      <w:r w:rsidR="00F07E26">
        <w:t>‘</w:t>
      </w:r>
      <w:r>
        <w:t>'boundary conditions</w:t>
      </w:r>
      <w:r w:rsidR="00F07E26">
        <w:t>–</w:t>
      </w:r>
      <w:r>
        <w:t>- variably saturated flo</w:t>
      </w:r>
      <w:r w:rsidR="00F07E26">
        <w:t>’</w:t>
      </w:r>
      <w:r>
        <w:t>'</w:t>
      </w:r>
    </w:p>
    <w:p w14:paraId="49A66237" w14:textId="77777777" w:rsidR="00DB1505" w:rsidRDefault="00DB1505" w:rsidP="00DB1505">
      <w:pPr>
        <w:pStyle w:val="StyleCode"/>
      </w:pPr>
      <w:r w:rsidRPr="00FC2059">
        <w:rPr>
          <w:noProof/>
        </w:rPr>
        <w:t>2                             ;number</w:t>
      </w:r>
      <w:r>
        <w:t xml:space="preserve"> of zones</w:t>
      </w:r>
    </w:p>
    <w:p w14:paraId="0F12ADC7" w14:textId="77777777" w:rsidR="00DB1505" w:rsidRDefault="00DB1505" w:rsidP="00DB1505">
      <w:pPr>
        <w:pStyle w:val="StyleCode"/>
      </w:pPr>
    </w:p>
    <w:p w14:paraId="7B9DDEA8" w14:textId="349166E2" w:rsidR="00DB1505" w:rsidRDefault="00DB1505" w:rsidP="00DB1505">
      <w:pPr>
        <w:pStyle w:val="StyleCode"/>
      </w:pPr>
      <w:r>
        <w:t>! ---------------------------------------------------------------------------</w:t>
      </w:r>
      <w:r w:rsidR="00F07E26">
        <w:t>‘</w:t>
      </w:r>
      <w:r>
        <w:t>'number and name of zon</w:t>
      </w:r>
      <w:r w:rsidR="00F07E26">
        <w:t>’</w:t>
      </w:r>
      <w:r>
        <w:t>'</w:t>
      </w:r>
    </w:p>
    <w:p w14:paraId="61758B5E" w14:textId="235D19A1" w:rsidR="00DB1505" w:rsidRDefault="00DB1505" w:rsidP="00DB1505">
      <w:pPr>
        <w:pStyle w:val="StyleCode"/>
      </w:pPr>
      <w:r>
        <w:t>1</w:t>
      </w:r>
      <w:r w:rsidR="00F07E26">
        <w:t>‘</w:t>
      </w:r>
      <w:r>
        <w:t>'inflow boundar</w:t>
      </w:r>
      <w:r w:rsidR="00F07E26">
        <w:t>’</w:t>
      </w:r>
      <w:r>
        <w:t>'</w:t>
      </w:r>
    </w:p>
    <w:p w14:paraId="05E9223C" w14:textId="43A8C745" w:rsidR="00DB1505" w:rsidRDefault="00F07E26" w:rsidP="00DB1505">
      <w:pPr>
        <w:pStyle w:val="StyleCode"/>
      </w:pPr>
      <w:r>
        <w:t>‘</w:t>
      </w:r>
      <w:r w:rsidR="00DB1505">
        <w:t>'boundary typ</w:t>
      </w:r>
      <w:r>
        <w:t>’</w:t>
      </w:r>
      <w:r w:rsidR="00DB1505">
        <w:t>'</w:t>
      </w:r>
      <w:r>
        <w:t>‘</w:t>
      </w:r>
      <w:r w:rsidR="00DB1505">
        <w:t>'secon</w:t>
      </w:r>
      <w:r>
        <w:t>’</w:t>
      </w:r>
      <w:r w:rsidR="00DB1505">
        <w:t>' 4.11d-5              ;flux</w:t>
      </w:r>
    </w:p>
    <w:p w14:paraId="6B629726" w14:textId="38A93C41" w:rsidR="00DB1505" w:rsidRDefault="00F07E26" w:rsidP="007C439D">
      <w:pPr>
        <w:pStyle w:val="StyleCode"/>
        <w:numPr>
          <w:ilvl w:val="0"/>
          <w:numId w:val="36"/>
        </w:numPr>
      </w:pPr>
      <w:r>
        <w:t>‘</w:t>
      </w:r>
      <w:r w:rsidR="00DB1505">
        <w:t>'extent of zon</w:t>
      </w:r>
      <w:r>
        <w:t>’</w:t>
      </w:r>
      <w:r w:rsidR="00DB1505">
        <w:t>' 0.5  0.0 1.0  2.0 2.0</w:t>
      </w:r>
    </w:p>
    <w:p w14:paraId="75956C08" w14:textId="4F7960AE" w:rsidR="00DB1505" w:rsidRDefault="00F07E26" w:rsidP="00DB1505">
      <w:pPr>
        <w:pStyle w:val="StyleCode"/>
      </w:pPr>
      <w:r>
        <w:t>‘</w:t>
      </w:r>
      <w:r w:rsidR="00DB1505">
        <w:t>'end of zon</w:t>
      </w:r>
      <w:r>
        <w:t>’</w:t>
      </w:r>
      <w:r w:rsidR="00DB1505">
        <w:t>'</w:t>
      </w:r>
    </w:p>
    <w:p w14:paraId="005E63F3" w14:textId="77777777" w:rsidR="00DB1505" w:rsidRDefault="00DB1505" w:rsidP="00DB1505">
      <w:pPr>
        <w:pStyle w:val="StyleCode"/>
      </w:pPr>
    </w:p>
    <w:p w14:paraId="1AEF93E5" w14:textId="61EEF8FF" w:rsidR="00DB1505" w:rsidRDefault="00DB1505" w:rsidP="00DB1505">
      <w:pPr>
        <w:pStyle w:val="StyleCode"/>
      </w:pPr>
      <w:r>
        <w:t>! ---------------------------------------------------------------------------</w:t>
      </w:r>
      <w:r w:rsidR="00F07E26">
        <w:t>‘</w:t>
      </w:r>
      <w:r>
        <w:t>'number and name of zon</w:t>
      </w:r>
      <w:r w:rsidR="00F07E26">
        <w:t>’</w:t>
      </w:r>
      <w:r>
        <w:t>'</w:t>
      </w:r>
    </w:p>
    <w:p w14:paraId="2AC47627" w14:textId="6CB30BBF" w:rsidR="00DB1505" w:rsidRDefault="00DB1505" w:rsidP="00DB1505">
      <w:pPr>
        <w:pStyle w:val="StyleCode"/>
      </w:pPr>
      <w:r>
        <w:t>2</w:t>
      </w:r>
      <w:r w:rsidR="00F07E26">
        <w:t>‘</w:t>
      </w:r>
      <w:r>
        <w:t>'outflow boundar</w:t>
      </w:r>
      <w:r w:rsidR="00F07E26">
        <w:t>’</w:t>
      </w:r>
      <w:r>
        <w:t>'</w:t>
      </w:r>
    </w:p>
    <w:p w14:paraId="4EA45051" w14:textId="495503A3" w:rsidR="00DB1505" w:rsidRDefault="00F07E26" w:rsidP="00DB1505">
      <w:pPr>
        <w:pStyle w:val="StyleCode"/>
      </w:pPr>
      <w:r>
        <w:t>‘</w:t>
      </w:r>
      <w:r w:rsidR="00DB1505">
        <w:t>'boundary typ</w:t>
      </w:r>
      <w:r>
        <w:t>’</w:t>
      </w:r>
      <w:r w:rsidR="00DB1505">
        <w:t>'</w:t>
      </w:r>
      <w:r>
        <w:t>‘</w:t>
      </w:r>
      <w:r w:rsidR="00DB1505">
        <w:t>'firs</w:t>
      </w:r>
      <w:r>
        <w:t>’</w:t>
      </w:r>
      <w:r w:rsidR="00DB1505">
        <w:t>' 0.65d0                ;hydraulic head</w:t>
      </w:r>
    </w:p>
    <w:p w14:paraId="66C31BC3" w14:textId="5D7963BF" w:rsidR="00DB1505" w:rsidRDefault="00F07E26" w:rsidP="00DB1505">
      <w:pPr>
        <w:pStyle w:val="StyleCode"/>
      </w:pPr>
      <w:r>
        <w:t>‘</w:t>
      </w:r>
      <w:r w:rsidR="00DB1505">
        <w:t>'extent of zon</w:t>
      </w:r>
      <w:r>
        <w:t>’</w:t>
      </w:r>
      <w:r w:rsidR="00DB1505">
        <w:t>'</w:t>
      </w:r>
    </w:p>
    <w:p w14:paraId="660CED97" w14:textId="77777777" w:rsidR="00DB1505" w:rsidRDefault="00DB1505" w:rsidP="00DB1505">
      <w:pPr>
        <w:pStyle w:val="StyleCode"/>
      </w:pPr>
      <w:r>
        <w:t>3.0 3.0  0.0 0.0  0.0 0.65</w:t>
      </w:r>
    </w:p>
    <w:p w14:paraId="3D1CF91B" w14:textId="14F486EF" w:rsidR="00DB1505" w:rsidRDefault="00F07E26" w:rsidP="00DB1505">
      <w:pPr>
        <w:pStyle w:val="StyleCode"/>
      </w:pPr>
      <w:r>
        <w:t>‘</w:t>
      </w:r>
      <w:r w:rsidR="00DB1505">
        <w:t>'end of zon</w:t>
      </w:r>
      <w:r>
        <w:t>’</w:t>
      </w:r>
      <w:r w:rsidR="00DB1505">
        <w:t>'</w:t>
      </w:r>
    </w:p>
    <w:p w14:paraId="1A4B536D" w14:textId="03E92B8F" w:rsidR="00DB1505" w:rsidRDefault="00F07E26" w:rsidP="00DB1505">
      <w:pPr>
        <w:pStyle w:val="StyleCode"/>
      </w:pPr>
      <w:r>
        <w:t>‘</w:t>
      </w:r>
      <w:r w:rsidR="00DB1505">
        <w:t>'transient boundary condition</w:t>
      </w:r>
      <w:r>
        <w:t>’</w:t>
      </w:r>
      <w:r w:rsidR="00DB1505">
        <w:t>'</w:t>
      </w:r>
    </w:p>
    <w:p w14:paraId="73BBCACB" w14:textId="2338D149" w:rsidR="00DB1505" w:rsidRDefault="00F07E26" w:rsidP="00DB1505">
      <w:pPr>
        <w:pStyle w:val="StyleCode"/>
      </w:pPr>
      <w:r>
        <w:t>‘</w:t>
      </w:r>
      <w:r w:rsidR="00DB1505">
        <w:t>'don</w:t>
      </w:r>
      <w:r>
        <w:t>’</w:t>
      </w:r>
      <w:r w:rsidR="00DB1505">
        <w:t>'</w:t>
      </w:r>
    </w:p>
    <w:p w14:paraId="065FC975" w14:textId="77777777" w:rsidR="00DB1505" w:rsidRDefault="00DB1505" w:rsidP="00DB1505">
      <w:pPr>
        <w:pStyle w:val="StyleCode"/>
      </w:pPr>
    </w:p>
    <w:p w14:paraId="23C03CC9" w14:textId="77777777" w:rsidR="00DB1505" w:rsidRDefault="00DB1505" w:rsidP="00DB1505">
      <w:pPr>
        <w:pStyle w:val="StyleCode"/>
      </w:pPr>
      <w:r>
        <w:t>And the transient boundary conditions file</w:t>
      </w:r>
      <w:r w:rsidR="00ED75DA">
        <w:t xml:space="preserve"> prefix.</w:t>
      </w:r>
      <w:r>
        <w:t>bcvs:</w:t>
      </w:r>
    </w:p>
    <w:p w14:paraId="20E8B61A" w14:textId="77777777" w:rsidR="00DB1505" w:rsidRDefault="00DB1505" w:rsidP="00DB1505">
      <w:pPr>
        <w:pStyle w:val="StyleCode"/>
      </w:pPr>
    </w:p>
    <w:p w14:paraId="1A9EB713" w14:textId="77777777" w:rsidR="00DB1505" w:rsidRDefault="00DB1505" w:rsidP="00DB1505">
      <w:pPr>
        <w:pStyle w:val="StyleCode"/>
      </w:pPr>
      <w:r>
        <w:t>10.0   0.0      0.65d0</w:t>
      </w:r>
    </w:p>
    <w:p w14:paraId="55E20D26" w14:textId="77777777" w:rsidR="00DB1505" w:rsidRDefault="00DB1505" w:rsidP="00DB1505">
      <w:pPr>
        <w:pStyle w:val="StyleCode"/>
      </w:pPr>
      <w:r>
        <w:t>20.0   4.11d-5  0.65d0</w:t>
      </w:r>
    </w:p>
    <w:p w14:paraId="5C1F3BF3" w14:textId="77777777" w:rsidR="0025769D" w:rsidRPr="00791457" w:rsidRDefault="0025769D" w:rsidP="00DB1505">
      <w:pPr>
        <w:pStyle w:val="StyleCode"/>
      </w:pPr>
    </w:p>
    <w:p w14:paraId="354BCE9E" w14:textId="1C2687E8" w:rsidR="00DB1505" w:rsidRPr="00ED3698" w:rsidRDefault="00DB1505" w:rsidP="00DB1505">
      <w:pPr>
        <w:pStyle w:val="Heading3"/>
      </w:pPr>
      <w:bookmarkStart w:id="414" w:name="_Toc13056109"/>
      <w:r w:rsidRPr="00ED3698">
        <w:t xml:space="preserve">Description of </w:t>
      </w:r>
      <w:r w:rsidR="008D3306">
        <w:t xml:space="preserve">the </w:t>
      </w:r>
      <w:r w:rsidRPr="00ED3698">
        <w:t>Example Input</w:t>
      </w:r>
      <w:bookmarkEnd w:id="414"/>
    </w:p>
    <w:p w14:paraId="3842481C" w14:textId="120A16EA" w:rsidR="00DB1505" w:rsidRDefault="00DB1505" w:rsidP="00DB1505">
      <w:r w:rsidRPr="00ED3698">
        <w:t xml:space="preserve">The example data file contains three boundary zones for a 2D-vertical cross-section located in the </w:t>
      </w:r>
      <w:r w:rsidR="004B41D7" w:rsidRPr="00FC2059">
        <w:rPr>
          <w:noProof/>
        </w:rPr>
        <w:t>xz</w:t>
      </w:r>
      <w:r w:rsidR="004B41D7">
        <w:t>-</w:t>
      </w:r>
      <w:r w:rsidRPr="00ED3698">
        <w:t xml:space="preserve">plane with dimensions 30 m (x-direction) by 3.5 m (z-direction). The left and right boundary conditions are </w:t>
      </w:r>
      <w:r w:rsidR="004B41D7" w:rsidRPr="00ED3698">
        <w:t>first</w:t>
      </w:r>
      <w:r w:rsidR="004B41D7">
        <w:t>-</w:t>
      </w:r>
      <w:r w:rsidR="004B41D7" w:rsidRPr="00ED3698">
        <w:t xml:space="preserve">type </w:t>
      </w:r>
      <w:r w:rsidRPr="00ED3698">
        <w:t xml:space="preserve">boundary conditions with a value of 10.0 and 9.53 m (hydraulic head or pressure head, as specified in Section 5 of the corresponding input file). The third boundary condition at the top of the domain is a </w:t>
      </w:r>
      <w:r w:rsidR="004B41D7" w:rsidRPr="00ED3698">
        <w:t>second</w:t>
      </w:r>
      <w:r w:rsidR="004B41D7">
        <w:t>-</w:t>
      </w:r>
      <w:r w:rsidR="004B41D7" w:rsidRPr="00ED3698">
        <w:t xml:space="preserve">type </w:t>
      </w:r>
      <w:r w:rsidRPr="00ED3698">
        <w:t>boundary condition specifying an influx (recharge) of 1.2</w:t>
      </w:r>
      <w:r w:rsidR="00E2257E">
        <w:t>×</w:t>
      </w:r>
      <w:r>
        <w:t>10</w:t>
      </w:r>
      <w:r w:rsidRPr="00ED3698">
        <w:rPr>
          <w:vertAlign w:val="superscript"/>
        </w:rPr>
        <w:t>-8</w:t>
      </w:r>
      <w:r w:rsidRPr="00ED3698">
        <w:t xml:space="preserve"> </w:t>
      </w:r>
      <w:r w:rsidRPr="00FC2059">
        <w:rPr>
          <w:noProof/>
        </w:rPr>
        <w:t>m s</w:t>
      </w:r>
      <w:r w:rsidRPr="00ED3698">
        <w:rPr>
          <w:vertAlign w:val="superscript"/>
        </w:rPr>
        <w:t>-1</w:t>
      </w:r>
      <w:r w:rsidRPr="00ED3698">
        <w:t xml:space="preserve"> (corresponding to 380 mm y</w:t>
      </w:r>
      <w:r w:rsidRPr="00ED3698">
        <w:rPr>
          <w:vertAlign w:val="superscript"/>
        </w:rPr>
        <w:t>-1</w:t>
      </w:r>
      <w:r w:rsidRPr="00ED3698">
        <w:t>). This boundary condition does not extend over the entire top boundary, but only over a zone reaching from 13.5 to 30 m.</w:t>
      </w:r>
    </w:p>
    <w:p w14:paraId="61D5234D" w14:textId="2CCC9DAD" w:rsidR="00DB1505" w:rsidRDefault="00DB1505" w:rsidP="00DB1505">
      <w:r>
        <w:t>The second example defines a</w:t>
      </w:r>
      <w:r>
        <w:rPr>
          <w:rFonts w:hint="eastAsia"/>
        </w:rPr>
        <w:t xml:space="preserve"> seepage face boundary condition</w:t>
      </w:r>
      <w:r>
        <w:t xml:space="preserve"> (the last boundary condition </w:t>
      </w:r>
      <w:r w:rsidR="008D3306">
        <w:t>‘</w:t>
      </w:r>
      <w:r w:rsidRPr="009E2E30">
        <w:t>seepage face boundary</w:t>
      </w:r>
      <w:r w:rsidR="008D3306">
        <w:t>.’</w:t>
      </w:r>
      <w:r>
        <w:rPr>
          <w:rFonts w:hint="eastAsia"/>
        </w:rPr>
        <w:t xml:space="preserve"> </w:t>
      </w:r>
      <w:r>
        <w:t>T</w:t>
      </w:r>
      <w:r>
        <w:rPr>
          <w:rFonts w:hint="eastAsia"/>
        </w:rPr>
        <w:t>he elevation of the seepage face is assigned to be 0.0 m.</w:t>
      </w:r>
    </w:p>
    <w:p w14:paraId="48B8259A" w14:textId="1BBF703A" w:rsidR="00DB1505" w:rsidRDefault="00DB1505" w:rsidP="00DB1505">
      <w:r>
        <w:t xml:space="preserve">The third example defined two </w:t>
      </w:r>
      <w:r w:rsidRPr="00ED3698">
        <w:t xml:space="preserve">boundary zones for a 2D-vertical cross-section located in the </w:t>
      </w:r>
      <w:r w:rsidR="008D3306" w:rsidRPr="00FC2059">
        <w:rPr>
          <w:noProof/>
        </w:rPr>
        <w:t>xz</w:t>
      </w:r>
      <w:r w:rsidR="008D3306">
        <w:t>-</w:t>
      </w:r>
      <w:r w:rsidRPr="00ED3698">
        <w:t xml:space="preserve">plane with dimensions 3 m (x-direction) by </w:t>
      </w:r>
      <w:r>
        <w:t>2</w:t>
      </w:r>
      <w:r w:rsidRPr="00ED3698">
        <w:t xml:space="preserve"> m (z-direction).</w:t>
      </w:r>
      <w:r>
        <w:t xml:space="preserve"> The first boundary condition ‘inflow boundary’ is defined at the top of the domain (x: 0.0 to 0.5 meter, z = 2.0 m) with a flux in 4.11</w:t>
      </w:r>
      <w:r w:rsidR="00E2257E">
        <w:t>×</w:t>
      </w:r>
      <w:r>
        <w:t>10</w:t>
      </w:r>
      <w:r w:rsidRPr="00ED3698">
        <w:rPr>
          <w:vertAlign w:val="superscript"/>
        </w:rPr>
        <w:t>-</w:t>
      </w:r>
      <w:r>
        <w:rPr>
          <w:vertAlign w:val="superscript"/>
        </w:rPr>
        <w:t>5</w:t>
      </w:r>
      <w:r w:rsidRPr="00ED3698">
        <w:t xml:space="preserve"> </w:t>
      </w:r>
      <w:r w:rsidRPr="00FC2059">
        <w:rPr>
          <w:noProof/>
        </w:rPr>
        <w:t>m s</w:t>
      </w:r>
      <w:r w:rsidRPr="00ED3698">
        <w:rPr>
          <w:vertAlign w:val="superscript"/>
        </w:rPr>
        <w:t>-1</w:t>
      </w:r>
      <w:r w:rsidRPr="00ED3698">
        <w:t xml:space="preserve"> </w:t>
      </w:r>
      <w:r>
        <w:t>(second type boundary condition). The other boundary condition ‘outflow boundary’ is defined at the right boundary (x=3.0 m, and z: 0.0 to 0.65 m) as constant hydraulic head in 0.65 m. The transient boundary condition is defined in the</w:t>
      </w:r>
      <w:r w:rsidR="00ED75DA">
        <w:t xml:space="preserve"> prefix.</w:t>
      </w:r>
      <w:r>
        <w:t xml:space="preserve">bcvs. At 10 hours (note: the time unit is defined in Data </w:t>
      </w:r>
      <w:r w:rsidR="008D3306">
        <w:t xml:space="preserve">Block </w:t>
      </w:r>
      <w:r>
        <w:t xml:space="preserve">4: </w:t>
      </w:r>
      <w:r w:rsidR="008D3306">
        <w:t>‘</w:t>
      </w:r>
      <w:r>
        <w:t>time step control – global system</w:t>
      </w:r>
      <w:r w:rsidR="008D3306">
        <w:t>’</w:t>
      </w:r>
      <w:r>
        <w:t xml:space="preserve">), the flow </w:t>
      </w:r>
      <w:r w:rsidR="008D3306">
        <w:t xml:space="preserve">in </w:t>
      </w:r>
      <w:r>
        <w:t>the domain is switched off (no flux for the ‘inflow boundary’), but the ‘outflow boundary’ keeps constant with a hydraulic head in 0.65 m. At 20 hours, the flow into the domain is switched on again with a flux in 4.11</w:t>
      </w:r>
      <w:r w:rsidR="00E2257E">
        <w:t>×</w:t>
      </w:r>
      <w:r>
        <w:t>10</w:t>
      </w:r>
      <w:r w:rsidRPr="00ED3698">
        <w:rPr>
          <w:vertAlign w:val="superscript"/>
        </w:rPr>
        <w:t>-</w:t>
      </w:r>
      <w:r>
        <w:rPr>
          <w:vertAlign w:val="superscript"/>
        </w:rPr>
        <w:t>5</w:t>
      </w:r>
      <w:r w:rsidRPr="00ED3698">
        <w:t xml:space="preserve"> </w:t>
      </w:r>
      <w:r w:rsidRPr="00FC2059">
        <w:rPr>
          <w:noProof/>
        </w:rPr>
        <w:t>m s</w:t>
      </w:r>
      <w:r w:rsidRPr="00ED3698">
        <w:rPr>
          <w:vertAlign w:val="superscript"/>
        </w:rPr>
        <w:t>-1</w:t>
      </w:r>
      <w:r>
        <w:t xml:space="preserve"> while the ‘outflow boundary’ keeps constant with a hydraulic head in 0.65 m.</w:t>
      </w:r>
    </w:p>
    <w:p w14:paraId="5B875C9C" w14:textId="77777777" w:rsidR="00DB1505" w:rsidRPr="00ED3698" w:rsidRDefault="00DB1505" w:rsidP="00DB1505">
      <w:pPr>
        <w:pStyle w:val="Heading2"/>
      </w:pPr>
      <w:bookmarkStart w:id="415" w:name="_Toc13056110"/>
      <w:r>
        <w:rPr>
          <w:rFonts w:hint="eastAsia"/>
        </w:rPr>
        <w:t>Initial condition</w:t>
      </w:r>
      <w:r w:rsidRPr="00ED3698">
        <w:t xml:space="preserve"> – </w:t>
      </w:r>
      <w:r w:rsidRPr="00284E24">
        <w:t>energy balance</w:t>
      </w:r>
      <w:r w:rsidRPr="00ED3698">
        <w:t xml:space="preserve"> (</w:t>
      </w:r>
      <w:r>
        <w:rPr>
          <w:rFonts w:hint="eastAsia"/>
        </w:rPr>
        <w:t xml:space="preserve">Data </w:t>
      </w:r>
      <w:r>
        <w:t>B</w:t>
      </w:r>
      <w:r>
        <w:rPr>
          <w:rFonts w:hint="eastAsia"/>
        </w:rPr>
        <w:t>lock</w:t>
      </w:r>
      <w:r w:rsidRPr="00ED3698">
        <w:t xml:space="preserve"> 1</w:t>
      </w:r>
      <w:r>
        <w:t>2B</w:t>
      </w:r>
      <w:r w:rsidRPr="00ED3698">
        <w:t>)</w:t>
      </w:r>
      <w:bookmarkEnd w:id="415"/>
    </w:p>
    <w:p w14:paraId="72F8BA70" w14:textId="44CAFF22" w:rsidR="00DB1505" w:rsidRPr="00ED3698" w:rsidRDefault="00DB1505" w:rsidP="00DB1505">
      <w:pPr>
        <w:pStyle w:val="Heading3"/>
      </w:pPr>
      <w:bookmarkStart w:id="416" w:name="_Toc13056111"/>
      <w:r w:rsidRPr="00ED3698">
        <w:t xml:space="preserve">Description of </w:t>
      </w:r>
      <w:r w:rsidR="006C7BFB">
        <w:t>the</w:t>
      </w:r>
      <w:r w:rsidR="008D3306">
        <w:t xml:space="preserve"> </w:t>
      </w:r>
      <w:r>
        <w:t>Data Block</w:t>
      </w:r>
      <w:bookmarkEnd w:id="416"/>
    </w:p>
    <w:p w14:paraId="4B155EDC" w14:textId="06A1A4A4" w:rsidR="00DB1505" w:rsidRDefault="00DB1505" w:rsidP="00DB1505">
      <w:r w:rsidRPr="00ED3698">
        <w:t xml:space="preserve">This data block defines the initial condition for the </w:t>
      </w:r>
      <w:r>
        <w:t>heat</w:t>
      </w:r>
      <w:r w:rsidRPr="00ED3698">
        <w:t xml:space="preserve"> transport problem. As for the </w:t>
      </w:r>
      <w:r>
        <w:t>heat transport</w:t>
      </w:r>
      <w:r w:rsidRPr="00ED3698">
        <w:t xml:space="preserve"> problem, the specification of several zones</w:t>
      </w:r>
      <w:r>
        <w:t xml:space="preserve"> specified in the </w:t>
      </w:r>
      <w:r w:rsidR="008D3306">
        <w:t xml:space="preserve">Section </w:t>
      </w:r>
      <w:r>
        <w:fldChar w:fldCharType="begin"/>
      </w:r>
      <w:r>
        <w:instrText xml:space="preserve"> REF _Ref392508009 \r \h </w:instrText>
      </w:r>
      <w:r>
        <w:fldChar w:fldCharType="separate"/>
      </w:r>
      <w:r w:rsidR="00D41448">
        <w:t>3.14</w:t>
      </w:r>
      <w:r>
        <w:fldChar w:fldCharType="end"/>
      </w:r>
      <w:r>
        <w:t xml:space="preserve"> (‘</w:t>
      </w:r>
      <w:r w:rsidR="0025769D">
        <w:t xml:space="preserve">physical </w:t>
      </w:r>
      <w:r>
        <w:t>parameters – energy balance’)</w:t>
      </w:r>
      <w:r w:rsidRPr="00ED3698">
        <w:t xml:space="preserve"> is necessary. </w:t>
      </w:r>
    </w:p>
    <w:p w14:paraId="0DE507A6" w14:textId="0235EC97" w:rsidR="00DB1505" w:rsidRPr="00ED3698" w:rsidRDefault="00156AD3" w:rsidP="00DB1505">
      <w:pPr>
        <w:pStyle w:val="Heading3"/>
      </w:pPr>
      <w:bookmarkStart w:id="417" w:name="_Toc13056112"/>
      <w:r w:rsidRPr="00ED3698">
        <w:t>Descriptio</w:t>
      </w:r>
      <w:r>
        <w:t>ns</w:t>
      </w:r>
      <w:r w:rsidRPr="00ED3698">
        <w:t xml:space="preserve"> </w:t>
      </w:r>
      <w:r w:rsidR="00DB1505" w:rsidRPr="00ED3698">
        <w:t>of</w:t>
      </w:r>
      <w:r w:rsidR="008D3306">
        <w:t xml:space="preserve"> THE</w:t>
      </w:r>
      <w:r w:rsidR="00DB1505" w:rsidRPr="00ED3698">
        <w:t xml:space="preserve"> Input Parameters</w:t>
      </w:r>
      <w:bookmarkEnd w:id="417"/>
    </w:p>
    <w:p w14:paraId="26632A19" w14:textId="55C1AA2C" w:rsidR="00DB1505" w:rsidRPr="00ED3698" w:rsidRDefault="008D3306" w:rsidP="00DB1505">
      <w:pPr>
        <w:pStyle w:val="Heading4"/>
      </w:pPr>
      <w:bookmarkStart w:id="418" w:name="_Toc13056113"/>
      <w:r>
        <w:t>‘</w:t>
      </w:r>
      <w:r w:rsidR="00DB1505" w:rsidRPr="00211D83">
        <w:t>initial condition</w:t>
      </w:r>
      <w:r w:rsidR="00F07E26">
        <w:t>–</w:t>
      </w:r>
      <w:r w:rsidR="00DB1505" w:rsidRPr="00211D83">
        <w:t>- energy balance</w:t>
      </w:r>
      <w:r>
        <w:t>’</w:t>
      </w:r>
      <w:bookmarkEnd w:id="418"/>
    </w:p>
    <w:p w14:paraId="4552BCCD" w14:textId="23F51A39" w:rsidR="00DB1505" w:rsidRPr="00ED3698" w:rsidRDefault="00DB1505" w:rsidP="00DB1505">
      <w:r w:rsidRPr="00ED3698">
        <w:t xml:space="preserve">The number of zones needs to be specified after the </w:t>
      </w:r>
      <w:r w:rsidR="00857CBB">
        <w:t>keywords</w:t>
      </w:r>
      <w:r w:rsidRPr="00ED3698">
        <w:t xml:space="preserve"> </w:t>
      </w:r>
      <w:r w:rsidR="008D3306">
        <w:t>‘</w:t>
      </w:r>
      <w:r w:rsidRPr="00211D83">
        <w:t>initial condition</w:t>
      </w:r>
      <w:r w:rsidR="00F07E26">
        <w:t>–</w:t>
      </w:r>
      <w:r w:rsidRPr="00211D83">
        <w:t>- energy balance</w:t>
      </w:r>
      <w:r w:rsidR="008D3306">
        <w:t>.’</w:t>
      </w:r>
      <w:r w:rsidRPr="00ED3698">
        <w:t xml:space="preserve"> In the following, a zone number and a zone name </w:t>
      </w:r>
      <w:r w:rsidR="00FC2059">
        <w:t>must</w:t>
      </w:r>
      <w:r w:rsidRPr="00ED3698">
        <w:t xml:space="preserve"> be provided below the </w:t>
      </w:r>
      <w:r w:rsidRPr="00FC2059">
        <w:rPr>
          <w:noProof/>
        </w:rPr>
        <w:t>sub</w:t>
      </w:r>
      <w:r w:rsidR="00857CBB" w:rsidRPr="00FC2059">
        <w:rPr>
          <w:noProof/>
        </w:rPr>
        <w:t>keywords</w:t>
      </w:r>
      <w:r w:rsidRPr="00ED3698">
        <w:t xml:space="preserve"> ‘number and name of zone’ for each zone. The zone names may or may not be identical with the names specified for the material property zones or the initial conditions for the flow problem. </w:t>
      </w:r>
    </w:p>
    <w:p w14:paraId="1221D566" w14:textId="4BFC8C9C" w:rsidR="00DB1505" w:rsidRPr="00ED3698" w:rsidRDefault="00DB1505" w:rsidP="00DB1505">
      <w:r w:rsidRPr="00ED3698">
        <w:t xml:space="preserve">The initial condition can be specified through the </w:t>
      </w:r>
      <w:r w:rsidR="00FC6030">
        <w:t>sub-keyword</w:t>
      </w:r>
      <w:r>
        <w:t xml:space="preserve"> </w:t>
      </w:r>
      <w:r w:rsidR="008D3306">
        <w:t>‘</w:t>
      </w:r>
      <w:r w:rsidRPr="005F6026">
        <w:t>initial condition</w:t>
      </w:r>
      <w:r w:rsidR="008D3306">
        <w:t>’</w:t>
      </w:r>
      <w:r w:rsidRPr="005F6026">
        <w:t xml:space="preserve"> </w:t>
      </w:r>
      <w:r>
        <w:t xml:space="preserve">followed by the temperature value of the zone. For </w:t>
      </w:r>
      <w:r w:rsidR="008D3306">
        <w:t xml:space="preserve">the </w:t>
      </w:r>
      <w:r>
        <w:t xml:space="preserve">vertically linearly distributed initial condition, the initial condition can be specified through the </w:t>
      </w:r>
      <w:r w:rsidR="00FC6030">
        <w:t>sub-keyword</w:t>
      </w:r>
      <w:r>
        <w:t xml:space="preserve"> </w:t>
      </w:r>
      <w:r w:rsidR="008D3306">
        <w:t>‘</w:t>
      </w:r>
      <w:r w:rsidRPr="005F6026">
        <w:t>geothermic gradient</w:t>
      </w:r>
      <w:r w:rsidR="008D3306">
        <w:t>’</w:t>
      </w:r>
      <w:r>
        <w:t xml:space="preserve"> followed by two parameter values: the temperature gradient in [°C m</w:t>
      </w:r>
      <w:r w:rsidRPr="00927C31">
        <w:rPr>
          <w:vertAlign w:val="superscript"/>
        </w:rPr>
        <w:t>-1</w:t>
      </w:r>
      <w:r>
        <w:t>] and the temperature on the top of the domain in [°C].</w:t>
      </w:r>
    </w:p>
    <w:p w14:paraId="37046420" w14:textId="77777777" w:rsidR="00DB1505" w:rsidRPr="00ED3698" w:rsidRDefault="00DB1505" w:rsidP="00DB1505">
      <w:pPr>
        <w:pStyle w:val="Heading4"/>
      </w:pPr>
      <w:bookmarkStart w:id="419" w:name="_Toc13056114"/>
      <w:r w:rsidRPr="00ED3698">
        <w:lastRenderedPageBreak/>
        <w:t>‘extent of zone’</w:t>
      </w:r>
      <w:bookmarkEnd w:id="419"/>
    </w:p>
    <w:p w14:paraId="3E81F0B3" w14:textId="32AB0AAC" w:rsidR="00DB1505" w:rsidRDefault="00DB1505" w:rsidP="00DB1505">
      <w:r w:rsidRPr="00ED3698">
        <w:t xml:space="preserve">As for the </w:t>
      </w:r>
      <w:r>
        <w:t>heat transport</w:t>
      </w:r>
      <w:r w:rsidRPr="00ED3698">
        <w:t xml:space="preserve"> problem, the specified initial condition needs to be allocated to a specific area of the solution domain below the </w:t>
      </w:r>
      <w:r w:rsidRPr="00FC2059">
        <w:rPr>
          <w:noProof/>
        </w:rPr>
        <w:t>sub</w:t>
      </w:r>
      <w:r w:rsidR="00857CBB" w:rsidRPr="00FC2059">
        <w:rPr>
          <w:noProof/>
        </w:rPr>
        <w:t>keywords</w:t>
      </w:r>
      <w:r w:rsidRPr="00ED3698">
        <w:t xml:space="preserve"> ‘extent of </w:t>
      </w:r>
      <w:r w:rsidRPr="00FC2059">
        <w:rPr>
          <w:noProof/>
        </w:rPr>
        <w:t>zone</w:t>
      </w:r>
      <w:r w:rsidR="008D3306">
        <w:t>.</w:t>
      </w:r>
      <w:r w:rsidRPr="00ED3698">
        <w:t xml:space="preserve">’ </w:t>
      </w:r>
      <w:r>
        <w:t xml:space="preserve">MIN3P-THCm </w:t>
      </w:r>
      <w:r w:rsidRPr="00ED3698">
        <w:t>allows the simulation of flow</w:t>
      </w:r>
      <w:r>
        <w:t>, heat transport</w:t>
      </w:r>
      <w:r w:rsidR="008D3306">
        <w:t>,</w:t>
      </w:r>
      <w:r w:rsidRPr="00ED3698">
        <w:t xml:space="preserve"> and reactive transport in three spatial dimensions. </w:t>
      </w:r>
      <w:r>
        <w:t xml:space="preserve">Detailed descriptions of the initial condition specification can be found in </w:t>
      </w:r>
      <w:r>
        <w:fldChar w:fldCharType="begin"/>
      </w:r>
      <w:r>
        <w:instrText xml:space="preserve"> REF _Ref392511951 \r \h </w:instrText>
      </w:r>
      <w:r>
        <w:fldChar w:fldCharType="separate"/>
      </w:r>
      <w:r w:rsidR="00D41448">
        <w:t>3.21.2.11</w:t>
      </w:r>
      <w:r>
        <w:fldChar w:fldCharType="end"/>
      </w:r>
      <w:r>
        <w:t xml:space="preserve">. </w:t>
      </w:r>
    </w:p>
    <w:p w14:paraId="19FBCB09" w14:textId="77777777" w:rsidR="00DB1505" w:rsidRPr="00ED3698" w:rsidRDefault="00DB1505" w:rsidP="00DB1505">
      <w:pPr>
        <w:pStyle w:val="Heading4"/>
      </w:pPr>
      <w:bookmarkStart w:id="420" w:name="_Toc13056115"/>
      <w:r w:rsidRPr="00ED3698">
        <w:t>‘read initial condition from file’</w:t>
      </w:r>
      <w:bookmarkEnd w:id="420"/>
    </w:p>
    <w:p w14:paraId="6BA8E119" w14:textId="0CFBCFBB" w:rsidR="00DB1505" w:rsidRDefault="00DB1505" w:rsidP="00DB1505">
      <w:r>
        <w:t xml:space="preserve">If the keywords </w:t>
      </w:r>
      <w:r w:rsidRPr="00ED3698">
        <w:t>‘read initial condition from file’</w:t>
      </w:r>
      <w:r>
        <w:t xml:space="preserve"> are provided in the </w:t>
      </w:r>
      <w:r w:rsidR="008D3306">
        <w:t>data block ‘</w:t>
      </w:r>
      <w:r w:rsidRPr="009C4A13">
        <w:t>initial condition</w:t>
      </w:r>
      <w:r w:rsidR="00F07E26">
        <w:t>–</w:t>
      </w:r>
      <w:r w:rsidRPr="009C4A13">
        <w:t>- energy balance</w:t>
      </w:r>
      <w:r w:rsidR="008D3306">
        <w:t>,’</w:t>
      </w:r>
      <w:r>
        <w:t xml:space="preserve"> MIN3P-THCm will read the initial aqueous phase density distribution and initial temperature distribution from the external file prefix.ivs. However, this function is only valid for non-isothermal </w:t>
      </w:r>
      <w:r w:rsidR="008D3306">
        <w:t xml:space="preserve">density-dependent </w:t>
      </w:r>
      <w:r>
        <w:t xml:space="preserve">flow. The format of the file prefix.ivs is described in </w:t>
      </w:r>
      <w:r w:rsidR="008D3306">
        <w:t xml:space="preserve">Section </w:t>
      </w:r>
      <w:r>
        <w:fldChar w:fldCharType="begin"/>
      </w:r>
      <w:r>
        <w:instrText xml:space="preserve"> REF _Ref401657167 \r \h </w:instrText>
      </w:r>
      <w:r>
        <w:fldChar w:fldCharType="separate"/>
      </w:r>
      <w:r w:rsidR="00D41448">
        <w:t>3.16.2.4</w:t>
      </w:r>
      <w:r>
        <w:fldChar w:fldCharType="end"/>
      </w:r>
      <w:r>
        <w:t>.</w:t>
      </w:r>
    </w:p>
    <w:p w14:paraId="48D06B33" w14:textId="4DD7A0C1" w:rsidR="00DB1505" w:rsidRPr="00ED3698" w:rsidRDefault="00DB1505" w:rsidP="00DB1505">
      <w:pPr>
        <w:pStyle w:val="Heading3"/>
      </w:pPr>
      <w:bookmarkStart w:id="421" w:name="_Toc13056116"/>
      <w:r w:rsidRPr="00ED3698">
        <w:t xml:space="preserve">Example </w:t>
      </w:r>
      <w:r w:rsidR="005C0C03">
        <w:t>Data input file</w:t>
      </w:r>
      <w:bookmarkEnd w:id="421"/>
    </w:p>
    <w:p w14:paraId="7EAD6BC0" w14:textId="77777777" w:rsidR="00DB1505" w:rsidRPr="00ED3698" w:rsidRDefault="0005419F" w:rsidP="00DB1505">
      <w:r>
        <w:t>An example input:</w:t>
      </w:r>
    </w:p>
    <w:p w14:paraId="5E0B97FD" w14:textId="335CF64D" w:rsidR="00DB1505" w:rsidRPr="00783DCF" w:rsidRDefault="00DB1505" w:rsidP="00DB1505">
      <w:pPr>
        <w:spacing w:before="0" w:after="0"/>
        <w:rPr>
          <w:rFonts w:ascii="Courier New" w:hAnsi="Courier New"/>
          <w:sz w:val="16"/>
        </w:rPr>
      </w:pPr>
      <w:r w:rsidRPr="00783DCF">
        <w:rPr>
          <w:rFonts w:ascii="Courier New" w:hAnsi="Courier New"/>
          <w:sz w:val="16"/>
        </w:rPr>
        <w:t>! Data Block 12B: initial condition</w:t>
      </w:r>
      <w:r w:rsidR="00F07E26">
        <w:rPr>
          <w:rFonts w:ascii="Courier New" w:hAnsi="Courier New"/>
          <w:sz w:val="16"/>
        </w:rPr>
        <w:t>–</w:t>
      </w:r>
      <w:r w:rsidRPr="00783DCF">
        <w:rPr>
          <w:rFonts w:ascii="Courier New" w:hAnsi="Courier New"/>
          <w:sz w:val="16"/>
        </w:rPr>
        <w:t>- energy balance</w:t>
      </w:r>
    </w:p>
    <w:p w14:paraId="4C5CB538" w14:textId="55186DDC" w:rsidR="00DB1505" w:rsidRPr="007C439D" w:rsidRDefault="00DB1505" w:rsidP="007C439D">
      <w:pPr>
        <w:pStyle w:val="ListParagraph"/>
        <w:numPr>
          <w:ilvl w:val="0"/>
          <w:numId w:val="37"/>
        </w:numPr>
        <w:spacing w:before="0" w:after="0"/>
        <w:rPr>
          <w:rFonts w:ascii="Courier New" w:hAnsi="Courier New"/>
          <w:sz w:val="16"/>
        </w:rPr>
      </w:pPr>
      <w:r w:rsidRPr="00783DCF">
        <w:rPr>
          <w:rFonts w:ascii="Courier New" w:hAnsi="Courier New"/>
          <w:sz w:val="16"/>
        </w:rPr>
        <w:t>! ---------------------------------------------------------------------------</w:t>
      </w:r>
      <w:r w:rsidR="00F07E26">
        <w:rPr>
          <w:rFonts w:ascii="Courier New" w:hAnsi="Courier New"/>
          <w:sz w:val="16"/>
        </w:rPr>
        <w:t>‘</w:t>
      </w:r>
      <w:r w:rsidRPr="00783DCF">
        <w:rPr>
          <w:rFonts w:ascii="Courier New" w:hAnsi="Courier New"/>
          <w:sz w:val="16"/>
        </w:rPr>
        <w:t>'initial condition</w:t>
      </w:r>
      <w:r w:rsidR="00F07E26">
        <w:rPr>
          <w:rFonts w:ascii="Courier New" w:hAnsi="Courier New"/>
          <w:sz w:val="16"/>
        </w:rPr>
        <w:t>–</w:t>
      </w:r>
      <w:r w:rsidRPr="00783DCF">
        <w:rPr>
          <w:rFonts w:ascii="Courier New" w:hAnsi="Courier New"/>
          <w:sz w:val="16"/>
        </w:rPr>
        <w:t>- energy balanc</w:t>
      </w:r>
      <w:r w:rsidR="00F07E26">
        <w:rPr>
          <w:rFonts w:ascii="Courier New" w:hAnsi="Courier New"/>
          <w:sz w:val="16"/>
        </w:rPr>
        <w:t>’</w:t>
      </w:r>
      <w:r w:rsidRPr="00783DCF">
        <w:rPr>
          <w:rFonts w:ascii="Courier New" w:hAnsi="Courier New"/>
          <w:sz w:val="16"/>
        </w:rPr>
        <w:t>'</w:t>
      </w:r>
      <w:r w:rsidRPr="007C439D">
        <w:rPr>
          <w:rFonts w:ascii="Courier New" w:hAnsi="Courier New"/>
          <w:sz w:val="16"/>
        </w:rPr>
        <w:t xml:space="preserve"> ;number of zones</w:t>
      </w:r>
    </w:p>
    <w:p w14:paraId="1BA0FB37" w14:textId="77777777" w:rsidR="00DB1505" w:rsidRPr="00783DCF" w:rsidRDefault="00DB1505" w:rsidP="00DB1505">
      <w:pPr>
        <w:spacing w:before="0" w:after="0"/>
        <w:rPr>
          <w:rFonts w:ascii="Courier New" w:hAnsi="Courier New"/>
          <w:sz w:val="16"/>
        </w:rPr>
      </w:pPr>
    </w:p>
    <w:p w14:paraId="09D2269B" w14:textId="771EE29B" w:rsidR="00DB1505" w:rsidRPr="00783DCF" w:rsidRDefault="00F07E26" w:rsidP="00DB1505">
      <w:pPr>
        <w:spacing w:before="0" w:after="0"/>
        <w:rPr>
          <w:rFonts w:ascii="Courier New" w:hAnsi="Courier New"/>
          <w:sz w:val="16"/>
        </w:rPr>
      </w:pPr>
      <w:r>
        <w:rPr>
          <w:rFonts w:ascii="Courier New" w:hAnsi="Courier New"/>
          <w:sz w:val="16"/>
        </w:rPr>
        <w:t>’</w:t>
      </w:r>
      <w:r w:rsidR="00DB1505" w:rsidRPr="00783DCF">
        <w:rPr>
          <w:rFonts w:ascii="Courier New" w:hAnsi="Courier New"/>
          <w:sz w:val="16"/>
        </w:rPr>
        <w:t>'geothermic gradien</w:t>
      </w:r>
      <w:r>
        <w:rPr>
          <w:rFonts w:ascii="Courier New" w:hAnsi="Courier New"/>
          <w:sz w:val="16"/>
        </w:rPr>
        <w:t>’</w:t>
      </w:r>
      <w:r w:rsidR="00DB1505" w:rsidRPr="00783DCF">
        <w:rPr>
          <w:rFonts w:ascii="Courier New" w:hAnsi="Courier New"/>
          <w:sz w:val="16"/>
        </w:rPr>
        <w:t>'</w:t>
      </w:r>
    </w:p>
    <w:p w14:paraId="5E1FAF92" w14:textId="77777777" w:rsidR="00DB1505" w:rsidRPr="00783DCF" w:rsidRDefault="00DB1505" w:rsidP="00DB1505">
      <w:pPr>
        <w:spacing w:before="0" w:after="0"/>
        <w:rPr>
          <w:rFonts w:ascii="Courier New" w:hAnsi="Courier New"/>
          <w:sz w:val="16"/>
        </w:rPr>
      </w:pPr>
      <w:r w:rsidRPr="00783DCF">
        <w:rPr>
          <w:rFonts w:ascii="Courier New" w:hAnsi="Courier New"/>
          <w:sz w:val="16"/>
        </w:rPr>
        <w:t>!0.03d0      ! ge</w:t>
      </w:r>
      <w:r>
        <w:rPr>
          <w:rFonts w:ascii="Courier New" w:hAnsi="Courier New"/>
          <w:sz w:val="16"/>
        </w:rPr>
        <w:t>o</w:t>
      </w:r>
      <w:r w:rsidRPr="00783DCF">
        <w:rPr>
          <w:rFonts w:ascii="Courier New" w:hAnsi="Courier New"/>
          <w:sz w:val="16"/>
        </w:rPr>
        <w:t xml:space="preserve">thermic gradient </w:t>
      </w:r>
      <w:r>
        <w:rPr>
          <w:rFonts w:ascii="Courier New" w:hAnsi="Courier New"/>
          <w:sz w:val="16"/>
        </w:rPr>
        <w:t>[</w:t>
      </w:r>
      <w:r w:rsidRPr="00783DCF">
        <w:rPr>
          <w:rFonts w:ascii="Courier New" w:hAnsi="Courier New"/>
          <w:sz w:val="16"/>
        </w:rPr>
        <w:t>oC m-1</w:t>
      </w:r>
      <w:r>
        <w:rPr>
          <w:rFonts w:ascii="Courier New" w:hAnsi="Courier New"/>
          <w:sz w:val="16"/>
        </w:rPr>
        <w:t>]</w:t>
      </w:r>
    </w:p>
    <w:p w14:paraId="009F54C7" w14:textId="77777777" w:rsidR="00DB1505" w:rsidRPr="00783DCF" w:rsidRDefault="00DB1505" w:rsidP="00DB1505">
      <w:pPr>
        <w:spacing w:before="0" w:after="0"/>
        <w:rPr>
          <w:rFonts w:ascii="Courier New" w:hAnsi="Courier New"/>
          <w:sz w:val="16"/>
        </w:rPr>
      </w:pPr>
      <w:r w:rsidRPr="00783DCF">
        <w:rPr>
          <w:rFonts w:ascii="Courier New" w:hAnsi="Courier New"/>
          <w:sz w:val="16"/>
        </w:rPr>
        <w:t xml:space="preserve">!17.0d0      ! temperature in the top </w:t>
      </w:r>
    </w:p>
    <w:p w14:paraId="1094DD7B" w14:textId="76E85B8D" w:rsidR="00DB1505" w:rsidRPr="00783DCF" w:rsidRDefault="00F07E26" w:rsidP="00DB1505">
      <w:pPr>
        <w:spacing w:before="0" w:after="0"/>
        <w:rPr>
          <w:rFonts w:ascii="Courier New" w:hAnsi="Courier New"/>
          <w:sz w:val="16"/>
        </w:rPr>
      </w:pPr>
      <w:r>
        <w:rPr>
          <w:rFonts w:ascii="Courier New" w:hAnsi="Courier New"/>
          <w:sz w:val="16"/>
        </w:rPr>
        <w:t>‘</w:t>
      </w:r>
      <w:r w:rsidR="00DB1505" w:rsidRPr="00783DCF">
        <w:rPr>
          <w:rFonts w:ascii="Courier New" w:hAnsi="Courier New"/>
          <w:sz w:val="16"/>
        </w:rPr>
        <w:t>'number and name of zon</w:t>
      </w:r>
      <w:r>
        <w:rPr>
          <w:rFonts w:ascii="Courier New" w:hAnsi="Courier New"/>
          <w:sz w:val="16"/>
        </w:rPr>
        <w:t>’</w:t>
      </w:r>
      <w:r w:rsidR="00DB1505" w:rsidRPr="00783DCF">
        <w:rPr>
          <w:rFonts w:ascii="Courier New" w:hAnsi="Courier New"/>
          <w:sz w:val="16"/>
        </w:rPr>
        <w:t>'</w:t>
      </w:r>
    </w:p>
    <w:p w14:paraId="62E35C4A" w14:textId="533E6065" w:rsidR="00DB1505" w:rsidRPr="00783DCF" w:rsidRDefault="00DB1505" w:rsidP="00DB1505">
      <w:pPr>
        <w:spacing w:before="0" w:after="0"/>
        <w:rPr>
          <w:rFonts w:ascii="Courier New" w:hAnsi="Courier New"/>
          <w:sz w:val="16"/>
        </w:rPr>
      </w:pPr>
      <w:r w:rsidRPr="00783DCF">
        <w:rPr>
          <w:rFonts w:ascii="Courier New" w:hAnsi="Courier New"/>
          <w:sz w:val="16"/>
        </w:rPr>
        <w:t>1</w:t>
      </w:r>
      <w:r w:rsidR="00F07E26">
        <w:rPr>
          <w:rFonts w:ascii="Courier New" w:hAnsi="Courier New"/>
          <w:sz w:val="16"/>
        </w:rPr>
        <w:t>‘</w:t>
      </w:r>
      <w:r w:rsidRPr="00783DCF">
        <w:rPr>
          <w:rFonts w:ascii="Courier New" w:hAnsi="Courier New"/>
          <w:sz w:val="16"/>
        </w:rPr>
        <w:t>'</w:t>
      </w:r>
      <w:r w:rsidRPr="00FC2059">
        <w:rPr>
          <w:rFonts w:ascii="Courier New" w:hAnsi="Courier New"/>
          <w:noProof/>
          <w:sz w:val="16"/>
        </w:rPr>
        <w:t>pepe</w:t>
      </w:r>
      <w:r w:rsidRPr="00783DCF">
        <w:rPr>
          <w:rFonts w:ascii="Courier New" w:hAnsi="Courier New"/>
          <w:sz w:val="16"/>
        </w:rPr>
        <w:t xml:space="preserve"> </w:t>
      </w:r>
      <w:r w:rsidRPr="00FC2059">
        <w:rPr>
          <w:rFonts w:ascii="Courier New" w:hAnsi="Courier New"/>
          <w:noProof/>
          <w:sz w:val="16"/>
        </w:rPr>
        <w:t>romp</w:t>
      </w:r>
      <w:r w:rsidR="00F07E26">
        <w:rPr>
          <w:rFonts w:ascii="Courier New" w:hAnsi="Courier New"/>
          <w:noProof/>
          <w:sz w:val="16"/>
        </w:rPr>
        <w:t>’</w:t>
      </w:r>
      <w:r w:rsidRPr="00783DCF">
        <w:rPr>
          <w:rFonts w:ascii="Courier New" w:hAnsi="Courier New"/>
          <w:sz w:val="16"/>
        </w:rPr>
        <w:t xml:space="preserve">' </w:t>
      </w:r>
    </w:p>
    <w:p w14:paraId="273710DC" w14:textId="1B04F6FC" w:rsidR="00DB1505" w:rsidRPr="00783DCF" w:rsidRDefault="00F07E26" w:rsidP="00DB1505">
      <w:pPr>
        <w:spacing w:before="0" w:after="0"/>
        <w:rPr>
          <w:rFonts w:ascii="Courier New" w:hAnsi="Courier New"/>
          <w:sz w:val="16"/>
        </w:rPr>
      </w:pPr>
      <w:r>
        <w:rPr>
          <w:rFonts w:ascii="Courier New" w:hAnsi="Courier New"/>
          <w:sz w:val="16"/>
        </w:rPr>
        <w:t>‘</w:t>
      </w:r>
      <w:r w:rsidR="00DB1505" w:rsidRPr="00783DCF">
        <w:rPr>
          <w:rFonts w:ascii="Courier New" w:hAnsi="Courier New"/>
          <w:sz w:val="16"/>
        </w:rPr>
        <w:t>'initial conditio</w:t>
      </w:r>
      <w:r>
        <w:rPr>
          <w:rFonts w:ascii="Courier New" w:hAnsi="Courier New"/>
          <w:sz w:val="16"/>
        </w:rPr>
        <w:t>’</w:t>
      </w:r>
      <w:r w:rsidR="00DB1505" w:rsidRPr="00783DCF">
        <w:rPr>
          <w:rFonts w:ascii="Courier New" w:hAnsi="Courier New"/>
          <w:sz w:val="16"/>
        </w:rPr>
        <w:t>'</w:t>
      </w:r>
    </w:p>
    <w:p w14:paraId="068E8AFD" w14:textId="77777777" w:rsidR="00DB1505" w:rsidRPr="00783DCF" w:rsidRDefault="00DB1505" w:rsidP="00DB1505">
      <w:pPr>
        <w:spacing w:before="0" w:after="0"/>
        <w:rPr>
          <w:rFonts w:ascii="Courier New" w:hAnsi="Courier New"/>
          <w:sz w:val="16"/>
        </w:rPr>
      </w:pPr>
      <w:r>
        <w:rPr>
          <w:rFonts w:ascii="Courier New" w:hAnsi="Courier New"/>
          <w:sz w:val="16"/>
        </w:rPr>
        <w:t>2</w:t>
      </w:r>
      <w:r w:rsidRPr="00783DCF">
        <w:rPr>
          <w:rFonts w:ascii="Courier New" w:hAnsi="Courier New"/>
          <w:sz w:val="16"/>
        </w:rPr>
        <w:t>0.0d0</w:t>
      </w:r>
    </w:p>
    <w:p w14:paraId="551DC737" w14:textId="2883D16E" w:rsidR="00DB1505" w:rsidRPr="00783DCF" w:rsidRDefault="00F07E26" w:rsidP="00DB1505">
      <w:pPr>
        <w:spacing w:before="0" w:after="0"/>
        <w:rPr>
          <w:rFonts w:ascii="Courier New" w:hAnsi="Courier New"/>
          <w:sz w:val="16"/>
        </w:rPr>
      </w:pPr>
      <w:r>
        <w:rPr>
          <w:rFonts w:ascii="Courier New" w:hAnsi="Courier New"/>
          <w:sz w:val="16"/>
        </w:rPr>
        <w:t>‘</w:t>
      </w:r>
      <w:r w:rsidR="00DB1505" w:rsidRPr="00783DCF">
        <w:rPr>
          <w:rFonts w:ascii="Courier New" w:hAnsi="Courier New"/>
          <w:sz w:val="16"/>
        </w:rPr>
        <w:t>'extent of zon</w:t>
      </w:r>
      <w:r>
        <w:rPr>
          <w:rFonts w:ascii="Courier New" w:hAnsi="Courier New"/>
          <w:sz w:val="16"/>
        </w:rPr>
        <w:t>’</w:t>
      </w:r>
      <w:r w:rsidR="00DB1505" w:rsidRPr="00783DCF">
        <w:rPr>
          <w:rFonts w:ascii="Courier New" w:hAnsi="Courier New"/>
          <w:sz w:val="16"/>
        </w:rPr>
        <w:t>'</w:t>
      </w:r>
    </w:p>
    <w:p w14:paraId="72707EC4" w14:textId="77777777" w:rsidR="00DB1505" w:rsidRPr="00783DCF" w:rsidRDefault="00DB1505" w:rsidP="00DB1505">
      <w:pPr>
        <w:spacing w:before="0" w:after="0"/>
        <w:rPr>
          <w:rFonts w:ascii="Courier New" w:hAnsi="Courier New"/>
          <w:sz w:val="16"/>
        </w:rPr>
      </w:pPr>
      <w:r w:rsidRPr="00783DCF">
        <w:rPr>
          <w:rFonts w:ascii="Courier New" w:hAnsi="Courier New"/>
          <w:sz w:val="16"/>
        </w:rPr>
        <w:t>0.0 1000.0d0 0.0 1.0   0.0 10.0</w:t>
      </w:r>
    </w:p>
    <w:p w14:paraId="78DCF533" w14:textId="5CD00AFC" w:rsidR="00DB1505" w:rsidRPr="00ED3698" w:rsidRDefault="00F07E26" w:rsidP="00DB1505">
      <w:pPr>
        <w:spacing w:before="0" w:after="0"/>
      </w:pPr>
      <w:r>
        <w:rPr>
          <w:rFonts w:ascii="Courier New" w:hAnsi="Courier New"/>
          <w:sz w:val="16"/>
        </w:rPr>
        <w:t>‘</w:t>
      </w:r>
      <w:r w:rsidR="00DB1505" w:rsidRPr="00783DCF">
        <w:rPr>
          <w:rFonts w:ascii="Courier New" w:hAnsi="Courier New"/>
          <w:sz w:val="16"/>
        </w:rPr>
        <w:t>'end of zon</w:t>
      </w:r>
      <w:r>
        <w:rPr>
          <w:rFonts w:ascii="Courier New" w:hAnsi="Courier New"/>
          <w:sz w:val="16"/>
        </w:rPr>
        <w:t>’</w:t>
      </w:r>
      <w:r w:rsidR="00DB1505" w:rsidRPr="00783DCF">
        <w:rPr>
          <w:rFonts w:ascii="Courier New" w:hAnsi="Courier New"/>
          <w:sz w:val="16"/>
        </w:rPr>
        <w:t>'</w:t>
      </w:r>
      <w:r>
        <w:rPr>
          <w:rFonts w:ascii="Courier New" w:hAnsi="Courier New"/>
          <w:sz w:val="16"/>
        </w:rPr>
        <w:t>‘</w:t>
      </w:r>
      <w:r w:rsidR="00DB1505" w:rsidRPr="00783DCF">
        <w:rPr>
          <w:rFonts w:ascii="Courier New" w:hAnsi="Courier New"/>
          <w:sz w:val="16"/>
        </w:rPr>
        <w:t>'don</w:t>
      </w:r>
      <w:r>
        <w:rPr>
          <w:rFonts w:ascii="Courier New" w:hAnsi="Courier New"/>
          <w:sz w:val="16"/>
        </w:rPr>
        <w:t>’</w:t>
      </w:r>
      <w:r w:rsidR="00DB1505" w:rsidRPr="00783DCF">
        <w:rPr>
          <w:rFonts w:ascii="Courier New" w:hAnsi="Courier New"/>
          <w:sz w:val="16"/>
        </w:rPr>
        <w:t>'</w:t>
      </w:r>
    </w:p>
    <w:p w14:paraId="4FB7B0AB" w14:textId="77777777" w:rsidR="00DB1505" w:rsidRDefault="00DB1505" w:rsidP="00DB1505"/>
    <w:p w14:paraId="550175CC" w14:textId="0D388682" w:rsidR="00DB1505" w:rsidRPr="00ED3698" w:rsidRDefault="00DB1505" w:rsidP="00DB1505">
      <w:pPr>
        <w:pStyle w:val="Heading3"/>
      </w:pPr>
      <w:bookmarkStart w:id="422" w:name="_Toc13056117"/>
      <w:r w:rsidRPr="00ED3698">
        <w:t xml:space="preserve">Description of </w:t>
      </w:r>
      <w:r w:rsidR="008D3306">
        <w:t xml:space="preserve">the </w:t>
      </w:r>
      <w:r w:rsidRPr="00ED3698">
        <w:t>Example Input</w:t>
      </w:r>
      <w:bookmarkEnd w:id="422"/>
    </w:p>
    <w:p w14:paraId="3410FF9B" w14:textId="3CD57138" w:rsidR="00DB1505" w:rsidRDefault="00DB1505" w:rsidP="00DB1505">
      <w:r w:rsidRPr="00ED3698">
        <w:t xml:space="preserve">The example data file contains </w:t>
      </w:r>
      <w:r>
        <w:t>one zone</w:t>
      </w:r>
      <w:r w:rsidRPr="00ED3698">
        <w:t xml:space="preserve"> for a 2D-vertical cross-section located in </w:t>
      </w:r>
      <w:r w:rsidRPr="00FC2059">
        <w:rPr>
          <w:noProof/>
        </w:rPr>
        <w:t xml:space="preserve">the </w:t>
      </w:r>
      <w:r w:rsidR="006C7BFB" w:rsidRPr="00FC2059">
        <w:rPr>
          <w:noProof/>
        </w:rPr>
        <w:t xml:space="preserve"> xz-plane</w:t>
      </w:r>
      <w:r w:rsidRPr="00ED3698">
        <w:t xml:space="preserve"> with dimensions </w:t>
      </w:r>
      <w:r>
        <w:t>100</w:t>
      </w:r>
      <w:r w:rsidRPr="00ED3698">
        <w:t xml:space="preserve">0 m (x-direction) by </w:t>
      </w:r>
      <w:r>
        <w:t>10</w:t>
      </w:r>
      <w:r w:rsidRPr="00ED3698">
        <w:t xml:space="preserve"> m (z-direction). The </w:t>
      </w:r>
      <w:r>
        <w:t xml:space="preserve">initial temperature is 20°C for the entire domain. </w:t>
      </w:r>
    </w:p>
    <w:p w14:paraId="0B2AB7C0" w14:textId="5BAF7059" w:rsidR="00DB1505" w:rsidRDefault="00DB1505" w:rsidP="00DB1505">
      <w:r>
        <w:t xml:space="preserve">The alternative method for the initial condition specification through </w:t>
      </w:r>
      <w:r w:rsidR="006C7BFB">
        <w:rPr>
          <w:rFonts w:ascii="Courier New" w:hAnsi="Courier New"/>
          <w:sz w:val="20"/>
        </w:rPr>
        <w:t>‘</w:t>
      </w:r>
      <w:r w:rsidRPr="00927C31">
        <w:rPr>
          <w:rFonts w:ascii="Courier New" w:hAnsi="Courier New"/>
          <w:sz w:val="20"/>
        </w:rPr>
        <w:t>geothermic gradient</w:t>
      </w:r>
      <w:r w:rsidR="006C7BFB">
        <w:rPr>
          <w:rFonts w:ascii="Courier New" w:hAnsi="Courier New"/>
          <w:sz w:val="20"/>
        </w:rPr>
        <w:t>’</w:t>
      </w:r>
      <w:r>
        <w:rPr>
          <w:rFonts w:ascii="Courier New" w:hAnsi="Courier New"/>
          <w:sz w:val="16"/>
        </w:rPr>
        <w:t xml:space="preserve"> </w:t>
      </w:r>
      <w:r>
        <w:t>commented out by adding “!” in front of the keyword and the following two parameters</w:t>
      </w:r>
      <w:r w:rsidR="006C7BFB">
        <w:t>:</w:t>
      </w:r>
      <w:r>
        <w:t xml:space="preserve"> the thermal gradient in 0.03°C m</w:t>
      </w:r>
      <w:r w:rsidRPr="00927C31">
        <w:rPr>
          <w:vertAlign w:val="superscript"/>
        </w:rPr>
        <w:t>-1</w:t>
      </w:r>
      <w:r>
        <w:t xml:space="preserve"> and the temperature on the top of the domain in 17°C.</w:t>
      </w:r>
    </w:p>
    <w:p w14:paraId="00D7FD72" w14:textId="77777777" w:rsidR="00DB1505" w:rsidRPr="00ED3698" w:rsidRDefault="00DB1505" w:rsidP="00DB1505">
      <w:pPr>
        <w:pStyle w:val="Heading2"/>
      </w:pPr>
      <w:bookmarkStart w:id="423" w:name="_Toc13056118"/>
      <w:r>
        <w:rPr>
          <w:rFonts w:hint="eastAsia"/>
        </w:rPr>
        <w:t>B</w:t>
      </w:r>
      <w:r w:rsidRPr="00ED3698">
        <w:t xml:space="preserve">oundary conditions </w:t>
      </w:r>
      <w:r>
        <w:t>–</w:t>
      </w:r>
      <w:r w:rsidRPr="00ED3698">
        <w:t xml:space="preserve"> </w:t>
      </w:r>
      <w:r>
        <w:t>energy balance</w:t>
      </w:r>
      <w:r w:rsidRPr="00ED3698">
        <w:t xml:space="preserve"> (</w:t>
      </w:r>
      <w:r>
        <w:t>D</w:t>
      </w:r>
      <w:r w:rsidRPr="00ED3698">
        <w:t>ata Block 1</w:t>
      </w:r>
      <w:r>
        <w:t>3B</w:t>
      </w:r>
      <w:r w:rsidRPr="00ED3698">
        <w:t>)</w:t>
      </w:r>
      <w:bookmarkEnd w:id="423"/>
    </w:p>
    <w:p w14:paraId="7922B6D5" w14:textId="2214D4BF" w:rsidR="00DB1505" w:rsidRPr="00ED3698" w:rsidRDefault="00DB1505" w:rsidP="00DB1505">
      <w:pPr>
        <w:pStyle w:val="Heading3"/>
      </w:pPr>
      <w:bookmarkStart w:id="424" w:name="_Toc13056119"/>
      <w:r w:rsidRPr="00ED3698">
        <w:t xml:space="preserve">Description of </w:t>
      </w:r>
      <w:r w:rsidR="006C7BFB">
        <w:t xml:space="preserve">the </w:t>
      </w:r>
      <w:r>
        <w:t>Data Block</w:t>
      </w:r>
      <w:bookmarkEnd w:id="424"/>
    </w:p>
    <w:p w14:paraId="43CD00F7" w14:textId="344240E3" w:rsidR="00DB1505" w:rsidRPr="00ED3698" w:rsidRDefault="00DB1505" w:rsidP="00DB1505">
      <w:r>
        <w:t>T</w:t>
      </w:r>
      <w:r w:rsidRPr="00ED3698">
        <w:t xml:space="preserve">he boundary conditions for the </w:t>
      </w:r>
      <w:r>
        <w:t>heat</w:t>
      </w:r>
      <w:r w:rsidRPr="00ED3698">
        <w:t xml:space="preserve"> transport problem </w:t>
      </w:r>
      <w:r>
        <w:t>are</w:t>
      </w:r>
      <w:r w:rsidRPr="00ED3698">
        <w:t xml:space="preserve"> specified</w:t>
      </w:r>
      <w:r>
        <w:t xml:space="preserve"> through the </w:t>
      </w:r>
      <w:r w:rsidR="006C7BFB">
        <w:t>keyword ‘</w:t>
      </w:r>
      <w:r w:rsidRPr="00E54A71">
        <w:t>boundary conditions</w:t>
      </w:r>
      <w:r w:rsidR="00F07E26">
        <w:t>–</w:t>
      </w:r>
      <w:r w:rsidRPr="00E54A71">
        <w:t>- energy balance</w:t>
      </w:r>
      <w:r w:rsidR="006C7BFB">
        <w:t>.’</w:t>
      </w:r>
      <w:r w:rsidRPr="00ED3698">
        <w:t xml:space="preserve"> </w:t>
      </w:r>
    </w:p>
    <w:p w14:paraId="2AAAE537" w14:textId="073328F2" w:rsidR="00DB1505" w:rsidRPr="00ED3698" w:rsidRDefault="00156AD3" w:rsidP="00DB1505">
      <w:pPr>
        <w:pStyle w:val="Heading3"/>
      </w:pPr>
      <w:bookmarkStart w:id="425" w:name="_Toc13056120"/>
      <w:r w:rsidRPr="00ED3698">
        <w:lastRenderedPageBreak/>
        <w:t>Descriptio</w:t>
      </w:r>
      <w:r>
        <w:t>ns</w:t>
      </w:r>
      <w:r w:rsidRPr="00ED3698">
        <w:t xml:space="preserve"> </w:t>
      </w:r>
      <w:r w:rsidR="00DB1505" w:rsidRPr="00ED3698">
        <w:t xml:space="preserve">of </w:t>
      </w:r>
      <w:r w:rsidR="006C7BFB">
        <w:t xml:space="preserve">the </w:t>
      </w:r>
      <w:r w:rsidR="00DB1505" w:rsidRPr="00ED3698">
        <w:t>Input Parameters</w:t>
      </w:r>
      <w:bookmarkEnd w:id="425"/>
    </w:p>
    <w:p w14:paraId="79282E84" w14:textId="62F4B0EB" w:rsidR="00DB1505" w:rsidRPr="00ED3698" w:rsidRDefault="00DB1505" w:rsidP="00DB1505">
      <w:pPr>
        <w:pStyle w:val="BodyText"/>
      </w:pPr>
      <w:r w:rsidRPr="00ED3698">
        <w:t xml:space="preserve">The input data for </w:t>
      </w:r>
      <w:r>
        <w:t>heat</w:t>
      </w:r>
      <w:r w:rsidRPr="00ED3698">
        <w:t xml:space="preserve"> transport boundary conditions follows the format previously described for other spatially distributed properties. Similar to the input for flow boundary</w:t>
      </w:r>
      <w:r>
        <w:t xml:space="preserve"> conditions, boundary types can</w:t>
      </w:r>
      <w:r w:rsidRPr="00ED3698">
        <w:t xml:space="preserve">not be </w:t>
      </w:r>
      <w:r w:rsidRPr="00FC2059">
        <w:rPr>
          <w:noProof/>
        </w:rPr>
        <w:t>overlai</w:t>
      </w:r>
      <w:r w:rsidR="00FC2059">
        <w:rPr>
          <w:noProof/>
        </w:rPr>
        <w:t>d</w:t>
      </w:r>
      <w:r w:rsidRPr="00ED3698">
        <w:t xml:space="preserve">. </w:t>
      </w:r>
    </w:p>
    <w:p w14:paraId="158D7F5B" w14:textId="6CC0080C" w:rsidR="00DB1505" w:rsidRPr="00ED3698" w:rsidRDefault="00DB1505" w:rsidP="00DB1505">
      <w:pPr>
        <w:pStyle w:val="BodyText"/>
      </w:pPr>
      <w:r w:rsidRPr="00ED3698">
        <w:t xml:space="preserve">The first required parameter is the number of boundary zones, which follows the </w:t>
      </w:r>
      <w:r w:rsidR="00857CBB">
        <w:t>keywords</w:t>
      </w:r>
      <w:r w:rsidRPr="00ED3698">
        <w:t xml:space="preserve"> </w:t>
      </w:r>
      <w:r w:rsidR="006C7BFB">
        <w:t>‘</w:t>
      </w:r>
      <w:r w:rsidRPr="00E54A71">
        <w:t>boundary conditions</w:t>
      </w:r>
      <w:r w:rsidR="00F07E26">
        <w:t>–</w:t>
      </w:r>
      <w:r w:rsidRPr="00E54A71">
        <w:t>- energy balance</w:t>
      </w:r>
      <w:r w:rsidR="006C7BFB">
        <w:t>.’</w:t>
      </w:r>
      <w:r w:rsidRPr="00ED3698">
        <w:t xml:space="preserve"> </w:t>
      </w:r>
    </w:p>
    <w:p w14:paraId="705B9435" w14:textId="5E45266F" w:rsidR="00DB1505" w:rsidRPr="00ED3698" w:rsidRDefault="00DB1505" w:rsidP="00DB1505">
      <w:r w:rsidRPr="00ED3698">
        <w:t xml:space="preserve">Each zone is defined by a zone number and zone name following the statement </w:t>
      </w:r>
      <w:r w:rsidR="006C7BFB">
        <w:t>‘</w:t>
      </w:r>
      <w:r w:rsidRPr="00ED3698">
        <w:t xml:space="preserve">number and name of </w:t>
      </w:r>
      <w:r w:rsidRPr="00FC2059">
        <w:rPr>
          <w:noProof/>
        </w:rPr>
        <w:t>zone</w:t>
      </w:r>
      <w:r w:rsidR="006C7BFB">
        <w:t>.’</w:t>
      </w:r>
      <w:r w:rsidRPr="00ED3698">
        <w:t xml:space="preserve"> These zones are independent of those for physical material properties or the initial condition </w:t>
      </w:r>
      <w:r w:rsidRPr="00FC2059">
        <w:rPr>
          <w:noProof/>
        </w:rPr>
        <w:t>zones,</w:t>
      </w:r>
      <w:r w:rsidRPr="00ED3698">
        <w:t xml:space="preserve"> but may have the same name.</w:t>
      </w:r>
    </w:p>
    <w:p w14:paraId="0451A068" w14:textId="77777777" w:rsidR="00DB1505" w:rsidRDefault="00DB1505" w:rsidP="00DB1505">
      <w:r w:rsidRPr="00ED3698">
        <w:t>Four types of boundary conditions can be specified below the subsection identifier ‘boundary type’:</w:t>
      </w:r>
    </w:p>
    <w:p w14:paraId="4A835FAA" w14:textId="77777777" w:rsidR="00DB1505" w:rsidRPr="0005419F" w:rsidRDefault="00DB1505" w:rsidP="0005419F"/>
    <w:p w14:paraId="2CF9EB34" w14:textId="77777777" w:rsidR="0005419F" w:rsidRDefault="00983021" w:rsidP="0005419F">
      <w:pPr>
        <w:pStyle w:val="Caption"/>
        <w:keepNext/>
      </w:pPr>
      <w:bookmarkStart w:id="426" w:name="_Toc13056219"/>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18</w:t>
      </w:r>
      <w:r w:rsidR="00606172">
        <w:rPr>
          <w:noProof/>
        </w:rPr>
        <w:fldChar w:fldCharType="end"/>
      </w:r>
      <w:r w:rsidRPr="00ED3698">
        <w:t xml:space="preserve">: Boundary conditions for </w:t>
      </w:r>
      <w:r>
        <w:t>energy balance</w:t>
      </w:r>
      <w:bookmarkEnd w:id="426"/>
    </w:p>
    <w:tbl>
      <w:tblPr>
        <w:tblStyle w:val="TableGrid"/>
        <w:tblW w:w="0" w:type="auto"/>
        <w:tblInd w:w="108" w:type="dxa"/>
        <w:tblLook w:val="04A0" w:firstRow="1" w:lastRow="0" w:firstColumn="1" w:lastColumn="0" w:noHBand="0" w:noVBand="1"/>
      </w:tblPr>
      <w:tblGrid>
        <w:gridCol w:w="1959"/>
        <w:gridCol w:w="2362"/>
        <w:gridCol w:w="4201"/>
      </w:tblGrid>
      <w:tr w:rsidR="0005419F" w14:paraId="740B6B14" w14:textId="77777777" w:rsidTr="000A16F4">
        <w:tc>
          <w:tcPr>
            <w:tcW w:w="1985" w:type="dxa"/>
          </w:tcPr>
          <w:p w14:paraId="0AC0F9B1" w14:textId="77777777" w:rsidR="0005419F" w:rsidRDefault="0005419F" w:rsidP="0005419F">
            <w:pPr>
              <w:pStyle w:val="Tableheader"/>
            </w:pPr>
            <w:r>
              <w:t>Type</w:t>
            </w:r>
          </w:p>
        </w:tc>
        <w:tc>
          <w:tcPr>
            <w:tcW w:w="2410" w:type="dxa"/>
          </w:tcPr>
          <w:p w14:paraId="2837BFF0" w14:textId="77777777" w:rsidR="0005419F" w:rsidRDefault="0005419F" w:rsidP="0005419F">
            <w:pPr>
              <w:pStyle w:val="Tableheader"/>
            </w:pPr>
            <w:r>
              <w:t>Name</w:t>
            </w:r>
          </w:p>
        </w:tc>
        <w:tc>
          <w:tcPr>
            <w:tcW w:w="4353" w:type="dxa"/>
          </w:tcPr>
          <w:p w14:paraId="7DCB1C59" w14:textId="77777777" w:rsidR="0005419F" w:rsidRDefault="0005419F" w:rsidP="0005419F">
            <w:pPr>
              <w:pStyle w:val="Tableheader"/>
            </w:pPr>
            <w:r>
              <w:t>Description</w:t>
            </w:r>
          </w:p>
        </w:tc>
      </w:tr>
      <w:tr w:rsidR="0005419F" w14:paraId="47199737" w14:textId="77777777" w:rsidTr="000A16F4">
        <w:tc>
          <w:tcPr>
            <w:tcW w:w="1985" w:type="dxa"/>
            <w:vAlign w:val="center"/>
          </w:tcPr>
          <w:p w14:paraId="7517DC11" w14:textId="77777777" w:rsidR="0005419F" w:rsidRDefault="0005419F" w:rsidP="00983021">
            <w:pPr>
              <w:pStyle w:val="Tablebodynospace"/>
              <w:ind w:firstLine="426"/>
              <w:jc w:val="left"/>
            </w:pPr>
            <w:r w:rsidRPr="00ED3698">
              <w:t>‘first’</w:t>
            </w:r>
          </w:p>
        </w:tc>
        <w:tc>
          <w:tcPr>
            <w:tcW w:w="2410" w:type="dxa"/>
            <w:vAlign w:val="center"/>
          </w:tcPr>
          <w:p w14:paraId="2F62777B" w14:textId="77777777" w:rsidR="0005419F" w:rsidRDefault="0005419F" w:rsidP="00983021">
            <w:pPr>
              <w:pStyle w:val="Tablebodynospace"/>
              <w:ind w:firstLine="426"/>
              <w:jc w:val="left"/>
            </w:pPr>
            <w:r w:rsidRPr="00ED3698">
              <w:t>Dirichlet</w:t>
            </w:r>
          </w:p>
        </w:tc>
        <w:tc>
          <w:tcPr>
            <w:tcW w:w="4353" w:type="dxa"/>
          </w:tcPr>
          <w:p w14:paraId="6F8E7489" w14:textId="1DE0678A" w:rsidR="0005419F" w:rsidRDefault="006C7BFB" w:rsidP="0005419F">
            <w:pPr>
              <w:pStyle w:val="Tablebodynospace"/>
            </w:pPr>
            <w:r>
              <w:t>S</w:t>
            </w:r>
            <w:r w:rsidRPr="00ED3698">
              <w:t xml:space="preserve">pecified </w:t>
            </w:r>
            <w:r w:rsidR="0005419F">
              <w:t>temperature</w:t>
            </w:r>
          </w:p>
        </w:tc>
      </w:tr>
      <w:tr w:rsidR="0005419F" w14:paraId="2EAA7B41" w14:textId="77777777" w:rsidTr="000A16F4">
        <w:tc>
          <w:tcPr>
            <w:tcW w:w="1985" w:type="dxa"/>
            <w:vAlign w:val="center"/>
          </w:tcPr>
          <w:p w14:paraId="3BCB051A" w14:textId="77777777" w:rsidR="0005419F" w:rsidRDefault="0005419F" w:rsidP="00983021">
            <w:pPr>
              <w:pStyle w:val="Tablebodynospace"/>
              <w:ind w:firstLine="426"/>
              <w:jc w:val="left"/>
            </w:pPr>
            <w:r>
              <w:t>‘second’</w:t>
            </w:r>
          </w:p>
        </w:tc>
        <w:tc>
          <w:tcPr>
            <w:tcW w:w="2410" w:type="dxa"/>
            <w:vAlign w:val="center"/>
          </w:tcPr>
          <w:p w14:paraId="768F9467" w14:textId="77777777" w:rsidR="0005419F" w:rsidRDefault="0005419F" w:rsidP="00983021">
            <w:pPr>
              <w:pStyle w:val="Tablebodynospace"/>
              <w:ind w:firstLine="426"/>
              <w:jc w:val="left"/>
            </w:pPr>
            <w:r w:rsidRPr="00ED3698">
              <w:t>Neumann</w:t>
            </w:r>
          </w:p>
        </w:tc>
        <w:tc>
          <w:tcPr>
            <w:tcW w:w="4353" w:type="dxa"/>
          </w:tcPr>
          <w:p w14:paraId="7D3D2B13" w14:textId="44F0CC3C" w:rsidR="0005419F" w:rsidRDefault="006C7BFB" w:rsidP="0005419F">
            <w:pPr>
              <w:pStyle w:val="Tablebodynospace"/>
            </w:pPr>
            <w:r>
              <w:t xml:space="preserve">Specified </w:t>
            </w:r>
            <w:r w:rsidR="0005419F">
              <w:t>heat flux</w:t>
            </w:r>
          </w:p>
        </w:tc>
      </w:tr>
      <w:tr w:rsidR="0005419F" w14:paraId="0262DF72" w14:textId="77777777" w:rsidTr="000A16F4">
        <w:tc>
          <w:tcPr>
            <w:tcW w:w="1985" w:type="dxa"/>
            <w:vAlign w:val="center"/>
          </w:tcPr>
          <w:p w14:paraId="5D47301F" w14:textId="77777777" w:rsidR="0005419F" w:rsidRDefault="0005419F" w:rsidP="00983021">
            <w:pPr>
              <w:pStyle w:val="Tablebodynospace"/>
              <w:ind w:firstLine="426"/>
              <w:jc w:val="left"/>
            </w:pPr>
            <w:r>
              <w:t>‘point’</w:t>
            </w:r>
            <w:r>
              <w:tab/>
            </w:r>
          </w:p>
        </w:tc>
        <w:tc>
          <w:tcPr>
            <w:tcW w:w="2410" w:type="dxa"/>
            <w:vAlign w:val="center"/>
          </w:tcPr>
          <w:p w14:paraId="0F0E085B" w14:textId="77777777" w:rsidR="0005419F" w:rsidRDefault="00983021" w:rsidP="00983021">
            <w:pPr>
              <w:pStyle w:val="Tablebodynospace"/>
              <w:ind w:firstLine="426"/>
              <w:jc w:val="left"/>
            </w:pPr>
            <w:r>
              <w:t>Neumann</w:t>
            </w:r>
          </w:p>
        </w:tc>
        <w:tc>
          <w:tcPr>
            <w:tcW w:w="4353" w:type="dxa"/>
          </w:tcPr>
          <w:p w14:paraId="28633E89" w14:textId="64D7EEFD" w:rsidR="0005419F" w:rsidRDefault="006C7BFB" w:rsidP="0005419F">
            <w:pPr>
              <w:pStyle w:val="Tablebodynospace"/>
            </w:pPr>
            <w:r>
              <w:t xml:space="preserve">Specified </w:t>
            </w:r>
            <w:r w:rsidR="0005419F">
              <w:t>heat flux</w:t>
            </w:r>
          </w:p>
        </w:tc>
      </w:tr>
      <w:tr w:rsidR="0005419F" w14:paraId="70B9EE22" w14:textId="77777777" w:rsidTr="000A16F4">
        <w:tc>
          <w:tcPr>
            <w:tcW w:w="1985" w:type="dxa"/>
            <w:vAlign w:val="center"/>
          </w:tcPr>
          <w:p w14:paraId="2622CB71" w14:textId="77777777" w:rsidR="0005419F" w:rsidRDefault="0005419F" w:rsidP="00983021">
            <w:pPr>
              <w:pStyle w:val="Tablebodynospace"/>
              <w:ind w:firstLine="426"/>
              <w:jc w:val="left"/>
            </w:pPr>
            <w:r w:rsidRPr="00ED3698">
              <w:t>‘</w:t>
            </w:r>
            <w:r w:rsidRPr="00A93DF3">
              <w:t>free</w:t>
            </w:r>
            <w:r>
              <w:t>’</w:t>
            </w:r>
          </w:p>
        </w:tc>
        <w:tc>
          <w:tcPr>
            <w:tcW w:w="2410" w:type="dxa"/>
            <w:vAlign w:val="center"/>
          </w:tcPr>
          <w:p w14:paraId="1FE37C48" w14:textId="77777777" w:rsidR="0005419F" w:rsidRDefault="0005419F" w:rsidP="00983021">
            <w:pPr>
              <w:pStyle w:val="Tablebodynospace"/>
              <w:ind w:firstLine="426"/>
              <w:jc w:val="left"/>
            </w:pPr>
            <w:r w:rsidRPr="00ED3698">
              <w:t>Neumann</w:t>
            </w:r>
          </w:p>
        </w:tc>
        <w:tc>
          <w:tcPr>
            <w:tcW w:w="4353" w:type="dxa"/>
          </w:tcPr>
          <w:p w14:paraId="7523928C" w14:textId="4AF84DE8" w:rsidR="0005419F" w:rsidRDefault="006C7BFB" w:rsidP="0005419F">
            <w:pPr>
              <w:pStyle w:val="Tablebodynospace"/>
            </w:pPr>
            <w:r>
              <w:t>F</w:t>
            </w:r>
            <w:r w:rsidRPr="00ED3698">
              <w:t xml:space="preserve">ree </w:t>
            </w:r>
            <w:r w:rsidR="0005419F" w:rsidRPr="00ED3698">
              <w:t>exit boundary</w:t>
            </w:r>
          </w:p>
        </w:tc>
      </w:tr>
      <w:tr w:rsidR="0005419F" w14:paraId="2F8D2BF1" w14:textId="77777777" w:rsidTr="000A16F4">
        <w:tc>
          <w:tcPr>
            <w:tcW w:w="1985" w:type="dxa"/>
            <w:vAlign w:val="center"/>
          </w:tcPr>
          <w:p w14:paraId="27F17023" w14:textId="77777777" w:rsidR="0005419F" w:rsidRDefault="0005419F" w:rsidP="00983021">
            <w:pPr>
              <w:pStyle w:val="Tablebodynospace"/>
              <w:ind w:firstLine="426"/>
              <w:jc w:val="left"/>
            </w:pPr>
            <w:r>
              <w:t>‘gradient’</w:t>
            </w:r>
          </w:p>
        </w:tc>
        <w:tc>
          <w:tcPr>
            <w:tcW w:w="2410" w:type="dxa"/>
            <w:vAlign w:val="center"/>
          </w:tcPr>
          <w:p w14:paraId="7467A3D6" w14:textId="77777777" w:rsidR="0005419F" w:rsidRDefault="0005419F" w:rsidP="00983021">
            <w:pPr>
              <w:pStyle w:val="Tablebodynospace"/>
              <w:ind w:firstLine="426"/>
              <w:jc w:val="left"/>
            </w:pPr>
            <w:r>
              <w:t>Dirichlet</w:t>
            </w:r>
          </w:p>
        </w:tc>
        <w:tc>
          <w:tcPr>
            <w:tcW w:w="4353" w:type="dxa"/>
          </w:tcPr>
          <w:p w14:paraId="470540A1" w14:textId="2B99E937" w:rsidR="0005419F" w:rsidRDefault="006C7BFB" w:rsidP="0084708E">
            <w:pPr>
              <w:pStyle w:val="Tablebodynospace"/>
            </w:pPr>
            <w:r w:rsidRPr="00FC2059">
              <w:rPr>
                <w:noProof/>
              </w:rPr>
              <w:t>Linear</w:t>
            </w:r>
            <w:r w:rsidR="0084708E">
              <w:rPr>
                <w:noProof/>
              </w:rPr>
              <w:t xml:space="preserve">ly </w:t>
            </w:r>
            <w:r w:rsidRPr="00FC2059">
              <w:rPr>
                <w:noProof/>
              </w:rPr>
              <w:t>distributed</w:t>
            </w:r>
            <w:r>
              <w:t xml:space="preserve"> </w:t>
            </w:r>
            <w:r w:rsidR="0005419F">
              <w:t xml:space="preserve">boundary with </w:t>
            </w:r>
            <w:r w:rsidR="0005419F" w:rsidRPr="00FC2059">
              <w:rPr>
                <w:noProof/>
              </w:rPr>
              <w:t>specified</w:t>
            </w:r>
            <w:r w:rsidR="0005419F">
              <w:t xml:space="preserve"> temperature</w:t>
            </w:r>
          </w:p>
        </w:tc>
      </w:tr>
    </w:tbl>
    <w:p w14:paraId="55DB9304" w14:textId="77777777" w:rsidR="00DB1505" w:rsidRDefault="00DB1505" w:rsidP="0005419F"/>
    <w:p w14:paraId="63A3F1D1" w14:textId="1EC78410" w:rsidR="00DB1505" w:rsidRDefault="00DB1505" w:rsidP="00DB1505">
      <w:r>
        <w:t>If the boundary type ‘gradient’ is specified, three parameters are needed: axis indicator</w:t>
      </w:r>
      <w:r w:rsidRPr="00584C5C">
        <w:t xml:space="preserve"> (x</w:t>
      </w:r>
      <w:r>
        <w:t>-</w:t>
      </w:r>
      <w:r w:rsidRPr="00584C5C">
        <w:t>, y</w:t>
      </w:r>
      <w:r>
        <w:t>-</w:t>
      </w:r>
      <w:r w:rsidRPr="00584C5C">
        <w:t xml:space="preserve"> or z</w:t>
      </w:r>
      <w:r>
        <w:t>-axis</w:t>
      </w:r>
      <w:r w:rsidRPr="00584C5C">
        <w:t xml:space="preserve">), </w:t>
      </w:r>
      <w:r>
        <w:t>the temperature at coordinate 0.0 on the specified axis (T</w:t>
      </w:r>
      <w:r w:rsidRPr="00927C31">
        <w:rPr>
          <w:vertAlign w:val="subscript"/>
        </w:rPr>
        <w:t>0</w:t>
      </w:r>
      <w:r>
        <w:t>),</w:t>
      </w:r>
      <w:r w:rsidR="006C7BFB">
        <w:t xml:space="preserve"> and the</w:t>
      </w:r>
      <w:r>
        <w:t xml:space="preserve"> temperature gradient (</w:t>
      </w:r>
      <w:r w:rsidRPr="00FC2059">
        <w:rPr>
          <w:noProof/>
        </w:rPr>
        <w:t>dT</w:t>
      </w:r>
      <w:r>
        <w:t>). The temperature at the i</w:t>
      </w:r>
      <w:r w:rsidRPr="0005419F">
        <w:rPr>
          <w:vertAlign w:val="superscript"/>
        </w:rPr>
        <w:t>th</w:t>
      </w:r>
      <w:r>
        <w:t xml:space="preserve"> boundary control volume (T</w:t>
      </w:r>
      <w:r w:rsidRPr="00927C31">
        <w:rPr>
          <w:vertAlign w:val="subscript"/>
        </w:rPr>
        <w:t>b</w:t>
      </w:r>
      <w:r>
        <w:t>(i)) can be interp</w:t>
      </w:r>
      <w:r w:rsidR="0005419F">
        <w:t>ol</w:t>
      </w:r>
      <w:r>
        <w:t>ated:</w:t>
      </w:r>
    </w:p>
    <w:tbl>
      <w:tblPr>
        <w:tblW w:w="0" w:type="auto"/>
        <w:tblLook w:val="04A0" w:firstRow="1" w:lastRow="0" w:firstColumn="1" w:lastColumn="0" w:noHBand="0" w:noVBand="1"/>
      </w:tblPr>
      <w:tblGrid>
        <w:gridCol w:w="6250"/>
        <w:gridCol w:w="2390"/>
      </w:tblGrid>
      <w:tr w:rsidR="0005419F" w:rsidRPr="002D66AE" w14:paraId="465676BC" w14:textId="77777777" w:rsidTr="008A4A97">
        <w:tc>
          <w:tcPr>
            <w:tcW w:w="6419" w:type="dxa"/>
            <w:vAlign w:val="center"/>
          </w:tcPr>
          <w:p w14:paraId="2380D850" w14:textId="77777777" w:rsidR="0005419F" w:rsidRPr="00927C31" w:rsidRDefault="00000000" w:rsidP="0005419F">
            <w:pPr>
              <w:pStyle w:val="Simpleline"/>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b</m:t>
                    </m:r>
                  </m:sub>
                </m:sSub>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+dT[X</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-X(0)]</m:t>
                </m:r>
              </m:oMath>
            </m:oMathPara>
          </w:p>
        </w:tc>
        <w:tc>
          <w:tcPr>
            <w:tcW w:w="2437" w:type="dxa"/>
            <w:vAlign w:val="center"/>
          </w:tcPr>
          <w:p w14:paraId="20F7326E" w14:textId="418D14AA" w:rsidR="0005419F" w:rsidRPr="002D66AE" w:rsidRDefault="0005419F" w:rsidP="008A4A97">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48</w:t>
            </w:r>
            <w:r w:rsidRPr="002D66AE">
              <w:rPr>
                <w:rFonts w:cs="Arial"/>
              </w:rPr>
              <w:fldChar w:fldCharType="end"/>
            </w:r>
          </w:p>
        </w:tc>
      </w:tr>
    </w:tbl>
    <w:p w14:paraId="7E15DCCA" w14:textId="433A02B5" w:rsidR="00DB1505" w:rsidRDefault="006C7BFB" w:rsidP="00DB1505">
      <w:r>
        <w:t xml:space="preserve">where </w:t>
      </w:r>
      <w:r w:rsidR="00DB1505">
        <w:t>X(i) is the coordinate of the specified axis at the i</w:t>
      </w:r>
      <w:r w:rsidR="00DB1505" w:rsidRPr="0005419F">
        <w:rPr>
          <w:i/>
          <w:vertAlign w:val="superscript"/>
        </w:rPr>
        <w:t>th</w:t>
      </w:r>
      <w:r w:rsidR="00DB1505">
        <w:t xml:space="preserve"> control volume</w:t>
      </w:r>
      <w:r>
        <w:t xml:space="preserve"> and </w:t>
      </w:r>
      <w:r w:rsidR="00DB1505">
        <w:t xml:space="preserve">X(0) is the reference </w:t>
      </w:r>
      <w:r w:rsidR="0025769D">
        <w:t>coordinate</w:t>
      </w:r>
      <w:r w:rsidR="00DB1505">
        <w:t xml:space="preserve"> (</w:t>
      </w:r>
      <w:r w:rsidR="0005419F">
        <w:t>e.g.</w:t>
      </w:r>
      <w:r>
        <w:t>,</w:t>
      </w:r>
      <w:r w:rsidR="0005419F">
        <w:t xml:space="preserve"> </w:t>
      </w:r>
      <w:r w:rsidR="00DB1505">
        <w:t xml:space="preserve">0.0). </w:t>
      </w:r>
    </w:p>
    <w:p w14:paraId="27C43110" w14:textId="2386B997" w:rsidR="00DB1505" w:rsidRPr="00ED3698" w:rsidRDefault="00DB1505" w:rsidP="00DB1505">
      <w:pPr>
        <w:pStyle w:val="Heading3"/>
      </w:pPr>
      <w:bookmarkStart w:id="427" w:name="_Toc13056121"/>
      <w:r w:rsidRPr="00ED3698">
        <w:t xml:space="preserve">Example </w:t>
      </w:r>
      <w:r w:rsidR="005C0C03">
        <w:t>Data input file</w:t>
      </w:r>
      <w:bookmarkEnd w:id="427"/>
    </w:p>
    <w:p w14:paraId="2C9AFA12" w14:textId="77777777" w:rsidR="00DB1505" w:rsidRPr="00ED3698" w:rsidRDefault="00DB1505" w:rsidP="00DB1505">
      <w:r w:rsidRPr="00ED3698">
        <w:t>!</w:t>
      </w:r>
    </w:p>
    <w:p w14:paraId="50785469" w14:textId="5C5E96C5" w:rsidR="00DB1505" w:rsidRPr="0057179B" w:rsidRDefault="00DB1505" w:rsidP="00DB1505">
      <w:pPr>
        <w:spacing w:before="0" w:after="0"/>
        <w:rPr>
          <w:rFonts w:ascii="Courier New" w:hAnsi="Courier New"/>
          <w:sz w:val="16"/>
        </w:rPr>
      </w:pPr>
      <w:r w:rsidRPr="0057179B">
        <w:rPr>
          <w:rFonts w:ascii="Courier New" w:hAnsi="Courier New"/>
          <w:sz w:val="16"/>
        </w:rPr>
        <w:t>! Data Block 13B: boundary conditions</w:t>
      </w:r>
      <w:r w:rsidR="00F07E26">
        <w:rPr>
          <w:rFonts w:ascii="Courier New" w:hAnsi="Courier New"/>
          <w:sz w:val="16"/>
        </w:rPr>
        <w:t>–</w:t>
      </w:r>
      <w:r w:rsidRPr="0057179B">
        <w:rPr>
          <w:rFonts w:ascii="Courier New" w:hAnsi="Courier New"/>
          <w:sz w:val="16"/>
        </w:rPr>
        <w:t>- energy balance</w:t>
      </w:r>
    </w:p>
    <w:p w14:paraId="334B321D" w14:textId="77777777" w:rsidR="00DB1505" w:rsidRPr="0057179B" w:rsidRDefault="00DB1505" w:rsidP="00DB1505">
      <w:pPr>
        <w:spacing w:before="0" w:after="0"/>
        <w:rPr>
          <w:rFonts w:ascii="Courier New" w:hAnsi="Courier New"/>
          <w:sz w:val="16"/>
        </w:rPr>
      </w:pPr>
      <w:r w:rsidRPr="0057179B">
        <w:rPr>
          <w:rFonts w:ascii="Courier New" w:hAnsi="Courier New"/>
          <w:sz w:val="16"/>
        </w:rPr>
        <w:t>! ---------------------------------------------------------------------------</w:t>
      </w:r>
    </w:p>
    <w:p w14:paraId="11903088" w14:textId="0549475D" w:rsidR="00DB1505" w:rsidRPr="0057179B" w:rsidRDefault="00DB1505" w:rsidP="00DB1505">
      <w:pPr>
        <w:spacing w:before="0" w:after="0"/>
        <w:rPr>
          <w:rFonts w:ascii="Courier New" w:hAnsi="Courier New"/>
          <w:sz w:val="16"/>
        </w:rPr>
      </w:pPr>
      <w:r w:rsidRPr="0057179B">
        <w:rPr>
          <w:rFonts w:ascii="Courier New" w:hAnsi="Courier New"/>
          <w:sz w:val="16"/>
        </w:rPr>
        <w:t>!</w:t>
      </w:r>
      <w:r w:rsidR="00F07E26">
        <w:rPr>
          <w:rFonts w:ascii="Courier New" w:hAnsi="Courier New"/>
          <w:sz w:val="16"/>
        </w:rPr>
        <w:t>‘</w:t>
      </w:r>
      <w:r w:rsidRPr="0057179B">
        <w:rPr>
          <w:rFonts w:ascii="Courier New" w:hAnsi="Courier New"/>
          <w:sz w:val="16"/>
        </w:rPr>
        <w:t>'boundary conditions</w:t>
      </w:r>
      <w:r w:rsidR="00F07E26">
        <w:rPr>
          <w:rFonts w:ascii="Courier New" w:hAnsi="Courier New"/>
          <w:sz w:val="16"/>
        </w:rPr>
        <w:t>–</w:t>
      </w:r>
      <w:r w:rsidRPr="0057179B">
        <w:rPr>
          <w:rFonts w:ascii="Courier New" w:hAnsi="Courier New"/>
          <w:sz w:val="16"/>
        </w:rPr>
        <w:t>- energy balanc</w:t>
      </w:r>
      <w:r w:rsidR="00F07E26">
        <w:rPr>
          <w:rFonts w:ascii="Courier New" w:hAnsi="Courier New"/>
          <w:sz w:val="16"/>
        </w:rPr>
        <w:t>’</w:t>
      </w:r>
      <w:r w:rsidRPr="0057179B">
        <w:rPr>
          <w:rFonts w:ascii="Courier New" w:hAnsi="Courier New"/>
          <w:sz w:val="16"/>
        </w:rPr>
        <w:t>'</w:t>
      </w:r>
    </w:p>
    <w:p w14:paraId="63A27ED0" w14:textId="77777777" w:rsidR="00DB1505" w:rsidRPr="0057179B" w:rsidRDefault="00DB1505" w:rsidP="00DB1505">
      <w:pPr>
        <w:spacing w:before="0" w:after="0"/>
        <w:rPr>
          <w:rFonts w:ascii="Courier New" w:hAnsi="Courier New"/>
          <w:sz w:val="16"/>
        </w:rPr>
      </w:pPr>
      <w:r w:rsidRPr="0057179B">
        <w:rPr>
          <w:rFonts w:ascii="Courier New" w:hAnsi="Courier New"/>
          <w:sz w:val="16"/>
        </w:rPr>
        <w:t xml:space="preserve"> 2</w:t>
      </w:r>
    </w:p>
    <w:p w14:paraId="6BE7CE3F" w14:textId="77777777" w:rsidR="00DB1505" w:rsidRPr="0057179B" w:rsidRDefault="00DB1505" w:rsidP="00DB1505">
      <w:pPr>
        <w:spacing w:before="0" w:after="0"/>
        <w:rPr>
          <w:rFonts w:ascii="Courier New" w:hAnsi="Courier New"/>
          <w:sz w:val="16"/>
        </w:rPr>
      </w:pPr>
      <w:r w:rsidRPr="0057179B">
        <w:rPr>
          <w:rFonts w:ascii="Courier New" w:hAnsi="Courier New"/>
          <w:sz w:val="16"/>
        </w:rPr>
        <w:t xml:space="preserve"> </w:t>
      </w:r>
    </w:p>
    <w:p w14:paraId="36E03B2D" w14:textId="1EDBC9AE" w:rsidR="00DB1505" w:rsidRPr="0057179B" w:rsidRDefault="00F07E26" w:rsidP="00DB1505">
      <w:pPr>
        <w:spacing w:before="0" w:after="0"/>
        <w:rPr>
          <w:rFonts w:ascii="Courier New" w:hAnsi="Courier New"/>
          <w:sz w:val="16"/>
        </w:rPr>
      </w:pPr>
      <w:r>
        <w:rPr>
          <w:rFonts w:ascii="Courier New" w:hAnsi="Courier New"/>
          <w:sz w:val="16"/>
        </w:rPr>
        <w:t>‘</w:t>
      </w:r>
      <w:r w:rsidR="00DB1505" w:rsidRPr="0057179B">
        <w:rPr>
          <w:rFonts w:ascii="Courier New" w:hAnsi="Courier New"/>
          <w:sz w:val="16"/>
        </w:rPr>
        <w:t>'number and name of zon</w:t>
      </w:r>
      <w:r>
        <w:rPr>
          <w:rFonts w:ascii="Courier New" w:hAnsi="Courier New"/>
          <w:sz w:val="16"/>
        </w:rPr>
        <w:t>’</w:t>
      </w:r>
      <w:r w:rsidR="00DB1505" w:rsidRPr="0057179B">
        <w:rPr>
          <w:rFonts w:ascii="Courier New" w:hAnsi="Courier New"/>
          <w:sz w:val="16"/>
        </w:rPr>
        <w:t>'</w:t>
      </w:r>
    </w:p>
    <w:p w14:paraId="534B0397" w14:textId="77777777" w:rsidR="00DB1505" w:rsidRPr="0057179B" w:rsidRDefault="00DB1505" w:rsidP="00DB1505">
      <w:pPr>
        <w:spacing w:before="0" w:after="0"/>
        <w:rPr>
          <w:rFonts w:ascii="Courier New" w:hAnsi="Courier New"/>
          <w:sz w:val="16"/>
        </w:rPr>
      </w:pPr>
      <w:r w:rsidRPr="0057179B">
        <w:rPr>
          <w:rFonts w:ascii="Courier New" w:hAnsi="Courier New"/>
          <w:sz w:val="16"/>
        </w:rPr>
        <w:t xml:space="preserve"> 1</w:t>
      </w:r>
    </w:p>
    <w:p w14:paraId="7FD59450" w14:textId="324E65CE" w:rsidR="00DB1505" w:rsidRPr="0057179B" w:rsidRDefault="00F07E26" w:rsidP="00DB1505">
      <w:pPr>
        <w:spacing w:before="0" w:after="0"/>
        <w:rPr>
          <w:rFonts w:ascii="Courier New" w:hAnsi="Courier New"/>
          <w:sz w:val="16"/>
        </w:rPr>
      </w:pPr>
      <w:r>
        <w:rPr>
          <w:rFonts w:ascii="Courier New" w:hAnsi="Courier New"/>
          <w:sz w:val="16"/>
        </w:rPr>
        <w:t>‘</w:t>
      </w:r>
      <w:r w:rsidR="00DB1505" w:rsidRPr="0057179B">
        <w:rPr>
          <w:rFonts w:ascii="Courier New" w:hAnsi="Courier New"/>
          <w:sz w:val="16"/>
        </w:rPr>
        <w:t>'inflo</w:t>
      </w:r>
      <w:r>
        <w:rPr>
          <w:rFonts w:ascii="Courier New" w:hAnsi="Courier New"/>
          <w:sz w:val="16"/>
        </w:rPr>
        <w:t>’</w:t>
      </w:r>
      <w:r w:rsidR="00DB1505" w:rsidRPr="0057179B">
        <w:rPr>
          <w:rFonts w:ascii="Courier New" w:hAnsi="Courier New"/>
          <w:sz w:val="16"/>
        </w:rPr>
        <w:t xml:space="preserve">'                                                                   </w:t>
      </w:r>
    </w:p>
    <w:p w14:paraId="3FA7C6CF" w14:textId="77777777" w:rsidR="00DB1505" w:rsidRPr="0057179B" w:rsidRDefault="00DB1505" w:rsidP="00DB1505">
      <w:pPr>
        <w:spacing w:before="0" w:after="0"/>
        <w:rPr>
          <w:rFonts w:ascii="Courier New" w:hAnsi="Courier New"/>
          <w:sz w:val="16"/>
        </w:rPr>
      </w:pPr>
    </w:p>
    <w:p w14:paraId="2282D5E2" w14:textId="2F354906" w:rsidR="00DB1505" w:rsidRPr="0057179B" w:rsidRDefault="00F07E26" w:rsidP="00DB1505">
      <w:pPr>
        <w:spacing w:before="0" w:after="0"/>
        <w:rPr>
          <w:rFonts w:ascii="Courier New" w:hAnsi="Courier New"/>
          <w:sz w:val="16"/>
        </w:rPr>
      </w:pPr>
      <w:r>
        <w:rPr>
          <w:rFonts w:ascii="Courier New" w:hAnsi="Courier New"/>
          <w:sz w:val="16"/>
        </w:rPr>
        <w:t>‘</w:t>
      </w:r>
      <w:r w:rsidR="00DB1505" w:rsidRPr="0057179B">
        <w:rPr>
          <w:rFonts w:ascii="Courier New" w:hAnsi="Courier New"/>
          <w:sz w:val="16"/>
        </w:rPr>
        <w:t>'boundary typ</w:t>
      </w:r>
      <w:r>
        <w:rPr>
          <w:rFonts w:ascii="Courier New" w:hAnsi="Courier New"/>
          <w:sz w:val="16"/>
        </w:rPr>
        <w:t>’</w:t>
      </w:r>
      <w:r w:rsidR="00DB1505" w:rsidRPr="0057179B">
        <w:rPr>
          <w:rFonts w:ascii="Courier New" w:hAnsi="Courier New"/>
          <w:sz w:val="16"/>
        </w:rPr>
        <w:t>'</w:t>
      </w:r>
    </w:p>
    <w:p w14:paraId="1053FB0C" w14:textId="5916992D" w:rsidR="00DB1505" w:rsidRPr="0057179B" w:rsidRDefault="00F07E26" w:rsidP="00DB1505">
      <w:pPr>
        <w:spacing w:before="0" w:after="0"/>
        <w:rPr>
          <w:rFonts w:ascii="Courier New" w:hAnsi="Courier New"/>
          <w:sz w:val="16"/>
        </w:rPr>
      </w:pPr>
      <w:r>
        <w:rPr>
          <w:rFonts w:ascii="Courier New" w:hAnsi="Courier New"/>
          <w:sz w:val="16"/>
        </w:rPr>
        <w:t>‘</w:t>
      </w:r>
      <w:r w:rsidR="00DB1505" w:rsidRPr="0057179B">
        <w:rPr>
          <w:rFonts w:ascii="Courier New" w:hAnsi="Courier New"/>
          <w:sz w:val="16"/>
        </w:rPr>
        <w:t>'fre</w:t>
      </w:r>
      <w:r>
        <w:rPr>
          <w:rFonts w:ascii="Courier New" w:hAnsi="Courier New"/>
          <w:sz w:val="16"/>
        </w:rPr>
        <w:t>’</w:t>
      </w:r>
      <w:r w:rsidR="00DB1505" w:rsidRPr="0057179B">
        <w:rPr>
          <w:rFonts w:ascii="Courier New" w:hAnsi="Courier New"/>
          <w:sz w:val="16"/>
        </w:rPr>
        <w:t>' 60.0d0</w:t>
      </w:r>
    </w:p>
    <w:p w14:paraId="00D2BAD4" w14:textId="77777777" w:rsidR="00DB1505" w:rsidRPr="0057179B" w:rsidRDefault="00DB1505" w:rsidP="00DB1505">
      <w:pPr>
        <w:spacing w:before="0" w:after="0"/>
        <w:rPr>
          <w:rFonts w:ascii="Courier New" w:hAnsi="Courier New"/>
          <w:sz w:val="16"/>
        </w:rPr>
      </w:pPr>
      <w:r w:rsidRPr="0057179B">
        <w:rPr>
          <w:rFonts w:ascii="Courier New" w:hAnsi="Courier New"/>
          <w:sz w:val="16"/>
        </w:rPr>
        <w:t xml:space="preserve"> </w:t>
      </w:r>
    </w:p>
    <w:p w14:paraId="2F5604B9" w14:textId="23EB0B4D" w:rsidR="00DB1505" w:rsidRPr="0057179B" w:rsidRDefault="00F07E26" w:rsidP="00DB1505">
      <w:pPr>
        <w:spacing w:before="0" w:after="0"/>
        <w:rPr>
          <w:rFonts w:ascii="Courier New" w:hAnsi="Courier New"/>
          <w:sz w:val="16"/>
        </w:rPr>
      </w:pPr>
      <w:r>
        <w:rPr>
          <w:rFonts w:ascii="Courier New" w:hAnsi="Courier New"/>
          <w:sz w:val="16"/>
        </w:rPr>
        <w:t>‘</w:t>
      </w:r>
      <w:r w:rsidR="00DB1505" w:rsidRPr="0057179B">
        <w:rPr>
          <w:rFonts w:ascii="Courier New" w:hAnsi="Courier New"/>
          <w:sz w:val="16"/>
        </w:rPr>
        <w:t>'extent of zon</w:t>
      </w:r>
      <w:r>
        <w:rPr>
          <w:rFonts w:ascii="Courier New" w:hAnsi="Courier New"/>
          <w:sz w:val="16"/>
        </w:rPr>
        <w:t>’</w:t>
      </w:r>
      <w:r w:rsidR="00DB1505" w:rsidRPr="0057179B">
        <w:rPr>
          <w:rFonts w:ascii="Courier New" w:hAnsi="Courier New"/>
          <w:sz w:val="16"/>
        </w:rPr>
        <w:t>'</w:t>
      </w:r>
    </w:p>
    <w:p w14:paraId="11FFFF68" w14:textId="77777777" w:rsidR="00DB1505" w:rsidRPr="0057179B" w:rsidRDefault="00DB1505" w:rsidP="00DB1505">
      <w:pPr>
        <w:spacing w:before="0" w:after="0"/>
        <w:rPr>
          <w:rFonts w:ascii="Courier New" w:hAnsi="Courier New"/>
          <w:sz w:val="16"/>
        </w:rPr>
      </w:pPr>
      <w:r w:rsidRPr="0057179B">
        <w:rPr>
          <w:rFonts w:ascii="Courier New" w:hAnsi="Courier New"/>
          <w:sz w:val="16"/>
        </w:rPr>
        <w:t xml:space="preserve"> 0.0d0 0.0d0 0.0 1.0 0.0d0 30.0d0</w:t>
      </w:r>
    </w:p>
    <w:p w14:paraId="24F601BA" w14:textId="77777777" w:rsidR="00DB1505" w:rsidRPr="0057179B" w:rsidRDefault="00DB1505" w:rsidP="00DB1505">
      <w:pPr>
        <w:spacing w:before="0" w:after="0"/>
        <w:rPr>
          <w:rFonts w:ascii="Courier New" w:hAnsi="Courier New"/>
          <w:sz w:val="16"/>
        </w:rPr>
      </w:pPr>
      <w:r w:rsidRPr="0057179B">
        <w:rPr>
          <w:rFonts w:ascii="Courier New" w:hAnsi="Courier New"/>
          <w:sz w:val="16"/>
        </w:rPr>
        <w:t xml:space="preserve"> </w:t>
      </w:r>
    </w:p>
    <w:p w14:paraId="0CACFC9A" w14:textId="7BC757E5" w:rsidR="00DB1505" w:rsidRPr="0057179B" w:rsidRDefault="00F07E26" w:rsidP="00DB1505">
      <w:pPr>
        <w:spacing w:before="0" w:after="0"/>
        <w:rPr>
          <w:rFonts w:ascii="Courier New" w:hAnsi="Courier New"/>
          <w:sz w:val="16"/>
        </w:rPr>
      </w:pPr>
      <w:r>
        <w:rPr>
          <w:rFonts w:ascii="Courier New" w:hAnsi="Courier New"/>
          <w:sz w:val="16"/>
        </w:rPr>
        <w:t>‘</w:t>
      </w:r>
      <w:r w:rsidR="00DB1505" w:rsidRPr="0057179B">
        <w:rPr>
          <w:rFonts w:ascii="Courier New" w:hAnsi="Courier New"/>
          <w:sz w:val="16"/>
        </w:rPr>
        <w:t>'end of zon</w:t>
      </w:r>
      <w:r>
        <w:rPr>
          <w:rFonts w:ascii="Courier New" w:hAnsi="Courier New"/>
          <w:sz w:val="16"/>
        </w:rPr>
        <w:t>’</w:t>
      </w:r>
      <w:r w:rsidR="00DB1505" w:rsidRPr="0057179B">
        <w:rPr>
          <w:rFonts w:ascii="Courier New" w:hAnsi="Courier New"/>
          <w:sz w:val="16"/>
        </w:rPr>
        <w:t>'</w:t>
      </w:r>
    </w:p>
    <w:p w14:paraId="6363485E" w14:textId="77777777" w:rsidR="00DB1505" w:rsidRPr="0057179B" w:rsidRDefault="00DB1505" w:rsidP="00DB1505">
      <w:pPr>
        <w:spacing w:before="0" w:after="0"/>
        <w:rPr>
          <w:rFonts w:ascii="Courier New" w:hAnsi="Courier New"/>
          <w:sz w:val="16"/>
        </w:rPr>
      </w:pPr>
      <w:r w:rsidRPr="0057179B">
        <w:rPr>
          <w:rFonts w:ascii="Courier New" w:hAnsi="Courier New"/>
          <w:sz w:val="16"/>
        </w:rPr>
        <w:lastRenderedPageBreak/>
        <w:t xml:space="preserve"> </w:t>
      </w:r>
    </w:p>
    <w:p w14:paraId="72DC2AFB" w14:textId="4356045B" w:rsidR="00DB1505" w:rsidRPr="0057179B" w:rsidRDefault="00F07E26" w:rsidP="00DB1505">
      <w:pPr>
        <w:spacing w:before="0" w:after="0"/>
        <w:rPr>
          <w:rFonts w:ascii="Courier New" w:hAnsi="Courier New"/>
          <w:sz w:val="16"/>
        </w:rPr>
      </w:pPr>
      <w:r>
        <w:rPr>
          <w:rFonts w:ascii="Courier New" w:hAnsi="Courier New"/>
          <w:sz w:val="16"/>
        </w:rPr>
        <w:t>‘</w:t>
      </w:r>
      <w:r w:rsidR="00DB1505" w:rsidRPr="0057179B">
        <w:rPr>
          <w:rFonts w:ascii="Courier New" w:hAnsi="Courier New"/>
          <w:sz w:val="16"/>
        </w:rPr>
        <w:t>'number and name of zon</w:t>
      </w:r>
      <w:r>
        <w:rPr>
          <w:rFonts w:ascii="Courier New" w:hAnsi="Courier New"/>
          <w:sz w:val="16"/>
        </w:rPr>
        <w:t>’</w:t>
      </w:r>
      <w:r w:rsidR="00DB1505" w:rsidRPr="0057179B">
        <w:rPr>
          <w:rFonts w:ascii="Courier New" w:hAnsi="Courier New"/>
          <w:sz w:val="16"/>
        </w:rPr>
        <w:t>'</w:t>
      </w:r>
    </w:p>
    <w:p w14:paraId="0369C5D7" w14:textId="77777777" w:rsidR="00DB1505" w:rsidRPr="0057179B" w:rsidRDefault="00DB1505" w:rsidP="00DB1505">
      <w:pPr>
        <w:spacing w:before="0" w:after="0"/>
        <w:rPr>
          <w:rFonts w:ascii="Courier New" w:hAnsi="Courier New"/>
          <w:sz w:val="16"/>
        </w:rPr>
      </w:pPr>
      <w:r w:rsidRPr="0057179B">
        <w:rPr>
          <w:rFonts w:ascii="Courier New" w:hAnsi="Courier New"/>
          <w:sz w:val="16"/>
        </w:rPr>
        <w:t xml:space="preserve">  2</w:t>
      </w:r>
    </w:p>
    <w:p w14:paraId="0BD776E4" w14:textId="3C0CEC3D" w:rsidR="00DB1505" w:rsidRPr="0057179B" w:rsidRDefault="00F07E26" w:rsidP="00DB1505">
      <w:pPr>
        <w:spacing w:before="0" w:after="0"/>
        <w:rPr>
          <w:rFonts w:ascii="Courier New" w:hAnsi="Courier New"/>
          <w:sz w:val="16"/>
        </w:rPr>
      </w:pPr>
      <w:r>
        <w:rPr>
          <w:rFonts w:ascii="Courier New" w:hAnsi="Courier New"/>
          <w:sz w:val="16"/>
        </w:rPr>
        <w:t>‘</w:t>
      </w:r>
      <w:r w:rsidR="00DB1505" w:rsidRPr="0057179B">
        <w:rPr>
          <w:rFonts w:ascii="Courier New" w:hAnsi="Courier New"/>
          <w:sz w:val="16"/>
        </w:rPr>
        <w:t>'</w:t>
      </w:r>
      <w:r w:rsidR="00DB1505" w:rsidRPr="00FC2059">
        <w:rPr>
          <w:rFonts w:ascii="Courier New" w:hAnsi="Courier New"/>
          <w:noProof/>
          <w:sz w:val="16"/>
        </w:rPr>
        <w:t>hydroestati</w:t>
      </w:r>
      <w:r>
        <w:rPr>
          <w:rFonts w:ascii="Courier New" w:hAnsi="Courier New"/>
          <w:noProof/>
          <w:sz w:val="16"/>
        </w:rPr>
        <w:t>’</w:t>
      </w:r>
      <w:r w:rsidR="00DB1505" w:rsidRPr="0057179B">
        <w:rPr>
          <w:rFonts w:ascii="Courier New" w:hAnsi="Courier New"/>
          <w:sz w:val="16"/>
        </w:rPr>
        <w:t xml:space="preserve">'                                                                   </w:t>
      </w:r>
    </w:p>
    <w:p w14:paraId="63F8BBA1" w14:textId="77777777" w:rsidR="00DB1505" w:rsidRPr="0057179B" w:rsidRDefault="00DB1505" w:rsidP="00DB1505">
      <w:pPr>
        <w:spacing w:before="0" w:after="0"/>
        <w:rPr>
          <w:rFonts w:ascii="Courier New" w:hAnsi="Courier New"/>
          <w:sz w:val="16"/>
        </w:rPr>
      </w:pPr>
      <w:r w:rsidRPr="0057179B">
        <w:rPr>
          <w:rFonts w:ascii="Courier New" w:hAnsi="Courier New"/>
          <w:sz w:val="16"/>
        </w:rPr>
        <w:t xml:space="preserve">  </w:t>
      </w:r>
    </w:p>
    <w:p w14:paraId="5842EF2C" w14:textId="78DA9248" w:rsidR="00DB1505" w:rsidRPr="0057179B" w:rsidRDefault="00F07E26" w:rsidP="00DB1505">
      <w:pPr>
        <w:spacing w:before="0" w:after="0"/>
        <w:rPr>
          <w:rFonts w:ascii="Courier New" w:hAnsi="Courier New"/>
          <w:sz w:val="16"/>
        </w:rPr>
      </w:pPr>
      <w:r>
        <w:rPr>
          <w:rFonts w:ascii="Courier New" w:hAnsi="Courier New"/>
          <w:sz w:val="16"/>
        </w:rPr>
        <w:t>‘</w:t>
      </w:r>
      <w:r w:rsidR="00DB1505" w:rsidRPr="0057179B">
        <w:rPr>
          <w:rFonts w:ascii="Courier New" w:hAnsi="Courier New"/>
          <w:sz w:val="16"/>
        </w:rPr>
        <w:t>'boundary typ</w:t>
      </w:r>
      <w:r>
        <w:rPr>
          <w:rFonts w:ascii="Courier New" w:hAnsi="Courier New"/>
          <w:sz w:val="16"/>
        </w:rPr>
        <w:t>’</w:t>
      </w:r>
      <w:r w:rsidR="00DB1505" w:rsidRPr="0057179B">
        <w:rPr>
          <w:rFonts w:ascii="Courier New" w:hAnsi="Courier New"/>
          <w:sz w:val="16"/>
        </w:rPr>
        <w:t>'</w:t>
      </w:r>
    </w:p>
    <w:p w14:paraId="1ADE431A" w14:textId="2ADC76B0" w:rsidR="00DB1505" w:rsidRPr="0057179B" w:rsidRDefault="00F07E26" w:rsidP="00DB1505">
      <w:pPr>
        <w:spacing w:before="0" w:after="0"/>
        <w:rPr>
          <w:rFonts w:ascii="Courier New" w:hAnsi="Courier New"/>
          <w:sz w:val="16"/>
        </w:rPr>
      </w:pPr>
      <w:r>
        <w:rPr>
          <w:rFonts w:ascii="Courier New" w:hAnsi="Courier New"/>
          <w:sz w:val="16"/>
        </w:rPr>
        <w:t>‘</w:t>
      </w:r>
      <w:r w:rsidR="00DB1505" w:rsidRPr="0057179B">
        <w:rPr>
          <w:rFonts w:ascii="Courier New" w:hAnsi="Courier New"/>
          <w:sz w:val="16"/>
        </w:rPr>
        <w:t>'fre</w:t>
      </w:r>
      <w:r>
        <w:rPr>
          <w:rFonts w:ascii="Courier New" w:hAnsi="Courier New"/>
          <w:sz w:val="16"/>
        </w:rPr>
        <w:t>’</w:t>
      </w:r>
      <w:r w:rsidR="00DB1505" w:rsidRPr="0057179B">
        <w:rPr>
          <w:rFonts w:ascii="Courier New" w:hAnsi="Courier New"/>
          <w:sz w:val="16"/>
        </w:rPr>
        <w:t>' 20.0d0</w:t>
      </w:r>
    </w:p>
    <w:p w14:paraId="5BC1074C" w14:textId="77777777" w:rsidR="00DB1505" w:rsidRPr="0057179B" w:rsidRDefault="00DB1505" w:rsidP="00DB1505">
      <w:pPr>
        <w:spacing w:before="0" w:after="0"/>
        <w:rPr>
          <w:rFonts w:ascii="Courier New" w:hAnsi="Courier New"/>
          <w:sz w:val="16"/>
        </w:rPr>
      </w:pPr>
      <w:r w:rsidRPr="0057179B">
        <w:rPr>
          <w:rFonts w:ascii="Courier New" w:hAnsi="Courier New"/>
          <w:sz w:val="16"/>
        </w:rPr>
        <w:t xml:space="preserve">  </w:t>
      </w:r>
    </w:p>
    <w:p w14:paraId="1741DA0F" w14:textId="3F227E73" w:rsidR="00DB1505" w:rsidRPr="0057179B" w:rsidRDefault="00DB1505" w:rsidP="00DB1505">
      <w:pPr>
        <w:spacing w:before="0" w:after="0"/>
        <w:rPr>
          <w:rFonts w:ascii="Courier New" w:hAnsi="Courier New"/>
          <w:sz w:val="16"/>
        </w:rPr>
      </w:pPr>
      <w:r w:rsidRPr="0057179B">
        <w:rPr>
          <w:rFonts w:ascii="Courier New" w:hAnsi="Courier New"/>
          <w:sz w:val="16"/>
        </w:rPr>
        <w:t xml:space="preserve"> </w:t>
      </w:r>
      <w:r w:rsidR="00F07E26">
        <w:rPr>
          <w:rFonts w:ascii="Courier New" w:hAnsi="Courier New"/>
          <w:sz w:val="16"/>
        </w:rPr>
        <w:t>‘</w:t>
      </w:r>
      <w:r w:rsidRPr="0057179B">
        <w:rPr>
          <w:rFonts w:ascii="Courier New" w:hAnsi="Courier New"/>
          <w:sz w:val="16"/>
        </w:rPr>
        <w:t>'extent of zon</w:t>
      </w:r>
      <w:r w:rsidR="00F07E26">
        <w:rPr>
          <w:rFonts w:ascii="Courier New" w:hAnsi="Courier New"/>
          <w:sz w:val="16"/>
        </w:rPr>
        <w:t>’</w:t>
      </w:r>
      <w:r w:rsidRPr="0057179B">
        <w:rPr>
          <w:rFonts w:ascii="Courier New" w:hAnsi="Courier New"/>
          <w:sz w:val="16"/>
        </w:rPr>
        <w:t>'</w:t>
      </w:r>
    </w:p>
    <w:p w14:paraId="5457370F" w14:textId="77777777" w:rsidR="00DB1505" w:rsidRPr="0057179B" w:rsidRDefault="00DB1505" w:rsidP="00DB1505">
      <w:pPr>
        <w:spacing w:before="0" w:after="0"/>
        <w:rPr>
          <w:rFonts w:ascii="Courier New" w:hAnsi="Courier New"/>
          <w:sz w:val="16"/>
        </w:rPr>
      </w:pPr>
      <w:r w:rsidRPr="0057179B">
        <w:rPr>
          <w:rFonts w:ascii="Courier New" w:hAnsi="Courier New"/>
          <w:sz w:val="16"/>
        </w:rPr>
        <w:t xml:space="preserve">  246.0d0 246.0d0 0.0 1.0 0.0d0 30.0d0</w:t>
      </w:r>
    </w:p>
    <w:p w14:paraId="30E80A79" w14:textId="74C16B4C" w:rsidR="00DB1505" w:rsidRPr="0057179B" w:rsidRDefault="00DB1505" w:rsidP="00DB1505">
      <w:pPr>
        <w:spacing w:before="0" w:after="0"/>
        <w:rPr>
          <w:rFonts w:ascii="Courier New" w:hAnsi="Courier New"/>
          <w:sz w:val="16"/>
        </w:rPr>
      </w:pPr>
      <w:r w:rsidRPr="0057179B">
        <w:rPr>
          <w:rFonts w:ascii="Courier New" w:hAnsi="Courier New"/>
          <w:sz w:val="16"/>
        </w:rPr>
        <w:t xml:space="preserve"> </w:t>
      </w:r>
      <w:r w:rsidR="00F07E26">
        <w:rPr>
          <w:rFonts w:ascii="Courier New" w:hAnsi="Courier New"/>
          <w:sz w:val="16"/>
        </w:rPr>
        <w:t>‘</w:t>
      </w:r>
      <w:r w:rsidRPr="0057179B">
        <w:rPr>
          <w:rFonts w:ascii="Courier New" w:hAnsi="Courier New"/>
          <w:sz w:val="16"/>
        </w:rPr>
        <w:t>'end of zon</w:t>
      </w:r>
      <w:r w:rsidR="00F07E26">
        <w:rPr>
          <w:rFonts w:ascii="Courier New" w:hAnsi="Courier New"/>
          <w:sz w:val="16"/>
        </w:rPr>
        <w:t>’</w:t>
      </w:r>
      <w:r w:rsidRPr="0057179B">
        <w:rPr>
          <w:rFonts w:ascii="Courier New" w:hAnsi="Courier New"/>
          <w:sz w:val="16"/>
        </w:rPr>
        <w:t>'</w:t>
      </w:r>
    </w:p>
    <w:p w14:paraId="3A34ED4D" w14:textId="5A5D27EF" w:rsidR="00DB1505" w:rsidRDefault="00DB1505" w:rsidP="00DB1505">
      <w:pPr>
        <w:spacing w:before="0" w:after="0"/>
        <w:rPr>
          <w:rFonts w:ascii="Courier New" w:hAnsi="Courier New"/>
          <w:sz w:val="16"/>
        </w:rPr>
      </w:pPr>
      <w:r w:rsidRPr="0057179B">
        <w:rPr>
          <w:rFonts w:ascii="Courier New" w:hAnsi="Courier New"/>
          <w:sz w:val="16"/>
        </w:rPr>
        <w:t xml:space="preserve"> </w:t>
      </w:r>
      <w:r w:rsidR="00F07E26">
        <w:rPr>
          <w:rFonts w:ascii="Courier New" w:hAnsi="Courier New"/>
          <w:sz w:val="16"/>
        </w:rPr>
        <w:t>‘</w:t>
      </w:r>
      <w:r w:rsidRPr="0057179B">
        <w:rPr>
          <w:rFonts w:ascii="Courier New" w:hAnsi="Courier New"/>
          <w:sz w:val="16"/>
        </w:rPr>
        <w:t>'don</w:t>
      </w:r>
      <w:r w:rsidR="00F07E26">
        <w:rPr>
          <w:rFonts w:ascii="Courier New" w:hAnsi="Courier New"/>
          <w:sz w:val="16"/>
        </w:rPr>
        <w:t>’</w:t>
      </w:r>
      <w:r w:rsidRPr="0057179B">
        <w:rPr>
          <w:rFonts w:ascii="Courier New" w:hAnsi="Courier New"/>
          <w:sz w:val="16"/>
        </w:rPr>
        <w:t>'</w:t>
      </w:r>
    </w:p>
    <w:p w14:paraId="1B80667C" w14:textId="4C8CD7AF" w:rsidR="00DB1505" w:rsidRPr="00ED3698" w:rsidRDefault="00DB1505" w:rsidP="00DB1505">
      <w:pPr>
        <w:pStyle w:val="Heading3"/>
      </w:pPr>
      <w:bookmarkStart w:id="428" w:name="_Toc13056122"/>
      <w:r w:rsidRPr="00ED3698">
        <w:t>Description of</w:t>
      </w:r>
      <w:r w:rsidR="008D3306">
        <w:t xml:space="preserve"> the</w:t>
      </w:r>
      <w:r w:rsidRPr="00ED3698">
        <w:t xml:space="preserve"> Example Input</w:t>
      </w:r>
      <w:bookmarkEnd w:id="428"/>
    </w:p>
    <w:p w14:paraId="27E86FC6" w14:textId="55F3F8B9" w:rsidR="00DB1505" w:rsidRPr="00783DCF" w:rsidRDefault="00DB1505" w:rsidP="00DB1505">
      <w:pPr>
        <w:rPr>
          <w:rFonts w:ascii="Courier New" w:hAnsi="Courier New"/>
          <w:sz w:val="16"/>
        </w:rPr>
      </w:pPr>
      <w:r w:rsidRPr="00ED3698">
        <w:t xml:space="preserve">The example data file contains </w:t>
      </w:r>
      <w:r>
        <w:t>one zone</w:t>
      </w:r>
      <w:r w:rsidRPr="00ED3698">
        <w:t xml:space="preserve"> for a 2D-vertical cross-section located in the </w:t>
      </w:r>
      <w:r w:rsidR="006C7BFB" w:rsidRPr="00FC2059">
        <w:rPr>
          <w:noProof/>
        </w:rPr>
        <w:t>xz</w:t>
      </w:r>
      <w:r w:rsidR="006C7BFB">
        <w:t>-</w:t>
      </w:r>
      <w:r w:rsidRPr="00ED3698">
        <w:t xml:space="preserve">plane with dimensions </w:t>
      </w:r>
      <w:r>
        <w:t>246</w:t>
      </w:r>
      <w:r w:rsidRPr="00ED3698">
        <w:t xml:space="preserve"> m (x-direction) by </w:t>
      </w:r>
      <w:r>
        <w:t>30</w:t>
      </w:r>
      <w:r w:rsidRPr="00ED3698">
        <w:t xml:space="preserve"> m (z-direction)</w:t>
      </w:r>
      <w:r w:rsidRPr="00FC2059">
        <w:rPr>
          <w:noProof/>
        </w:rPr>
        <w:t>.The</w:t>
      </w:r>
      <w:r w:rsidRPr="00ED3698">
        <w:t xml:space="preserve"> </w:t>
      </w:r>
      <w:r>
        <w:t>first zone specifies the line (x=0.0, z=0.0 – 30.0 m) with ‘free’ boundary condition and temperature in 60.0°C. The second zone specifies the other line (x=246.0, z=0.0 – 30.0 m) with ‘free’ boundary condition and temperature in 20.0°C.</w:t>
      </w:r>
    </w:p>
    <w:p w14:paraId="1B14D8C5" w14:textId="36A9446E" w:rsidR="00DB1505" w:rsidRPr="00ED3698" w:rsidRDefault="00DB1505" w:rsidP="00DB1505">
      <w:pPr>
        <w:pStyle w:val="Heading2"/>
      </w:pPr>
      <w:bookmarkStart w:id="429" w:name="_Toc13056123"/>
      <w:r>
        <w:rPr>
          <w:rFonts w:hint="eastAsia"/>
        </w:rPr>
        <w:t>I</w:t>
      </w:r>
      <w:r w:rsidRPr="00ED3698">
        <w:t xml:space="preserve">nitial condition – Batch Reactions (Data </w:t>
      </w:r>
      <w:r>
        <w:t>B</w:t>
      </w:r>
      <w:r w:rsidRPr="00ED3698">
        <w:t>lock 14)</w:t>
      </w:r>
      <w:bookmarkEnd w:id="429"/>
    </w:p>
    <w:p w14:paraId="09CCCF3E" w14:textId="37435C45" w:rsidR="00DB1505" w:rsidRPr="00ED3698" w:rsidRDefault="00DB1505" w:rsidP="00DB1505">
      <w:pPr>
        <w:pStyle w:val="Heading3"/>
      </w:pPr>
      <w:bookmarkStart w:id="430" w:name="_Toc13056124"/>
      <w:r w:rsidRPr="00ED3698">
        <w:t xml:space="preserve">Description of </w:t>
      </w:r>
      <w:r w:rsidR="006C7BFB">
        <w:t xml:space="preserve">the </w:t>
      </w:r>
      <w:r w:rsidRPr="00ED3698">
        <w:t>Data Block</w:t>
      </w:r>
      <w:bookmarkEnd w:id="430"/>
    </w:p>
    <w:p w14:paraId="1137308E" w14:textId="6E63FB64" w:rsidR="00DB1505" w:rsidRPr="00ED3698" w:rsidRDefault="00DB1505" w:rsidP="00DB1505">
      <w:r w:rsidRPr="00ED3698">
        <w:t xml:space="preserve">This data block is used to define the problem-specific chemical parameters for geochemical batch simulations. This section specifies the masses, volumes and rates of reaction for the components and reactions previously specified in </w:t>
      </w:r>
      <w:r w:rsidR="003B5113">
        <w:t>Data Block</w:t>
      </w:r>
      <w:r w:rsidRPr="00ED3698">
        <w:t xml:space="preserve"> 2 of the input file (</w:t>
      </w:r>
      <w:r w:rsidR="006C7BFB">
        <w:t>‘</w:t>
      </w:r>
      <w:r w:rsidRPr="00ED3698">
        <w:t xml:space="preserve">geochemical system’). Parameters specified in this section include the concentrations of each component present in the aqueous phase, surface site characteristics for </w:t>
      </w:r>
      <w:r w:rsidR="006C7BFB" w:rsidRPr="00ED3698">
        <w:t>pH</w:t>
      </w:r>
      <w:r w:rsidR="006C7BFB">
        <w:t>-</w:t>
      </w:r>
      <w:r w:rsidR="006C7BFB" w:rsidRPr="00ED3698">
        <w:t xml:space="preserve">dependent </w:t>
      </w:r>
      <w:r w:rsidRPr="00ED3698">
        <w:t xml:space="preserve">sorption and complexation, </w:t>
      </w:r>
      <w:r w:rsidRPr="00FC2059">
        <w:rPr>
          <w:noProof/>
        </w:rPr>
        <w:t>volume</w:t>
      </w:r>
      <w:r w:rsidRPr="00ED3698">
        <w:t xml:space="preserve"> fraction of mineral phases present</w:t>
      </w:r>
      <w:r w:rsidR="006C7BFB">
        <w:t>,</w:t>
      </w:r>
      <w:r w:rsidRPr="00ED3698">
        <w:t xml:space="preserve"> and information to control the rates of mineral phase dissolution and precipitation. </w:t>
      </w:r>
    </w:p>
    <w:p w14:paraId="0D4E5F74" w14:textId="77777777" w:rsidR="00DB1505" w:rsidRPr="00ED3698" w:rsidRDefault="00DB1505" w:rsidP="00DB1505">
      <w:r w:rsidRPr="00ED3698">
        <w:t xml:space="preserve">Types of batch simulations that can be conducted using this data block </w:t>
      </w:r>
      <w:r w:rsidRPr="00FC2059">
        <w:rPr>
          <w:noProof/>
        </w:rPr>
        <w:t>include:</w:t>
      </w:r>
      <w:r w:rsidRPr="00ED3698">
        <w:t xml:space="preserve"> speciation calculations, kinetic batch simulations, speciation and determination of exchanger or surface site composition with </w:t>
      </w:r>
      <w:r w:rsidR="0025769D" w:rsidRPr="00ED3698">
        <w:t>speci</w:t>
      </w:r>
      <w:r w:rsidR="0025769D">
        <w:t>fi</w:t>
      </w:r>
      <w:r w:rsidR="0025769D" w:rsidRPr="00ED3698">
        <w:t xml:space="preserve">ed </w:t>
      </w:r>
      <w:r w:rsidRPr="00ED3698">
        <w:t>water composition, and speciation for fixed total concentrations involving aqueous and surface complexation reactions.</w:t>
      </w:r>
    </w:p>
    <w:p w14:paraId="12B08A88" w14:textId="1059061C" w:rsidR="00DB1505" w:rsidRPr="00ED3698" w:rsidRDefault="00DB1505" w:rsidP="00DB1505">
      <w:r w:rsidRPr="00ED3698">
        <w:t xml:space="preserve">For example, if you wish to calculate saturation indices for a water sample, the components and reactions of interest would be specified in </w:t>
      </w:r>
      <w:r w:rsidR="006C7BFB">
        <w:t xml:space="preserve">the </w:t>
      </w:r>
      <w:r w:rsidRPr="00ED3698">
        <w:t xml:space="preserve">data block </w:t>
      </w:r>
      <w:r w:rsidR="006C7BFB">
        <w:t>‘</w:t>
      </w:r>
      <w:r w:rsidRPr="00ED3698">
        <w:t>geochemical system’ and the amounts of the dissolved species would be specified in this data blo</w:t>
      </w:r>
      <w:r w:rsidR="00C5618A">
        <w:t>ck. Alternatively, if you wish</w:t>
      </w:r>
      <w:r w:rsidRPr="00ED3698">
        <w:t xml:space="preserve"> to simulate kinetically controlled dissolution of calcite, the components (Ca</w:t>
      </w:r>
      <w:r w:rsidRPr="00ED3698">
        <w:rPr>
          <w:vertAlign w:val="superscript"/>
        </w:rPr>
        <w:t>2+</w:t>
      </w:r>
      <w:r w:rsidRPr="00ED3698">
        <w:t>, CO</w:t>
      </w:r>
      <w:r w:rsidRPr="00ED3698">
        <w:rPr>
          <w:vertAlign w:val="subscript"/>
        </w:rPr>
        <w:t>3</w:t>
      </w:r>
      <w:r w:rsidRPr="00ED3698">
        <w:rPr>
          <w:vertAlign w:val="superscript"/>
        </w:rPr>
        <w:t>2-</w:t>
      </w:r>
      <w:r w:rsidRPr="00ED3698">
        <w:t>, H</w:t>
      </w:r>
      <w:r w:rsidRPr="00ED3698">
        <w:rPr>
          <w:vertAlign w:val="superscript"/>
        </w:rPr>
        <w:t>+</w:t>
      </w:r>
      <w:r w:rsidRPr="00ED3698">
        <w:t xml:space="preserve">, etc.) and the mineral phase calcite would be specified in the data block </w:t>
      </w:r>
      <w:r w:rsidR="00FA1905">
        <w:t>‘</w:t>
      </w:r>
      <w:r w:rsidRPr="00ED3698">
        <w:t>geochemical system</w:t>
      </w:r>
      <w:r w:rsidR="00FA1905">
        <w:t>,</w:t>
      </w:r>
      <w:r w:rsidRPr="00ED3698">
        <w:t xml:space="preserve">’ but the initial aqueous and solid phase concentrations would be specified in this data block. </w:t>
      </w:r>
      <w:r w:rsidR="00FA1905">
        <w:t xml:space="preserve">Parameters relating </w:t>
      </w:r>
      <w:r w:rsidRPr="00ED3698">
        <w:t xml:space="preserve">to the rate of calcite dissolution would also be specified here. </w:t>
      </w:r>
    </w:p>
    <w:p w14:paraId="19BF4F63" w14:textId="424C1B37" w:rsidR="00DB1505" w:rsidRPr="00ED3698" w:rsidRDefault="00DB1505" w:rsidP="00DB1505">
      <w:r w:rsidRPr="00ED3698">
        <w:t xml:space="preserve">Transient data can be generated for kinetic batch simulations. The output file (prefix_*.lb*) will contain data describing the transient evolution of the geochemical composition versus time. In addition to monitoring changes with time, it is also possible to monitor changes with pH (under equilibrium conditions). These pH-sweep calculations will produce output to this file (prefix_*.lb*) that can be used for </w:t>
      </w:r>
      <w:r w:rsidR="00156AD3">
        <w:t>constructing</w:t>
      </w:r>
      <w:r w:rsidRPr="00ED3698">
        <w:t xml:space="preserve"> </w:t>
      </w:r>
      <w:r w:rsidRPr="00FC2059">
        <w:rPr>
          <w:noProof/>
        </w:rPr>
        <w:t>pC</w:t>
      </w:r>
      <w:r w:rsidRPr="00ED3698">
        <w:t xml:space="preserve">-pH diagrams. </w:t>
      </w:r>
    </w:p>
    <w:p w14:paraId="66ECA485" w14:textId="4E38ACB0" w:rsidR="00C5618A" w:rsidRDefault="00DB1505" w:rsidP="00C5618A">
      <w:r w:rsidRPr="00ED3698">
        <w:t xml:space="preserve">It is possible to carry out an unlimited number of batch problems with different geochemical </w:t>
      </w:r>
      <w:r w:rsidRPr="00ED3698">
        <w:lastRenderedPageBreak/>
        <w:t xml:space="preserve">assemblages in a single simulation. For example, if you had a series of water samples you wish to </w:t>
      </w:r>
      <w:r w:rsidR="0025769D" w:rsidRPr="00ED3698">
        <w:t>speci</w:t>
      </w:r>
      <w:r w:rsidR="0025769D">
        <w:t>fy</w:t>
      </w:r>
      <w:r w:rsidRPr="00ED3698">
        <w:t xml:space="preserve">, the specific concentrations for each sample can be specified in a separate sub-block and all the calculations would be made in a single simulation. Alternatively, </w:t>
      </w:r>
      <w:r>
        <w:t xml:space="preserve">one </w:t>
      </w:r>
      <w:r w:rsidRPr="00ED3698">
        <w:t xml:space="preserve">can conduct </w:t>
      </w:r>
      <w:r w:rsidR="00156AD3">
        <w:t xml:space="preserve">various </w:t>
      </w:r>
      <w:r w:rsidRPr="00ED3698">
        <w:t>separate batch problems involving different processes (e.g.</w:t>
      </w:r>
      <w:r w:rsidR="00156AD3">
        <w:t>,</w:t>
      </w:r>
      <w:r w:rsidRPr="00ED3698">
        <w:t xml:space="preserve"> kinetically controlled precipitation/dissolution, complexation, or simple speciation) in a single simulation.</w:t>
      </w:r>
      <w:r w:rsidR="00BD2F3A">
        <w:t xml:space="preserve"> </w:t>
      </w:r>
      <w:r w:rsidR="0015567F">
        <w:t xml:space="preserve">The tables (from </w:t>
      </w:r>
      <w:r w:rsidR="00BD2F3A">
        <w:fldChar w:fldCharType="begin"/>
      </w:r>
      <w:r w:rsidR="00BD2F3A">
        <w:instrText xml:space="preserve"> REF _Ref471500238 \h </w:instrText>
      </w:r>
      <w:r w:rsidR="00BD2F3A">
        <w:fldChar w:fldCharType="separate"/>
      </w:r>
      <w:r w:rsidR="00D41448" w:rsidRPr="00ED3698">
        <w:t xml:space="preserve">Table </w:t>
      </w:r>
      <w:r w:rsidR="00D41448">
        <w:rPr>
          <w:noProof/>
        </w:rPr>
        <w:t>3</w:t>
      </w:r>
      <w:r w:rsidR="00D41448">
        <w:t>.</w:t>
      </w:r>
      <w:r w:rsidR="00D41448">
        <w:rPr>
          <w:noProof/>
        </w:rPr>
        <w:t>19</w:t>
      </w:r>
      <w:r w:rsidR="00BD2F3A">
        <w:fldChar w:fldCharType="end"/>
      </w:r>
      <w:r w:rsidR="00015F81">
        <w:t xml:space="preserve"> </w:t>
      </w:r>
      <w:r w:rsidR="0015567F">
        <w:t>to</w:t>
      </w:r>
      <w:r w:rsidR="00015F81">
        <w:t xml:space="preserve"> </w:t>
      </w:r>
      <w:r w:rsidR="0015567F">
        <w:fldChar w:fldCharType="begin"/>
      </w:r>
      <w:r w:rsidR="0015567F">
        <w:instrText xml:space="preserve"> REF _Ref486656160 \h </w:instrText>
      </w:r>
      <w:r w:rsidR="0015567F">
        <w:fldChar w:fldCharType="separate"/>
      </w:r>
      <w:r w:rsidR="00D41448" w:rsidRPr="00ED3698">
        <w:t xml:space="preserve">Table </w:t>
      </w:r>
      <w:r w:rsidR="00D41448">
        <w:rPr>
          <w:noProof/>
        </w:rPr>
        <w:t>3</w:t>
      </w:r>
      <w:r w:rsidR="00D41448">
        <w:t>.</w:t>
      </w:r>
      <w:r w:rsidR="00D41448">
        <w:rPr>
          <w:noProof/>
        </w:rPr>
        <w:t>22</w:t>
      </w:r>
      <w:r w:rsidR="0015567F">
        <w:fldChar w:fldCharType="end"/>
      </w:r>
      <w:r w:rsidR="0015567F">
        <w:t xml:space="preserve">) </w:t>
      </w:r>
      <w:r w:rsidR="00015F81">
        <w:t>summarize the relat</w:t>
      </w:r>
      <w:r w:rsidR="00BD2F3A">
        <w:t>ed parameters described in the following subsection.</w:t>
      </w:r>
    </w:p>
    <w:p w14:paraId="710AC090" w14:textId="218423B2" w:rsidR="00DB1505" w:rsidRPr="00ED3698" w:rsidRDefault="00E27082" w:rsidP="00C5618A">
      <w:pPr>
        <w:pStyle w:val="Heading3"/>
      </w:pPr>
      <w:bookmarkStart w:id="431" w:name="_Ref363121580"/>
      <w:bookmarkStart w:id="432" w:name="_Toc13056125"/>
      <w:r w:rsidRPr="00ED3698">
        <w:t>Descriptio</w:t>
      </w:r>
      <w:r>
        <w:t>ns</w:t>
      </w:r>
      <w:r w:rsidRPr="00ED3698">
        <w:t xml:space="preserve"> </w:t>
      </w:r>
      <w:r w:rsidR="00DB1505" w:rsidRPr="00ED3698">
        <w:t xml:space="preserve">of </w:t>
      </w:r>
      <w:r w:rsidR="00156AD3">
        <w:t xml:space="preserve">the </w:t>
      </w:r>
      <w:r w:rsidR="00DB1505" w:rsidRPr="00ED3698">
        <w:t>Input Parameters</w:t>
      </w:r>
      <w:bookmarkEnd w:id="431"/>
      <w:bookmarkEnd w:id="432"/>
    </w:p>
    <w:p w14:paraId="448A5052" w14:textId="77777777" w:rsidR="00DB1505" w:rsidRPr="00ED3698" w:rsidRDefault="00DB1505" w:rsidP="00DB1505">
      <w:pPr>
        <w:pStyle w:val="Heading4"/>
      </w:pPr>
      <w:bookmarkStart w:id="433" w:name="_Toc13056126"/>
      <w:r w:rsidRPr="00ED3698">
        <w:t>‘initial condition – local geochemistry’</w:t>
      </w:r>
      <w:bookmarkEnd w:id="433"/>
    </w:p>
    <w:p w14:paraId="093824F2" w14:textId="3B25F0EA" w:rsidR="00DB1505" w:rsidRPr="00ED3698" w:rsidRDefault="00DB1505" w:rsidP="00B12110">
      <w:r w:rsidRPr="00ED3698">
        <w:t xml:space="preserve">The </w:t>
      </w:r>
      <w:r w:rsidR="00B12110">
        <w:t>chemical conditions for the batch reaction simulation are</w:t>
      </w:r>
      <w:r w:rsidRPr="00ED3698">
        <w:t xml:space="preserve"> initiated with the data block header </w:t>
      </w:r>
      <w:r w:rsidRPr="00B12110">
        <w:t>(‘initial condition – local geochemistry’</w:t>
      </w:r>
      <w:r w:rsidRPr="00ED3698">
        <w:t>) followed by the number of simulations to be conducted. The simulation-specific input is initiated using the statement ‘</w:t>
      </w:r>
      <w:r w:rsidRPr="00B12110">
        <w:t>number</w:t>
      </w:r>
      <w:r w:rsidRPr="00ED3698">
        <w:t xml:space="preserve"> </w:t>
      </w:r>
      <w:r w:rsidRPr="00B12110">
        <w:t>and name of zone</w:t>
      </w:r>
      <w:r w:rsidRPr="00ED3698">
        <w:t>’ followed by the number and the name (up to 72 characte</w:t>
      </w:r>
      <w:r w:rsidR="0015567F">
        <w:t>rs) identifying the simulation.</w:t>
      </w:r>
    </w:p>
    <w:p w14:paraId="49EE1282" w14:textId="31182E65" w:rsidR="00DB1505" w:rsidRPr="00ED3698" w:rsidRDefault="00DB1505" w:rsidP="00DB1505">
      <w:pPr>
        <w:pStyle w:val="Heading4"/>
      </w:pPr>
      <w:bookmarkStart w:id="434" w:name="_Toc13056127"/>
      <w:r w:rsidRPr="00ED3698">
        <w:t>‘kinetic batch simulation’</w:t>
      </w:r>
      <w:bookmarkEnd w:id="434"/>
    </w:p>
    <w:p w14:paraId="4D48E0B7" w14:textId="4D2B9D1A" w:rsidR="00DB1505" w:rsidRPr="00ED3698" w:rsidRDefault="00DB1505" w:rsidP="00DB1505">
      <w:r w:rsidRPr="00ED3698">
        <w:t xml:space="preserve">If </w:t>
      </w:r>
      <w:r w:rsidR="00EB176D" w:rsidRPr="00ED3698">
        <w:t>kineticall</w:t>
      </w:r>
      <w:r w:rsidR="00EB176D">
        <w:t xml:space="preserve">y </w:t>
      </w:r>
      <w:r w:rsidRPr="00ED3698">
        <w:t xml:space="preserve">controlled dissolution-precipitation reactions are to be considered in the simulation, the statement ‘kinetic batch simulation’ needs to be included in this input section. If a kinetic batch simulation is conducted, the transient evolution of all species involved will be reported to the output </w:t>
      </w:r>
      <w:r w:rsidR="00B34CC0">
        <w:t>file</w:t>
      </w:r>
      <w:r w:rsidR="00B34CC0" w:rsidRPr="00ED3698">
        <w:t xml:space="preserve"> </w:t>
      </w:r>
      <w:r w:rsidRPr="00ED3698">
        <w:t xml:space="preserve">prefix_x.lb*, where x corresponds to the number of the simulation (for </w:t>
      </w:r>
      <w:r w:rsidR="00B34CC0">
        <w:t xml:space="preserve">the </w:t>
      </w:r>
      <w:r w:rsidRPr="00ED3698">
        <w:t>content of files</w:t>
      </w:r>
      <w:r w:rsidR="00B34CC0">
        <w:t>,</w:t>
      </w:r>
      <w:r w:rsidRPr="00ED3698">
        <w:t xml:space="preserve"> see </w:t>
      </w:r>
      <w:r w:rsidR="00B34CC0">
        <w:t xml:space="preserve">the </w:t>
      </w:r>
      <w:r w:rsidRPr="00ED3698">
        <w:t>prefix_o.fls</w:t>
      </w:r>
      <w:r w:rsidR="00B34CC0" w:rsidRPr="00B34CC0">
        <w:t xml:space="preserve"> </w:t>
      </w:r>
      <w:r w:rsidR="00B34CC0" w:rsidRPr="00ED3698">
        <w:t>file</w:t>
      </w:r>
      <w:r w:rsidRPr="00ED3698">
        <w:t xml:space="preserve"> generated at run-time). The geochemical composition at the end of the simulation is reported to the generic output file prefix_o.gen. The following parameters define the initial time step and the final solution time for the kinetic batch simulation. The initial time step should be set to a small value and will be automatically adjusted during the simulation. The magnitude of the initial time increment will be determined by the time scale of the fastest kinetic process.</w:t>
      </w:r>
      <w:r>
        <w:rPr>
          <w:rFonts w:hint="eastAsia"/>
        </w:rPr>
        <w:t xml:space="preserve"> </w:t>
      </w:r>
      <w:r w:rsidR="00B34CC0">
        <w:t>The ti</w:t>
      </w:r>
      <w:r w:rsidR="00B34CC0">
        <w:rPr>
          <w:rFonts w:hint="eastAsia"/>
        </w:rPr>
        <w:t xml:space="preserve">me </w:t>
      </w:r>
      <w:r>
        <w:rPr>
          <w:rFonts w:hint="eastAsia"/>
        </w:rPr>
        <w:t xml:space="preserve">unit is the same as specified in </w:t>
      </w:r>
      <w:r w:rsidR="00B12110">
        <w:t xml:space="preserve">Data </w:t>
      </w:r>
      <w:r>
        <w:rPr>
          <w:rFonts w:hint="eastAsia"/>
        </w:rPr>
        <w:t>Block 5</w:t>
      </w:r>
      <w:r w:rsidR="00B34CC0">
        <w:t>:</w:t>
      </w:r>
      <w:r>
        <w:rPr>
          <w:rFonts w:hint="eastAsia"/>
        </w:rPr>
        <w:t xml:space="preserve"> </w:t>
      </w:r>
      <w:r>
        <w:t>‘</w:t>
      </w:r>
      <w:r>
        <w:rPr>
          <w:rFonts w:hint="eastAsia"/>
        </w:rPr>
        <w:t xml:space="preserve">control parameters </w:t>
      </w:r>
      <w:r>
        <w:t>–</w:t>
      </w:r>
      <w:r>
        <w:rPr>
          <w:rFonts w:hint="eastAsia"/>
        </w:rPr>
        <w:t xml:space="preserve"> local geochemistry</w:t>
      </w:r>
      <w:r>
        <w:t>’</w:t>
      </w:r>
      <w:r>
        <w:rPr>
          <w:rFonts w:hint="eastAsia"/>
        </w:rPr>
        <w:t>.</w:t>
      </w:r>
    </w:p>
    <w:p w14:paraId="0D7757D2" w14:textId="6F45BCAB" w:rsidR="00DB1505" w:rsidRPr="00CD7687" w:rsidRDefault="00F07E26" w:rsidP="00DB1505">
      <w:pPr>
        <w:pStyle w:val="StyleCode"/>
        <w:rPr>
          <w:lang w:eastAsia="en-CA"/>
        </w:rPr>
      </w:pPr>
      <w:r>
        <w:t>‘</w:t>
      </w:r>
      <w:r w:rsidR="00DB1505" w:rsidRPr="00CD7687">
        <w:rPr>
          <w:lang w:eastAsia="en-CA"/>
        </w:rPr>
        <w:t>'kinetic batch simulatio</w:t>
      </w:r>
      <w:r>
        <w:rPr>
          <w:lang w:eastAsia="en-CA"/>
        </w:rPr>
        <w:t>’</w:t>
      </w:r>
      <w:r w:rsidR="00DB1505" w:rsidRPr="00CD7687">
        <w:rPr>
          <w:lang w:eastAsia="en-CA"/>
        </w:rPr>
        <w:t>'</w:t>
      </w:r>
    </w:p>
    <w:p w14:paraId="3670C378" w14:textId="77777777" w:rsidR="00DB1505" w:rsidRPr="00544A18" w:rsidRDefault="00DB1505" w:rsidP="00DB1505">
      <w:pPr>
        <w:pStyle w:val="StyleCode"/>
      </w:pPr>
      <w:r w:rsidRPr="00E40026">
        <w:t xml:space="preserve">1.0d-2           </w:t>
      </w:r>
      <w:r>
        <w:tab/>
      </w:r>
      <w:r w:rsidRPr="00544A18">
        <w:t>;initial time step (local chemistry)</w:t>
      </w:r>
    </w:p>
    <w:p w14:paraId="1F07A491" w14:textId="77777777" w:rsidR="00DB1505" w:rsidRPr="00E40026" w:rsidRDefault="00DB1505" w:rsidP="00DB1505">
      <w:pPr>
        <w:pStyle w:val="StyleCode"/>
      </w:pPr>
      <w:r w:rsidRPr="00E40026">
        <w:t xml:space="preserve">8.00d2           </w:t>
      </w:r>
      <w:r>
        <w:tab/>
      </w:r>
      <w:r w:rsidRPr="00E40026">
        <w:t>;final solution time</w:t>
      </w:r>
    </w:p>
    <w:p w14:paraId="03411D94" w14:textId="77777777" w:rsidR="00DB1505" w:rsidRPr="00ED3698" w:rsidRDefault="00DB1505" w:rsidP="00DB1505">
      <w:pPr>
        <w:pStyle w:val="StyleCode"/>
      </w:pPr>
    </w:p>
    <w:p w14:paraId="74187481" w14:textId="58E8131D" w:rsidR="00DB1505" w:rsidRPr="00ED3698" w:rsidRDefault="00B34CC0" w:rsidP="00DB1505">
      <w:pPr>
        <w:pStyle w:val="Heading5"/>
      </w:pPr>
      <w:r>
        <w:t>‘</w:t>
      </w:r>
      <w:r w:rsidR="00DB1505" w:rsidRPr="00FB4E6B">
        <w:t>kinetically controlled dissolution-precipitation reactions</w:t>
      </w:r>
      <w:r>
        <w:t>’</w:t>
      </w:r>
      <w:r w:rsidR="00DB1505" w:rsidRPr="00ED3698">
        <w:t xml:space="preserve"> </w:t>
      </w:r>
    </w:p>
    <w:p w14:paraId="693A6C7A" w14:textId="616E5B84" w:rsidR="00DB1505" w:rsidRDefault="00DB1505" w:rsidP="00DB1505">
      <w:r>
        <w:rPr>
          <w:rFonts w:hint="eastAsia"/>
        </w:rPr>
        <w:t>Another method for the</w:t>
      </w:r>
      <w:r w:rsidRPr="00ED3698">
        <w:t xml:space="preserve"> </w:t>
      </w:r>
      <w:r w:rsidR="00EB176D" w:rsidRPr="00ED3698">
        <w:t>kineticall</w:t>
      </w:r>
      <w:r w:rsidR="00EB176D">
        <w:t xml:space="preserve">y </w:t>
      </w:r>
      <w:r w:rsidRPr="00ED3698">
        <w:t xml:space="preserve">controlled dissolution-precipitation reactions </w:t>
      </w:r>
      <w:r>
        <w:rPr>
          <w:rFonts w:hint="eastAsia"/>
        </w:rPr>
        <w:t>can</w:t>
      </w:r>
      <w:r w:rsidRPr="00ED3698">
        <w:t xml:space="preserve"> be considered in the simulation</w:t>
      </w:r>
      <w:r>
        <w:rPr>
          <w:rFonts w:hint="eastAsia"/>
        </w:rPr>
        <w:t xml:space="preserve"> by using</w:t>
      </w:r>
      <w:r w:rsidRPr="00ED3698">
        <w:t xml:space="preserve"> the statement </w:t>
      </w:r>
      <w:r w:rsidR="00B34CC0">
        <w:t>‘</w:t>
      </w:r>
      <w:r w:rsidRPr="00FB4E6B">
        <w:t>kinetically controlled dissolution-precipitation reactions</w:t>
      </w:r>
      <w:r w:rsidR="00B34CC0">
        <w:t>’</w:t>
      </w:r>
      <w:r>
        <w:rPr>
          <w:rFonts w:hint="eastAsia"/>
        </w:rPr>
        <w:t xml:space="preserve"> </w:t>
      </w:r>
      <w:r w:rsidRPr="00ED3698">
        <w:t>in this input section.</w:t>
      </w:r>
      <w:r>
        <w:rPr>
          <w:rFonts w:hint="eastAsia"/>
        </w:rPr>
        <w:t xml:space="preserve"> Two parameters </w:t>
      </w:r>
      <w:r w:rsidR="00FC2059">
        <w:t>must</w:t>
      </w:r>
      <w:r>
        <w:rPr>
          <w:rFonts w:hint="eastAsia"/>
        </w:rPr>
        <w:t xml:space="preserve"> be provided: </w:t>
      </w:r>
      <w:r w:rsidR="00B34CC0">
        <w:t xml:space="preserve">a </w:t>
      </w:r>
      <w:r>
        <w:rPr>
          <w:rFonts w:hint="eastAsia"/>
        </w:rPr>
        <w:t xml:space="preserve">logical parameter for the output of transient data and the initial time step for the kinetic reaction. The difference </w:t>
      </w:r>
      <w:r w:rsidR="00B34CC0">
        <w:t>between</w:t>
      </w:r>
      <w:r w:rsidR="00B34CC0">
        <w:rPr>
          <w:rFonts w:hint="eastAsia"/>
        </w:rPr>
        <w:t xml:space="preserve"> </w:t>
      </w:r>
      <w:r>
        <w:rPr>
          <w:rFonts w:hint="eastAsia"/>
        </w:rPr>
        <w:t xml:space="preserve">this method </w:t>
      </w:r>
      <w:r w:rsidR="00B34CC0">
        <w:t>and</w:t>
      </w:r>
      <w:r w:rsidR="00B34CC0">
        <w:rPr>
          <w:rFonts w:hint="eastAsia"/>
        </w:rPr>
        <w:t xml:space="preserve"> </w:t>
      </w:r>
      <w:r>
        <w:t>the</w:t>
      </w:r>
      <w:r>
        <w:rPr>
          <w:rFonts w:hint="eastAsia"/>
        </w:rPr>
        <w:t xml:space="preserve"> previous one lies in that no final simulation time is needed. The program will stop the simulation when the SI is over 0.99. </w:t>
      </w:r>
    </w:p>
    <w:p w14:paraId="6E0B22E2" w14:textId="6163D911" w:rsidR="00DB1505" w:rsidRPr="00C46413" w:rsidRDefault="00F07E26" w:rsidP="00DB1505">
      <w:pPr>
        <w:pStyle w:val="StyleCode"/>
      </w:pPr>
      <w:r>
        <w:t>‘</w:t>
      </w:r>
      <w:r w:rsidR="00DB1505" w:rsidRPr="00C46413">
        <w:t>'kinetically controlled dissolution-precipitation reaction</w:t>
      </w:r>
      <w:r>
        <w:t>’</w:t>
      </w:r>
      <w:r w:rsidR="00DB1505" w:rsidRPr="00C46413">
        <w:t>'</w:t>
      </w:r>
    </w:p>
    <w:p w14:paraId="3C463B4D" w14:textId="77777777" w:rsidR="00DB1505" w:rsidRPr="00C46413" w:rsidRDefault="00DB1505" w:rsidP="00DB1505">
      <w:pPr>
        <w:pStyle w:val="StyleCode"/>
      </w:pPr>
      <w:r w:rsidRPr="00C46413">
        <w:t>.true.                        ;output of transient data</w:t>
      </w:r>
    </w:p>
    <w:p w14:paraId="6D5DE072" w14:textId="77777777" w:rsidR="00DB1505" w:rsidRDefault="00DB1505" w:rsidP="00DB1505">
      <w:pPr>
        <w:pStyle w:val="StyleCode"/>
      </w:pPr>
      <w:r w:rsidRPr="00C46413">
        <w:t>1.0d-2                        ;initial time step (local chemistry)</w:t>
      </w:r>
    </w:p>
    <w:p w14:paraId="45786FB2" w14:textId="77777777" w:rsidR="00DB1505" w:rsidRPr="00C46413" w:rsidRDefault="00DB1505" w:rsidP="00DB1505">
      <w:pPr>
        <w:pStyle w:val="StyleCode"/>
      </w:pPr>
    </w:p>
    <w:p w14:paraId="3861EA4A" w14:textId="77777777" w:rsidR="00DB1505" w:rsidRPr="00ED3698" w:rsidRDefault="00DB1505" w:rsidP="00DB1505">
      <w:pPr>
        <w:pStyle w:val="Heading4"/>
      </w:pPr>
      <w:bookmarkStart w:id="435" w:name="_Toc13056128"/>
      <w:r w:rsidRPr="00ED3698">
        <w:t>Concentration Input</w:t>
      </w:r>
      <w:bookmarkEnd w:id="435"/>
    </w:p>
    <w:p w14:paraId="1F65DE92" w14:textId="61B9BE6D" w:rsidR="00DB1505" w:rsidRPr="00ED3698" w:rsidRDefault="00DB1505" w:rsidP="00DB1505">
      <w:r w:rsidRPr="00ED3698">
        <w:t xml:space="preserve">The next input block </w:t>
      </w:r>
      <w:r w:rsidR="00FA7E7E">
        <w:t>provides</w:t>
      </w:r>
      <w:r w:rsidRPr="00ED3698">
        <w:t xml:space="preserve"> the </w:t>
      </w:r>
      <w:r w:rsidR="00FA7E7E">
        <w:t>total concentration of each</w:t>
      </w:r>
      <w:r w:rsidRPr="00ED3698">
        <w:t xml:space="preserve"> </w:t>
      </w:r>
      <w:r w:rsidR="00FA7E7E">
        <w:t xml:space="preserve">component in the same order as </w:t>
      </w:r>
      <w:r w:rsidRPr="00ED3698">
        <w:t xml:space="preserve">specified in </w:t>
      </w:r>
      <w:r w:rsidR="00BB547E">
        <w:t xml:space="preserve">Data </w:t>
      </w:r>
      <w:r w:rsidR="00DE3607">
        <w:t xml:space="preserve">Block </w:t>
      </w:r>
      <w:r w:rsidR="00BB547E">
        <w:t>2</w:t>
      </w:r>
      <w:r w:rsidR="00DE3607">
        <w:t>:</w:t>
      </w:r>
      <w:r w:rsidRPr="00ED3698">
        <w:t xml:space="preserve"> </w:t>
      </w:r>
      <w:r w:rsidR="00FA7E7E">
        <w:t xml:space="preserve">‘geochemical system’ </w:t>
      </w:r>
      <w:r w:rsidRPr="00ED3698">
        <w:t>of the input file</w:t>
      </w:r>
      <w:r w:rsidR="00FA7E7E">
        <w:t>.</w:t>
      </w:r>
    </w:p>
    <w:p w14:paraId="221837AB" w14:textId="77777777" w:rsidR="00DB1505" w:rsidRPr="00ED3698" w:rsidRDefault="00DB1505" w:rsidP="00DB1505">
      <w:pPr>
        <w:pStyle w:val="Heading5"/>
      </w:pPr>
      <w:r w:rsidRPr="00ED3698">
        <w:t>Input Types</w:t>
      </w:r>
    </w:p>
    <w:p w14:paraId="161C708B" w14:textId="77777777" w:rsidR="00DB1505" w:rsidRPr="00ED3698" w:rsidRDefault="00DB1505" w:rsidP="00DB1505">
      <w:r w:rsidRPr="00ED3698">
        <w:lastRenderedPageBreak/>
        <w:t>Input can be provided in various ways and is controlled by the type-specification following the concentration input. Potential input units are:</w:t>
      </w:r>
    </w:p>
    <w:p w14:paraId="5C163AAB" w14:textId="6CAA835C" w:rsidR="00DB1505" w:rsidRPr="00ED3698" w:rsidRDefault="00DB1505" w:rsidP="00DB1505">
      <w:pPr>
        <w:pStyle w:val="ListParagraph"/>
        <w:numPr>
          <w:ilvl w:val="0"/>
          <w:numId w:val="5"/>
        </w:numPr>
      </w:pPr>
      <w:r w:rsidRPr="00ED3698">
        <w:t xml:space="preserve">total aqueous component or total component concentrations: </w:t>
      </w:r>
      <w:r w:rsidR="00DE3607">
        <w:t>‘</w:t>
      </w:r>
      <w:r w:rsidR="00BB547E">
        <w:t>free</w:t>
      </w:r>
      <w:r w:rsidR="00DE3607">
        <w:t>’</w:t>
      </w:r>
    </w:p>
    <w:p w14:paraId="5BD59879" w14:textId="5C486EBC" w:rsidR="00DB1505" w:rsidRPr="00ED3698" w:rsidRDefault="00DB1505" w:rsidP="00DB1505">
      <w:pPr>
        <w:pStyle w:val="ListParagraph"/>
        <w:numPr>
          <w:ilvl w:val="0"/>
          <w:numId w:val="5"/>
        </w:numPr>
      </w:pPr>
      <w:r w:rsidRPr="00ED3698">
        <w:t xml:space="preserve">fixed activities: </w:t>
      </w:r>
      <w:r w:rsidR="00DE3607">
        <w:t>‘</w:t>
      </w:r>
      <w:r w:rsidR="00BB547E">
        <w:t>fixed</w:t>
      </w:r>
      <w:r w:rsidR="00DE3607">
        <w:t>’</w:t>
      </w:r>
    </w:p>
    <w:p w14:paraId="2C473871" w14:textId="115EABF7" w:rsidR="00DB1505" w:rsidRPr="00ED3698" w:rsidRDefault="00DB1505" w:rsidP="00DB1505">
      <w:pPr>
        <w:pStyle w:val="ListParagraph"/>
        <w:numPr>
          <w:ilvl w:val="0"/>
          <w:numId w:val="5"/>
        </w:numPr>
      </w:pPr>
      <w:r w:rsidRPr="00ED3698">
        <w:t>Use for charge balance:</w:t>
      </w:r>
      <w:r w:rsidR="0025769D">
        <w:t xml:space="preserve"> </w:t>
      </w:r>
      <w:r w:rsidR="00DE3607">
        <w:t>‘</w:t>
      </w:r>
      <w:r w:rsidRPr="00402645">
        <w:t>charge</w:t>
      </w:r>
      <w:r w:rsidR="00DE3607">
        <w:t>’</w:t>
      </w:r>
    </w:p>
    <w:p w14:paraId="434D22C3" w14:textId="7BDE4A08" w:rsidR="00DB1505" w:rsidRPr="00ED3698" w:rsidRDefault="00DB1505" w:rsidP="00DB1505">
      <w:pPr>
        <w:pStyle w:val="ListParagraph"/>
        <w:numPr>
          <w:ilvl w:val="0"/>
          <w:numId w:val="5"/>
        </w:numPr>
      </w:pPr>
      <w:r w:rsidRPr="00ED3698">
        <w:t>pH (only for component H</w:t>
      </w:r>
      <w:r w:rsidRPr="00402645">
        <w:rPr>
          <w:vertAlign w:val="superscript"/>
        </w:rPr>
        <w:t>+</w:t>
      </w:r>
      <w:r w:rsidRPr="00ED3698">
        <w:t xml:space="preserve">): </w:t>
      </w:r>
      <w:r w:rsidR="00DE3607">
        <w:t>‘</w:t>
      </w:r>
      <w:r w:rsidR="00BB547E">
        <w:t>ph</w:t>
      </w:r>
      <w:r w:rsidR="00DE3607">
        <w:t>’</w:t>
      </w:r>
    </w:p>
    <w:p w14:paraId="013B7945" w14:textId="1ED32679" w:rsidR="00DB1505" w:rsidRPr="00ED3698" w:rsidRDefault="00DB1505" w:rsidP="00DB1505">
      <w:pPr>
        <w:pStyle w:val="ListParagraph"/>
        <w:numPr>
          <w:ilvl w:val="0"/>
          <w:numId w:val="5"/>
        </w:numPr>
      </w:pPr>
      <w:r w:rsidRPr="00ED3698">
        <w:t>pH-sweep calculations (only for component H</w:t>
      </w:r>
      <w:r w:rsidRPr="00402645">
        <w:rPr>
          <w:vertAlign w:val="superscript"/>
        </w:rPr>
        <w:t>+</w:t>
      </w:r>
      <w:r w:rsidRPr="00ED3698">
        <w:t xml:space="preserve">): </w:t>
      </w:r>
      <w:r w:rsidR="00DE3607">
        <w:t>‘</w:t>
      </w:r>
      <w:r w:rsidR="00BB547E" w:rsidRPr="00BB547E">
        <w:t>ph_sweep</w:t>
      </w:r>
      <w:r w:rsidR="00DE3607">
        <w:t>’</w:t>
      </w:r>
    </w:p>
    <w:p w14:paraId="61A80B28" w14:textId="7CC81908" w:rsidR="00DB1505" w:rsidRPr="00ED3698" w:rsidRDefault="00DB1505" w:rsidP="00DB1505">
      <w:pPr>
        <w:pStyle w:val="ListParagraph"/>
        <w:numPr>
          <w:ilvl w:val="0"/>
          <w:numId w:val="5"/>
        </w:numPr>
      </w:pPr>
      <w:r w:rsidRPr="00ED3698">
        <w:t xml:space="preserve">pe, Eh (only for </w:t>
      </w:r>
      <w:r w:rsidR="00DE3607">
        <w:t xml:space="preserve">the </w:t>
      </w:r>
      <w:r w:rsidRPr="00ED3698">
        <w:t xml:space="preserve">redox master variable and for fixed pH). </w:t>
      </w:r>
      <w:r w:rsidR="00DE3607">
        <w:t>‘</w:t>
      </w:r>
      <w:r w:rsidR="00BB547E">
        <w:t>pe</w:t>
      </w:r>
      <w:r w:rsidR="00DE3607">
        <w:t>,’</w:t>
      </w:r>
      <w:r w:rsidR="00BB547E">
        <w:t xml:space="preserve"> </w:t>
      </w:r>
      <w:r w:rsidR="00DE3607">
        <w:t>‘</w:t>
      </w:r>
      <w:r w:rsidR="00BB547E">
        <w:t>eh</w:t>
      </w:r>
      <w:r w:rsidR="00DE3607">
        <w:t>’</w:t>
      </w:r>
    </w:p>
    <w:p w14:paraId="06C0D521" w14:textId="2EC48A9F" w:rsidR="00DB1505" w:rsidRPr="00ED3698" w:rsidRDefault="00DB1505" w:rsidP="00DB1505">
      <w:pPr>
        <w:pStyle w:val="ListParagraph"/>
        <w:numPr>
          <w:ilvl w:val="0"/>
          <w:numId w:val="5"/>
        </w:numPr>
      </w:pPr>
      <w:r w:rsidRPr="00ED3698">
        <w:t>fixed partial pressure (pCO</w:t>
      </w:r>
      <w:r w:rsidRPr="00402645">
        <w:rPr>
          <w:vertAlign w:val="subscript"/>
        </w:rPr>
        <w:t>2</w:t>
      </w:r>
      <w:r w:rsidRPr="00ED3698">
        <w:t xml:space="preserve"> and pO</w:t>
      </w:r>
      <w:r w:rsidRPr="00402645">
        <w:rPr>
          <w:vertAlign w:val="subscript"/>
        </w:rPr>
        <w:t>2</w:t>
      </w:r>
      <w:r w:rsidRPr="00ED3698">
        <w:t xml:space="preserve"> only, if pH is fixed): </w:t>
      </w:r>
      <w:r w:rsidR="00DE3607">
        <w:t>‘</w:t>
      </w:r>
      <w:r w:rsidR="00BB547E">
        <w:t>pco2</w:t>
      </w:r>
      <w:r w:rsidR="00DE3607">
        <w:t>,’</w:t>
      </w:r>
      <w:r w:rsidR="00BB547E">
        <w:t xml:space="preserve"> </w:t>
      </w:r>
      <w:r w:rsidR="00DE3607">
        <w:t>‘</w:t>
      </w:r>
      <w:r w:rsidR="00BB547E">
        <w:t>po2</w:t>
      </w:r>
      <w:r w:rsidR="00DE3607">
        <w:t>.’</w:t>
      </w:r>
      <w:r w:rsidR="00BB547E">
        <w:t xml:space="preserve"> </w:t>
      </w:r>
      <w:r w:rsidR="00DE3607">
        <w:t>‘</w:t>
      </w:r>
      <w:r w:rsidR="00BB547E">
        <w:t>pn2</w:t>
      </w:r>
      <w:r w:rsidR="00DE3607">
        <w:t>’</w:t>
      </w:r>
    </w:p>
    <w:p w14:paraId="2EBCF887" w14:textId="074B257F" w:rsidR="00DB1505" w:rsidRPr="00ED3698" w:rsidRDefault="00DB1505" w:rsidP="00DB1505">
      <w:r w:rsidRPr="00ED3698">
        <w:t xml:space="preserve">Total aqueous component concentrations correspond to total analytical concentrations for most components. These concentrations </w:t>
      </w:r>
      <w:r w:rsidR="00DE3607">
        <w:t>must</w:t>
      </w:r>
      <w:r w:rsidRPr="00ED3698">
        <w:t xml:space="preserve"> be provided in the input units specified in </w:t>
      </w:r>
      <w:r w:rsidR="00BB547E">
        <w:t xml:space="preserve">Data </w:t>
      </w:r>
      <w:r w:rsidR="00DE3607">
        <w:t xml:space="preserve">Block </w:t>
      </w:r>
      <w:r w:rsidR="00BB547E">
        <w:t>2</w:t>
      </w:r>
      <w:r w:rsidRPr="00ED3698">
        <w:t xml:space="preserve"> (‘geochemical system’) of the input file. Alternatively, a fixed activity can be specified for a specific component</w:t>
      </w:r>
      <w:r w:rsidR="00BB547E">
        <w:t xml:space="preserve">. The units of chemical compositions are </w:t>
      </w:r>
      <w:r w:rsidRPr="00ED3698">
        <w:t xml:space="preserve">provided in the input units specified in </w:t>
      </w:r>
      <w:r w:rsidR="00BB547E">
        <w:t>Data Block 2</w:t>
      </w:r>
      <w:r w:rsidR="00DE3607">
        <w:t xml:space="preserve"> (</w:t>
      </w:r>
      <w:r w:rsidRPr="00ED3698">
        <w:t>‘geochemical system’). For the component H</w:t>
      </w:r>
      <w:r w:rsidRPr="00ED3698">
        <w:rPr>
          <w:vertAlign w:val="superscript"/>
        </w:rPr>
        <w:t>+</w:t>
      </w:r>
      <w:r w:rsidRPr="00ED3698">
        <w:t xml:space="preserve">, a fixed pH can be specified alternatively, or a pH-sweep calculation can be conducted. Additional input is required for the pH-sweep simulations. The first value in the input line is the starting-pH of the pH-sweep while the value following the type specification ‘ph_sweep’ is the final pH of the pH-sweep calculations. The last parameter in the input line defines the number of steps for the pH-sweep calculations. If a pH-sweep calculation is conducted, </w:t>
      </w:r>
      <w:r w:rsidRPr="00FC2059">
        <w:rPr>
          <w:noProof/>
        </w:rPr>
        <w:t>output</w:t>
      </w:r>
      <w:r w:rsidRPr="00ED3698">
        <w:t xml:space="preserve"> for </w:t>
      </w:r>
      <w:r w:rsidR="00DE3607">
        <w:t>constructing</w:t>
      </w:r>
      <w:r w:rsidRPr="00ED3698">
        <w:t xml:space="preserve"> </w:t>
      </w:r>
      <w:r w:rsidRPr="00FC2059">
        <w:rPr>
          <w:noProof/>
        </w:rPr>
        <w:t>pC</w:t>
      </w:r>
      <w:r w:rsidRPr="00ED3698">
        <w:t>-pH-diagrams will be written to the output files prefix_x.lb*, where x corresponds to the number of the simulation (for</w:t>
      </w:r>
      <w:r w:rsidR="00DE3607">
        <w:t xml:space="preserve"> the</w:t>
      </w:r>
      <w:r w:rsidRPr="00ED3698">
        <w:t xml:space="preserve"> content of files see </w:t>
      </w:r>
      <w:r w:rsidR="00DE3607">
        <w:t xml:space="preserve">the </w:t>
      </w:r>
      <w:r w:rsidRPr="00ED3698">
        <w:t>prefix_o.fls</w:t>
      </w:r>
      <w:r w:rsidR="00DE3607" w:rsidRPr="00DE3607">
        <w:t xml:space="preserve"> </w:t>
      </w:r>
      <w:r w:rsidR="00DE3607" w:rsidRPr="00ED3698">
        <w:t>file</w:t>
      </w:r>
      <w:r w:rsidRPr="00ED3698">
        <w:t xml:space="preserve">, </w:t>
      </w:r>
      <w:r w:rsidR="00DE3607">
        <w:t xml:space="preserve">which is </w:t>
      </w:r>
      <w:r w:rsidRPr="00ED3698">
        <w:t xml:space="preserve">generated at run-time). The number of steps should be set to 50 or greater to facilitate the generation of </w:t>
      </w:r>
      <w:r w:rsidR="00DE3607" w:rsidRPr="00ED3698">
        <w:t>well</w:t>
      </w:r>
      <w:r w:rsidR="00DE3607">
        <w:t>-</w:t>
      </w:r>
      <w:r w:rsidR="00DE3607" w:rsidRPr="00ED3698">
        <w:t xml:space="preserve">resolved </w:t>
      </w:r>
      <w:r w:rsidRPr="00FC2059">
        <w:rPr>
          <w:noProof/>
        </w:rPr>
        <w:t>pC</w:t>
      </w:r>
      <w:r w:rsidRPr="00ED3698">
        <w:t>-pH-diagrams. A pH-sweep calculation can only be conducted for a pure equilibrium system.</w:t>
      </w:r>
    </w:p>
    <w:p w14:paraId="22972CF6" w14:textId="4D8989F8" w:rsidR="00DB1505" w:rsidRPr="00ED3698" w:rsidRDefault="00DB1505" w:rsidP="00DB1505">
      <w:r w:rsidRPr="00ED3698">
        <w:t>Alternatively, fixed partial pressures can be specified to constrain selected components (O</w:t>
      </w:r>
      <w:r w:rsidRPr="00ED3698">
        <w:rPr>
          <w:vertAlign w:val="subscript"/>
        </w:rPr>
        <w:t>2</w:t>
      </w:r>
      <w:r w:rsidRPr="00ED3698">
        <w:t>(aq), N</w:t>
      </w:r>
      <w:r w:rsidRPr="00ED3698">
        <w:rPr>
          <w:vertAlign w:val="subscript"/>
        </w:rPr>
        <w:t>2</w:t>
      </w:r>
      <w:r w:rsidRPr="00ED3698">
        <w:t>(aq) and CO</w:t>
      </w:r>
      <w:r w:rsidRPr="00ED3698">
        <w:rPr>
          <w:vertAlign w:val="subscript"/>
        </w:rPr>
        <w:t>3</w:t>
      </w:r>
      <w:r w:rsidRPr="00ED3698">
        <w:rPr>
          <w:vertAlign w:val="superscript"/>
        </w:rPr>
        <w:t>2-</w:t>
      </w:r>
      <w:r w:rsidRPr="00ED3698">
        <w:t xml:space="preserve">). </w:t>
      </w:r>
      <w:r w:rsidR="00DE3607">
        <w:t>Currently,</w:t>
      </w:r>
      <w:r w:rsidRPr="00ED3698">
        <w:t xml:space="preserve"> these calculations are only a</w:t>
      </w:r>
      <w:r w:rsidR="00857CBB">
        <w:t>ccurate for a temperature of 25</w:t>
      </w:r>
      <w:r w:rsidRPr="00ED3698">
        <w:rPr>
          <w:vertAlign w:val="superscript"/>
        </w:rPr>
        <w:t>o</w:t>
      </w:r>
      <w:r w:rsidRPr="00ED3698">
        <w:t xml:space="preserve">C but may also be used as approximations for higher or lower temperatures. Partial pressures are to be provided in terms of atm, independent of the input units specified in </w:t>
      </w:r>
      <w:r w:rsidR="00BB547E">
        <w:t xml:space="preserve">Data </w:t>
      </w:r>
      <w:r w:rsidR="004E7B13">
        <w:t xml:space="preserve">Block </w:t>
      </w:r>
      <w:r w:rsidR="00BB547E">
        <w:t>2</w:t>
      </w:r>
      <w:r w:rsidRPr="00ED3698">
        <w:t xml:space="preserve"> (‘geochemical system’). </w:t>
      </w:r>
    </w:p>
    <w:p w14:paraId="1CA48BA6" w14:textId="09685C17" w:rsidR="00DB1505" w:rsidRPr="00ED3698" w:rsidRDefault="00DB1505" w:rsidP="00DB1505">
      <w:r w:rsidRPr="00ED3698">
        <w:t>It is also possible to use pe or Eh to constrain the value of the standard redox master variable O</w:t>
      </w:r>
      <w:r w:rsidRPr="00ED3698">
        <w:rPr>
          <w:vertAlign w:val="subscript"/>
        </w:rPr>
        <w:t>2</w:t>
      </w:r>
      <w:r w:rsidRPr="00ED3698">
        <w:t xml:space="preserve">(aq). </w:t>
      </w:r>
      <w:r w:rsidR="004E7B13">
        <w:t>For</w:t>
      </w:r>
      <w:r w:rsidRPr="00ED3698">
        <w:t xml:space="preserve"> pCO</w:t>
      </w:r>
      <w:r w:rsidRPr="00ED3698">
        <w:rPr>
          <w:vertAlign w:val="subscript"/>
        </w:rPr>
        <w:t>2</w:t>
      </w:r>
      <w:r w:rsidRPr="00ED3698">
        <w:t xml:space="preserve">, this specification can only be used </w:t>
      </w:r>
      <w:r w:rsidR="004E7B13">
        <w:t>along</w:t>
      </w:r>
      <w:r w:rsidRPr="00ED3698">
        <w:t xml:space="preserve"> with a fixed pH. The calculations are only exact for 25 </w:t>
      </w:r>
      <w:r w:rsidRPr="00ED3698">
        <w:rPr>
          <w:vertAlign w:val="superscript"/>
        </w:rPr>
        <w:t>o</w:t>
      </w:r>
      <w:r w:rsidRPr="00ED3698">
        <w:t>C.</w:t>
      </w:r>
    </w:p>
    <w:p w14:paraId="6F8E0E35" w14:textId="54BA6141" w:rsidR="00DB1505" w:rsidRPr="00ED3698" w:rsidRDefault="00DB1505" w:rsidP="00DB1505">
      <w:pPr>
        <w:pStyle w:val="BodyText"/>
      </w:pPr>
      <w:r w:rsidRPr="00ED3698">
        <w:t>Alternatively, any charged component can be used to satisfy the charge balance in the equilibrated solution, provided this is physically possible. In this case</w:t>
      </w:r>
      <w:r w:rsidR="004E7B13">
        <w:t>,</w:t>
      </w:r>
      <w:r w:rsidRPr="00ED3698">
        <w:t xml:space="preserve"> it is necessary to provide an estimate for the total aqueous component concentrations.</w:t>
      </w:r>
    </w:p>
    <w:p w14:paraId="37C3FC38" w14:textId="304116FC" w:rsidR="00DB1505" w:rsidRPr="00ED3698" w:rsidRDefault="00DB1505" w:rsidP="00DB1505">
      <w:pPr>
        <w:pStyle w:val="BodyText"/>
      </w:pPr>
      <w:r w:rsidRPr="00ED3698">
        <w:t>If a component is not in the database (for example</w:t>
      </w:r>
      <w:r w:rsidR="0077235F">
        <w:t>,</w:t>
      </w:r>
      <w:r w:rsidRPr="00ED3698">
        <w:t xml:space="preserve"> a specific organic compound), it can be added to the database comp.dbs. Section </w:t>
      </w:r>
      <w:r>
        <w:fldChar w:fldCharType="begin"/>
      </w:r>
      <w:r>
        <w:instrText xml:space="preserve"> REF _Ref486655883 \r \h  \* MERGEFORMAT </w:instrText>
      </w:r>
      <w:r>
        <w:fldChar w:fldCharType="separate"/>
      </w:r>
      <w:r w:rsidR="00D41448">
        <w:t>4.1.1</w:t>
      </w:r>
      <w:r>
        <w:fldChar w:fldCharType="end"/>
      </w:r>
      <w:r w:rsidRPr="00ED3698">
        <w:t xml:space="preserve"> describes the content of comp.dbs and provides information on how to add additional components.</w:t>
      </w:r>
    </w:p>
    <w:p w14:paraId="74AFB8A6" w14:textId="218A25FF" w:rsidR="00DB1505" w:rsidRPr="00ED3698" w:rsidRDefault="00DB1505" w:rsidP="00DB1505">
      <w:pPr>
        <w:pStyle w:val="Heading4"/>
      </w:pPr>
      <w:bookmarkStart w:id="436" w:name="_Ref413747799"/>
      <w:bookmarkStart w:id="437" w:name="_Toc13056129"/>
      <w:r w:rsidRPr="00ED3698">
        <w:t>‘sorption parameter input’</w:t>
      </w:r>
      <w:bookmarkEnd w:id="436"/>
      <w:bookmarkEnd w:id="437"/>
    </w:p>
    <w:p w14:paraId="7AAFA405" w14:textId="31FE0E09" w:rsidR="00B76369" w:rsidRDefault="00DB1505" w:rsidP="00DB1505">
      <w:r w:rsidRPr="00ED3698">
        <w:t xml:space="preserve">If ion exchange or surface complexation reactions are included in the simulation (as specified in </w:t>
      </w:r>
      <w:r w:rsidR="0077235F">
        <w:t xml:space="preserve">the </w:t>
      </w:r>
      <w:r w:rsidRPr="00ED3698">
        <w:t xml:space="preserve">section ‘geochemical system’), the appropriate input parameters </w:t>
      </w:r>
      <w:r w:rsidR="0077235F">
        <w:t>must</w:t>
      </w:r>
      <w:r w:rsidRPr="00ED3698">
        <w:t xml:space="preserve"> be provided for each simulation under the </w:t>
      </w:r>
      <w:r w:rsidR="00857CBB">
        <w:t>keywords</w:t>
      </w:r>
      <w:r w:rsidRPr="00ED3698">
        <w:t xml:space="preserve"> ‘sorption parameter input</w:t>
      </w:r>
      <w:r w:rsidR="0077235F">
        <w:t>.</w:t>
      </w:r>
      <w:r w:rsidRPr="00ED3698">
        <w:t>’ The required input differs between ion-exchange and surface complexation reactions. For ion-exchange reactions, it is necessary to provide the cation exchange capacity (</w:t>
      </w:r>
      <w:r w:rsidR="000E2BF6">
        <w:t>CEC</w:t>
      </w:r>
      <w:r w:rsidRPr="00ED3698">
        <w:t>) and the bulk density of the porous medium (</w:t>
      </w:r>
      <w:r w:rsidRPr="00FC2059">
        <w:rPr>
          <w:noProof/>
        </w:rPr>
        <w:t>rhobulk</w:t>
      </w:r>
      <w:r w:rsidRPr="00ED3698">
        <w:t xml:space="preserve">). For surface complexation reactions, it is necessary to specify the name of the surface site (as previously defined in </w:t>
      </w:r>
      <w:r w:rsidR="00BB547E">
        <w:t xml:space="preserve">Data </w:t>
      </w:r>
      <w:r w:rsidR="0077235F">
        <w:t xml:space="preserve">Block </w:t>
      </w:r>
      <w:r w:rsidR="00BB547E">
        <w:t>2</w:t>
      </w:r>
      <w:r w:rsidRPr="00ED3698">
        <w:t>: ‘geochemical system’), along with the mass, the surface area</w:t>
      </w:r>
      <w:r w:rsidR="0077235F">
        <w:t>,</w:t>
      </w:r>
      <w:r w:rsidRPr="00ED3698">
        <w:t xml:space="preserve"> and the site density.</w:t>
      </w:r>
      <w:r>
        <w:t xml:space="preserve"> Alternatively, the current MIN3P-THCm (starting from version V1.0.106) </w:t>
      </w:r>
      <w:r w:rsidR="0077235F">
        <w:t>allows</w:t>
      </w:r>
      <w:r>
        <w:t xml:space="preserve"> </w:t>
      </w:r>
      <w:r w:rsidR="0077235F">
        <w:t xml:space="preserve">for </w:t>
      </w:r>
      <w:r w:rsidR="0077235F">
        <w:lastRenderedPageBreak/>
        <w:t xml:space="preserve">specifying </w:t>
      </w:r>
      <w:r>
        <w:t xml:space="preserve">the </w:t>
      </w:r>
      <w:r w:rsidRPr="00ED3698">
        <w:t>ion exchange</w:t>
      </w:r>
      <w:r>
        <w:t xml:space="preserve"> parameters </w:t>
      </w:r>
      <w:r w:rsidR="00857CBB">
        <w:t xml:space="preserve">in the current data block using the keywords </w:t>
      </w:r>
      <w:r w:rsidR="003F1EE7">
        <w:t>‘</w:t>
      </w:r>
      <w:r w:rsidRPr="00AD4D75">
        <w:t>sorption parameter input of ion-exchange</w:t>
      </w:r>
      <w:r w:rsidR="003F1EE7">
        <w:t>.’</w:t>
      </w:r>
      <w:r>
        <w:t xml:space="preserve"> and the </w:t>
      </w:r>
      <w:r w:rsidRPr="00ED3698">
        <w:t>surface complexation</w:t>
      </w:r>
      <w:r>
        <w:t xml:space="preserve"> parameters u</w:t>
      </w:r>
      <w:r w:rsidR="00857CBB">
        <w:t xml:space="preserve">sing </w:t>
      </w:r>
      <w:r w:rsidR="003F1EE7">
        <w:t>‘</w:t>
      </w:r>
      <w:r w:rsidRPr="00AD4D75">
        <w:t>sorption parameter input of</w:t>
      </w:r>
      <w:r>
        <w:t xml:space="preserve"> </w:t>
      </w:r>
      <w:r w:rsidRPr="00AD4D75">
        <w:t>surface-complex</w:t>
      </w:r>
      <w:r w:rsidR="003F1EE7">
        <w:t>.’</w:t>
      </w:r>
      <w:r w:rsidR="00857CBB">
        <w:t xml:space="preserve"> </w:t>
      </w:r>
      <w:r w:rsidR="00E52E5D">
        <w:t>T</w:t>
      </w:r>
      <w:r>
        <w:t xml:space="preserve">he corresponding </w:t>
      </w:r>
      <w:r w:rsidR="00AF1FE9">
        <w:t>components</w:t>
      </w:r>
      <w:r>
        <w:t xml:space="preserve"> are defined in </w:t>
      </w:r>
      <w:r w:rsidR="00857CBB">
        <w:t>Data Block</w:t>
      </w:r>
      <w:r>
        <w:t xml:space="preserve"> 2: </w:t>
      </w:r>
      <w:r w:rsidR="003F1EE7">
        <w:t>‘</w:t>
      </w:r>
      <w:r w:rsidRPr="00DD2514">
        <w:t>geochemical system</w:t>
      </w:r>
      <w:r w:rsidR="003F1EE7">
        <w:t>’</w:t>
      </w:r>
      <w:r>
        <w:t xml:space="preserve"> under </w:t>
      </w:r>
      <w:r w:rsidR="003F1EE7">
        <w:t xml:space="preserve">the </w:t>
      </w:r>
      <w:r w:rsidR="00857CBB">
        <w:t>keywords</w:t>
      </w:r>
      <w:r>
        <w:t xml:space="preserve"> </w:t>
      </w:r>
      <w:r w:rsidR="003F1EE7">
        <w:t>‘</w:t>
      </w:r>
      <w:r w:rsidRPr="00DD2514">
        <w:t>sorbed species of ion-exchange</w:t>
      </w:r>
      <w:r w:rsidR="003F1EE7">
        <w:t>’</w:t>
      </w:r>
      <w:r>
        <w:t xml:space="preserve"> or </w:t>
      </w:r>
      <w:r w:rsidR="003F1EE7">
        <w:t>‘</w:t>
      </w:r>
      <w:r w:rsidRPr="00DD2514">
        <w:t>sorbed species of surface-complex</w:t>
      </w:r>
      <w:r w:rsidR="003F1EE7">
        <w:t>.’</w:t>
      </w:r>
      <w:r>
        <w:t xml:space="preserve"> However, if both </w:t>
      </w:r>
      <w:r w:rsidRPr="00ED3698">
        <w:t xml:space="preserve">ion exchange </w:t>
      </w:r>
      <w:r>
        <w:t>and</w:t>
      </w:r>
      <w:r w:rsidRPr="00ED3698">
        <w:t xml:space="preserve"> surface complexation reactions are included in the</w:t>
      </w:r>
      <w:r w:rsidR="00857CBB">
        <w:t xml:space="preserve"> same</w:t>
      </w:r>
      <w:r w:rsidRPr="00ED3698">
        <w:t xml:space="preserve"> simulation (as specified in </w:t>
      </w:r>
      <w:r w:rsidR="003F1EE7">
        <w:t xml:space="preserve">the </w:t>
      </w:r>
      <w:r w:rsidRPr="00ED3698">
        <w:t>‘geochemical system’</w:t>
      </w:r>
      <w:r w:rsidR="003F1EE7" w:rsidRPr="003F1EE7">
        <w:t xml:space="preserve"> </w:t>
      </w:r>
      <w:r w:rsidR="003F1EE7" w:rsidRPr="00ED3698">
        <w:t>section</w:t>
      </w:r>
      <w:r w:rsidRPr="00ED3698">
        <w:t xml:space="preserve">), the appropriate input parameters </w:t>
      </w:r>
      <w:r w:rsidR="0077235F">
        <w:t>must</w:t>
      </w:r>
      <w:r w:rsidRPr="00ED3698">
        <w:t xml:space="preserve"> be provided for each simulation</w:t>
      </w:r>
      <w:r>
        <w:t xml:space="preserve"> (zone)</w:t>
      </w:r>
      <w:r w:rsidRPr="00ED3698">
        <w:t xml:space="preserve"> under the </w:t>
      </w:r>
      <w:r w:rsidR="00857CBB">
        <w:t>keywords</w:t>
      </w:r>
      <w:r w:rsidRPr="00ED3698">
        <w:t xml:space="preserve"> </w:t>
      </w:r>
      <w:r w:rsidR="003F432E">
        <w:t>‘</w:t>
      </w:r>
      <w:r w:rsidRPr="00AD4D75">
        <w:t>sorption parameter input of ion-exchange</w:t>
      </w:r>
      <w:r w:rsidR="003F432E">
        <w:t>’</w:t>
      </w:r>
      <w:r>
        <w:t xml:space="preserve"> and </w:t>
      </w:r>
      <w:r w:rsidR="003F432E">
        <w:t>‘</w:t>
      </w:r>
      <w:r w:rsidRPr="00AD4D75">
        <w:t>sorption parameter input of surface-complex</w:t>
      </w:r>
      <w:r w:rsidR="003F432E">
        <w:t>’</w:t>
      </w:r>
      <w:r>
        <w:t xml:space="preserve"> followed by the required parameters</w:t>
      </w:r>
      <w:r w:rsidRPr="00ED3698">
        <w:t xml:space="preserve">. The required input units for all ion exchange and surface complexation parameters are specified in </w:t>
      </w:r>
      <w:r>
        <w:fldChar w:fldCharType="begin"/>
      </w:r>
      <w:r>
        <w:instrText xml:space="preserve"> REF _Ref486655997 \h  \* MERGEFORMAT </w:instrText>
      </w:r>
      <w:r>
        <w:fldChar w:fldCharType="separate"/>
      </w:r>
      <w:r w:rsidR="00D41448" w:rsidRPr="00ED3698">
        <w:t xml:space="preserve">Table </w:t>
      </w:r>
      <w:r w:rsidR="00D41448">
        <w:rPr>
          <w:noProof/>
        </w:rPr>
        <w:t>3.20</w:t>
      </w:r>
      <w:r>
        <w:fldChar w:fldCharType="end"/>
      </w:r>
      <w:r w:rsidRPr="00ED3698">
        <w:t xml:space="preserve">. </w:t>
      </w:r>
      <w:r w:rsidR="003F432E" w:rsidRPr="00ED3698">
        <w:t>By default</w:t>
      </w:r>
      <w:r w:rsidR="003F432E">
        <w:t>, the</w:t>
      </w:r>
      <w:r w:rsidRPr="00ED3698">
        <w:t xml:space="preserve"> model assumes the</w:t>
      </w:r>
      <w:r w:rsidR="007017B9">
        <w:t xml:space="preserve"> initial total</w:t>
      </w:r>
      <w:r w:rsidR="004264F2">
        <w:t xml:space="preserve"> concentrations of the</w:t>
      </w:r>
      <w:r w:rsidRPr="00ED3698">
        <w:t xml:space="preserve"> </w:t>
      </w:r>
      <w:r w:rsidR="004264F2">
        <w:t>components</w:t>
      </w:r>
      <w:r w:rsidR="00B76369">
        <w:t xml:space="preserve"> provided in the input file are the sum of</w:t>
      </w:r>
      <w:r w:rsidRPr="00ED3698">
        <w:t xml:space="preserve"> </w:t>
      </w:r>
      <w:r w:rsidR="007017B9">
        <w:t>the aqueous and the sorbed parts. During the initialization calculations,</w:t>
      </w:r>
      <w:r w:rsidR="004264F2">
        <w:t xml:space="preserve"> the code</w:t>
      </w:r>
      <w:r w:rsidRPr="00ED3698">
        <w:t xml:space="preserve"> </w:t>
      </w:r>
      <w:r w:rsidR="007017B9">
        <w:t xml:space="preserve">will determine the fractions in the </w:t>
      </w:r>
      <w:r w:rsidR="00B76369">
        <w:t>aqueous and the sorbed components (i.e.</w:t>
      </w:r>
      <w:r w:rsidR="003F432E">
        <w:t>,</w:t>
      </w:r>
      <w:r w:rsidR="00B76369">
        <w:t xml:space="preserve"> as</w:t>
      </w:r>
      <w:r w:rsidRPr="00ED3698">
        <w:t xml:space="preserve"> the exchanger or the </w:t>
      </w:r>
      <w:r w:rsidR="007017B9">
        <w:t>surface complexes</w:t>
      </w:r>
      <w:r w:rsidR="00B76369">
        <w:t>)</w:t>
      </w:r>
      <w:r w:rsidR="007017B9">
        <w:t xml:space="preserve"> based on the initial </w:t>
      </w:r>
      <w:r w:rsidR="00FF0CB0">
        <w:t>total</w:t>
      </w:r>
      <w:r w:rsidRPr="00ED3698">
        <w:t xml:space="preserve"> </w:t>
      </w:r>
      <w:r w:rsidR="00FF0CB0">
        <w:t>component concentrations</w:t>
      </w:r>
      <w:r w:rsidRPr="00ED3698">
        <w:t xml:space="preserve"> and the specified cation exchange capacity or surface </w:t>
      </w:r>
      <w:r w:rsidR="00B76369">
        <w:t>complexation</w:t>
      </w:r>
      <w:r w:rsidRPr="00ED3698">
        <w:t xml:space="preserve"> parameters.</w:t>
      </w:r>
    </w:p>
    <w:p w14:paraId="144B9D03" w14:textId="7F50A23F" w:rsidR="00DB1505" w:rsidRDefault="00B76369" w:rsidP="00FF0CB0">
      <w:r>
        <w:t>In practice, chemical analy</w:t>
      </w:r>
      <w:r w:rsidR="00147EDF">
        <w:t>sis often obtains</w:t>
      </w:r>
      <w:r>
        <w:t xml:space="preserve"> the total</w:t>
      </w:r>
      <w:r w:rsidR="00147EDF">
        <w:t xml:space="preserve"> concentrations of</w:t>
      </w:r>
      <w:r>
        <w:t xml:space="preserve"> the pore </w:t>
      </w:r>
      <w:r w:rsidR="00147EDF">
        <w:t xml:space="preserve">water, which can be assumed to be in equilibrium with the solid phase. However, the sorbed </w:t>
      </w:r>
      <w:r w:rsidR="00EB4350">
        <w:t xml:space="preserve">components’ concentration is </w:t>
      </w:r>
      <w:r w:rsidR="00147EDF">
        <w:t xml:space="preserve">normally not analyzed. In such cases, MIN3P-THCm has </w:t>
      </w:r>
      <w:r w:rsidR="00A5073B">
        <w:t>a function for calculating</w:t>
      </w:r>
      <w:r w:rsidR="00147EDF">
        <w:t xml:space="preserve"> the sorbed component concentration by fixing the concentrations of the aqueous components under the assumption of equilibrium between sorbed and aqueous phases.</w:t>
      </w:r>
      <w:r w:rsidR="00DB1505" w:rsidRPr="00ED3698">
        <w:t xml:space="preserve"> </w:t>
      </w:r>
      <w:r w:rsidR="002D592C">
        <w:t>For</w:t>
      </w:r>
      <w:r w:rsidR="00DB1505" w:rsidRPr="00ED3698">
        <w:t xml:space="preserve"> </w:t>
      </w:r>
      <w:r w:rsidR="003D2A55">
        <w:t xml:space="preserve">ion exchange or </w:t>
      </w:r>
      <w:r w:rsidR="00DB1505" w:rsidRPr="00ED3698">
        <w:t>surface complexation reactions</w:t>
      </w:r>
      <w:r w:rsidR="002D592C">
        <w:t>,</w:t>
      </w:r>
      <w:r w:rsidR="00DB1505" w:rsidRPr="00ED3698">
        <w:t xml:space="preserve"> </w:t>
      </w:r>
      <w:r w:rsidR="003D2A55">
        <w:t>this can be realized by</w:t>
      </w:r>
      <w:r w:rsidR="00DB1505" w:rsidRPr="00ED3698">
        <w:t xml:space="preserve"> us</w:t>
      </w:r>
      <w:r w:rsidR="003D2A55">
        <w:t>ing</w:t>
      </w:r>
      <w:r w:rsidR="00DB1505" w:rsidRPr="00ED3698">
        <w:t xml:space="preserve"> the statement </w:t>
      </w:r>
      <w:r w:rsidR="002D592C">
        <w:t>‘</w:t>
      </w:r>
      <w:r w:rsidR="00DB1505" w:rsidRPr="00E560BC">
        <w:t>equilibrate with fixed solution composition</w:t>
      </w:r>
      <w:r w:rsidR="002D592C">
        <w:t>’</w:t>
      </w:r>
      <w:r w:rsidR="00DB1505" w:rsidRPr="00E560BC">
        <w:t xml:space="preserve"> </w:t>
      </w:r>
      <w:r w:rsidR="00DB1505" w:rsidRPr="00ED3698">
        <w:t>to implicitly consider the surface sites in the mass balance calculations.</w:t>
      </w:r>
      <w:r w:rsidR="003D2A55">
        <w:t xml:space="preserve"> If both ion exchange and surface complexation reactions have to be considered in the same calculation, both statements </w:t>
      </w:r>
      <w:r w:rsidR="00030741">
        <w:t>‘</w:t>
      </w:r>
      <w:r w:rsidR="00FF0CB0">
        <w:t>equilibrate with fixed solution composition of ion-exchange</w:t>
      </w:r>
      <w:r w:rsidR="00030741">
        <w:t>’</w:t>
      </w:r>
      <w:r w:rsidR="00FF0CB0">
        <w:t xml:space="preserve"> and </w:t>
      </w:r>
      <w:r w:rsidR="00030741">
        <w:t>‘</w:t>
      </w:r>
      <w:r w:rsidR="00FF0CB0">
        <w:t>equilibrate with fixed solution composition of surface-complex</w:t>
      </w:r>
      <w:r w:rsidR="00030741">
        <w:t>’</w:t>
      </w:r>
      <w:r w:rsidR="00FF0CB0">
        <w:t xml:space="preserve"> </w:t>
      </w:r>
      <w:r w:rsidR="0077235F">
        <w:t xml:space="preserve">must </w:t>
      </w:r>
      <w:r w:rsidR="00FF0CB0">
        <w:t>be included</w:t>
      </w:r>
      <w:r w:rsidR="00B30169">
        <w:t xml:space="preserve"> (valid only for MIN3P-THCm version 1.0.106 and newer)</w:t>
      </w:r>
      <w:r w:rsidR="00FF0CB0">
        <w:t xml:space="preserve">. The following three examples demonstrate </w:t>
      </w:r>
      <w:r w:rsidR="00030741" w:rsidRPr="00FC2059">
        <w:rPr>
          <w:noProof/>
        </w:rPr>
        <w:t>use</w:t>
      </w:r>
      <w:r w:rsidR="00030741">
        <w:t xml:space="preserve"> of</w:t>
      </w:r>
      <w:r w:rsidR="00FF0CB0">
        <w:t xml:space="preserve"> this function.</w:t>
      </w:r>
    </w:p>
    <w:p w14:paraId="33D3345D" w14:textId="3FC1EBF2" w:rsidR="00DB1505" w:rsidRDefault="00DB1505" w:rsidP="00DB1505">
      <w:pPr>
        <w:pBdr>
          <w:bottom w:val="single" w:sz="6" w:space="1" w:color="auto"/>
        </w:pBdr>
      </w:pPr>
      <w:r>
        <w:t>An example of the input parameters for</w:t>
      </w:r>
      <w:r w:rsidR="00FF0CB0">
        <w:t xml:space="preserve"> a case</w:t>
      </w:r>
      <w:r>
        <w:t xml:space="preserve"> </w:t>
      </w:r>
      <w:r w:rsidR="00FF0CB0">
        <w:t xml:space="preserve">considering </w:t>
      </w:r>
      <w:r>
        <w:t>the surface complexation reaction:</w:t>
      </w:r>
    </w:p>
    <w:p w14:paraId="2A0D7E69" w14:textId="4AAF2A78" w:rsidR="00DB1505" w:rsidRPr="00B243E8" w:rsidRDefault="00F07E26" w:rsidP="00AF1FE9">
      <w:pPr>
        <w:pStyle w:val="StyleCode"/>
      </w:pPr>
      <w:r>
        <w:t>‘</w:t>
      </w:r>
      <w:r w:rsidR="00DB1505" w:rsidRPr="00B243E8">
        <w:t>'number and name of zon</w:t>
      </w:r>
      <w:r>
        <w:t>’</w:t>
      </w:r>
      <w:r w:rsidR="00DB1505" w:rsidRPr="00B243E8">
        <w:t>'</w:t>
      </w:r>
    </w:p>
    <w:p w14:paraId="2DEC3442" w14:textId="7EA95A65" w:rsidR="00DB1505" w:rsidRPr="00B243E8" w:rsidRDefault="00DB1505" w:rsidP="00AF1FE9">
      <w:pPr>
        <w:pStyle w:val="StyleCode"/>
      </w:pPr>
      <w:r w:rsidRPr="00B243E8">
        <w:t>1</w:t>
      </w:r>
      <w:r w:rsidR="00F07E26">
        <w:t>‘</w:t>
      </w:r>
      <w:r w:rsidRPr="00B243E8">
        <w:t>'background chemistry</w:t>
      </w:r>
      <w:r w:rsidR="00F07E26">
        <w:t>–</w:t>
      </w:r>
      <w:r w:rsidRPr="00B243E8">
        <w:t>- aquife</w:t>
      </w:r>
      <w:r w:rsidR="00F07E26">
        <w:t>’</w:t>
      </w:r>
      <w:r w:rsidRPr="00B243E8">
        <w:t>'</w:t>
      </w:r>
    </w:p>
    <w:p w14:paraId="0B5C0E62" w14:textId="41FDE0A8" w:rsidR="00DB1505" w:rsidRPr="00B243E8" w:rsidRDefault="00F07E26" w:rsidP="00AF1FE9">
      <w:pPr>
        <w:pStyle w:val="StyleCode"/>
      </w:pPr>
      <w:r>
        <w:t>‘</w:t>
      </w:r>
      <w:r w:rsidR="00DB1505" w:rsidRPr="00B243E8">
        <w:t>'concentration inpu</w:t>
      </w:r>
      <w:r>
        <w:t>’</w:t>
      </w:r>
      <w:r w:rsidR="00DB1505" w:rsidRPr="00B243E8">
        <w:t>'</w:t>
      </w:r>
    </w:p>
    <w:p w14:paraId="65A079AD" w14:textId="38FB55AA" w:rsidR="00DB1505" w:rsidRPr="00B243E8" w:rsidRDefault="00DB1505" w:rsidP="00AF1FE9">
      <w:pPr>
        <w:pStyle w:val="StyleCode"/>
      </w:pPr>
      <w:r w:rsidRPr="00B243E8">
        <w:t xml:space="preserve">8.000     </w:t>
      </w:r>
      <w:r w:rsidR="00F07E26">
        <w:t>‘</w:t>
      </w:r>
      <w:r w:rsidRPr="00B243E8">
        <w:t>'p</w:t>
      </w:r>
      <w:r w:rsidR="00F07E26">
        <w:t>’</w:t>
      </w:r>
      <w:r w:rsidRPr="00B243E8">
        <w:t xml:space="preserve">'                </w:t>
      </w:r>
      <w:r w:rsidR="00F07E26">
        <w:t>’</w:t>
      </w:r>
      <w:r w:rsidRPr="00B243E8">
        <w:t>'h+</w:t>
      </w:r>
      <w:r w:rsidR="00F07E26">
        <w:t>’</w:t>
      </w:r>
      <w:r w:rsidRPr="00B243E8">
        <w:t>'</w:t>
      </w:r>
    </w:p>
    <w:p w14:paraId="5868C4E7" w14:textId="5085A612" w:rsidR="00DB1505" w:rsidRPr="00B243E8" w:rsidRDefault="00DB1505" w:rsidP="00AF1FE9">
      <w:pPr>
        <w:pStyle w:val="StyleCode"/>
      </w:pPr>
      <w:r w:rsidRPr="00B243E8">
        <w:t xml:space="preserve">5.147d-4  </w:t>
      </w:r>
      <w:r w:rsidR="00F07E26">
        <w:t>‘</w:t>
      </w:r>
      <w:r w:rsidRPr="00B243E8">
        <w:t>'charg</w:t>
      </w:r>
      <w:r w:rsidR="00F07E26">
        <w:t>’</w:t>
      </w:r>
      <w:r w:rsidRPr="00B243E8">
        <w:t xml:space="preserve">'            </w:t>
      </w:r>
      <w:r w:rsidR="00F07E26">
        <w:t>’</w:t>
      </w:r>
      <w:r w:rsidRPr="00B243E8">
        <w:t>'so4-</w:t>
      </w:r>
      <w:r w:rsidR="00F07E26">
        <w:t>’</w:t>
      </w:r>
      <w:r w:rsidRPr="00B243E8">
        <w:t>'</w:t>
      </w:r>
    </w:p>
    <w:p w14:paraId="4656B0B4" w14:textId="374DC206" w:rsidR="00DB1505" w:rsidRPr="00B243E8" w:rsidRDefault="00DB1505" w:rsidP="00AF1FE9">
      <w:pPr>
        <w:pStyle w:val="StyleCode"/>
      </w:pPr>
      <w:r w:rsidRPr="00B243E8">
        <w:t xml:space="preserve">1.0d-7    </w:t>
      </w:r>
      <w:r w:rsidR="00F07E26">
        <w:t>‘</w:t>
      </w:r>
      <w:r w:rsidRPr="00B243E8">
        <w:t>'fre</w:t>
      </w:r>
      <w:r w:rsidR="00F07E26">
        <w:t>’</w:t>
      </w:r>
      <w:r w:rsidRPr="00B243E8">
        <w:t xml:space="preserve">'              </w:t>
      </w:r>
      <w:r w:rsidR="00F07E26">
        <w:t>’</w:t>
      </w:r>
      <w:r w:rsidRPr="00B243E8">
        <w:t>'zn+</w:t>
      </w:r>
      <w:r w:rsidR="00F07E26">
        <w:t>’</w:t>
      </w:r>
      <w:r w:rsidRPr="00B243E8">
        <w:t>'</w:t>
      </w:r>
    </w:p>
    <w:p w14:paraId="06C5BA9E" w14:textId="0B33E208" w:rsidR="00DB1505" w:rsidRPr="00B243E8" w:rsidRDefault="00DB1505" w:rsidP="00AF1FE9">
      <w:pPr>
        <w:pStyle w:val="StyleCode"/>
      </w:pPr>
      <w:r w:rsidRPr="00B243E8">
        <w:t xml:space="preserve">1.0d-7    </w:t>
      </w:r>
      <w:r w:rsidR="00F07E26">
        <w:t>‘</w:t>
      </w:r>
      <w:r w:rsidRPr="00B243E8">
        <w:t>'fre</w:t>
      </w:r>
      <w:r w:rsidR="00F07E26">
        <w:t>’</w:t>
      </w:r>
      <w:r w:rsidRPr="00B243E8">
        <w:t xml:space="preserve">'              </w:t>
      </w:r>
      <w:r w:rsidR="00F07E26">
        <w:t>’</w:t>
      </w:r>
      <w:r w:rsidRPr="00B243E8">
        <w:t>'pb+</w:t>
      </w:r>
      <w:r w:rsidR="00F07E26">
        <w:t>’</w:t>
      </w:r>
      <w:r w:rsidRPr="00B243E8">
        <w:t>'</w:t>
      </w:r>
    </w:p>
    <w:p w14:paraId="6A94EEFA" w14:textId="0478F547" w:rsidR="00DB1505" w:rsidRPr="00B243E8" w:rsidRDefault="00DB1505" w:rsidP="00AF1FE9">
      <w:pPr>
        <w:pStyle w:val="StyleCode"/>
      </w:pPr>
      <w:r w:rsidRPr="00B243E8">
        <w:t xml:space="preserve">1.0d-10   </w:t>
      </w:r>
      <w:r w:rsidR="00F07E26">
        <w:t>‘</w:t>
      </w:r>
      <w:r w:rsidRPr="00B243E8">
        <w:t>'fre</w:t>
      </w:r>
      <w:r w:rsidR="00F07E26">
        <w:t>’</w:t>
      </w:r>
      <w:r w:rsidRPr="00B243E8">
        <w:t xml:space="preserve">'              </w:t>
      </w:r>
      <w:r w:rsidR="00F07E26">
        <w:t>’</w:t>
      </w:r>
      <w:r w:rsidRPr="00B243E8">
        <w:t>'ca+</w:t>
      </w:r>
      <w:r w:rsidR="00F07E26">
        <w:t>’</w:t>
      </w:r>
      <w:r w:rsidRPr="00B243E8">
        <w:t>'</w:t>
      </w:r>
    </w:p>
    <w:p w14:paraId="6EA0D3C5" w14:textId="4554354C" w:rsidR="00DB1505" w:rsidRPr="00B243E8" w:rsidRDefault="00DB1505" w:rsidP="00AF1FE9">
      <w:pPr>
        <w:pStyle w:val="StyleCode"/>
      </w:pPr>
      <w:r w:rsidRPr="00B243E8">
        <w:t xml:space="preserve">1.0d-5    </w:t>
      </w:r>
      <w:r w:rsidR="00F07E26">
        <w:t>‘</w:t>
      </w:r>
      <w:r w:rsidRPr="00B243E8">
        <w:t>'fre</w:t>
      </w:r>
      <w:r w:rsidR="00F07E26">
        <w:t>’</w:t>
      </w:r>
      <w:r w:rsidRPr="00B243E8">
        <w:t xml:space="preserve">'              </w:t>
      </w:r>
      <w:r w:rsidR="00F07E26">
        <w:t>’</w:t>
      </w:r>
      <w:r w:rsidRPr="00B243E8">
        <w:t>'mg+</w:t>
      </w:r>
      <w:r w:rsidR="00F07E26">
        <w:t>’</w:t>
      </w:r>
      <w:r w:rsidRPr="00B243E8">
        <w:t>'</w:t>
      </w:r>
    </w:p>
    <w:p w14:paraId="2AE91C70" w14:textId="5B4221C3" w:rsidR="00DB1505" w:rsidRPr="00B243E8" w:rsidRDefault="00DB1505" w:rsidP="00AF1FE9">
      <w:pPr>
        <w:pStyle w:val="StyleCode"/>
      </w:pPr>
      <w:r w:rsidRPr="00B243E8">
        <w:t xml:space="preserve">1.0d-5    </w:t>
      </w:r>
      <w:r w:rsidR="00F07E26">
        <w:t>‘</w:t>
      </w:r>
      <w:r w:rsidRPr="00B243E8">
        <w:t>'fre</w:t>
      </w:r>
      <w:r w:rsidR="00F07E26">
        <w:t>’</w:t>
      </w:r>
      <w:r w:rsidRPr="00B243E8">
        <w:t xml:space="preserve">'              </w:t>
      </w:r>
      <w:r w:rsidR="00F07E26">
        <w:t>’</w:t>
      </w:r>
      <w:r w:rsidRPr="00B243E8">
        <w:t>'k+</w:t>
      </w:r>
      <w:r w:rsidR="00F07E26">
        <w:t>’</w:t>
      </w:r>
      <w:r w:rsidRPr="00B243E8">
        <w:t>'</w:t>
      </w:r>
    </w:p>
    <w:p w14:paraId="4BF4AF81" w14:textId="1DD0AAAA" w:rsidR="00DB1505" w:rsidRPr="00B243E8" w:rsidRDefault="00DB1505" w:rsidP="00AF1FE9">
      <w:pPr>
        <w:pStyle w:val="StyleCode"/>
      </w:pPr>
      <w:r w:rsidRPr="00B243E8">
        <w:t xml:space="preserve">1.0d-3    </w:t>
      </w:r>
      <w:r w:rsidR="00F07E26">
        <w:t>‘</w:t>
      </w:r>
      <w:r w:rsidRPr="00B243E8">
        <w:t>'fre</w:t>
      </w:r>
      <w:r w:rsidR="00F07E26">
        <w:t>’</w:t>
      </w:r>
      <w:r w:rsidRPr="00B243E8">
        <w:t xml:space="preserve">'              </w:t>
      </w:r>
      <w:r w:rsidR="00F07E26">
        <w:t>’</w:t>
      </w:r>
      <w:r w:rsidRPr="00B243E8">
        <w:t>'na+</w:t>
      </w:r>
      <w:r w:rsidR="00F07E26">
        <w:t>’</w:t>
      </w:r>
      <w:r w:rsidRPr="00B243E8">
        <w:t xml:space="preserve">' </w:t>
      </w:r>
    </w:p>
    <w:p w14:paraId="4B2A084B" w14:textId="2692154F" w:rsidR="00DB1505" w:rsidRPr="00B243E8" w:rsidRDefault="00F07E26" w:rsidP="00AF1FE9">
      <w:pPr>
        <w:pStyle w:val="StyleCode"/>
      </w:pPr>
      <w:r>
        <w:t>‘</w:t>
      </w:r>
      <w:r w:rsidR="00DB1505" w:rsidRPr="00B243E8">
        <w:t>'sorption parameter inpu</w:t>
      </w:r>
      <w:r>
        <w:t>’</w:t>
      </w:r>
      <w:r w:rsidR="00DB1505" w:rsidRPr="00B243E8">
        <w:t>'</w:t>
      </w:r>
      <w:r>
        <w:t>‘</w:t>
      </w:r>
      <w:r w:rsidR="00DB1505" w:rsidRPr="00B243E8">
        <w:t>'=feoh(s</w:t>
      </w:r>
      <w:r>
        <w:t>’</w:t>
      </w:r>
      <w:r w:rsidR="00DB1505" w:rsidRPr="00B243E8">
        <w:t>'  100.0d0  10.0d0  6.02228d0     ;surface site, mass, area, site density</w:t>
      </w:r>
    </w:p>
    <w:p w14:paraId="080C18B9" w14:textId="4D48464C" w:rsidR="00DB1505" w:rsidRPr="00B243E8" w:rsidRDefault="00F07E26" w:rsidP="00AF1FE9">
      <w:pPr>
        <w:pStyle w:val="StyleCode"/>
      </w:pPr>
      <w:r>
        <w:t>‘</w:t>
      </w:r>
      <w:r w:rsidR="00DB1505" w:rsidRPr="00B243E8">
        <w:t>'equilibrate with fixed solution compositio</w:t>
      </w:r>
      <w:r>
        <w:t>’</w:t>
      </w:r>
      <w:r w:rsidR="00DB1505" w:rsidRPr="00B243E8">
        <w:t>'</w:t>
      </w:r>
    </w:p>
    <w:p w14:paraId="00F5EF08" w14:textId="1651A4E2" w:rsidR="00DB1505" w:rsidRPr="00B243E8" w:rsidRDefault="00F07E26" w:rsidP="007C439D">
      <w:pPr>
        <w:pStyle w:val="StyleCode"/>
        <w:numPr>
          <w:ilvl w:val="0"/>
          <w:numId w:val="38"/>
        </w:numPr>
      </w:pPr>
      <w:r>
        <w:t>‘</w:t>
      </w:r>
      <w:r w:rsidR="00DB1505" w:rsidRPr="00B243E8">
        <w:t>'extent of zon</w:t>
      </w:r>
      <w:r>
        <w:t>’</w:t>
      </w:r>
      <w:r w:rsidR="00DB1505" w:rsidRPr="00B243E8">
        <w:t>' 1.0  0.0 1.0  0.00 6.0</w:t>
      </w:r>
    </w:p>
    <w:p w14:paraId="203434AB" w14:textId="552F3503" w:rsidR="00DB1505" w:rsidRPr="00B243E8" w:rsidRDefault="00F07E26" w:rsidP="00AF1FE9">
      <w:pPr>
        <w:pStyle w:val="StyleCode"/>
      </w:pPr>
      <w:r>
        <w:t>‘</w:t>
      </w:r>
      <w:r w:rsidR="00DB1505" w:rsidRPr="00B243E8">
        <w:t>'end of zon</w:t>
      </w:r>
      <w:r>
        <w:t>’</w:t>
      </w:r>
      <w:r w:rsidR="00DB1505" w:rsidRPr="00B243E8">
        <w:t>'</w:t>
      </w:r>
    </w:p>
    <w:p w14:paraId="4AD656D1" w14:textId="0F1195CD" w:rsidR="00DB1505" w:rsidRDefault="00F07E26" w:rsidP="00AF1FE9">
      <w:pPr>
        <w:pStyle w:val="StyleCode"/>
      </w:pPr>
      <w:r>
        <w:t>‘</w:t>
      </w:r>
      <w:r w:rsidR="00DB1505" w:rsidRPr="00B243E8">
        <w:t>'don</w:t>
      </w:r>
      <w:r>
        <w:t>’</w:t>
      </w:r>
      <w:r w:rsidR="00DB1505" w:rsidRPr="00B243E8">
        <w:t>'</w:t>
      </w:r>
    </w:p>
    <w:p w14:paraId="1BCD7F0C" w14:textId="77777777" w:rsidR="00DB1505" w:rsidRPr="004D47F4" w:rsidRDefault="00DB1505" w:rsidP="00DB1505">
      <w:pPr>
        <w:pStyle w:val="ListParagraph"/>
        <w:spacing w:before="0" w:after="0"/>
        <w:rPr>
          <w:rFonts w:ascii="Courier New" w:hAnsi="Courier New" w:cs="Courier New"/>
          <w:sz w:val="16"/>
          <w:szCs w:val="16"/>
        </w:rPr>
      </w:pPr>
    </w:p>
    <w:p w14:paraId="358FB126" w14:textId="2260D928" w:rsidR="00DB1505" w:rsidRDefault="00DB1505" w:rsidP="00DB1505">
      <w:r>
        <w:t xml:space="preserve">This example considers surface complexation reactions. The surface site is </w:t>
      </w:r>
      <w:r w:rsidR="00030741" w:rsidRPr="0075340C">
        <w:rPr>
          <w:rFonts w:ascii="Courier New" w:hAnsi="Courier New" w:cs="Courier New"/>
          <w:sz w:val="16"/>
          <w:szCs w:val="16"/>
        </w:rPr>
        <w:t>‘</w:t>
      </w:r>
      <w:r w:rsidRPr="00B243E8">
        <w:rPr>
          <w:rFonts w:ascii="Courier New" w:hAnsi="Courier New" w:cs="Courier New"/>
          <w:sz w:val="16"/>
          <w:szCs w:val="16"/>
        </w:rPr>
        <w:t>=feoh(s)</w:t>
      </w:r>
      <w:r w:rsidR="00030741">
        <w:rPr>
          <w:rFonts w:ascii="Courier New" w:hAnsi="Courier New" w:cs="Courier New"/>
          <w:sz w:val="16"/>
          <w:szCs w:val="16"/>
        </w:rPr>
        <w:t>’</w:t>
      </w:r>
      <w:r>
        <w:t>. Its mass is 100.0 </w:t>
      </w:r>
      <w:r w:rsidRPr="00ED3698">
        <w:t>g</w:t>
      </w:r>
      <w:r>
        <w:t> </w:t>
      </w:r>
      <w:r w:rsidRPr="00ED3698">
        <w:t>solid</w:t>
      </w:r>
      <w:r>
        <w:t> (</w:t>
      </w:r>
      <w:r w:rsidRPr="00ED3698">
        <w:t>L</w:t>
      </w:r>
      <w:r>
        <w:t xml:space="preserve"> </w:t>
      </w:r>
      <w:r w:rsidRPr="00ED3698">
        <w:t>H</w:t>
      </w:r>
      <w:r w:rsidRPr="00ED3698">
        <w:rPr>
          <w:vertAlign w:val="subscript"/>
        </w:rPr>
        <w:t>2</w:t>
      </w:r>
      <w:r w:rsidRPr="00ED3698">
        <w:t>O</w:t>
      </w:r>
      <w:r>
        <w:t>)</w:t>
      </w:r>
      <w:r w:rsidRPr="00ED3698">
        <w:rPr>
          <w:vertAlign w:val="superscript"/>
        </w:rPr>
        <w:t>-1</w:t>
      </w:r>
      <w:r>
        <w:t xml:space="preserve">, </w:t>
      </w:r>
      <w:r w:rsidRPr="00FC2059">
        <w:rPr>
          <w:noProof/>
        </w:rPr>
        <w:t>surface</w:t>
      </w:r>
      <w:r>
        <w:t xml:space="preserve"> area is 10.0 </w:t>
      </w:r>
      <w:r w:rsidRPr="00ED3698">
        <w:t>m</w:t>
      </w:r>
      <w:r w:rsidRPr="00ED3698">
        <w:rPr>
          <w:vertAlign w:val="superscript"/>
        </w:rPr>
        <w:t>2</w:t>
      </w:r>
      <w:r>
        <w:t> (</w:t>
      </w:r>
      <w:r w:rsidRPr="00ED3698">
        <w:t>g</w:t>
      </w:r>
      <w:r>
        <w:t> solid)</w:t>
      </w:r>
      <w:r w:rsidRPr="00ED3698">
        <w:rPr>
          <w:vertAlign w:val="superscript"/>
        </w:rPr>
        <w:t>-1</w:t>
      </w:r>
      <w:r w:rsidR="00030741" w:rsidRPr="0075340C">
        <w:t>,</w:t>
      </w:r>
      <w:r w:rsidRPr="00ED3698">
        <w:t xml:space="preserve"> </w:t>
      </w:r>
      <w:r>
        <w:t xml:space="preserve">and the site density is </w:t>
      </w:r>
      <w:r w:rsidRPr="002E6D36">
        <w:t>6.02228</w:t>
      </w:r>
      <w:r>
        <w:t> </w:t>
      </w:r>
      <w:r w:rsidRPr="00ED3698">
        <w:t>sites</w:t>
      </w:r>
      <w:r>
        <w:t> </w:t>
      </w:r>
      <w:r w:rsidRPr="00ED3698">
        <w:t>nm</w:t>
      </w:r>
      <w:r w:rsidRPr="00ED3698">
        <w:rPr>
          <w:vertAlign w:val="superscript"/>
        </w:rPr>
        <w:t>-2</w:t>
      </w:r>
      <w:r>
        <w:t>.</w:t>
      </w:r>
    </w:p>
    <w:p w14:paraId="648BC4B6" w14:textId="54C90B43" w:rsidR="00DB1505" w:rsidRDefault="00DB1505" w:rsidP="00DB1505">
      <w:r>
        <w:t>An exa</w:t>
      </w:r>
      <w:r w:rsidR="00FF0CB0">
        <w:t>mple of the input parameters for a case considering</w:t>
      </w:r>
      <w:r>
        <w:t xml:space="preserve"> the ion exchange reaction:</w:t>
      </w:r>
    </w:p>
    <w:p w14:paraId="61066603" w14:textId="77777777" w:rsidR="00DB1505" w:rsidRDefault="00DB1505" w:rsidP="00983021">
      <w:pPr>
        <w:pStyle w:val="StyleCode"/>
      </w:pPr>
    </w:p>
    <w:p w14:paraId="4D847082" w14:textId="30AC878E" w:rsidR="00DB1505" w:rsidRPr="00FF6FA3" w:rsidRDefault="00DB1505" w:rsidP="00983021">
      <w:pPr>
        <w:pStyle w:val="StyleCode"/>
      </w:pPr>
      <w:r w:rsidRPr="00FF6FA3">
        <w:t>! Data Block 14: initial condition</w:t>
      </w:r>
      <w:r w:rsidR="00F07E26">
        <w:t>–</w:t>
      </w:r>
      <w:r w:rsidRPr="00FF6FA3">
        <w:t>- reactive transport</w:t>
      </w:r>
    </w:p>
    <w:p w14:paraId="6CDD08E2" w14:textId="77777777" w:rsidR="00DB1505" w:rsidRPr="00FF6FA3" w:rsidRDefault="00DB1505" w:rsidP="00983021">
      <w:pPr>
        <w:pStyle w:val="StyleCode"/>
      </w:pPr>
      <w:r w:rsidRPr="00FF6FA3">
        <w:t>! ---------------------------------------------------------------------------</w:t>
      </w:r>
    </w:p>
    <w:p w14:paraId="43AD7738" w14:textId="480414B5" w:rsidR="00DB1505" w:rsidRPr="00FF6FA3" w:rsidRDefault="00DB1505" w:rsidP="007C439D">
      <w:pPr>
        <w:pStyle w:val="StyleCode"/>
        <w:numPr>
          <w:ilvl w:val="0"/>
          <w:numId w:val="39"/>
        </w:numPr>
      </w:pPr>
      <w:r w:rsidRPr="00FF6FA3">
        <w:t>!</w:t>
      </w:r>
      <w:r w:rsidR="00F07E26">
        <w:t>‘</w:t>
      </w:r>
      <w:r w:rsidRPr="00FF6FA3">
        <w:t>'initial condition</w:t>
      </w:r>
      <w:r w:rsidR="00F07E26">
        <w:t>–</w:t>
      </w:r>
      <w:r w:rsidRPr="00FF6FA3">
        <w:t>- reactive transpor</w:t>
      </w:r>
      <w:r w:rsidR="00F07E26">
        <w:t>’</w:t>
      </w:r>
      <w:r w:rsidRPr="00FF6FA3">
        <w:t>'</w:t>
      </w:r>
      <w:r w:rsidRPr="00FC2059">
        <w:rPr>
          <w:noProof/>
        </w:rPr>
        <w:t xml:space="preserve"> ;number</w:t>
      </w:r>
      <w:r w:rsidRPr="00FF6FA3">
        <w:t xml:space="preserve"> of zones</w:t>
      </w:r>
    </w:p>
    <w:p w14:paraId="70C37A27" w14:textId="77777777" w:rsidR="00DB1505" w:rsidRPr="00FF6FA3" w:rsidRDefault="00DB1505" w:rsidP="00983021">
      <w:pPr>
        <w:pStyle w:val="StyleCode"/>
      </w:pPr>
    </w:p>
    <w:p w14:paraId="1E6AC66F" w14:textId="5FAE17E0" w:rsidR="00DB1505" w:rsidRPr="00FF6FA3" w:rsidRDefault="00DB1505" w:rsidP="00983021">
      <w:pPr>
        <w:pStyle w:val="StyleCode"/>
      </w:pPr>
      <w:r w:rsidRPr="00FF6FA3">
        <w:lastRenderedPageBreak/>
        <w:t>! ---------------------------------------------------------------------------</w:t>
      </w:r>
      <w:r w:rsidR="00F07E26">
        <w:t>‘</w:t>
      </w:r>
      <w:r w:rsidRPr="00FF6FA3">
        <w:t>'number and name of zon</w:t>
      </w:r>
      <w:r w:rsidR="00F07E26">
        <w:t>’</w:t>
      </w:r>
      <w:r w:rsidRPr="00FF6FA3">
        <w:t>'</w:t>
      </w:r>
    </w:p>
    <w:p w14:paraId="3F7D80C2" w14:textId="7C0ABB0F" w:rsidR="00DB1505" w:rsidRPr="00FF6FA3" w:rsidRDefault="00DB1505" w:rsidP="00983021">
      <w:pPr>
        <w:pStyle w:val="StyleCode"/>
      </w:pPr>
      <w:r w:rsidRPr="00FF6FA3">
        <w:t>1</w:t>
      </w:r>
      <w:r w:rsidR="00F07E26">
        <w:t>‘</w:t>
      </w:r>
      <w:r w:rsidRPr="00FF6FA3">
        <w:t>'background chemistry</w:t>
      </w:r>
      <w:r w:rsidR="00F07E26">
        <w:t>–</w:t>
      </w:r>
      <w:r w:rsidRPr="00FF6FA3">
        <w:t>- aquife</w:t>
      </w:r>
      <w:r w:rsidR="00F07E26">
        <w:t>’</w:t>
      </w:r>
      <w:r w:rsidRPr="00FF6FA3">
        <w:t>'</w:t>
      </w:r>
    </w:p>
    <w:p w14:paraId="3179B2AD" w14:textId="42B72CA1" w:rsidR="00DB1505" w:rsidRPr="00FF6FA3" w:rsidRDefault="00F07E26" w:rsidP="00983021">
      <w:pPr>
        <w:pStyle w:val="StyleCode"/>
      </w:pPr>
      <w:r>
        <w:t>‘</w:t>
      </w:r>
      <w:r w:rsidR="00DB1505" w:rsidRPr="00FF6FA3">
        <w:t>'concentration inpu</w:t>
      </w:r>
      <w:r>
        <w:t>’</w:t>
      </w:r>
      <w:r w:rsidR="00DB1505" w:rsidRPr="00FF6FA3">
        <w:t>'</w:t>
      </w:r>
    </w:p>
    <w:p w14:paraId="24C87662" w14:textId="690FDF13" w:rsidR="00DB1505" w:rsidRPr="00FF6FA3" w:rsidRDefault="00DB1505" w:rsidP="00983021">
      <w:pPr>
        <w:pStyle w:val="StyleCode"/>
      </w:pPr>
      <w:r w:rsidRPr="00FF6FA3">
        <w:t xml:space="preserve">1.0d-3    </w:t>
      </w:r>
      <w:r w:rsidR="00F07E26">
        <w:t>‘</w:t>
      </w:r>
      <w:r w:rsidRPr="00FF6FA3">
        <w:t>'fre</w:t>
      </w:r>
      <w:r w:rsidR="00F07E26">
        <w:t>’</w:t>
      </w:r>
      <w:r w:rsidRPr="00FF6FA3">
        <w:t xml:space="preserve">'              </w:t>
      </w:r>
      <w:r w:rsidR="00F07E26">
        <w:t>’</w:t>
      </w:r>
      <w:r w:rsidRPr="00FF6FA3">
        <w:t>'na+</w:t>
      </w:r>
      <w:r w:rsidR="00F07E26">
        <w:t>’</w:t>
      </w:r>
      <w:r w:rsidRPr="00FF6FA3">
        <w:t>'</w:t>
      </w:r>
    </w:p>
    <w:p w14:paraId="397257C8" w14:textId="51DEC6E9" w:rsidR="00DB1505" w:rsidRPr="00FF6FA3" w:rsidRDefault="00DB1505" w:rsidP="00983021">
      <w:pPr>
        <w:pStyle w:val="StyleCode"/>
      </w:pPr>
      <w:r w:rsidRPr="00FF6FA3">
        <w:t xml:space="preserve">2.0d-4    </w:t>
      </w:r>
      <w:r w:rsidR="00F07E26">
        <w:t>‘</w:t>
      </w:r>
      <w:r w:rsidRPr="00FF6FA3">
        <w:t>'fre</w:t>
      </w:r>
      <w:r w:rsidR="00F07E26">
        <w:t>’</w:t>
      </w:r>
      <w:r w:rsidRPr="00FF6FA3">
        <w:t xml:space="preserve">'              </w:t>
      </w:r>
      <w:r w:rsidR="00F07E26">
        <w:t>’</w:t>
      </w:r>
      <w:r w:rsidRPr="00FF6FA3">
        <w:t>'k+</w:t>
      </w:r>
      <w:r w:rsidR="00F07E26">
        <w:t>’</w:t>
      </w:r>
      <w:r w:rsidRPr="00FF6FA3">
        <w:t>'</w:t>
      </w:r>
    </w:p>
    <w:p w14:paraId="729E66C0" w14:textId="105F56E4" w:rsidR="00DB1505" w:rsidRPr="00FF6FA3" w:rsidRDefault="00DB1505" w:rsidP="00983021">
      <w:pPr>
        <w:pStyle w:val="StyleCode"/>
      </w:pPr>
      <w:r w:rsidRPr="00FF6FA3">
        <w:t xml:space="preserve">1.0d-8    </w:t>
      </w:r>
      <w:r w:rsidR="00F07E26">
        <w:t>‘</w:t>
      </w:r>
      <w:r w:rsidRPr="00FF6FA3">
        <w:t>'fre</w:t>
      </w:r>
      <w:r w:rsidR="00F07E26">
        <w:t>’</w:t>
      </w:r>
      <w:r w:rsidRPr="00FF6FA3">
        <w:t xml:space="preserve">'              </w:t>
      </w:r>
      <w:r w:rsidR="00F07E26">
        <w:t>’</w:t>
      </w:r>
      <w:r w:rsidRPr="00FF6FA3">
        <w:t>'ca+</w:t>
      </w:r>
      <w:r w:rsidR="00F07E26">
        <w:t>’</w:t>
      </w:r>
      <w:r w:rsidRPr="00FF6FA3">
        <w:t>'</w:t>
      </w:r>
    </w:p>
    <w:p w14:paraId="41D8BE73" w14:textId="5892F046" w:rsidR="00DB1505" w:rsidRPr="00FF6FA3" w:rsidRDefault="00DB1505" w:rsidP="00983021">
      <w:pPr>
        <w:pStyle w:val="StyleCode"/>
      </w:pPr>
      <w:r w:rsidRPr="00FF6FA3">
        <w:t xml:space="preserve">1.0d-8    </w:t>
      </w:r>
      <w:r w:rsidR="00F07E26">
        <w:t>‘</w:t>
      </w:r>
      <w:r w:rsidRPr="00FF6FA3">
        <w:t>'fre</w:t>
      </w:r>
      <w:r w:rsidR="00F07E26">
        <w:t>’</w:t>
      </w:r>
      <w:r w:rsidRPr="00FF6FA3">
        <w:t xml:space="preserve">'              </w:t>
      </w:r>
      <w:r w:rsidR="00F07E26">
        <w:t>’</w:t>
      </w:r>
      <w:r w:rsidRPr="00FF6FA3">
        <w:t>'cl-</w:t>
      </w:r>
      <w:r w:rsidR="00F07E26">
        <w:t>’</w:t>
      </w:r>
      <w:r w:rsidRPr="00FF6FA3">
        <w:t>'</w:t>
      </w:r>
    </w:p>
    <w:p w14:paraId="330F0E6E" w14:textId="138F4CE4" w:rsidR="00DB1505" w:rsidRPr="00FF6FA3" w:rsidRDefault="00DB1505" w:rsidP="00983021">
      <w:pPr>
        <w:pStyle w:val="StyleCode"/>
      </w:pPr>
      <w:r w:rsidRPr="00FF6FA3">
        <w:t xml:space="preserve">7.0d0     </w:t>
      </w:r>
      <w:r w:rsidR="00F07E26">
        <w:t>‘</w:t>
      </w:r>
      <w:r w:rsidRPr="00FF6FA3">
        <w:t>'p</w:t>
      </w:r>
      <w:r w:rsidR="00F07E26">
        <w:t>’</w:t>
      </w:r>
      <w:r w:rsidRPr="00FF6FA3">
        <w:t xml:space="preserve">'                </w:t>
      </w:r>
      <w:r w:rsidR="00F07E26">
        <w:t>’</w:t>
      </w:r>
      <w:r w:rsidRPr="00FF6FA3">
        <w:t>'h+</w:t>
      </w:r>
      <w:r w:rsidR="00F07E26">
        <w:t>’</w:t>
      </w:r>
      <w:r w:rsidRPr="00FF6FA3">
        <w:t>'</w:t>
      </w:r>
    </w:p>
    <w:p w14:paraId="63A964D4" w14:textId="4608FAAA" w:rsidR="00DB1505" w:rsidRPr="00FF6FA3" w:rsidRDefault="00DB1505" w:rsidP="00983021">
      <w:pPr>
        <w:pStyle w:val="StyleCode"/>
      </w:pPr>
      <w:r w:rsidRPr="00FF6FA3">
        <w:t xml:space="preserve">12.5      </w:t>
      </w:r>
      <w:r w:rsidR="00F07E26">
        <w:t>‘</w:t>
      </w:r>
      <w:r w:rsidRPr="00FF6FA3">
        <w:t>'p</w:t>
      </w:r>
      <w:r w:rsidR="00F07E26">
        <w:t>’</w:t>
      </w:r>
      <w:r w:rsidRPr="00FF6FA3">
        <w:t xml:space="preserve">'                </w:t>
      </w:r>
      <w:r w:rsidR="00F07E26">
        <w:t>’</w:t>
      </w:r>
      <w:r w:rsidRPr="00FF6FA3">
        <w:t>'o2(aq</w:t>
      </w:r>
      <w:r w:rsidR="00F07E26">
        <w:t>’</w:t>
      </w:r>
      <w:r w:rsidRPr="00FF6FA3">
        <w:t>'</w:t>
      </w:r>
    </w:p>
    <w:p w14:paraId="748E152B" w14:textId="37A7B502" w:rsidR="00DB1505" w:rsidRPr="00FF6FA3" w:rsidRDefault="00DB1505" w:rsidP="00983021">
      <w:pPr>
        <w:pStyle w:val="StyleCode"/>
      </w:pPr>
      <w:r w:rsidRPr="00FF6FA3">
        <w:t xml:space="preserve">1.2d-3    </w:t>
      </w:r>
      <w:r w:rsidR="00F07E26">
        <w:t>‘</w:t>
      </w:r>
      <w:r w:rsidRPr="00FF6FA3">
        <w:t>'fre</w:t>
      </w:r>
      <w:r w:rsidR="00F07E26">
        <w:t>’</w:t>
      </w:r>
      <w:r w:rsidRPr="00FF6FA3">
        <w:t xml:space="preserve">'              </w:t>
      </w:r>
      <w:r w:rsidR="00F07E26">
        <w:t>’</w:t>
      </w:r>
      <w:r w:rsidRPr="00FF6FA3">
        <w:t>'no3-</w:t>
      </w:r>
      <w:r w:rsidR="00F07E26">
        <w:t>’</w:t>
      </w:r>
      <w:r w:rsidRPr="00FF6FA3">
        <w:t>'</w:t>
      </w:r>
    </w:p>
    <w:p w14:paraId="67F25BBF" w14:textId="37D7E41F" w:rsidR="00DB1505" w:rsidRPr="00FF6FA3" w:rsidRDefault="00F07E26" w:rsidP="00983021">
      <w:pPr>
        <w:pStyle w:val="StyleCode"/>
      </w:pPr>
      <w:r>
        <w:t>‘</w:t>
      </w:r>
      <w:r w:rsidR="00DB1505" w:rsidRPr="00FF6FA3">
        <w:t>'sorption parameter inpu</w:t>
      </w:r>
      <w:r>
        <w:t>’</w:t>
      </w:r>
      <w:r w:rsidR="00DB1505" w:rsidRPr="00FF6FA3">
        <w:t>'</w:t>
      </w:r>
    </w:p>
    <w:p w14:paraId="57B68EBE" w14:textId="77777777" w:rsidR="00DB1505" w:rsidRPr="00FF6FA3" w:rsidRDefault="00DB1505" w:rsidP="00983021">
      <w:pPr>
        <w:pStyle w:val="StyleCode"/>
      </w:pPr>
      <w:r w:rsidRPr="00FF6FA3">
        <w:t>2.93d-2                        ;cation exchange capacity [meq/100 g solid]</w:t>
      </w:r>
    </w:p>
    <w:p w14:paraId="118EFF7E" w14:textId="77777777" w:rsidR="00DB1505" w:rsidRPr="00FF6FA3" w:rsidRDefault="00DB1505" w:rsidP="00983021">
      <w:pPr>
        <w:pStyle w:val="StyleCode"/>
      </w:pPr>
      <w:r w:rsidRPr="00FF6FA3">
        <w:t>1.875d0                        ;dry bulk density [g/cm^3]</w:t>
      </w:r>
    </w:p>
    <w:p w14:paraId="45E87660" w14:textId="70573D4B" w:rsidR="00DB1505" w:rsidRPr="00FF6FA3" w:rsidRDefault="00F07E26" w:rsidP="00983021">
      <w:pPr>
        <w:pStyle w:val="StyleCode"/>
      </w:pPr>
      <w:r>
        <w:t>‘</w:t>
      </w:r>
      <w:r w:rsidR="00DB1505" w:rsidRPr="00FF6FA3">
        <w:t>'equilibrate with fixed solution compositio</w:t>
      </w:r>
      <w:r>
        <w:t>’</w:t>
      </w:r>
      <w:r w:rsidR="00DB1505" w:rsidRPr="00FF6FA3">
        <w:t>'</w:t>
      </w:r>
    </w:p>
    <w:p w14:paraId="5D84C359" w14:textId="377FDFF9" w:rsidR="00DB1505" w:rsidRPr="00FF6FA3" w:rsidRDefault="00F07E26" w:rsidP="007C439D">
      <w:pPr>
        <w:pStyle w:val="StyleCode"/>
        <w:numPr>
          <w:ilvl w:val="0"/>
          <w:numId w:val="40"/>
        </w:numPr>
      </w:pPr>
      <w:r>
        <w:t>‘</w:t>
      </w:r>
      <w:r w:rsidR="00DB1505" w:rsidRPr="00FF6FA3">
        <w:t>'extent of zon</w:t>
      </w:r>
      <w:r>
        <w:t>’</w:t>
      </w:r>
      <w:r w:rsidR="00DB1505" w:rsidRPr="00FF6FA3">
        <w:t>' 0.0  0.0 0.0  0.00 0.8</w:t>
      </w:r>
    </w:p>
    <w:p w14:paraId="47F59599" w14:textId="3FC03670" w:rsidR="00DB1505" w:rsidRPr="00FF6FA3" w:rsidRDefault="00F07E26" w:rsidP="00983021">
      <w:pPr>
        <w:pStyle w:val="StyleCode"/>
      </w:pPr>
      <w:r>
        <w:t>‘</w:t>
      </w:r>
      <w:r w:rsidR="00DB1505" w:rsidRPr="00FF6FA3">
        <w:t>'end of zon</w:t>
      </w:r>
      <w:r>
        <w:t>’</w:t>
      </w:r>
      <w:r w:rsidR="00DB1505" w:rsidRPr="00FF6FA3">
        <w:t>'</w:t>
      </w:r>
    </w:p>
    <w:p w14:paraId="3F73B4AD" w14:textId="4BF53E81" w:rsidR="00DB1505" w:rsidRPr="00B243E8" w:rsidRDefault="00F07E26" w:rsidP="00983021">
      <w:pPr>
        <w:pStyle w:val="StyleCode"/>
      </w:pPr>
      <w:r>
        <w:t>‘</w:t>
      </w:r>
      <w:r w:rsidR="00DB1505" w:rsidRPr="00FF6FA3">
        <w:t>'don</w:t>
      </w:r>
      <w:r>
        <w:t>’</w:t>
      </w:r>
      <w:r w:rsidR="00DB1505" w:rsidRPr="00FF6FA3">
        <w:t>'</w:t>
      </w:r>
    </w:p>
    <w:p w14:paraId="54E7219F" w14:textId="787790D2" w:rsidR="00DB1505" w:rsidRDefault="00DB1505" w:rsidP="00DB1505">
      <w:r>
        <w:t>This example includes the parameters of the ion exchange reactions: the CEC is 2.93x10</w:t>
      </w:r>
      <w:r w:rsidRPr="00B11744">
        <w:rPr>
          <w:vertAlign w:val="superscript"/>
        </w:rPr>
        <w:t>-2</w:t>
      </w:r>
      <w:r>
        <w:t> meq (100g solid)</w:t>
      </w:r>
      <w:r>
        <w:rPr>
          <w:vertAlign w:val="superscript"/>
        </w:rPr>
        <w:t>-1</w:t>
      </w:r>
      <w:r w:rsidR="00030741">
        <w:t xml:space="preserve"> and</w:t>
      </w:r>
      <w:r>
        <w:t xml:space="preserve"> the dry bulk density is 1.875 g cm</w:t>
      </w:r>
      <w:r>
        <w:rPr>
          <w:vertAlign w:val="superscript"/>
        </w:rPr>
        <w:t>-3</w:t>
      </w:r>
      <w:r>
        <w:t>.</w:t>
      </w:r>
    </w:p>
    <w:p w14:paraId="4201A342" w14:textId="5F955ABD" w:rsidR="00DB1505" w:rsidRDefault="00DB1505" w:rsidP="00DB1505">
      <w:r>
        <w:t>An example of the input parameters for the case including both ion exchange and surface complexation reactions</w:t>
      </w:r>
      <w:r w:rsidR="00030741">
        <w:t xml:space="preserve"> is set out below</w:t>
      </w:r>
      <w:r>
        <w:t>:</w:t>
      </w:r>
    </w:p>
    <w:p w14:paraId="53E0F44A" w14:textId="1A6BB036" w:rsidR="00DB1505" w:rsidRPr="00B11744" w:rsidRDefault="00DB1505" w:rsidP="00983021">
      <w:pPr>
        <w:pStyle w:val="StyleCode"/>
      </w:pPr>
      <w:r w:rsidRPr="00B11744">
        <w:t>! Data Block 14: initial condition</w:t>
      </w:r>
      <w:r w:rsidR="00F07E26">
        <w:t>–</w:t>
      </w:r>
      <w:r w:rsidRPr="00B11744">
        <w:t>- reactive transport</w:t>
      </w:r>
    </w:p>
    <w:p w14:paraId="7808A880" w14:textId="77777777" w:rsidR="00DB1505" w:rsidRPr="00B11744" w:rsidRDefault="00DB1505" w:rsidP="00983021">
      <w:pPr>
        <w:pStyle w:val="StyleCode"/>
      </w:pPr>
      <w:r w:rsidRPr="00B11744">
        <w:t>! ---------------------------------------------------------------------------</w:t>
      </w:r>
    </w:p>
    <w:p w14:paraId="09BC2090" w14:textId="7A26C141" w:rsidR="00DB1505" w:rsidRPr="00B11744" w:rsidRDefault="00DB1505" w:rsidP="007C439D">
      <w:pPr>
        <w:pStyle w:val="StyleCode"/>
        <w:numPr>
          <w:ilvl w:val="0"/>
          <w:numId w:val="41"/>
        </w:numPr>
      </w:pPr>
      <w:r w:rsidRPr="00B11744">
        <w:t>!</w:t>
      </w:r>
      <w:r w:rsidR="00F07E26">
        <w:t>‘</w:t>
      </w:r>
      <w:r w:rsidRPr="00B11744">
        <w:t>'initial condition</w:t>
      </w:r>
      <w:r w:rsidR="00F07E26">
        <w:t>–</w:t>
      </w:r>
      <w:r w:rsidRPr="00B11744">
        <w:t>- reactive transpor</w:t>
      </w:r>
      <w:r w:rsidR="00F07E26">
        <w:t>’</w:t>
      </w:r>
      <w:r w:rsidRPr="00B11744">
        <w:t>'</w:t>
      </w:r>
      <w:r w:rsidRPr="00FC2059">
        <w:rPr>
          <w:noProof/>
        </w:rPr>
        <w:t xml:space="preserve"> ;number</w:t>
      </w:r>
      <w:r w:rsidRPr="00B11744">
        <w:t xml:space="preserve"> of zones</w:t>
      </w:r>
    </w:p>
    <w:p w14:paraId="1139F5CE" w14:textId="77777777" w:rsidR="00DB1505" w:rsidRPr="00B11744" w:rsidRDefault="00DB1505" w:rsidP="00983021">
      <w:pPr>
        <w:pStyle w:val="StyleCode"/>
      </w:pPr>
    </w:p>
    <w:p w14:paraId="0B910608" w14:textId="57DD04DC" w:rsidR="00DB1505" w:rsidRPr="00B11744" w:rsidRDefault="00DB1505" w:rsidP="00983021">
      <w:pPr>
        <w:pStyle w:val="StyleCode"/>
      </w:pPr>
      <w:r w:rsidRPr="00B11744">
        <w:t>! ---------------------------------------------------------------------------</w:t>
      </w:r>
      <w:r w:rsidR="00F07E26">
        <w:t>‘</w:t>
      </w:r>
      <w:r w:rsidRPr="00B11744">
        <w:t>'number and name of zon</w:t>
      </w:r>
      <w:r w:rsidR="00F07E26">
        <w:t>’</w:t>
      </w:r>
      <w:r w:rsidRPr="00B11744">
        <w:t>'</w:t>
      </w:r>
    </w:p>
    <w:p w14:paraId="229A229E" w14:textId="397AB880" w:rsidR="00DB1505" w:rsidRPr="00B11744" w:rsidRDefault="00DB1505" w:rsidP="00983021">
      <w:pPr>
        <w:pStyle w:val="StyleCode"/>
      </w:pPr>
      <w:r w:rsidRPr="00B11744">
        <w:t>1</w:t>
      </w:r>
      <w:r w:rsidR="00F07E26">
        <w:t>‘</w:t>
      </w:r>
      <w:r w:rsidRPr="00B11744">
        <w:t>'background chemistry</w:t>
      </w:r>
      <w:r w:rsidR="00F07E26">
        <w:t>–</w:t>
      </w:r>
      <w:r w:rsidRPr="00B11744">
        <w:t>- aquife</w:t>
      </w:r>
      <w:r w:rsidR="00F07E26">
        <w:t>’</w:t>
      </w:r>
      <w:r w:rsidRPr="00B11744">
        <w:t>'</w:t>
      </w:r>
    </w:p>
    <w:p w14:paraId="32E927DB" w14:textId="3404D5DA" w:rsidR="00DB1505" w:rsidRPr="00B11744" w:rsidRDefault="00F07E26" w:rsidP="00983021">
      <w:pPr>
        <w:pStyle w:val="StyleCode"/>
      </w:pPr>
      <w:r>
        <w:t>‘</w:t>
      </w:r>
      <w:r w:rsidR="00DB1505" w:rsidRPr="00B11744">
        <w:t>'concentration inpu</w:t>
      </w:r>
      <w:r>
        <w:t>’</w:t>
      </w:r>
      <w:r w:rsidR="00DB1505" w:rsidRPr="00B11744">
        <w:t>'</w:t>
      </w:r>
    </w:p>
    <w:p w14:paraId="35AAD799" w14:textId="4CFCAF11" w:rsidR="00DB1505" w:rsidRPr="00B11744" w:rsidRDefault="00DB1505" w:rsidP="00983021">
      <w:pPr>
        <w:pStyle w:val="StyleCode"/>
      </w:pPr>
      <w:r w:rsidRPr="00B11744">
        <w:t xml:space="preserve">8.015     </w:t>
      </w:r>
      <w:r w:rsidR="00F07E26">
        <w:t>‘</w:t>
      </w:r>
      <w:r w:rsidRPr="00B11744">
        <w:t>'p</w:t>
      </w:r>
      <w:r w:rsidR="00F07E26">
        <w:t>’</w:t>
      </w:r>
      <w:r w:rsidRPr="00B11744">
        <w:t xml:space="preserve">'                </w:t>
      </w:r>
      <w:r w:rsidR="00F07E26">
        <w:t>’</w:t>
      </w:r>
      <w:r w:rsidRPr="00B11744">
        <w:t>'h+</w:t>
      </w:r>
      <w:r w:rsidR="00F07E26">
        <w:t>’</w:t>
      </w:r>
      <w:r w:rsidRPr="00B11744">
        <w:t>'</w:t>
      </w:r>
    </w:p>
    <w:p w14:paraId="761DD6A8" w14:textId="76D69771" w:rsidR="00DB1505" w:rsidRPr="00B11744" w:rsidRDefault="00DB1505" w:rsidP="00983021">
      <w:pPr>
        <w:pStyle w:val="StyleCode"/>
      </w:pPr>
      <w:r w:rsidRPr="00B11744">
        <w:t xml:space="preserve">5.147d-4  </w:t>
      </w:r>
      <w:r w:rsidR="00F07E26">
        <w:t>‘</w:t>
      </w:r>
      <w:r w:rsidRPr="00B11744">
        <w:t>'charg</w:t>
      </w:r>
      <w:r w:rsidR="00F07E26">
        <w:t>’</w:t>
      </w:r>
      <w:r w:rsidRPr="00B11744">
        <w:t xml:space="preserve">'            </w:t>
      </w:r>
      <w:r w:rsidR="00F07E26">
        <w:t>’</w:t>
      </w:r>
      <w:r w:rsidRPr="00B11744">
        <w:t>'so4-</w:t>
      </w:r>
      <w:r w:rsidR="00F07E26">
        <w:t>’</w:t>
      </w:r>
      <w:r w:rsidRPr="00B11744">
        <w:t>'</w:t>
      </w:r>
    </w:p>
    <w:p w14:paraId="71C0CF35" w14:textId="5E99400D" w:rsidR="00DB1505" w:rsidRPr="00B11744" w:rsidRDefault="00DB1505" w:rsidP="00983021">
      <w:pPr>
        <w:pStyle w:val="StyleCode"/>
      </w:pPr>
      <w:r w:rsidRPr="00B11744">
        <w:t xml:space="preserve">1.0d-7    </w:t>
      </w:r>
      <w:r w:rsidR="00F07E26">
        <w:t>‘</w:t>
      </w:r>
      <w:r w:rsidRPr="00B11744">
        <w:t>'fre</w:t>
      </w:r>
      <w:r w:rsidR="00F07E26">
        <w:t>’</w:t>
      </w:r>
      <w:r w:rsidRPr="00B11744">
        <w:t xml:space="preserve">'              </w:t>
      </w:r>
      <w:r w:rsidR="00F07E26">
        <w:t>’</w:t>
      </w:r>
      <w:r w:rsidRPr="00B11744">
        <w:t>'zn+</w:t>
      </w:r>
      <w:r w:rsidR="00F07E26">
        <w:t>’</w:t>
      </w:r>
      <w:r w:rsidRPr="00B11744">
        <w:t>'</w:t>
      </w:r>
    </w:p>
    <w:p w14:paraId="0CDA1EEA" w14:textId="61DA6D79" w:rsidR="00DB1505" w:rsidRPr="00B11744" w:rsidRDefault="00DB1505" w:rsidP="00983021">
      <w:pPr>
        <w:pStyle w:val="StyleCode"/>
      </w:pPr>
      <w:r w:rsidRPr="00B11744">
        <w:t xml:space="preserve">1.0d-7    </w:t>
      </w:r>
      <w:r w:rsidR="00F07E26">
        <w:t>‘</w:t>
      </w:r>
      <w:r w:rsidRPr="00B11744">
        <w:t>'fre</w:t>
      </w:r>
      <w:r w:rsidR="00F07E26">
        <w:t>’</w:t>
      </w:r>
      <w:r w:rsidRPr="00B11744">
        <w:t xml:space="preserve">'              </w:t>
      </w:r>
      <w:r w:rsidR="00F07E26">
        <w:t>’</w:t>
      </w:r>
      <w:r w:rsidRPr="00B11744">
        <w:t>'pb+</w:t>
      </w:r>
      <w:r w:rsidR="00F07E26">
        <w:t>’</w:t>
      </w:r>
      <w:r w:rsidRPr="00B11744">
        <w:t>'</w:t>
      </w:r>
    </w:p>
    <w:p w14:paraId="26E0B7D3" w14:textId="176A2411" w:rsidR="00DB1505" w:rsidRPr="00B11744" w:rsidRDefault="00DB1505" w:rsidP="00983021">
      <w:pPr>
        <w:pStyle w:val="StyleCode"/>
      </w:pPr>
      <w:r w:rsidRPr="00B11744">
        <w:t xml:space="preserve">1.0d-10   </w:t>
      </w:r>
      <w:r w:rsidR="00F07E26">
        <w:t>‘</w:t>
      </w:r>
      <w:r w:rsidRPr="00B11744">
        <w:t>'fre</w:t>
      </w:r>
      <w:r w:rsidR="00F07E26">
        <w:t>’</w:t>
      </w:r>
      <w:r w:rsidRPr="00B11744">
        <w:t xml:space="preserve">'              </w:t>
      </w:r>
      <w:r w:rsidR="00F07E26">
        <w:t>’</w:t>
      </w:r>
      <w:r w:rsidRPr="00B11744">
        <w:t>'ca+</w:t>
      </w:r>
      <w:r w:rsidR="00F07E26">
        <w:t>’</w:t>
      </w:r>
      <w:r w:rsidRPr="00B11744">
        <w:t>'</w:t>
      </w:r>
    </w:p>
    <w:p w14:paraId="15F8D1B4" w14:textId="0D45875C" w:rsidR="00DB1505" w:rsidRPr="00B11744" w:rsidRDefault="00DB1505" w:rsidP="00983021">
      <w:pPr>
        <w:pStyle w:val="StyleCode"/>
      </w:pPr>
      <w:r w:rsidRPr="00B11744">
        <w:t xml:space="preserve">1.0d-5    </w:t>
      </w:r>
      <w:r w:rsidR="00F07E26">
        <w:t>‘</w:t>
      </w:r>
      <w:r w:rsidRPr="00B11744">
        <w:t>'fre</w:t>
      </w:r>
      <w:r w:rsidR="00F07E26">
        <w:t>’</w:t>
      </w:r>
      <w:r w:rsidRPr="00B11744">
        <w:t xml:space="preserve">'              </w:t>
      </w:r>
      <w:r w:rsidR="00F07E26">
        <w:t>’</w:t>
      </w:r>
      <w:r w:rsidRPr="00B11744">
        <w:t>'mg+</w:t>
      </w:r>
      <w:r w:rsidR="00F07E26">
        <w:t>’</w:t>
      </w:r>
      <w:r w:rsidRPr="00B11744">
        <w:t>'</w:t>
      </w:r>
    </w:p>
    <w:p w14:paraId="059194C6" w14:textId="5A3CC144" w:rsidR="00DB1505" w:rsidRPr="00B11744" w:rsidRDefault="00DB1505" w:rsidP="00983021">
      <w:pPr>
        <w:pStyle w:val="StyleCode"/>
      </w:pPr>
      <w:r w:rsidRPr="00B11744">
        <w:t xml:space="preserve">1.0d-5    </w:t>
      </w:r>
      <w:r w:rsidR="00F07E26">
        <w:t>‘</w:t>
      </w:r>
      <w:r w:rsidRPr="00B11744">
        <w:t>'fre</w:t>
      </w:r>
      <w:r w:rsidR="00F07E26">
        <w:t>’</w:t>
      </w:r>
      <w:r w:rsidRPr="00B11744">
        <w:t xml:space="preserve">'              </w:t>
      </w:r>
      <w:r w:rsidR="00F07E26">
        <w:t>’</w:t>
      </w:r>
      <w:r w:rsidRPr="00B11744">
        <w:t>'k+</w:t>
      </w:r>
      <w:r w:rsidR="00F07E26">
        <w:t>’</w:t>
      </w:r>
      <w:r w:rsidRPr="00B11744">
        <w:t>'</w:t>
      </w:r>
    </w:p>
    <w:p w14:paraId="3D05341D" w14:textId="56BC38F7" w:rsidR="00DB1505" w:rsidRPr="00B11744" w:rsidRDefault="00DB1505" w:rsidP="00983021">
      <w:pPr>
        <w:pStyle w:val="StyleCode"/>
      </w:pPr>
      <w:r w:rsidRPr="00B11744">
        <w:t xml:space="preserve">1.0d-3    </w:t>
      </w:r>
      <w:r w:rsidR="00F07E26">
        <w:t>‘</w:t>
      </w:r>
      <w:r w:rsidRPr="00B11744">
        <w:t>'fre</w:t>
      </w:r>
      <w:r w:rsidR="00F07E26">
        <w:t>’</w:t>
      </w:r>
      <w:r w:rsidRPr="00B11744">
        <w:t xml:space="preserve">'              </w:t>
      </w:r>
      <w:r w:rsidR="00F07E26">
        <w:t>’</w:t>
      </w:r>
      <w:r w:rsidRPr="00B11744">
        <w:t>'na+</w:t>
      </w:r>
      <w:r w:rsidR="00F07E26">
        <w:t>’</w:t>
      </w:r>
      <w:r w:rsidRPr="00B11744">
        <w:t>'</w:t>
      </w:r>
    </w:p>
    <w:p w14:paraId="0BAD219E" w14:textId="77777777" w:rsidR="00DB1505" w:rsidRPr="00B11744" w:rsidRDefault="00DB1505" w:rsidP="00983021">
      <w:pPr>
        <w:pStyle w:val="StyleCode"/>
      </w:pPr>
    </w:p>
    <w:p w14:paraId="29E0A9E4" w14:textId="6A72391D" w:rsidR="00DB1505" w:rsidRPr="00B11744" w:rsidRDefault="00F07E26" w:rsidP="00983021">
      <w:pPr>
        <w:pStyle w:val="StyleCode"/>
      </w:pPr>
      <w:r>
        <w:t>‘</w:t>
      </w:r>
      <w:r w:rsidR="00DB1505" w:rsidRPr="00B11744">
        <w:t>'sorption parameter input of surface-comple</w:t>
      </w:r>
      <w:r>
        <w:t>’</w:t>
      </w:r>
      <w:r w:rsidR="00DB1505" w:rsidRPr="00B11744">
        <w:t>'</w:t>
      </w:r>
      <w:r>
        <w:t>‘</w:t>
      </w:r>
      <w:r w:rsidR="00DB1505" w:rsidRPr="00B11744">
        <w:t>'=feoh(s</w:t>
      </w:r>
      <w:r>
        <w:t>’</w:t>
      </w:r>
      <w:r w:rsidR="00DB1505" w:rsidRPr="00B11744">
        <w:t>'  100.0d0  10.0d0  6.02228d0     ;surface site, mass, area, site density</w:t>
      </w:r>
    </w:p>
    <w:p w14:paraId="4A391F96" w14:textId="3B060DBD" w:rsidR="00DB1505" w:rsidRPr="00B11744" w:rsidRDefault="00F07E26" w:rsidP="00983021">
      <w:pPr>
        <w:pStyle w:val="StyleCode"/>
      </w:pPr>
      <w:r>
        <w:t>‘</w:t>
      </w:r>
      <w:r w:rsidR="00DB1505" w:rsidRPr="00B11744">
        <w:t>'sorption parameter input of ion-exchang</w:t>
      </w:r>
      <w:r>
        <w:t>’</w:t>
      </w:r>
      <w:r w:rsidR="00DB1505" w:rsidRPr="00B11744">
        <w:t>'</w:t>
      </w:r>
    </w:p>
    <w:p w14:paraId="0C7DA293" w14:textId="77777777" w:rsidR="00DB1505" w:rsidRPr="00B11744" w:rsidRDefault="00DB1505" w:rsidP="00983021">
      <w:pPr>
        <w:pStyle w:val="StyleCode"/>
      </w:pPr>
      <w:r w:rsidRPr="00FC2059">
        <w:rPr>
          <w:noProof/>
        </w:rPr>
        <w:t>0.7333                         ;cation</w:t>
      </w:r>
      <w:r w:rsidRPr="00B11744">
        <w:t xml:space="preserve"> exchange capacity</w:t>
      </w:r>
    </w:p>
    <w:p w14:paraId="4AD29627" w14:textId="77777777" w:rsidR="00DB1505" w:rsidRPr="00B11744" w:rsidRDefault="00DB1505" w:rsidP="00983021">
      <w:pPr>
        <w:pStyle w:val="StyleCode"/>
      </w:pPr>
      <w:r w:rsidRPr="00B11744">
        <w:t>1.875d0                        ;dry bulk density</w:t>
      </w:r>
    </w:p>
    <w:p w14:paraId="58A196AD" w14:textId="7249DD54" w:rsidR="00DB1505" w:rsidRPr="00B11744" w:rsidRDefault="00F07E26" w:rsidP="00983021">
      <w:pPr>
        <w:pStyle w:val="StyleCode"/>
      </w:pPr>
      <w:r>
        <w:t>‘</w:t>
      </w:r>
      <w:r w:rsidR="00DB1505" w:rsidRPr="00B11744">
        <w:t>'equilibrate with fixed solution composition of ion-exchang</w:t>
      </w:r>
      <w:r>
        <w:t>’</w:t>
      </w:r>
      <w:r w:rsidR="00DB1505" w:rsidRPr="00B11744">
        <w:t>'</w:t>
      </w:r>
    </w:p>
    <w:p w14:paraId="0574AEAB" w14:textId="16BCDF45" w:rsidR="00DB1505" w:rsidRPr="00B11744" w:rsidRDefault="00F07E26" w:rsidP="00983021">
      <w:pPr>
        <w:pStyle w:val="StyleCode"/>
      </w:pPr>
      <w:r>
        <w:t>‘</w:t>
      </w:r>
      <w:r w:rsidR="00DB1505" w:rsidRPr="00B11744">
        <w:t>'equilibrate with fixed solution composition of surface-comple</w:t>
      </w:r>
      <w:r>
        <w:t>’</w:t>
      </w:r>
      <w:r w:rsidR="00DB1505" w:rsidRPr="00B11744">
        <w:t>'</w:t>
      </w:r>
    </w:p>
    <w:p w14:paraId="6EB24E8E" w14:textId="35C9E2DE" w:rsidR="00DB1505" w:rsidRPr="00B11744" w:rsidRDefault="00F07E26" w:rsidP="007C439D">
      <w:pPr>
        <w:pStyle w:val="StyleCode"/>
        <w:numPr>
          <w:ilvl w:val="0"/>
          <w:numId w:val="42"/>
        </w:numPr>
      </w:pPr>
      <w:r>
        <w:t>‘</w:t>
      </w:r>
      <w:r w:rsidR="00DB1505" w:rsidRPr="00B11744">
        <w:t>'extent of zon</w:t>
      </w:r>
      <w:r>
        <w:t>’</w:t>
      </w:r>
      <w:r w:rsidR="00DB1505" w:rsidRPr="00B11744">
        <w:t>' 0.0  0.0 0.0  0.00 16.0</w:t>
      </w:r>
    </w:p>
    <w:p w14:paraId="485A329F" w14:textId="1D113FE8" w:rsidR="00DB1505" w:rsidRPr="00B11744" w:rsidRDefault="00F07E26" w:rsidP="00983021">
      <w:pPr>
        <w:pStyle w:val="StyleCode"/>
      </w:pPr>
      <w:r>
        <w:t>‘</w:t>
      </w:r>
      <w:r w:rsidR="00DB1505" w:rsidRPr="00B11744">
        <w:t>'end of zon</w:t>
      </w:r>
      <w:r>
        <w:t>’</w:t>
      </w:r>
      <w:r w:rsidR="00DB1505" w:rsidRPr="00B11744">
        <w:t>'</w:t>
      </w:r>
    </w:p>
    <w:p w14:paraId="1CD1A144" w14:textId="39CD7848" w:rsidR="00DB1505" w:rsidRPr="00B11744" w:rsidRDefault="00F07E26" w:rsidP="00983021">
      <w:pPr>
        <w:pStyle w:val="StyleCode"/>
      </w:pPr>
      <w:r>
        <w:t>‘</w:t>
      </w:r>
      <w:r w:rsidR="00DB1505" w:rsidRPr="00B11744">
        <w:t>'don</w:t>
      </w:r>
      <w:r>
        <w:t>’</w:t>
      </w:r>
      <w:r w:rsidR="00DB1505" w:rsidRPr="00B11744">
        <w:t>'</w:t>
      </w:r>
    </w:p>
    <w:p w14:paraId="31247556" w14:textId="77777777" w:rsidR="00DB1505" w:rsidRDefault="00DB1505" w:rsidP="00983021">
      <w:pPr>
        <w:pStyle w:val="StyleCode"/>
      </w:pPr>
    </w:p>
    <w:p w14:paraId="0E731495" w14:textId="22D95E26" w:rsidR="00DB1505" w:rsidRPr="00B11744" w:rsidRDefault="00DB1505" w:rsidP="00B464AA">
      <w:r>
        <w:t xml:space="preserve">This example includes the parameters of surface complexation reactions: the surface site is </w:t>
      </w:r>
      <w:r w:rsidR="00030741">
        <w:rPr>
          <w:rFonts w:ascii="Courier New" w:hAnsi="Courier New" w:cs="Courier New"/>
          <w:sz w:val="16"/>
          <w:szCs w:val="16"/>
        </w:rPr>
        <w:t>‘</w:t>
      </w:r>
      <w:r w:rsidRPr="00B243E8">
        <w:rPr>
          <w:rFonts w:ascii="Courier New" w:hAnsi="Courier New" w:cs="Courier New"/>
          <w:sz w:val="16"/>
          <w:szCs w:val="16"/>
        </w:rPr>
        <w:t>=feoh(s)</w:t>
      </w:r>
      <w:r w:rsidR="00030741">
        <w:rPr>
          <w:rFonts w:ascii="Courier New" w:hAnsi="Courier New" w:cs="Courier New"/>
          <w:sz w:val="16"/>
          <w:szCs w:val="16"/>
        </w:rPr>
        <w:t>.’</w:t>
      </w:r>
      <w:r>
        <w:t xml:space="preserve"> Its mass is 100.0 </w:t>
      </w:r>
      <w:r w:rsidRPr="00ED3698">
        <w:t>g</w:t>
      </w:r>
      <w:r>
        <w:t> </w:t>
      </w:r>
      <w:r w:rsidRPr="00ED3698">
        <w:t>solid</w:t>
      </w:r>
      <w:r>
        <w:t> (</w:t>
      </w:r>
      <w:r w:rsidRPr="00ED3698">
        <w:t>L</w:t>
      </w:r>
      <w:r>
        <w:t xml:space="preserve"> </w:t>
      </w:r>
      <w:r w:rsidRPr="00ED3698">
        <w:t>H</w:t>
      </w:r>
      <w:r w:rsidRPr="00ED3698">
        <w:rPr>
          <w:vertAlign w:val="subscript"/>
        </w:rPr>
        <w:t>2</w:t>
      </w:r>
      <w:r w:rsidRPr="00ED3698">
        <w:t>O</w:t>
      </w:r>
      <w:r>
        <w:t>)</w:t>
      </w:r>
      <w:r w:rsidRPr="00ED3698">
        <w:rPr>
          <w:vertAlign w:val="superscript"/>
        </w:rPr>
        <w:t>-1</w:t>
      </w:r>
      <w:r>
        <w:t xml:space="preserve">, </w:t>
      </w:r>
      <w:r w:rsidRPr="00FC2059">
        <w:rPr>
          <w:noProof/>
        </w:rPr>
        <w:t>surface</w:t>
      </w:r>
      <w:r>
        <w:t xml:space="preserve"> area is 10.0 </w:t>
      </w:r>
      <w:r w:rsidRPr="00ED3698">
        <w:t>m</w:t>
      </w:r>
      <w:r w:rsidRPr="00ED3698">
        <w:rPr>
          <w:vertAlign w:val="superscript"/>
        </w:rPr>
        <w:t>2</w:t>
      </w:r>
      <w:r>
        <w:t> (</w:t>
      </w:r>
      <w:r w:rsidRPr="00ED3698">
        <w:t>g</w:t>
      </w:r>
      <w:r>
        <w:t> solid)</w:t>
      </w:r>
      <w:r w:rsidRPr="00ED3698">
        <w:rPr>
          <w:vertAlign w:val="superscript"/>
        </w:rPr>
        <w:t>-1</w:t>
      </w:r>
      <w:r w:rsidR="00030741">
        <w:t xml:space="preserve">, </w:t>
      </w:r>
      <w:r>
        <w:t xml:space="preserve">and the site density is </w:t>
      </w:r>
      <w:r w:rsidRPr="002E6D36">
        <w:t>6.02228</w:t>
      </w:r>
      <w:r>
        <w:t> </w:t>
      </w:r>
      <w:r w:rsidRPr="00ED3698">
        <w:t>sites</w:t>
      </w:r>
      <w:r>
        <w:t> </w:t>
      </w:r>
      <w:r w:rsidRPr="00ED3698">
        <w:t>nm</w:t>
      </w:r>
      <w:r w:rsidRPr="00ED3698">
        <w:rPr>
          <w:vertAlign w:val="superscript"/>
        </w:rPr>
        <w:t>-2</w:t>
      </w:r>
      <w:r w:rsidR="00030741">
        <w:t>. For</w:t>
      </w:r>
      <w:r>
        <w:t xml:space="preserve"> the parameters of the ion exchange reactions: the CEC is 0.7333 meq (100g solid)</w:t>
      </w:r>
      <w:r>
        <w:rPr>
          <w:vertAlign w:val="superscript"/>
        </w:rPr>
        <w:t>-1</w:t>
      </w:r>
      <w:r w:rsidR="00030741">
        <w:t xml:space="preserve"> and</w:t>
      </w:r>
      <w:r>
        <w:t xml:space="preserve"> the dry bulk density is 1.875 g cm</w:t>
      </w:r>
      <w:r>
        <w:rPr>
          <w:vertAlign w:val="superscript"/>
        </w:rPr>
        <w:t>-3</w:t>
      </w:r>
      <w:r>
        <w:t>.</w:t>
      </w:r>
    </w:p>
    <w:p w14:paraId="6FE9580A" w14:textId="2684476E" w:rsidR="00DB1505" w:rsidRPr="00ED3698" w:rsidRDefault="00030741" w:rsidP="00DB1505">
      <w:pPr>
        <w:pStyle w:val="Heading4"/>
      </w:pPr>
      <w:bookmarkStart w:id="438" w:name="_Toc13056130"/>
      <w:r>
        <w:t>‘</w:t>
      </w:r>
      <w:r w:rsidR="00DB1505" w:rsidRPr="00CF17CC">
        <w:t>CEC fraction of multisite ion exchange</w:t>
      </w:r>
      <w:r>
        <w:t>’</w:t>
      </w:r>
      <w:bookmarkEnd w:id="438"/>
    </w:p>
    <w:p w14:paraId="65E37583" w14:textId="203F71C3" w:rsidR="00DB1505" w:rsidRPr="00ED3698" w:rsidRDefault="00DB1505" w:rsidP="00DB1505">
      <w:r>
        <w:t xml:space="preserve">If </w:t>
      </w:r>
      <w:r w:rsidR="00030741">
        <w:t xml:space="preserve">the </w:t>
      </w:r>
      <w:r>
        <w:t xml:space="preserve">multisite ion exchange model is activated through the keyword </w:t>
      </w:r>
      <w:r w:rsidR="00030741">
        <w:t>‘</w:t>
      </w:r>
      <w:r w:rsidRPr="00F174D3">
        <w:t>surface sites of ion-exchange</w:t>
      </w:r>
      <w:r w:rsidR="00030741">
        <w:t>’</w:t>
      </w:r>
      <w:r w:rsidR="00E47024">
        <w:t xml:space="preserve"> in Data Block 2</w:t>
      </w:r>
      <w:r>
        <w:t>, the initial CEC (</w:t>
      </w:r>
      <w:r w:rsidR="00030741">
        <w:t>cation exchange capacity</w:t>
      </w:r>
      <w:r>
        <w:t xml:space="preserve">) fractions of each site type can be specified </w:t>
      </w:r>
      <w:r w:rsidR="00E47024">
        <w:t xml:space="preserve">in the current data block </w:t>
      </w:r>
      <w:r>
        <w:t xml:space="preserve">using the keyword </w:t>
      </w:r>
      <w:r w:rsidR="00030741">
        <w:t>‘</w:t>
      </w:r>
      <w:r w:rsidRPr="00FE0405">
        <w:t>CEC fraction of multisite ion exchange</w:t>
      </w:r>
      <w:r w:rsidR="00030741">
        <w:t>.’</w:t>
      </w:r>
      <w:r>
        <w:t xml:space="preserve"> An example </w:t>
      </w:r>
      <w:r w:rsidR="00030741">
        <w:t xml:space="preserve">of </w:t>
      </w:r>
      <w:r>
        <w:t>that is:</w:t>
      </w:r>
    </w:p>
    <w:p w14:paraId="0109CF4A" w14:textId="1A8C2332" w:rsidR="00DB1505" w:rsidRPr="00B11744" w:rsidRDefault="00F07E26" w:rsidP="00983021">
      <w:pPr>
        <w:pStyle w:val="StyleCode"/>
      </w:pPr>
      <w:r>
        <w:lastRenderedPageBreak/>
        <w:t>‘</w:t>
      </w:r>
      <w:r w:rsidR="00DB1505" w:rsidRPr="00B11744">
        <w:t>'CEC fraction of multisite ion exchang</w:t>
      </w:r>
      <w:r>
        <w:t>’</w:t>
      </w:r>
      <w:r w:rsidR="00DB1505" w:rsidRPr="00B11744">
        <w:t>'</w:t>
      </w:r>
    </w:p>
    <w:p w14:paraId="70620C7E" w14:textId="5F710147" w:rsidR="00DB1505" w:rsidRPr="00B11744" w:rsidRDefault="00DB1505" w:rsidP="00983021">
      <w:pPr>
        <w:pStyle w:val="StyleCode"/>
      </w:pPr>
      <w:r w:rsidRPr="00FC2059">
        <w:rPr>
          <w:noProof/>
        </w:rPr>
        <w:t xml:space="preserve">0.0025                         </w:t>
      </w:r>
      <w:r w:rsidR="00F07E26">
        <w:rPr>
          <w:noProof/>
        </w:rPr>
        <w:t>’</w:t>
      </w:r>
      <w:r w:rsidRPr="00B11744">
        <w:t>'-FE</w:t>
      </w:r>
      <w:r w:rsidR="00F07E26">
        <w:t>’</w:t>
      </w:r>
      <w:r w:rsidRPr="00B11744">
        <w:t>'</w:t>
      </w:r>
    </w:p>
    <w:p w14:paraId="7C8629F8" w14:textId="0E5E6BBF" w:rsidR="00DB1505" w:rsidRPr="00B11744" w:rsidRDefault="00DB1505" w:rsidP="00983021">
      <w:pPr>
        <w:pStyle w:val="StyleCode"/>
      </w:pPr>
      <w:r w:rsidRPr="00FC2059">
        <w:rPr>
          <w:noProof/>
        </w:rPr>
        <w:t xml:space="preserve">0.20                           </w:t>
      </w:r>
      <w:r w:rsidR="00F07E26">
        <w:rPr>
          <w:noProof/>
        </w:rPr>
        <w:t>’</w:t>
      </w:r>
      <w:r w:rsidRPr="00B11744">
        <w:t>'-I</w:t>
      </w:r>
      <w:r w:rsidR="00F07E26">
        <w:t>’</w:t>
      </w:r>
      <w:r w:rsidRPr="00B11744">
        <w:t>'</w:t>
      </w:r>
    </w:p>
    <w:p w14:paraId="4204FF90" w14:textId="6FEAA105" w:rsidR="00DB1505" w:rsidRPr="00B11744" w:rsidRDefault="00DB1505" w:rsidP="00983021">
      <w:pPr>
        <w:pStyle w:val="StyleCode"/>
      </w:pPr>
      <w:r w:rsidRPr="00FC2059">
        <w:rPr>
          <w:noProof/>
        </w:rPr>
        <w:t xml:space="preserve">0.7975                         </w:t>
      </w:r>
      <w:r w:rsidR="00F07E26">
        <w:rPr>
          <w:noProof/>
        </w:rPr>
        <w:t>’</w:t>
      </w:r>
      <w:r w:rsidRPr="00B11744">
        <w:t>'-P</w:t>
      </w:r>
      <w:r w:rsidR="00F07E26">
        <w:t>’</w:t>
      </w:r>
      <w:r w:rsidRPr="00B11744">
        <w:t>'</w:t>
      </w:r>
    </w:p>
    <w:p w14:paraId="54CD0383" w14:textId="77777777" w:rsidR="00DB1505" w:rsidRPr="00B11744" w:rsidRDefault="00DB1505" w:rsidP="00983021">
      <w:pPr>
        <w:pStyle w:val="StyleCode"/>
      </w:pPr>
    </w:p>
    <w:p w14:paraId="580CAE60" w14:textId="653D86B2" w:rsidR="00DB1505" w:rsidRPr="00ED3698" w:rsidRDefault="00DB1505" w:rsidP="00DB1505">
      <w:r>
        <w:t>In the example, three ion exchange sites are defined: site</w:t>
      </w:r>
      <w:r w:rsidR="00F07E26">
        <w:t>–</w:t>
      </w:r>
      <w:r>
        <w:t>-FES with a fraction of 0.25 %, site</w:t>
      </w:r>
      <w:r w:rsidR="00F07E26">
        <w:t>–</w:t>
      </w:r>
      <w:r>
        <w:t>-II with a fraction of 20 %, and site</w:t>
      </w:r>
      <w:r w:rsidR="00F07E26">
        <w:t>–</w:t>
      </w:r>
      <w:r>
        <w:t>-PS with a fraction of 79.75 % (Xie et al.</w:t>
      </w:r>
      <w:r w:rsidR="00030741">
        <w:t>,</w:t>
      </w:r>
      <w:r>
        <w:t xml:space="preserve"> 2014b).</w:t>
      </w:r>
      <w:r w:rsidR="00E47024">
        <w:t xml:space="preserve"> The fractions should sum up to 100%.</w:t>
      </w:r>
    </w:p>
    <w:p w14:paraId="798A8764" w14:textId="760A967B" w:rsidR="00DB1505" w:rsidRPr="00ED3698" w:rsidRDefault="00DB1505" w:rsidP="00DB1505">
      <w:pPr>
        <w:pStyle w:val="Heading4"/>
      </w:pPr>
      <w:bookmarkStart w:id="439" w:name="_Ref363143133"/>
      <w:bookmarkStart w:id="440" w:name="_Toc13056131"/>
      <w:r w:rsidRPr="00ED3698">
        <w:t>‘mineral input’</w:t>
      </w:r>
      <w:bookmarkEnd w:id="439"/>
      <w:bookmarkEnd w:id="440"/>
    </w:p>
    <w:p w14:paraId="200F7381" w14:textId="734C3E7A" w:rsidR="00136EDF" w:rsidRDefault="00DB1505" w:rsidP="009F3A27">
      <w:r w:rsidRPr="00ED3698">
        <w:t xml:space="preserve">If mineral phases have been specified in </w:t>
      </w:r>
      <w:r w:rsidR="00BB547E">
        <w:t xml:space="preserve">Data </w:t>
      </w:r>
      <w:r w:rsidR="00890E03">
        <w:t xml:space="preserve">Block </w:t>
      </w:r>
      <w:r w:rsidR="00BB547E">
        <w:t>2</w:t>
      </w:r>
      <w:r w:rsidRPr="00ED3698">
        <w:t xml:space="preserve"> (</w:t>
      </w:r>
      <w:r w:rsidRPr="009F3A27">
        <w:t>‘geochemical system’</w:t>
      </w:r>
      <w:r w:rsidRPr="00ED3698">
        <w:t xml:space="preserve">) and the string ‘kinetically-controlled dissolution-precipitation reactions’ has been included in the </w:t>
      </w:r>
      <w:r w:rsidR="00E47024">
        <w:t>current data block</w:t>
      </w:r>
      <w:r w:rsidRPr="00ED3698">
        <w:t>, it is necessary to specify a set of mineralogical parameters under the keyword ‘mineral input</w:t>
      </w:r>
      <w:r w:rsidR="00890E03">
        <w:t>.</w:t>
      </w:r>
      <w:r w:rsidRPr="00ED3698">
        <w:t>’ Two lines (</w:t>
      </w:r>
      <w:r w:rsidR="00890E03">
        <w:t>six</w:t>
      </w:r>
      <w:r w:rsidR="00890E03" w:rsidRPr="00ED3698">
        <w:t xml:space="preserve"> </w:t>
      </w:r>
      <w:r w:rsidRPr="00ED3698">
        <w:t>parameters in total) are required if the update type is ‘constant</w:t>
      </w:r>
      <w:r w:rsidR="00890E03">
        <w:t>,</w:t>
      </w:r>
      <w:r w:rsidRPr="00ED3698">
        <w:t>’ ‘</w:t>
      </w:r>
      <w:r w:rsidRPr="00FC2059">
        <w:rPr>
          <w:noProof/>
        </w:rPr>
        <w:t>twothird</w:t>
      </w:r>
      <w:r w:rsidR="00890E03">
        <w:t>,</w:t>
      </w:r>
      <w:r w:rsidRPr="00ED3698">
        <w:t>’</w:t>
      </w:r>
      <w:r w:rsidR="00583D75">
        <w:t xml:space="preserve"> ‘linear</w:t>
      </w:r>
      <w:r w:rsidR="00890E03">
        <w:t>,</w:t>
      </w:r>
      <w:r w:rsidR="00583D75">
        <w:t>’ or ‘exponent</w:t>
      </w:r>
      <w:r w:rsidR="00890E03">
        <w:t>.</w:t>
      </w:r>
      <w:r w:rsidR="00583D75">
        <w:t>’</w:t>
      </w:r>
      <w:r w:rsidR="00890E03" w:rsidRPr="00ED3698">
        <w:t xml:space="preserve"> </w:t>
      </w:r>
      <w:r w:rsidR="00890E03">
        <w:t>T</w:t>
      </w:r>
      <w:r w:rsidR="00890E03" w:rsidRPr="00ED3698">
        <w:t xml:space="preserve">hree </w:t>
      </w:r>
      <w:r w:rsidRPr="00ED3698">
        <w:t>lines (</w:t>
      </w:r>
      <w:r w:rsidR="00890E03">
        <w:t>nine</w:t>
      </w:r>
      <w:r w:rsidR="00890E03" w:rsidRPr="00ED3698">
        <w:t xml:space="preserve"> </w:t>
      </w:r>
      <w:r w:rsidRPr="00ED3698">
        <w:t>parameters in total) are required for the update type ‘geometric</w:t>
      </w:r>
      <w:r w:rsidR="00890E03">
        <w:t>.</w:t>
      </w:r>
      <w:r w:rsidRPr="00ED3698">
        <w:t xml:space="preserve">’ A ‘constant’ update type means the mineral reactivity remains constant during the course of a simulation. This specification is most commonly used and must be applied for secondary mineral phases, i.e. mineral phases, which are not present initially. </w:t>
      </w:r>
      <w:r w:rsidR="00136EDF" w:rsidRPr="00ED3698">
        <w:t>The update type-specification ‘</w:t>
      </w:r>
      <w:r w:rsidR="00136EDF">
        <w:t>exponent</w:t>
      </w:r>
      <w:r w:rsidR="00136EDF" w:rsidRPr="00ED3698">
        <w:t>’</w:t>
      </w:r>
      <w:r w:rsidR="00136EDF">
        <w:t xml:space="preserve"> implies the reactivity is updated according to the following equation:</w:t>
      </w:r>
    </w:p>
    <w:tbl>
      <w:tblPr>
        <w:tblW w:w="0" w:type="auto"/>
        <w:tblLook w:val="04A0" w:firstRow="1" w:lastRow="0" w:firstColumn="1" w:lastColumn="0" w:noHBand="0" w:noVBand="1"/>
      </w:tblPr>
      <w:tblGrid>
        <w:gridCol w:w="6252"/>
        <w:gridCol w:w="2388"/>
      </w:tblGrid>
      <w:tr w:rsidR="00136EDF" w:rsidRPr="002D66AE" w14:paraId="546B6193" w14:textId="77777777" w:rsidTr="00762437">
        <w:tc>
          <w:tcPr>
            <w:tcW w:w="6419" w:type="dxa"/>
            <w:vAlign w:val="center"/>
          </w:tcPr>
          <w:p w14:paraId="73F0CD79" w14:textId="06A31A9F" w:rsidR="00136EDF" w:rsidRPr="00F051D2" w:rsidRDefault="00000000" w:rsidP="00F051D2">
            <w:pPr>
              <w:pStyle w:val="Simpleline"/>
              <w:rPr>
                <w:sz w:val="24"/>
                <w:szCs w:val="24"/>
              </w:rPr>
            </w:pPr>
            <m:oMathPara>
              <m:oMathParaPr>
                <m:jc m:val="left"/>
              </m:oMathParaPr>
              <m:oMath>
                <m:sSubSup>
                  <m:sSubSupPr>
                    <m:ctrlPr>
                      <w:rPr>
                        <w:rFonts w:ascii="Cambria Math" w:hAnsi="Cambria Math"/>
                        <w:i/>
                        <w:sz w:val="24"/>
                      </w:rPr>
                    </m:ctrlPr>
                  </m:sSubSupPr>
                  <m:e>
                    <m:r>
                      <w:rPr>
                        <w:rFonts w:ascii="Cambria Math" w:hAnsi="Cambria Math"/>
                      </w:rPr>
                      <m:t>k</m:t>
                    </m:r>
                  </m:e>
                  <m:sub>
                    <m:r>
                      <w:rPr>
                        <w:rFonts w:ascii="Cambria Math" w:hAnsi="Cambria Math"/>
                      </w:rPr>
                      <m:t>i</m:t>
                    </m:r>
                  </m:sub>
                  <m:sup>
                    <m:r>
                      <w:rPr>
                        <w:rFonts w:ascii="Cambria Math" w:hAnsi="Cambria Math"/>
                      </w:rPr>
                      <m:t>m,t</m:t>
                    </m:r>
                  </m:sup>
                </m:sSubSup>
                <m:r>
                  <w:rPr>
                    <w:rFonts w:ascii="Cambria Math" w:hAnsi="Cambria Math"/>
                    <w:sz w:val="24"/>
                  </w:rPr>
                  <m:t xml:space="preserve">= </m:t>
                </m:r>
                <m:sSubSup>
                  <m:sSubSupPr>
                    <m:ctrlPr>
                      <w:rPr>
                        <w:rFonts w:ascii="Cambria Math" w:hAnsi="Cambria Math"/>
                        <w:i/>
                        <w:sz w:val="24"/>
                      </w:rPr>
                    </m:ctrlPr>
                  </m:sSubSupPr>
                  <m:e>
                    <m:r>
                      <w:rPr>
                        <w:rFonts w:ascii="Cambria Math" w:hAnsi="Cambria Math"/>
                      </w:rPr>
                      <m:t>k</m:t>
                    </m:r>
                  </m:e>
                  <m:sub>
                    <m:r>
                      <w:rPr>
                        <w:rFonts w:ascii="Cambria Math" w:hAnsi="Cambria Math"/>
                      </w:rPr>
                      <m:t>i</m:t>
                    </m:r>
                  </m:sub>
                  <m:sup>
                    <m:r>
                      <w:rPr>
                        <w:rFonts w:ascii="Cambria Math" w:hAnsi="Cambria Math"/>
                      </w:rPr>
                      <m:t>m,0</m:t>
                    </m:r>
                  </m:sup>
                </m:sSubSup>
                <m:sSup>
                  <m:sSupPr>
                    <m:ctrlPr>
                      <w:rPr>
                        <w:rFonts w:ascii="Cambria Math" w:hAnsi="Cambria Math"/>
                        <w:i/>
                        <w:sz w:val="24"/>
                      </w:rPr>
                    </m:ctrlPr>
                  </m:sSupPr>
                  <m:e>
                    <m:d>
                      <m:dPr>
                        <m:ctrlPr>
                          <w:rPr>
                            <w:rFonts w:ascii="Cambria Math" w:hAnsi="Cambria Math"/>
                            <w:i/>
                            <w:sz w:val="24"/>
                          </w:rPr>
                        </m:ctrlPr>
                      </m:dPr>
                      <m:e>
                        <m:f>
                          <m:fPr>
                            <m:ctrlPr>
                              <w:rPr>
                                <w:rFonts w:ascii="Cambria Math" w:hAnsi="Cambria Math"/>
                                <w:i/>
                                <w:sz w:val="24"/>
                              </w:rPr>
                            </m:ctrlPr>
                          </m:fPr>
                          <m:num>
                            <m:sSubSup>
                              <m:sSubSupPr>
                                <m:ctrlPr>
                                  <w:rPr>
                                    <w:rFonts w:ascii="Cambria Math" w:hAnsi="Cambria Math"/>
                                    <w:i/>
                                    <w:sz w:val="24"/>
                                  </w:rPr>
                                </m:ctrlPr>
                              </m:sSubSupPr>
                              <m:e>
                                <m:r>
                                  <w:rPr>
                                    <w:rFonts w:ascii="Cambria Math" w:hAnsi="Cambria Math"/>
                                  </w:rPr>
                                  <m:t>φ</m:t>
                                </m:r>
                              </m:e>
                              <m:sub>
                                <m:r>
                                  <w:rPr>
                                    <w:rFonts w:ascii="Cambria Math" w:hAnsi="Cambria Math"/>
                                  </w:rPr>
                                  <m:t>i</m:t>
                                </m:r>
                              </m:sub>
                              <m:sup>
                                <m:r>
                                  <w:rPr>
                                    <w:rFonts w:ascii="Cambria Math" w:hAnsi="Cambria Math"/>
                                  </w:rPr>
                                  <m:t>t</m:t>
                                </m:r>
                              </m:sup>
                            </m:sSubSup>
                          </m:num>
                          <m:den>
                            <m:sSubSup>
                              <m:sSubSupPr>
                                <m:ctrlPr>
                                  <w:rPr>
                                    <w:rFonts w:ascii="Cambria Math" w:hAnsi="Cambria Math"/>
                                    <w:i/>
                                    <w:sz w:val="24"/>
                                  </w:rPr>
                                </m:ctrlPr>
                              </m:sSubSupPr>
                              <m:e>
                                <m:r>
                                  <w:rPr>
                                    <w:rFonts w:ascii="Cambria Math" w:hAnsi="Cambria Math"/>
                                  </w:rPr>
                                  <m:t>φ</m:t>
                                </m:r>
                              </m:e>
                              <m:sub>
                                <m:r>
                                  <w:rPr>
                                    <w:rFonts w:ascii="Cambria Math" w:hAnsi="Cambria Math"/>
                                  </w:rPr>
                                  <m:t>i</m:t>
                                </m:r>
                              </m:sub>
                              <m:sup>
                                <m:r>
                                  <w:rPr>
                                    <w:rFonts w:ascii="Cambria Math" w:hAnsi="Cambria Math"/>
                                  </w:rPr>
                                  <m:t>0</m:t>
                                </m:r>
                              </m:sup>
                            </m:sSubSup>
                          </m:den>
                        </m:f>
                      </m:e>
                    </m:d>
                  </m:e>
                  <m:sup>
                    <m:r>
                      <w:rPr>
                        <w:rFonts w:ascii="Cambria Math" w:hAnsi="Cambria Math"/>
                        <w:sz w:val="24"/>
                      </w:rPr>
                      <m:t>α</m:t>
                    </m:r>
                  </m:sup>
                </m:sSup>
              </m:oMath>
            </m:oMathPara>
          </w:p>
        </w:tc>
        <w:tc>
          <w:tcPr>
            <w:tcW w:w="2437" w:type="dxa"/>
            <w:vAlign w:val="center"/>
          </w:tcPr>
          <w:p w14:paraId="78078AF9" w14:textId="3C92E865" w:rsidR="00136EDF" w:rsidRPr="002D66AE" w:rsidRDefault="00136EDF" w:rsidP="00762437">
            <w:pPr>
              <w:pStyle w:val="Caption"/>
              <w:keepNext/>
              <w:spacing w:line="360" w:lineRule="auto"/>
              <w:jc w:val="right"/>
              <w:rPr>
                <w:rFonts w:cs="Arial"/>
              </w:rPr>
            </w:pPr>
            <w:bookmarkStart w:id="441" w:name="_Ref471739207"/>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49</w:t>
            </w:r>
            <w:r w:rsidRPr="002D66AE">
              <w:rPr>
                <w:rFonts w:cs="Arial"/>
              </w:rPr>
              <w:fldChar w:fldCharType="end"/>
            </w:r>
            <w:bookmarkEnd w:id="441"/>
          </w:p>
        </w:tc>
      </w:tr>
    </w:tbl>
    <w:p w14:paraId="3CD3CB9E" w14:textId="1B574B12" w:rsidR="00136EDF" w:rsidRDefault="00890E03" w:rsidP="009F3A27">
      <w:r>
        <w:t xml:space="preserve">in </w:t>
      </w:r>
      <w:r w:rsidR="00136EDF">
        <w:t>which</w:t>
      </w:r>
      <w:r w:rsidR="00762437">
        <w:t xml:space="preserve">, </w:t>
      </w:r>
      <w:r w:rsidR="00762437" w:rsidRPr="00762437">
        <w:rPr>
          <w:i/>
        </w:rPr>
        <w:t>i</w:t>
      </w:r>
      <w:r w:rsidR="00762437">
        <w:t xml:space="preserve"> is an indicator for the </w:t>
      </w:r>
      <w:r w:rsidR="001236F8" w:rsidRPr="001236F8">
        <w:rPr>
          <w:i/>
        </w:rPr>
        <w:t>i</w:t>
      </w:r>
      <w:r w:rsidR="00762437" w:rsidRPr="001236F8">
        <w:rPr>
          <w:vertAlign w:val="superscript"/>
        </w:rPr>
        <w:t>th</w:t>
      </w:r>
      <w:r w:rsidR="00762437">
        <w:t xml:space="preserve"> minerals</w:t>
      </w:r>
      <w:r w:rsidR="001236F8">
        <w:t xml:space="preserve">, m denotes </w:t>
      </w:r>
      <w:r>
        <w:t xml:space="preserve">mineral-related </w:t>
      </w:r>
      <w:r w:rsidR="001236F8">
        <w:t>parameters,</w:t>
      </w:r>
      <w:r w:rsidR="00136EDF">
        <w:t xml:space="preserve"> </w:t>
      </w:r>
      <w:r>
        <w:t xml:space="preserve">and </w:t>
      </w:r>
      <w:r w:rsidR="00136EDF">
        <w:rPr>
          <w:rFonts w:ascii="Cambria Math" w:hAnsi="Cambria Math"/>
        </w:rPr>
        <w:t>𝛼</w:t>
      </w:r>
      <w:r w:rsidR="00136EDF">
        <w:t xml:space="preserve"> is </w:t>
      </w:r>
      <w:r>
        <w:t xml:space="preserve">a user-defined </w:t>
      </w:r>
      <w:r w:rsidR="00136EDF">
        <w:t xml:space="preserve">coefficient (dimensionless). </w:t>
      </w:r>
      <w:r w:rsidR="00136EDF" w:rsidRPr="00ED3698">
        <w:t xml:space="preserve">In this relationship, </w:t>
      </w:r>
      <m:oMath>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m,0</m:t>
            </m:r>
          </m:sup>
        </m:sSubSup>
      </m:oMath>
      <w:r w:rsidR="00136EDF" w:rsidRPr="00ED3698">
        <w:t xml:space="preserve"> and </w:t>
      </w:r>
      <m:oMath>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0</m:t>
            </m:r>
          </m:sup>
        </m:sSubSup>
      </m:oMath>
      <w:r w:rsidR="00136EDF" w:rsidRPr="00ED3698">
        <w:t xml:space="preserve"> define the initial effective rate constant and mineral volume fraction, respectively</w:t>
      </w:r>
      <w:r w:rsidR="00F32249">
        <w:t>.</w:t>
      </w:r>
      <w:r w:rsidR="00136EDF" w:rsidRPr="00ED3698">
        <w:t xml:space="preserve"> </w:t>
      </w:r>
      <m:oMath>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m,t</m:t>
            </m:r>
          </m:sup>
        </m:sSubSup>
      </m:oMath>
      <w:r w:rsidR="00136EDF" w:rsidRPr="00ED3698">
        <w:t xml:space="preserve"> and </w:t>
      </w:r>
      <m:oMath>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t</m:t>
            </m:r>
          </m:sup>
        </m:sSubSup>
      </m:oMath>
      <w:r w:rsidR="00136EDF" w:rsidRPr="00ED3698">
        <w:t xml:space="preserve"> define the effective rate constant and mineral volume fraction at the present solution time</w:t>
      </w:r>
      <w:r w:rsidR="001236F8">
        <w:t xml:space="preserve"> t</w:t>
      </w:r>
      <w:r w:rsidR="00136EDF" w:rsidRPr="00ED3698">
        <w:t>.</w:t>
      </w:r>
      <w:r w:rsidR="00F32249">
        <w:t xml:space="preserve"> It is important to note that the initial mineral volume fraction </w:t>
      </w:r>
      <m:oMath>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0</m:t>
            </m:r>
          </m:sup>
        </m:sSubSup>
      </m:oMath>
      <w:r w:rsidR="00F32249">
        <w:t xml:space="preserve"> cannot be set as 0.0 according to </w:t>
      </w:r>
      <w:r w:rsidR="00F32249">
        <w:fldChar w:fldCharType="begin"/>
      </w:r>
      <w:r w:rsidR="00F32249">
        <w:instrText xml:space="preserve"> REF _Ref471739207 \h </w:instrText>
      </w:r>
      <w:r w:rsidR="00F32249">
        <w:fldChar w:fldCharType="separate"/>
      </w:r>
      <w:r w:rsidR="00D41448" w:rsidRPr="002D66AE">
        <w:rPr>
          <w:rFonts w:cs="Arial"/>
        </w:rPr>
        <w:t xml:space="preserve">Equation </w:t>
      </w:r>
      <w:r w:rsidR="00D41448">
        <w:rPr>
          <w:rFonts w:cs="Arial"/>
          <w:noProof/>
        </w:rPr>
        <w:t>3</w:t>
      </w:r>
      <w:r w:rsidR="00D41448" w:rsidRPr="002D66AE">
        <w:rPr>
          <w:rFonts w:cs="Arial"/>
        </w:rPr>
        <w:t>-</w:t>
      </w:r>
      <w:r w:rsidR="00D41448">
        <w:rPr>
          <w:rFonts w:cs="Arial"/>
          <w:noProof/>
        </w:rPr>
        <w:t>49</w:t>
      </w:r>
      <w:r w:rsidR="00F32249">
        <w:fldChar w:fldCharType="end"/>
      </w:r>
      <w:r w:rsidR="00F32249">
        <w:t>. To avoid this problem, a very small value (e.g. 10</w:t>
      </w:r>
      <w:r w:rsidR="00F32249">
        <w:rPr>
          <w:vertAlign w:val="superscript"/>
        </w:rPr>
        <w:t>-10</w:t>
      </w:r>
      <w:r w:rsidR="00F32249">
        <w:t>) can be specified.</w:t>
      </w:r>
    </w:p>
    <w:p w14:paraId="52790475" w14:textId="3702F1D5" w:rsidR="00DB1505" w:rsidRPr="00ED3698" w:rsidRDefault="00DB1505" w:rsidP="009F3A27">
      <w:r w:rsidRPr="00ED3698">
        <w:t>The update type-specification ‘</w:t>
      </w:r>
      <w:r w:rsidRPr="00FC2059">
        <w:rPr>
          <w:noProof/>
        </w:rPr>
        <w:t>twothird</w:t>
      </w:r>
      <w:r w:rsidRPr="00ED3698">
        <w:t>’</w:t>
      </w:r>
      <w:r w:rsidR="006B11EB">
        <w:t xml:space="preserve"> </w:t>
      </w:r>
      <w:r w:rsidR="006B680E">
        <w:t xml:space="preserve">implies that a </w:t>
      </w:r>
      <w:r w:rsidR="006B680E" w:rsidRPr="00FC2059">
        <w:rPr>
          <w:noProof/>
        </w:rPr>
        <w:t>twothird</w:t>
      </w:r>
      <w:r w:rsidR="006B680E">
        <w:t>-power:</w:t>
      </w:r>
    </w:p>
    <w:tbl>
      <w:tblPr>
        <w:tblW w:w="0" w:type="auto"/>
        <w:tblLook w:val="04A0" w:firstRow="1" w:lastRow="0" w:firstColumn="1" w:lastColumn="0" w:noHBand="0" w:noVBand="1"/>
      </w:tblPr>
      <w:tblGrid>
        <w:gridCol w:w="6252"/>
        <w:gridCol w:w="2388"/>
      </w:tblGrid>
      <w:tr w:rsidR="006B680E" w:rsidRPr="002D66AE" w14:paraId="6AD89CB9" w14:textId="77777777" w:rsidTr="008A4A97">
        <w:tc>
          <w:tcPr>
            <w:tcW w:w="6419" w:type="dxa"/>
            <w:vAlign w:val="center"/>
          </w:tcPr>
          <w:p w14:paraId="07ACE389" w14:textId="7F345A6F" w:rsidR="006B680E" w:rsidRPr="00F051D2" w:rsidRDefault="00000000" w:rsidP="00F051D2">
            <w:pPr>
              <w:pStyle w:val="Simpleline"/>
              <w:rPr>
                <w:sz w:val="24"/>
                <w:szCs w:val="24"/>
              </w:rPr>
            </w:pPr>
            <m:oMathPara>
              <m:oMathParaPr>
                <m:jc m:val="left"/>
              </m:oMathParaPr>
              <m:oMath>
                <m:sSubSup>
                  <m:sSubSupPr>
                    <m:ctrlPr>
                      <w:rPr>
                        <w:rFonts w:ascii="Cambria Math" w:hAnsi="Cambria Math"/>
                        <w:i/>
                        <w:sz w:val="24"/>
                      </w:rPr>
                    </m:ctrlPr>
                  </m:sSubSupPr>
                  <m:e>
                    <m:r>
                      <w:rPr>
                        <w:rFonts w:ascii="Cambria Math" w:hAnsi="Cambria Math"/>
                      </w:rPr>
                      <m:t>k</m:t>
                    </m:r>
                  </m:e>
                  <m:sub>
                    <m:r>
                      <w:rPr>
                        <w:rFonts w:ascii="Cambria Math" w:hAnsi="Cambria Math"/>
                      </w:rPr>
                      <m:t>i</m:t>
                    </m:r>
                  </m:sub>
                  <m:sup>
                    <m:r>
                      <w:rPr>
                        <w:rFonts w:ascii="Cambria Math" w:hAnsi="Cambria Math"/>
                      </w:rPr>
                      <m:t>m,t</m:t>
                    </m:r>
                  </m:sup>
                </m:sSubSup>
                <m:r>
                  <w:rPr>
                    <w:rFonts w:ascii="Cambria Math" w:hAnsi="Cambria Math"/>
                    <w:sz w:val="24"/>
                  </w:rPr>
                  <m:t xml:space="preserve">= </m:t>
                </m:r>
                <m:sSubSup>
                  <m:sSubSupPr>
                    <m:ctrlPr>
                      <w:rPr>
                        <w:rFonts w:ascii="Cambria Math" w:hAnsi="Cambria Math"/>
                        <w:i/>
                        <w:sz w:val="24"/>
                      </w:rPr>
                    </m:ctrlPr>
                  </m:sSubSupPr>
                  <m:e>
                    <m:r>
                      <w:rPr>
                        <w:rFonts w:ascii="Cambria Math" w:hAnsi="Cambria Math"/>
                      </w:rPr>
                      <m:t>k</m:t>
                    </m:r>
                  </m:e>
                  <m:sub>
                    <m:r>
                      <w:rPr>
                        <w:rFonts w:ascii="Cambria Math" w:hAnsi="Cambria Math"/>
                      </w:rPr>
                      <m:t>i</m:t>
                    </m:r>
                  </m:sub>
                  <m:sup>
                    <m:r>
                      <w:rPr>
                        <w:rFonts w:ascii="Cambria Math" w:hAnsi="Cambria Math"/>
                      </w:rPr>
                      <m:t>m,0</m:t>
                    </m:r>
                  </m:sup>
                </m:sSubSup>
                <m:sSup>
                  <m:sSupPr>
                    <m:ctrlPr>
                      <w:rPr>
                        <w:rFonts w:ascii="Cambria Math" w:hAnsi="Cambria Math"/>
                        <w:i/>
                        <w:sz w:val="24"/>
                      </w:rPr>
                    </m:ctrlPr>
                  </m:sSupPr>
                  <m:e>
                    <m:d>
                      <m:dPr>
                        <m:ctrlPr>
                          <w:rPr>
                            <w:rFonts w:ascii="Cambria Math" w:hAnsi="Cambria Math"/>
                            <w:i/>
                            <w:sz w:val="24"/>
                          </w:rPr>
                        </m:ctrlPr>
                      </m:dPr>
                      <m:e>
                        <m:f>
                          <m:fPr>
                            <m:ctrlPr>
                              <w:rPr>
                                <w:rFonts w:ascii="Cambria Math" w:hAnsi="Cambria Math"/>
                                <w:i/>
                                <w:sz w:val="24"/>
                              </w:rPr>
                            </m:ctrlPr>
                          </m:fPr>
                          <m:num>
                            <m:sSubSup>
                              <m:sSubSupPr>
                                <m:ctrlPr>
                                  <w:rPr>
                                    <w:rFonts w:ascii="Cambria Math" w:hAnsi="Cambria Math"/>
                                    <w:i/>
                                    <w:sz w:val="24"/>
                                  </w:rPr>
                                </m:ctrlPr>
                              </m:sSubSupPr>
                              <m:e>
                                <m:r>
                                  <w:rPr>
                                    <w:rFonts w:ascii="Cambria Math" w:hAnsi="Cambria Math"/>
                                  </w:rPr>
                                  <m:t>φ</m:t>
                                </m:r>
                              </m:e>
                              <m:sub>
                                <m:r>
                                  <w:rPr>
                                    <w:rFonts w:ascii="Cambria Math" w:hAnsi="Cambria Math"/>
                                  </w:rPr>
                                  <m:t>i</m:t>
                                </m:r>
                              </m:sub>
                              <m:sup>
                                <m:r>
                                  <w:rPr>
                                    <w:rFonts w:ascii="Cambria Math" w:hAnsi="Cambria Math"/>
                                  </w:rPr>
                                  <m:t>t</m:t>
                                </m:r>
                              </m:sup>
                            </m:sSubSup>
                          </m:num>
                          <m:den>
                            <m:sSubSup>
                              <m:sSubSupPr>
                                <m:ctrlPr>
                                  <w:rPr>
                                    <w:rFonts w:ascii="Cambria Math" w:hAnsi="Cambria Math"/>
                                    <w:i/>
                                    <w:sz w:val="24"/>
                                  </w:rPr>
                                </m:ctrlPr>
                              </m:sSubSupPr>
                              <m:e>
                                <m:r>
                                  <w:rPr>
                                    <w:rFonts w:ascii="Cambria Math" w:hAnsi="Cambria Math"/>
                                  </w:rPr>
                                  <m:t>φ</m:t>
                                </m:r>
                              </m:e>
                              <m:sub>
                                <m:r>
                                  <w:rPr>
                                    <w:rFonts w:ascii="Cambria Math" w:hAnsi="Cambria Math"/>
                                  </w:rPr>
                                  <m:t>i</m:t>
                                </m:r>
                              </m:sub>
                              <m:sup>
                                <m:r>
                                  <w:rPr>
                                    <w:rFonts w:ascii="Cambria Math" w:hAnsi="Cambria Math"/>
                                  </w:rPr>
                                  <m:t>0</m:t>
                                </m:r>
                              </m:sup>
                            </m:sSubSup>
                          </m:den>
                        </m:f>
                      </m:e>
                    </m:d>
                  </m:e>
                  <m:sup>
                    <m:f>
                      <m:fPr>
                        <m:ctrlPr>
                          <w:rPr>
                            <w:rFonts w:ascii="Cambria Math" w:hAnsi="Cambria Math"/>
                            <w:i/>
                            <w:sz w:val="24"/>
                          </w:rPr>
                        </m:ctrlPr>
                      </m:fPr>
                      <m:num>
                        <m:r>
                          <w:rPr>
                            <w:rFonts w:ascii="Cambria Math" w:hAnsi="Cambria Math"/>
                            <w:sz w:val="24"/>
                          </w:rPr>
                          <m:t>2</m:t>
                        </m:r>
                      </m:num>
                      <m:den>
                        <m:r>
                          <w:rPr>
                            <w:rFonts w:ascii="Cambria Math" w:hAnsi="Cambria Math"/>
                            <w:sz w:val="24"/>
                          </w:rPr>
                          <m:t>3</m:t>
                        </m:r>
                      </m:den>
                    </m:f>
                  </m:sup>
                </m:sSup>
              </m:oMath>
            </m:oMathPara>
          </w:p>
        </w:tc>
        <w:tc>
          <w:tcPr>
            <w:tcW w:w="2437" w:type="dxa"/>
            <w:vAlign w:val="center"/>
          </w:tcPr>
          <w:p w14:paraId="0EA1A8E2" w14:textId="1BE56BC2" w:rsidR="006B680E" w:rsidRPr="002D66AE" w:rsidRDefault="006B680E" w:rsidP="008A4A97">
            <w:pPr>
              <w:pStyle w:val="Caption"/>
              <w:keepNext/>
              <w:spacing w:line="360" w:lineRule="auto"/>
              <w:jc w:val="right"/>
              <w:rPr>
                <w:rFonts w:cs="Arial"/>
              </w:rPr>
            </w:pPr>
            <w:bookmarkStart w:id="442" w:name="_Ref471744845"/>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50</w:t>
            </w:r>
            <w:r w:rsidRPr="002D66AE">
              <w:rPr>
                <w:rFonts w:cs="Arial"/>
              </w:rPr>
              <w:fldChar w:fldCharType="end"/>
            </w:r>
            <w:bookmarkEnd w:id="442"/>
          </w:p>
        </w:tc>
      </w:tr>
    </w:tbl>
    <w:p w14:paraId="06998B52" w14:textId="0C19943B" w:rsidR="00F051D2" w:rsidRDefault="00DB1505" w:rsidP="00F32249">
      <w:pPr>
        <w:pStyle w:val="BodyText"/>
      </w:pPr>
      <w:r w:rsidRPr="00ED3698">
        <w:t xml:space="preserve">is used to update the mineral reactivity (Lichtner, 1996). </w:t>
      </w:r>
      <w:r w:rsidR="007F135D">
        <w:t>In some cases, such as</w:t>
      </w:r>
      <w:r w:rsidR="00F32249">
        <w:t xml:space="preserve"> secondary minerals that initially </w:t>
      </w:r>
      <w:r w:rsidR="007F135D">
        <w:t xml:space="preserve">do </w:t>
      </w:r>
      <w:r w:rsidR="00F32249">
        <w:t>not exist</w:t>
      </w:r>
      <w:r w:rsidR="007F135D">
        <w:t xml:space="preserve"> </w:t>
      </w:r>
      <m:oMath>
        <m:r>
          <w:rPr>
            <w:rFonts w:ascii="Cambria Math" w:hAnsi="Cambria Math"/>
          </w:rPr>
          <m:t>(</m:t>
        </m:r>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0</m:t>
            </m:r>
          </m:sup>
        </m:sSubSup>
        <m:r>
          <w:rPr>
            <w:rFonts w:ascii="Cambria Math" w:hAnsi="Cambria Math"/>
          </w:rPr>
          <m:t>=0.0)</m:t>
        </m:r>
      </m:oMath>
      <w:r w:rsidR="00F32249">
        <w:t>,</w:t>
      </w:r>
      <w:r w:rsidR="007F135D">
        <w:t xml:space="preserve"> or a mineral that can completely dissolve, numerical </w:t>
      </w:r>
      <w:r w:rsidR="00CD4CE7">
        <w:t>instability</w:t>
      </w:r>
      <w:r w:rsidR="007F135D">
        <w:t xml:space="preserve"> might emerge.</w:t>
      </w:r>
      <w:r w:rsidR="00F32249">
        <w:t xml:space="preserve"> To avoid that, the update type ‘twothird-mix’ can be used instead, which basically </w:t>
      </w:r>
      <w:r w:rsidR="00890E03">
        <w:t xml:space="preserve">uses </w:t>
      </w:r>
      <w:r w:rsidR="00F32249">
        <w:t xml:space="preserve">the </w:t>
      </w:r>
      <w:r w:rsidR="00F32249">
        <w:fldChar w:fldCharType="begin"/>
      </w:r>
      <w:r w:rsidR="00F32249">
        <w:instrText xml:space="preserve"> REF _Ref471744845 \h </w:instrText>
      </w:r>
      <w:r w:rsidR="00F32249">
        <w:fldChar w:fldCharType="separate"/>
      </w:r>
      <w:r w:rsidR="00D41448" w:rsidRPr="002D66AE">
        <w:rPr>
          <w:rFonts w:cs="Arial"/>
        </w:rPr>
        <w:t xml:space="preserve">Equation </w:t>
      </w:r>
      <w:r w:rsidR="00D41448">
        <w:rPr>
          <w:rFonts w:cs="Arial"/>
          <w:noProof/>
        </w:rPr>
        <w:t>3</w:t>
      </w:r>
      <w:r w:rsidR="00D41448" w:rsidRPr="002D66AE">
        <w:rPr>
          <w:rFonts w:cs="Arial"/>
        </w:rPr>
        <w:t>-</w:t>
      </w:r>
      <w:r w:rsidR="00D41448">
        <w:rPr>
          <w:rFonts w:cs="Arial"/>
          <w:noProof/>
        </w:rPr>
        <w:t>50</w:t>
      </w:r>
      <w:r w:rsidR="00F32249">
        <w:fldChar w:fldCharType="end"/>
      </w:r>
      <w:r w:rsidR="00F32249">
        <w:t xml:space="preserve"> as the type ‘twothird</w:t>
      </w:r>
      <w:r w:rsidR="00890E03">
        <w:t>.</w:t>
      </w:r>
      <w:r w:rsidR="00F32249">
        <w:t xml:space="preserve">’ </w:t>
      </w:r>
      <w:r w:rsidR="006B11EB">
        <w:t xml:space="preserve">The difference between </w:t>
      </w:r>
      <w:r w:rsidR="00F32249">
        <w:t>them</w:t>
      </w:r>
      <w:r w:rsidR="006B11EB" w:rsidRPr="00340F1E">
        <w:t xml:space="preserve"> is: an additional parameter</w:t>
      </w:r>
      <w:r w:rsidR="00890E03">
        <w:t>,</w:t>
      </w:r>
      <w:r w:rsidR="006B11EB" w:rsidRPr="00340F1E">
        <w:t xml:space="preserve"> the volume fractions of mineral for nucleation </w:t>
      </w:r>
      <w:r w:rsidR="00F32249" w:rsidRPr="00340F1E">
        <w:t>threshold</w:t>
      </w:r>
      <m:oMath>
        <m:r>
          <w:rPr>
            <w:rFonts w:ascii="Cambria Math" w:hAnsi="Cambria Math"/>
          </w:rPr>
          <m:t xml:space="preserve"> </m:t>
        </m:r>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nuc</m:t>
            </m:r>
          </m:sup>
        </m:sSubSup>
      </m:oMath>
      <w:r w:rsidR="00F32249">
        <w:t>,</w:t>
      </w:r>
      <w:r w:rsidR="006B11EB" w:rsidRPr="00340F1E">
        <w:t xml:space="preserve"> is required for </w:t>
      </w:r>
      <w:r w:rsidR="001557AC" w:rsidRPr="00340F1E">
        <w:t>the update type ‘</w:t>
      </w:r>
      <w:r w:rsidR="00340F1E" w:rsidRPr="00340F1E">
        <w:t>twoth</w:t>
      </w:r>
      <w:r w:rsidR="001557AC" w:rsidRPr="00340F1E">
        <w:t>ird-mix</w:t>
      </w:r>
      <w:r w:rsidR="00890E03">
        <w:t>.</w:t>
      </w:r>
      <w:r w:rsidR="001557AC" w:rsidRPr="00340F1E">
        <w:t>’</w:t>
      </w:r>
      <w:r w:rsidR="00340F1E">
        <w:t xml:space="preserve"> </w:t>
      </w:r>
      <w:r w:rsidR="00F051D2">
        <w:t xml:space="preserve">If </w:t>
      </w:r>
      <m:oMath>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t</m:t>
            </m:r>
          </m:sup>
        </m:sSubSup>
        <m:r>
          <w:rPr>
            <w:rFonts w:ascii="Cambria Math" w:hAnsi="Cambria Math"/>
          </w:rPr>
          <m:t>&lt;</m:t>
        </m:r>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nuc</m:t>
            </m:r>
          </m:sup>
        </m:sSubSup>
      </m:oMath>
      <w:r w:rsidR="00F051D2">
        <w:t xml:space="preserve">, </w:t>
      </w:r>
      <m:oMath>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m,t</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m,0</m:t>
            </m:r>
          </m:sup>
        </m:sSubSup>
      </m:oMath>
      <w:r w:rsidR="00F051D2">
        <w:t xml:space="preserve">; otherwise, </w:t>
      </w:r>
      <m:oMath>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m,t</m:t>
            </m:r>
          </m:sup>
        </m:sSubSup>
      </m:oMath>
      <w:r w:rsidR="00F051D2">
        <w:t xml:space="preserve"> is calculated according to </w:t>
      </w:r>
      <w:r w:rsidR="00F051D2">
        <w:fldChar w:fldCharType="begin"/>
      </w:r>
      <w:r w:rsidR="00F051D2">
        <w:instrText xml:space="preserve"> REF _Ref471744845 \h </w:instrText>
      </w:r>
      <w:r w:rsidR="00F051D2">
        <w:fldChar w:fldCharType="separate"/>
      </w:r>
      <w:r w:rsidR="00D41448" w:rsidRPr="002D66AE">
        <w:rPr>
          <w:rFonts w:cs="Arial"/>
        </w:rPr>
        <w:t xml:space="preserve">Equation </w:t>
      </w:r>
      <w:r w:rsidR="00D41448">
        <w:rPr>
          <w:rFonts w:cs="Arial"/>
          <w:noProof/>
        </w:rPr>
        <w:t>3</w:t>
      </w:r>
      <w:r w:rsidR="00D41448" w:rsidRPr="002D66AE">
        <w:rPr>
          <w:rFonts w:cs="Arial"/>
        </w:rPr>
        <w:t>-</w:t>
      </w:r>
      <w:r w:rsidR="00D41448">
        <w:rPr>
          <w:rFonts w:cs="Arial"/>
          <w:noProof/>
        </w:rPr>
        <w:t>50</w:t>
      </w:r>
      <w:r w:rsidR="00F051D2">
        <w:fldChar w:fldCharType="end"/>
      </w:r>
      <w:r w:rsidR="00F051D2">
        <w:t>.</w:t>
      </w:r>
    </w:p>
    <w:p w14:paraId="7FD419FB" w14:textId="12C805CB" w:rsidR="00F051D2" w:rsidRDefault="00F051D2" w:rsidP="00DB1505">
      <w:pPr>
        <w:pStyle w:val="BodyText"/>
      </w:pPr>
      <w:r>
        <w:t>T</w:t>
      </w:r>
      <w:r w:rsidR="00340F1E">
        <w:t>he update type ‘linear’ implies the reactivity is updated according to</w:t>
      </w:r>
      <w:r w:rsidR="00593598">
        <w:t xml:space="preserve"> </w:t>
      </w:r>
      <w:r w:rsidR="00CD4CE7">
        <w:t>(Perko et al. 2015)</w:t>
      </w:r>
      <w:r>
        <w:t>:</w:t>
      </w:r>
    </w:p>
    <w:tbl>
      <w:tblPr>
        <w:tblW w:w="0" w:type="auto"/>
        <w:tblLook w:val="04A0" w:firstRow="1" w:lastRow="0" w:firstColumn="1" w:lastColumn="0" w:noHBand="0" w:noVBand="1"/>
      </w:tblPr>
      <w:tblGrid>
        <w:gridCol w:w="6250"/>
        <w:gridCol w:w="2390"/>
      </w:tblGrid>
      <w:tr w:rsidR="00F051D2" w:rsidRPr="002D66AE" w14:paraId="56BF621C" w14:textId="77777777" w:rsidTr="00F051D2">
        <w:tc>
          <w:tcPr>
            <w:tcW w:w="6250" w:type="dxa"/>
            <w:vAlign w:val="center"/>
          </w:tcPr>
          <w:p w14:paraId="5111241C" w14:textId="10B37E6D" w:rsidR="00C14726" w:rsidRPr="00C14726" w:rsidRDefault="00000000" w:rsidP="00C14726">
            <w:pPr>
              <w:pStyle w:val="Simpleline"/>
              <w:rPr>
                <w:sz w:val="24"/>
              </w:rPr>
            </w:pPr>
            <m:oMathPara>
              <m:oMathParaPr>
                <m:jc m:val="left"/>
              </m:oMathParaPr>
              <m:oMath>
                <m:sSubSup>
                  <m:sSubSupPr>
                    <m:ctrlPr>
                      <w:rPr>
                        <w:rFonts w:ascii="Cambria Math" w:hAnsi="Cambria Math"/>
                        <w:i/>
                        <w:sz w:val="24"/>
                      </w:rPr>
                    </m:ctrlPr>
                  </m:sSubSupPr>
                  <m:e>
                    <m:r>
                      <w:rPr>
                        <w:rFonts w:ascii="Cambria Math" w:hAnsi="Cambria Math"/>
                      </w:rPr>
                      <m:t>k</m:t>
                    </m:r>
                  </m:e>
                  <m:sub>
                    <m:r>
                      <w:rPr>
                        <w:rFonts w:ascii="Cambria Math" w:hAnsi="Cambria Math"/>
                      </w:rPr>
                      <m:t>i</m:t>
                    </m:r>
                  </m:sub>
                  <m:sup>
                    <m:r>
                      <w:rPr>
                        <w:rFonts w:ascii="Cambria Math" w:hAnsi="Cambria Math"/>
                      </w:rPr>
                      <m:t>m,t</m:t>
                    </m:r>
                  </m:sup>
                </m:sSubSup>
                <m:r>
                  <w:rPr>
                    <w:rFonts w:ascii="Cambria Math" w:hAnsi="Cambria Math"/>
                    <w:sz w:val="24"/>
                  </w:rPr>
                  <m:t xml:space="preserve">= </m:t>
                </m:r>
                <m:sSubSup>
                  <m:sSubSupPr>
                    <m:ctrlPr>
                      <w:rPr>
                        <w:rFonts w:ascii="Cambria Math" w:hAnsi="Cambria Math"/>
                        <w:i/>
                        <w:sz w:val="24"/>
                      </w:rPr>
                    </m:ctrlPr>
                  </m:sSubSupPr>
                  <m:e>
                    <m:r>
                      <w:rPr>
                        <w:rFonts w:ascii="Cambria Math" w:hAnsi="Cambria Math"/>
                      </w:rPr>
                      <m:t>k</m:t>
                    </m:r>
                  </m:e>
                  <m:sub>
                    <m:r>
                      <w:rPr>
                        <w:rFonts w:ascii="Cambria Math" w:hAnsi="Cambria Math"/>
                      </w:rPr>
                      <m:t>i</m:t>
                    </m:r>
                  </m:sub>
                  <m:sup>
                    <m:r>
                      <w:rPr>
                        <w:rFonts w:ascii="Cambria Math" w:hAnsi="Cambria Math"/>
                      </w:rPr>
                      <m:t>m,ref</m:t>
                    </m:r>
                  </m:sup>
                </m:sSubSup>
                <m:d>
                  <m:dPr>
                    <m:ctrlPr>
                      <w:rPr>
                        <w:rFonts w:ascii="Cambria Math" w:hAnsi="Cambria Math"/>
                        <w:i/>
                        <w:sz w:val="24"/>
                      </w:rPr>
                    </m:ctrlPr>
                  </m:dPr>
                  <m:e>
                    <m:f>
                      <m:fPr>
                        <m:ctrlPr>
                          <w:rPr>
                            <w:rFonts w:ascii="Cambria Math" w:hAnsi="Cambria Math"/>
                            <w:i/>
                            <w:sz w:val="24"/>
                          </w:rPr>
                        </m:ctrlPr>
                      </m:fPr>
                      <m:num>
                        <m:sSubSup>
                          <m:sSubSupPr>
                            <m:ctrlPr>
                              <w:rPr>
                                <w:rFonts w:ascii="Cambria Math" w:hAnsi="Cambria Math"/>
                                <w:i/>
                                <w:sz w:val="24"/>
                              </w:rPr>
                            </m:ctrlPr>
                          </m:sSubSupPr>
                          <m:e>
                            <m:r>
                              <w:rPr>
                                <w:rFonts w:ascii="Cambria Math" w:hAnsi="Cambria Math"/>
                              </w:rPr>
                              <m:t>φ</m:t>
                            </m:r>
                          </m:e>
                          <m:sub>
                            <m:r>
                              <w:rPr>
                                <w:rFonts w:ascii="Cambria Math" w:hAnsi="Cambria Math"/>
                              </w:rPr>
                              <m:t>i</m:t>
                            </m:r>
                          </m:sub>
                          <m:sup>
                            <m:r>
                              <w:rPr>
                                <w:rFonts w:ascii="Cambria Math" w:hAnsi="Cambria Math"/>
                              </w:rPr>
                              <m:t>t</m:t>
                            </m:r>
                          </m:sup>
                        </m:sSubSup>
                      </m:num>
                      <m:den>
                        <m:sSubSup>
                          <m:sSubSupPr>
                            <m:ctrlPr>
                              <w:rPr>
                                <w:rFonts w:ascii="Cambria Math" w:hAnsi="Cambria Math"/>
                                <w:i/>
                                <w:sz w:val="24"/>
                              </w:rPr>
                            </m:ctrlPr>
                          </m:sSubSupPr>
                          <m:e>
                            <m:r>
                              <w:rPr>
                                <w:rFonts w:ascii="Cambria Math" w:hAnsi="Cambria Math"/>
                              </w:rPr>
                              <m:t>φ</m:t>
                            </m:r>
                          </m:e>
                          <m:sub>
                            <m:r>
                              <w:rPr>
                                <w:rFonts w:ascii="Cambria Math" w:hAnsi="Cambria Math"/>
                              </w:rPr>
                              <m:t>i</m:t>
                            </m:r>
                          </m:sub>
                          <m:sup>
                            <m:r>
                              <w:rPr>
                                <w:rFonts w:ascii="Cambria Math" w:hAnsi="Cambria Math"/>
                              </w:rPr>
                              <m:t>nuc</m:t>
                            </m:r>
                          </m:sup>
                        </m:sSubSup>
                      </m:den>
                    </m:f>
                  </m:e>
                </m:d>
                <m:r>
                  <w:rPr>
                    <w:rFonts w:ascii="Cambria Math" w:hAnsi="Cambria Math"/>
                    <w:sz w:val="24"/>
                  </w:rPr>
                  <m:t xml:space="preserve">,   if </m:t>
                </m:r>
                <m:sSubSup>
                  <m:sSubSupPr>
                    <m:ctrlPr>
                      <w:rPr>
                        <w:rFonts w:ascii="Cambria Math" w:hAnsi="Cambria Math"/>
                        <w:i/>
                        <w:sz w:val="24"/>
                      </w:rPr>
                    </m:ctrlPr>
                  </m:sSubSupPr>
                  <m:e>
                    <m:r>
                      <w:rPr>
                        <w:rFonts w:ascii="Cambria Math" w:hAnsi="Cambria Math"/>
                      </w:rPr>
                      <m:t>φ</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sz w:val="24"/>
                      </w:rPr>
                    </m:ctrlPr>
                  </m:sSubSupPr>
                  <m:e>
                    <m:r>
                      <w:rPr>
                        <w:rFonts w:ascii="Cambria Math" w:hAnsi="Cambria Math"/>
                      </w:rPr>
                      <m:t>φ</m:t>
                    </m:r>
                  </m:e>
                  <m:sub>
                    <m:r>
                      <w:rPr>
                        <w:rFonts w:ascii="Cambria Math" w:hAnsi="Cambria Math"/>
                      </w:rPr>
                      <m:t>i</m:t>
                    </m:r>
                  </m:sub>
                  <m:sup>
                    <m:r>
                      <w:rPr>
                        <w:rFonts w:ascii="Cambria Math" w:hAnsi="Cambria Math"/>
                      </w:rPr>
                      <m:t>nuc</m:t>
                    </m:r>
                  </m:sup>
                </m:sSubSup>
              </m:oMath>
            </m:oMathPara>
          </w:p>
          <w:p w14:paraId="098CA9A0" w14:textId="06858F8C" w:rsidR="00F051D2" w:rsidRPr="00F051D2" w:rsidRDefault="00000000" w:rsidP="00C14726">
            <w:pPr>
              <w:pStyle w:val="Simpleline"/>
              <w:rPr>
                <w:sz w:val="24"/>
                <w:szCs w:val="24"/>
              </w:rPr>
            </w:pPr>
            <m:oMathPara>
              <m:oMathParaPr>
                <m:jc m:val="left"/>
              </m:oMathParaPr>
              <m:oMath>
                <m:sSubSup>
                  <m:sSubSupPr>
                    <m:ctrlPr>
                      <w:rPr>
                        <w:rFonts w:ascii="Cambria Math" w:hAnsi="Cambria Math"/>
                        <w:i/>
                        <w:sz w:val="24"/>
                      </w:rPr>
                    </m:ctrlPr>
                  </m:sSubSupPr>
                  <m:e>
                    <m:r>
                      <w:rPr>
                        <w:rFonts w:ascii="Cambria Math" w:hAnsi="Cambria Math"/>
                      </w:rPr>
                      <m:t>k</m:t>
                    </m:r>
                  </m:e>
                  <m:sub>
                    <m:r>
                      <w:rPr>
                        <w:rFonts w:ascii="Cambria Math" w:hAnsi="Cambria Math"/>
                      </w:rPr>
                      <m:t>i</m:t>
                    </m:r>
                  </m:sub>
                  <m:sup>
                    <m:r>
                      <w:rPr>
                        <w:rFonts w:ascii="Cambria Math" w:hAnsi="Cambria Math"/>
                      </w:rPr>
                      <m:t>m,t</m:t>
                    </m:r>
                  </m:sup>
                </m:sSubSup>
                <m:r>
                  <w:rPr>
                    <w:rFonts w:ascii="Cambria Math" w:hAnsi="Cambria Math"/>
                    <w:sz w:val="24"/>
                  </w:rPr>
                  <m:t xml:space="preserve">= </m:t>
                </m:r>
                <m:sSubSup>
                  <m:sSubSupPr>
                    <m:ctrlPr>
                      <w:rPr>
                        <w:rFonts w:ascii="Cambria Math" w:hAnsi="Cambria Math"/>
                        <w:i/>
                        <w:sz w:val="24"/>
                      </w:rPr>
                    </m:ctrlPr>
                  </m:sSubSupPr>
                  <m:e>
                    <m:r>
                      <w:rPr>
                        <w:rFonts w:ascii="Cambria Math" w:hAnsi="Cambria Math"/>
                      </w:rPr>
                      <m:t>k</m:t>
                    </m:r>
                  </m:e>
                  <m:sub>
                    <m:r>
                      <w:rPr>
                        <w:rFonts w:ascii="Cambria Math" w:hAnsi="Cambria Math"/>
                      </w:rPr>
                      <m:t>i</m:t>
                    </m:r>
                  </m:sub>
                  <m:sup>
                    <m:r>
                      <w:rPr>
                        <w:rFonts w:ascii="Cambria Math" w:hAnsi="Cambria Math"/>
                      </w:rPr>
                      <m:t>m,ref</m:t>
                    </m:r>
                  </m:sup>
                </m:sSubSup>
                <m:r>
                  <w:rPr>
                    <w:rFonts w:ascii="Cambria Math" w:hAnsi="Cambria Math"/>
                    <w:sz w:val="24"/>
                  </w:rPr>
                  <m:t xml:space="preserve">,   if </m:t>
                </m:r>
                <m:sSubSup>
                  <m:sSubSupPr>
                    <m:ctrlPr>
                      <w:rPr>
                        <w:rFonts w:ascii="Cambria Math" w:hAnsi="Cambria Math"/>
                        <w:i/>
                        <w:sz w:val="24"/>
                      </w:rPr>
                    </m:ctrlPr>
                  </m:sSubSupPr>
                  <m:e>
                    <m:r>
                      <w:rPr>
                        <w:rFonts w:ascii="Cambria Math" w:hAnsi="Cambria Math"/>
                      </w:rPr>
                      <m:t>φ</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sz w:val="24"/>
                      </w:rPr>
                    </m:ctrlPr>
                  </m:sSubSupPr>
                  <m:e>
                    <m:r>
                      <w:rPr>
                        <w:rFonts w:ascii="Cambria Math" w:hAnsi="Cambria Math"/>
                      </w:rPr>
                      <m:t>φ</m:t>
                    </m:r>
                  </m:e>
                  <m:sub>
                    <m:r>
                      <w:rPr>
                        <w:rFonts w:ascii="Cambria Math" w:hAnsi="Cambria Math"/>
                      </w:rPr>
                      <m:t>i</m:t>
                    </m:r>
                  </m:sub>
                  <m:sup>
                    <m:r>
                      <w:rPr>
                        <w:rFonts w:ascii="Cambria Math" w:hAnsi="Cambria Math"/>
                      </w:rPr>
                      <m:t>nuc</m:t>
                    </m:r>
                  </m:sup>
                </m:sSubSup>
              </m:oMath>
            </m:oMathPara>
          </w:p>
        </w:tc>
        <w:tc>
          <w:tcPr>
            <w:tcW w:w="2390" w:type="dxa"/>
            <w:vAlign w:val="center"/>
          </w:tcPr>
          <w:p w14:paraId="745407E2" w14:textId="718AA151" w:rsidR="00F051D2" w:rsidRPr="002D66AE" w:rsidRDefault="00F051D2" w:rsidP="00CD4CE7">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51</w:t>
            </w:r>
            <w:r w:rsidRPr="002D66AE">
              <w:rPr>
                <w:rFonts w:cs="Arial"/>
              </w:rPr>
              <w:fldChar w:fldCharType="end"/>
            </w:r>
          </w:p>
        </w:tc>
      </w:tr>
    </w:tbl>
    <w:p w14:paraId="1B8CC8EC" w14:textId="5BBC905B" w:rsidR="00F051D2" w:rsidRDefault="00F051D2" w:rsidP="00DB1505">
      <w:pPr>
        <w:pStyle w:val="BodyText"/>
      </w:pPr>
      <w:r>
        <w:t>Similar to the update type ‘</w:t>
      </w:r>
      <w:r w:rsidRPr="00FC2059">
        <w:rPr>
          <w:noProof/>
        </w:rPr>
        <w:t>twothird</w:t>
      </w:r>
      <w:r>
        <w:t>-mix</w:t>
      </w:r>
      <w:r w:rsidR="00890E03">
        <w:t>,</w:t>
      </w:r>
      <w:r>
        <w:t xml:space="preserve">’ </w:t>
      </w:r>
      <w:r w:rsidRPr="00340F1E">
        <w:t xml:space="preserve">the volume fractions of mineral for nucleation threshold </w:t>
      </w:r>
      <m:oMath>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nuc</m:t>
            </m:r>
          </m:sup>
        </m:sSubSup>
      </m:oMath>
      <w:r w:rsidR="00C14726">
        <w:t xml:space="preserve"> is required to calculate</w:t>
      </w:r>
      <w:r>
        <w:t xml:space="preserve"> the reference </w:t>
      </w:r>
      <w:r w:rsidRPr="00ED3698">
        <w:t xml:space="preserve">effective rate constant </w:t>
      </w:r>
      <m:oMath>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m,ref</m:t>
            </m:r>
          </m:sup>
        </m:sSubSup>
      </m:oMath>
      <w:r w:rsidR="00593598">
        <w:t xml:space="preserve"> </w:t>
      </w:r>
      <w:r>
        <w:t xml:space="preserve">according to </w:t>
      </w:r>
      <w:r w:rsidR="003B3CBE">
        <w:fldChar w:fldCharType="begin"/>
      </w:r>
      <w:r w:rsidR="003B3CBE">
        <w:instrText xml:space="preserve"> REF _Ref471749574 \h </w:instrText>
      </w:r>
      <w:r w:rsidR="003B3CBE">
        <w:fldChar w:fldCharType="separate"/>
      </w:r>
      <w:r w:rsidR="00D41448" w:rsidRPr="002D66AE">
        <w:rPr>
          <w:rFonts w:cs="Arial"/>
        </w:rPr>
        <w:t xml:space="preserve">Equation </w:t>
      </w:r>
      <w:r w:rsidR="00D41448">
        <w:rPr>
          <w:rFonts w:cs="Arial"/>
          <w:noProof/>
        </w:rPr>
        <w:t>3</w:t>
      </w:r>
      <w:r w:rsidR="00D41448" w:rsidRPr="002D66AE">
        <w:rPr>
          <w:rFonts w:cs="Arial"/>
        </w:rPr>
        <w:t>-</w:t>
      </w:r>
      <w:r w:rsidR="00D41448">
        <w:rPr>
          <w:rFonts w:cs="Arial"/>
          <w:noProof/>
        </w:rPr>
        <w:lastRenderedPageBreak/>
        <w:t>52</w:t>
      </w:r>
      <w:r w:rsidR="003B3CBE">
        <w:fldChar w:fldCharType="end"/>
      </w:r>
      <w:r>
        <w:t>.</w:t>
      </w:r>
    </w:p>
    <w:tbl>
      <w:tblPr>
        <w:tblW w:w="0" w:type="auto"/>
        <w:tblLook w:val="04A0" w:firstRow="1" w:lastRow="0" w:firstColumn="1" w:lastColumn="0" w:noHBand="0" w:noVBand="1"/>
      </w:tblPr>
      <w:tblGrid>
        <w:gridCol w:w="6250"/>
        <w:gridCol w:w="2390"/>
      </w:tblGrid>
      <w:tr w:rsidR="00F051D2" w:rsidRPr="002D66AE" w14:paraId="1CD346C1" w14:textId="77777777" w:rsidTr="00CD4CE7">
        <w:tc>
          <w:tcPr>
            <w:tcW w:w="6250" w:type="dxa"/>
            <w:vAlign w:val="center"/>
          </w:tcPr>
          <w:p w14:paraId="63D53077" w14:textId="0F9F2CF6" w:rsidR="00F051D2" w:rsidRPr="00F051D2" w:rsidRDefault="00000000" w:rsidP="009A3C50">
            <w:pPr>
              <w:pStyle w:val="Simpleline"/>
              <w:rPr>
                <w:sz w:val="24"/>
                <w:szCs w:val="24"/>
              </w:rPr>
            </w:pPr>
            <m:oMathPara>
              <m:oMathParaPr>
                <m:jc m:val="left"/>
              </m:oMathParaPr>
              <m:oMath>
                <m:sSubSup>
                  <m:sSubSupPr>
                    <m:ctrlPr>
                      <w:rPr>
                        <w:rFonts w:ascii="Cambria Math" w:hAnsi="Cambria Math"/>
                        <w:i/>
                        <w:sz w:val="24"/>
                      </w:rPr>
                    </m:ctrlPr>
                  </m:sSubSupPr>
                  <m:e>
                    <m:r>
                      <w:rPr>
                        <w:rFonts w:ascii="Cambria Math" w:hAnsi="Cambria Math"/>
                      </w:rPr>
                      <m:t>k</m:t>
                    </m:r>
                  </m:e>
                  <m:sub>
                    <m:r>
                      <w:rPr>
                        <w:rFonts w:ascii="Cambria Math" w:hAnsi="Cambria Math"/>
                      </w:rPr>
                      <m:t>i</m:t>
                    </m:r>
                  </m:sub>
                  <m:sup>
                    <m:r>
                      <w:rPr>
                        <w:rFonts w:ascii="Cambria Math" w:hAnsi="Cambria Math"/>
                      </w:rPr>
                      <m:t>m,ref</m:t>
                    </m:r>
                  </m:sup>
                </m:sSubSup>
                <m:r>
                  <w:rPr>
                    <w:rFonts w:ascii="Cambria Math" w:hAnsi="Cambria Math"/>
                    <w:sz w:val="24"/>
                  </w:rPr>
                  <m:t xml:space="preserve">= </m:t>
                </m:r>
                <m:sSubSup>
                  <m:sSubSupPr>
                    <m:ctrlPr>
                      <w:rPr>
                        <w:rFonts w:ascii="Cambria Math" w:hAnsi="Cambria Math"/>
                        <w:i/>
                        <w:sz w:val="24"/>
                      </w:rPr>
                    </m:ctrlPr>
                  </m:sSubSupPr>
                  <m:e>
                    <m:r>
                      <w:rPr>
                        <w:rFonts w:ascii="Cambria Math" w:hAnsi="Cambria Math"/>
                      </w:rPr>
                      <m:t>k</m:t>
                    </m:r>
                  </m:e>
                  <m:sub>
                    <m:r>
                      <w:rPr>
                        <w:rFonts w:ascii="Cambria Math" w:hAnsi="Cambria Math"/>
                      </w:rPr>
                      <m:t>i</m:t>
                    </m:r>
                  </m:sub>
                  <m:sup>
                    <m:r>
                      <w:rPr>
                        <w:rFonts w:ascii="Cambria Math" w:hAnsi="Cambria Math"/>
                      </w:rPr>
                      <m:t>m,0</m:t>
                    </m:r>
                  </m:sup>
                </m:sSubSup>
                <m:sSup>
                  <m:sSupPr>
                    <m:ctrlPr>
                      <w:rPr>
                        <w:rFonts w:ascii="Cambria Math" w:hAnsi="Cambria Math"/>
                        <w:i/>
                        <w:sz w:val="24"/>
                      </w:rPr>
                    </m:ctrlPr>
                  </m:sSupPr>
                  <m:e>
                    <m:r>
                      <w:rPr>
                        <w:rFonts w:ascii="Cambria Math" w:hAnsi="Cambria Math"/>
                        <w:sz w:val="24"/>
                      </w:rPr>
                      <m:t>S</m:t>
                    </m:r>
                  </m:e>
                  <m:sup>
                    <m:r>
                      <w:rPr>
                        <w:rFonts w:ascii="Cambria Math" w:hAnsi="Cambria Math"/>
                        <w:sz w:val="24"/>
                      </w:rPr>
                      <m:t>0</m:t>
                    </m:r>
                  </m:sup>
                </m:sSup>
                <m:d>
                  <m:dPr>
                    <m:ctrlPr>
                      <w:rPr>
                        <w:rFonts w:ascii="Cambria Math" w:hAnsi="Cambria Math"/>
                        <w:i/>
                        <w:sz w:val="24"/>
                      </w:rPr>
                    </m:ctrlPr>
                  </m:dPr>
                  <m:e>
                    <m:f>
                      <m:fPr>
                        <m:ctrlPr>
                          <w:rPr>
                            <w:rFonts w:ascii="Cambria Math" w:hAnsi="Cambria Math"/>
                            <w:i/>
                            <w:sz w:val="24"/>
                          </w:rPr>
                        </m:ctrlPr>
                      </m:fPr>
                      <m:num>
                        <m:sSubSup>
                          <m:sSubSupPr>
                            <m:ctrlPr>
                              <w:rPr>
                                <w:rFonts w:ascii="Cambria Math" w:hAnsi="Cambria Math"/>
                                <w:i/>
                                <w:sz w:val="24"/>
                              </w:rPr>
                            </m:ctrlPr>
                          </m:sSubSupPr>
                          <m:e>
                            <m:r>
                              <w:rPr>
                                <w:rFonts w:ascii="Cambria Math" w:hAnsi="Cambria Math"/>
                              </w:rPr>
                              <m:t>φ</m:t>
                            </m:r>
                          </m:e>
                          <m:sub>
                            <m:r>
                              <w:rPr>
                                <w:rFonts w:ascii="Cambria Math" w:hAnsi="Cambria Math"/>
                              </w:rPr>
                              <m:t>i</m:t>
                            </m:r>
                          </m:sub>
                          <m:sup>
                            <m:r>
                              <w:rPr>
                                <w:rFonts w:ascii="Cambria Math" w:hAnsi="Cambria Math"/>
                              </w:rPr>
                              <m:t>nuc</m:t>
                            </m:r>
                          </m:sup>
                        </m:sSubSup>
                      </m:num>
                      <m:den>
                        <m:sSubSup>
                          <m:sSubSupPr>
                            <m:ctrlPr>
                              <w:rPr>
                                <w:rFonts w:ascii="Cambria Math" w:hAnsi="Cambria Math"/>
                                <w:i/>
                                <w:sz w:val="24"/>
                              </w:rPr>
                            </m:ctrlPr>
                          </m:sSubSupPr>
                          <m:e>
                            <m:r>
                              <w:rPr>
                                <w:rFonts w:ascii="Cambria Math" w:hAnsi="Cambria Math"/>
                              </w:rPr>
                              <m:t>φ</m:t>
                            </m:r>
                          </m:e>
                          <m:sub>
                            <m:r>
                              <w:rPr>
                                <w:rFonts w:ascii="Cambria Math" w:hAnsi="Cambria Math"/>
                              </w:rPr>
                              <m:t>i</m:t>
                            </m:r>
                          </m:sub>
                          <m:sup>
                            <m:r>
                              <w:rPr>
                                <w:rFonts w:ascii="Cambria Math" w:hAnsi="Cambria Math"/>
                              </w:rPr>
                              <m:t>0</m:t>
                            </m:r>
                          </m:sup>
                        </m:sSubSup>
                      </m:den>
                    </m:f>
                  </m:e>
                </m:d>
                <m:r>
                  <w:rPr>
                    <w:rFonts w:ascii="Cambria Math" w:hAnsi="Cambria Math"/>
                    <w:sz w:val="24"/>
                  </w:rPr>
                  <m:t>=</m:t>
                </m:r>
                <m:sSubSup>
                  <m:sSubSupPr>
                    <m:ctrlPr>
                      <w:rPr>
                        <w:rFonts w:ascii="Cambria Math" w:hAnsi="Cambria Math"/>
                        <w:i/>
                        <w:sz w:val="24"/>
                      </w:rPr>
                    </m:ctrlPr>
                  </m:sSubSupPr>
                  <m:e>
                    <m:r>
                      <w:rPr>
                        <w:rFonts w:ascii="Cambria Math" w:hAnsi="Cambria Math"/>
                      </w:rPr>
                      <m:t>k</m:t>
                    </m:r>
                  </m:e>
                  <m:sub>
                    <m:r>
                      <w:rPr>
                        <w:rFonts w:ascii="Cambria Math" w:hAnsi="Cambria Math"/>
                      </w:rPr>
                      <m:t>i</m:t>
                    </m:r>
                  </m:sub>
                  <m:sup>
                    <m:r>
                      <w:rPr>
                        <w:rFonts w:ascii="Cambria Math" w:hAnsi="Cambria Math"/>
                      </w:rPr>
                      <m:t>m,0</m:t>
                    </m:r>
                  </m:sup>
                </m:sSubSup>
                <m:sSup>
                  <m:sSupPr>
                    <m:ctrlPr>
                      <w:rPr>
                        <w:rFonts w:ascii="Cambria Math" w:hAnsi="Cambria Math"/>
                        <w:i/>
                        <w:sz w:val="24"/>
                      </w:rPr>
                    </m:ctrlPr>
                  </m:sSupPr>
                  <m:e>
                    <m:r>
                      <w:rPr>
                        <w:rFonts w:ascii="Cambria Math" w:hAnsi="Cambria Math"/>
                        <w:sz w:val="24"/>
                      </w:rPr>
                      <m:t>S</m:t>
                    </m:r>
                  </m:e>
                  <m:sup>
                    <m:r>
                      <w:rPr>
                        <w:rFonts w:ascii="Cambria Math" w:hAnsi="Cambria Math"/>
                        <w:sz w:val="24"/>
                      </w:rPr>
                      <m:t>nuc</m:t>
                    </m:r>
                  </m:sup>
                </m:sSup>
              </m:oMath>
            </m:oMathPara>
          </w:p>
        </w:tc>
        <w:tc>
          <w:tcPr>
            <w:tcW w:w="2390" w:type="dxa"/>
            <w:vAlign w:val="center"/>
          </w:tcPr>
          <w:p w14:paraId="04B131E1" w14:textId="1433AFF3" w:rsidR="00F051D2" w:rsidRPr="002D66AE" w:rsidRDefault="00F051D2" w:rsidP="00CD4CE7">
            <w:pPr>
              <w:pStyle w:val="Caption"/>
              <w:keepNext/>
              <w:spacing w:line="360" w:lineRule="auto"/>
              <w:jc w:val="right"/>
              <w:rPr>
                <w:rFonts w:cs="Arial"/>
              </w:rPr>
            </w:pPr>
            <w:bookmarkStart w:id="443" w:name="_Ref471749574"/>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52</w:t>
            </w:r>
            <w:r w:rsidRPr="002D66AE">
              <w:rPr>
                <w:rFonts w:cs="Arial"/>
              </w:rPr>
              <w:fldChar w:fldCharType="end"/>
            </w:r>
            <w:bookmarkEnd w:id="443"/>
          </w:p>
        </w:tc>
      </w:tr>
    </w:tbl>
    <w:p w14:paraId="2A1553E3" w14:textId="73856C7B" w:rsidR="00CD4CE7" w:rsidRDefault="00C14726" w:rsidP="00CD4CE7">
      <w:pPr>
        <w:pStyle w:val="BodyText"/>
      </w:pPr>
      <w:r>
        <w:t xml:space="preserve">In which </w:t>
      </w:r>
      <m:oMath>
        <m:sSup>
          <m:sSupPr>
            <m:ctrlPr>
              <w:rPr>
                <w:rFonts w:ascii="Cambria Math" w:hAnsi="Cambria Math"/>
                <w:i/>
              </w:rPr>
            </m:ctrlPr>
          </m:sSupPr>
          <m:e>
            <m:r>
              <w:rPr>
                <w:rFonts w:ascii="Cambria Math" w:hAnsi="Cambria Math"/>
              </w:rPr>
              <m:t>S</m:t>
            </m:r>
          </m:e>
          <m:sup>
            <m:r>
              <w:rPr>
                <w:rFonts w:ascii="Cambria Math" w:hAnsi="Cambria Math"/>
              </w:rPr>
              <m:t>0</m:t>
            </m:r>
          </m:sup>
        </m:sSup>
      </m:oMath>
      <w:r>
        <w:t xml:space="preserve"> is the initial mineral surface area</w:t>
      </w:r>
      <w:r w:rsidR="00890E03">
        <w:t xml:space="preserve"> and</w:t>
      </w:r>
      <w:r w:rsidR="009A3C50">
        <w:t xml:space="preserve"> </w:t>
      </w:r>
      <m:oMath>
        <m:sSup>
          <m:sSupPr>
            <m:ctrlPr>
              <w:rPr>
                <w:rFonts w:ascii="Cambria Math" w:hAnsi="Cambria Math"/>
                <w:i/>
              </w:rPr>
            </m:ctrlPr>
          </m:sSupPr>
          <m:e>
            <m:r>
              <w:rPr>
                <w:rFonts w:ascii="Cambria Math" w:hAnsi="Cambria Math"/>
              </w:rPr>
              <m:t>S</m:t>
            </m:r>
          </m:e>
          <m:sup>
            <m:r>
              <w:rPr>
                <w:rFonts w:ascii="Cambria Math" w:hAnsi="Cambria Math"/>
              </w:rPr>
              <m:t>nuc</m:t>
            </m:r>
          </m:sup>
        </m:sSup>
      </m:oMath>
      <w:r w:rsidR="009A3C50">
        <w:t xml:space="preserve"> is the mineral surface area relative to the nucleation threshold.</w:t>
      </w:r>
      <w:r>
        <w:t xml:space="preserve"> </w:t>
      </w:r>
      <w:r w:rsidR="003B3CBE">
        <w:t xml:space="preserve">If </w:t>
      </w:r>
      <m:oMath>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t</m:t>
            </m:r>
          </m:sup>
        </m:sSubSup>
        <m:r>
          <w:rPr>
            <w:rFonts w:ascii="Cambria Math" w:hAnsi="Cambria Math"/>
          </w:rPr>
          <m:t>&lt;</m:t>
        </m:r>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nuc</m:t>
            </m:r>
          </m:sup>
        </m:sSubSup>
      </m:oMath>
      <w:r w:rsidR="003B3CBE">
        <w:t xml:space="preserve">, </w:t>
      </w:r>
      <m:oMath>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m,t</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m,ref</m:t>
            </m:r>
          </m:sup>
        </m:sSubSup>
      </m:oMath>
      <w:r w:rsidR="003B3CBE">
        <w:t xml:space="preserve">; otherwise, </w:t>
      </w:r>
      <m:oMath>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m,t</m:t>
            </m:r>
          </m:sup>
        </m:sSubSup>
      </m:oMath>
      <w:r w:rsidR="003B3CBE">
        <w:t xml:space="preserve"> is calculated according to </w:t>
      </w:r>
      <w:r w:rsidR="003B3CBE">
        <w:fldChar w:fldCharType="begin"/>
      </w:r>
      <w:r w:rsidR="003B3CBE">
        <w:instrText xml:space="preserve"> REF _Ref471749574 \h </w:instrText>
      </w:r>
      <w:r w:rsidR="003B3CBE">
        <w:fldChar w:fldCharType="separate"/>
      </w:r>
      <w:r w:rsidR="00D41448" w:rsidRPr="002D66AE">
        <w:rPr>
          <w:rFonts w:cs="Arial"/>
        </w:rPr>
        <w:t xml:space="preserve">Equation </w:t>
      </w:r>
      <w:r w:rsidR="00D41448">
        <w:rPr>
          <w:rFonts w:cs="Arial"/>
          <w:noProof/>
        </w:rPr>
        <w:t>3</w:t>
      </w:r>
      <w:r w:rsidR="00D41448" w:rsidRPr="002D66AE">
        <w:rPr>
          <w:rFonts w:cs="Arial"/>
        </w:rPr>
        <w:t>-</w:t>
      </w:r>
      <w:r w:rsidR="00D41448">
        <w:rPr>
          <w:rFonts w:cs="Arial"/>
          <w:noProof/>
        </w:rPr>
        <w:t>52</w:t>
      </w:r>
      <w:r w:rsidR="003B3CBE">
        <w:fldChar w:fldCharType="end"/>
      </w:r>
      <w:r w:rsidR="003B3CBE">
        <w:t xml:space="preserve">. </w:t>
      </w:r>
    </w:p>
    <w:p w14:paraId="13014F02" w14:textId="711D245F" w:rsidR="00DB1505" w:rsidRPr="00ED3698" w:rsidRDefault="00DB1505" w:rsidP="00DB1505">
      <w:pPr>
        <w:pStyle w:val="BodyText"/>
      </w:pPr>
      <w:r w:rsidRPr="00ED3698">
        <w:t xml:space="preserve">The effective rate constant may be either specified directly in the input file (default option with the standard database) or it is alternatively possible to specify the reactive surface area instead. This is only meaningful if an intrinsic rate constant for the mineral phase is specified in the database file mineral.dbs. Additional information on the content of the database file mineral.dbs and on how to add rate expressions to the database is provided in Section </w:t>
      </w:r>
      <w:r>
        <w:fldChar w:fldCharType="begin"/>
      </w:r>
      <w:r>
        <w:instrText xml:space="preserve"> REF _Ref486656072 \r \h  \* MERGEFORMAT </w:instrText>
      </w:r>
      <w:r>
        <w:fldChar w:fldCharType="separate"/>
      </w:r>
      <w:r w:rsidR="00D41448">
        <w:t>4.7</w:t>
      </w:r>
      <w:r>
        <w:fldChar w:fldCharType="end"/>
      </w:r>
      <w:r w:rsidRPr="00ED3698">
        <w:t xml:space="preserve"> of this document. The use of the update type </w:t>
      </w:r>
      <w:r w:rsidR="00BC6C22">
        <w:t>‘</w:t>
      </w:r>
      <w:r w:rsidRPr="00ED3698">
        <w:t>geometric’ is not recommended</w:t>
      </w:r>
      <w:r w:rsidR="00890E03">
        <w:t>.</w:t>
      </w:r>
      <w:r w:rsidR="00890E03" w:rsidRPr="00ED3698">
        <w:t xml:space="preserve"> </w:t>
      </w:r>
      <w:r w:rsidR="00890E03">
        <w:t>H</w:t>
      </w:r>
      <w:r w:rsidR="00890E03" w:rsidRPr="00ED3698">
        <w:t>owever</w:t>
      </w:r>
      <w:r w:rsidRPr="00ED3698">
        <w:t xml:space="preserve">, it is required for transport-controlled dissolution reactions described by the shrinking core model (for </w:t>
      </w:r>
      <w:r w:rsidR="00BC6C22">
        <w:t>detailed</w:t>
      </w:r>
      <w:r w:rsidRPr="00ED3698">
        <w:t xml:space="preserve"> info</w:t>
      </w:r>
      <w:r w:rsidR="00BC6C22">
        <w:t>r</w:t>
      </w:r>
      <w:r w:rsidRPr="00ED3698">
        <w:t>mation on this topic</w:t>
      </w:r>
      <w:r w:rsidR="00BC6C22">
        <w:t>, the reader is referred to</w:t>
      </w:r>
      <w:r w:rsidRPr="00ED3698">
        <w:t xml:space="preserve"> see </w:t>
      </w:r>
      <w:r w:rsidR="00BC6C22">
        <w:t xml:space="preserve">the </w:t>
      </w:r>
      <w:r w:rsidR="00732E97">
        <w:t>t</w:t>
      </w:r>
      <w:r w:rsidR="00732E97" w:rsidRPr="00ED3698">
        <w:t>heory</w:t>
      </w:r>
      <w:r w:rsidR="00732E97">
        <w:t xml:space="preserve"> manual</w:t>
      </w:r>
      <w:r w:rsidRPr="00ED3698">
        <w:t xml:space="preserve">). </w:t>
      </w:r>
    </w:p>
    <w:p w14:paraId="3440C57C" w14:textId="0EC2B8FB" w:rsidR="006B680E" w:rsidRPr="00ED3698" w:rsidRDefault="00DB1505" w:rsidP="00DB1505">
      <w:pPr>
        <w:pStyle w:val="BodyText"/>
      </w:pPr>
      <w:r w:rsidRPr="00ED3698">
        <w:t>The first input parameter is the mineral volume fraction, i.e.</w:t>
      </w:r>
      <w:r w:rsidR="00E807A0">
        <w:t>,</w:t>
      </w:r>
      <w:r w:rsidRPr="00ED3698">
        <w:t xml:space="preserve"> the volume of bulk aquifer occupied by the specific mineral phase divided by the bulk volume of the aquifer. This quantity has been </w:t>
      </w:r>
      <w:r w:rsidRPr="00FC2059">
        <w:rPr>
          <w:noProof/>
        </w:rPr>
        <w:t>chosen,</w:t>
      </w:r>
      <w:r w:rsidRPr="00ED3698">
        <w:t xml:space="preserve"> </w:t>
      </w:r>
      <w:r w:rsidR="00E807A0">
        <w:t>because</w:t>
      </w:r>
      <w:r w:rsidR="00E807A0" w:rsidRPr="00ED3698">
        <w:t xml:space="preserve"> </w:t>
      </w:r>
      <w:r w:rsidRPr="00ED3698">
        <w:t>it is convenient for reactive transport simulations. For batch simulations</w:t>
      </w:r>
      <w:r w:rsidR="00BC6C22">
        <w:t>,</w:t>
      </w:r>
      <w:r w:rsidRPr="00ED3698">
        <w:t xml:space="preserve"> the volume of water is always </w:t>
      </w:r>
      <w:r w:rsidR="00851555">
        <w:t>one</w:t>
      </w:r>
      <w:r w:rsidRPr="00ED3698">
        <w:t xml:space="preserve"> </w:t>
      </w:r>
      <w:r w:rsidRPr="00FC2059">
        <w:rPr>
          <w:noProof/>
        </w:rPr>
        <w:t>liter</w:t>
      </w:r>
      <w:r w:rsidRPr="00ED3698">
        <w:t xml:space="preserve">. The volume fraction </w:t>
      </w:r>
      <w:r w:rsidR="00E807A0">
        <w:t>must,</w:t>
      </w:r>
      <w:r w:rsidRPr="00ED3698">
        <w:t xml:space="preserve"> ther</w:t>
      </w:r>
      <w:r w:rsidR="006B680E">
        <w:t>efore</w:t>
      </w:r>
      <w:r w:rsidR="00E807A0">
        <w:t>,</w:t>
      </w:r>
      <w:r w:rsidR="006B680E">
        <w:t xml:space="preserve"> be determined based on</w:t>
      </w:r>
      <w:r w:rsidR="00BC6C22">
        <w:t>:</w:t>
      </w:r>
    </w:p>
    <w:tbl>
      <w:tblPr>
        <w:tblW w:w="0" w:type="auto"/>
        <w:tblLook w:val="04A0" w:firstRow="1" w:lastRow="0" w:firstColumn="1" w:lastColumn="0" w:noHBand="0" w:noVBand="1"/>
      </w:tblPr>
      <w:tblGrid>
        <w:gridCol w:w="6252"/>
        <w:gridCol w:w="2388"/>
      </w:tblGrid>
      <w:tr w:rsidR="006B680E" w:rsidRPr="002D66AE" w14:paraId="3009CD18" w14:textId="77777777" w:rsidTr="008A4A97">
        <w:tc>
          <w:tcPr>
            <w:tcW w:w="6419" w:type="dxa"/>
            <w:vAlign w:val="center"/>
          </w:tcPr>
          <w:p w14:paraId="33E50402" w14:textId="77777777" w:rsidR="006B680E" w:rsidRPr="00927C31" w:rsidRDefault="00D52C88" w:rsidP="008A4A97">
            <w:pPr>
              <w:pStyle w:val="Simpleline"/>
              <w:rPr>
                <w:sz w:val="24"/>
                <w:szCs w:val="24"/>
              </w:rPr>
            </w:pPr>
            <w:r w:rsidRPr="00ED3698">
              <w:rPr>
                <w:noProof/>
              </w:rPr>
              <w:object w:dxaOrig="1380" w:dyaOrig="999" w14:anchorId="43BC4B4B">
                <v:shape id="_x0000_i1070" type="#_x0000_t75" alt="" style="width:69.35pt;height:49.35pt;mso-width-percent:0;mso-height-percent:0;mso-width-percent:0;mso-height-percent:0" o:ole="" fillcolor="window">
                  <v:imagedata r:id="rId93" o:title=""/>
                </v:shape>
                <o:OLEObject Type="Embed" ProgID="Equation.3" ShapeID="_x0000_i1070" DrawAspect="Content" ObjectID="_1776598766" r:id="rId94"/>
              </w:object>
            </w:r>
          </w:p>
        </w:tc>
        <w:tc>
          <w:tcPr>
            <w:tcW w:w="2437" w:type="dxa"/>
            <w:vAlign w:val="center"/>
          </w:tcPr>
          <w:p w14:paraId="73D79205" w14:textId="692F0F6A" w:rsidR="006B680E" w:rsidRPr="002D66AE" w:rsidRDefault="006B680E" w:rsidP="008A4A97">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53</w:t>
            </w:r>
            <w:r w:rsidRPr="002D66AE">
              <w:rPr>
                <w:rFonts w:cs="Arial"/>
              </w:rPr>
              <w:fldChar w:fldCharType="end"/>
            </w:r>
          </w:p>
        </w:tc>
      </w:tr>
    </w:tbl>
    <w:p w14:paraId="030DCE31" w14:textId="14557516" w:rsidR="00DB1505" w:rsidRPr="00ED3698" w:rsidRDefault="00DB1505" w:rsidP="00DB1505">
      <w:pPr>
        <w:pStyle w:val="BodyText"/>
      </w:pPr>
      <w:r w:rsidRPr="00ED3698">
        <w:t xml:space="preserve">where </w:t>
      </w:r>
      <w:r w:rsidRPr="00ED3698">
        <w:rPr>
          <w:i/>
        </w:rPr>
        <w:sym w:font="Symbol" w:char="F06A"/>
      </w:r>
      <w:r w:rsidRPr="00ED3698">
        <w:rPr>
          <w:i/>
          <w:vertAlign w:val="subscript"/>
        </w:rPr>
        <w:t>i</w:t>
      </w:r>
      <w:r w:rsidRPr="00ED3698">
        <w:t xml:space="preserve"> is the volume fraction</w:t>
      </w:r>
      <w:r w:rsidR="00BC6C22">
        <w:t xml:space="preserve"> of the ith mineral to be provided</w:t>
      </w:r>
      <w:r w:rsidRPr="00ED3698">
        <w:t xml:space="preserve"> for the input file, and </w:t>
      </w:r>
      <w:r w:rsidRPr="00ED3698">
        <w:rPr>
          <w:i/>
        </w:rPr>
        <w:t>V</w:t>
      </w:r>
      <w:r w:rsidRPr="00ED3698">
        <w:rPr>
          <w:i/>
          <w:vertAlign w:val="subscript"/>
        </w:rPr>
        <w:t>i</w:t>
      </w:r>
      <w:r w:rsidRPr="00ED3698">
        <w:t xml:space="preserve"> (</w:t>
      </w:r>
      <w:r w:rsidRPr="00ED3698">
        <w:rPr>
          <w:i/>
        </w:rPr>
        <w:t>V</w:t>
      </w:r>
      <w:r w:rsidRPr="00ED3698">
        <w:rPr>
          <w:i/>
          <w:vertAlign w:val="subscript"/>
        </w:rPr>
        <w:t>k</w:t>
      </w:r>
      <w:r w:rsidRPr="00ED3698">
        <w:t>) are the volumes of minerals in contact with 1L H</w:t>
      </w:r>
      <w:r w:rsidRPr="00ED3698">
        <w:rPr>
          <w:vertAlign w:val="subscript"/>
        </w:rPr>
        <w:t>2</w:t>
      </w:r>
      <w:r w:rsidRPr="00ED3698">
        <w:t xml:space="preserve">O. </w:t>
      </w:r>
      <w:r w:rsidR="00E807A0" w:rsidRPr="00FC2059">
        <w:rPr>
          <w:noProof/>
        </w:rPr>
        <w:t>Inclusion</w:t>
      </w:r>
      <w:r w:rsidR="00E807A0">
        <w:t xml:space="preserve"> of</w:t>
      </w:r>
      <w:r w:rsidRPr="00ED3698">
        <w:t xml:space="preserve"> additional options for input units </w:t>
      </w:r>
      <w:r w:rsidR="00E807A0">
        <w:t>is planned for</w:t>
      </w:r>
      <w:r w:rsidR="00E807A0" w:rsidRPr="00ED3698">
        <w:t xml:space="preserve"> </w:t>
      </w:r>
      <w:r w:rsidRPr="00ED3698">
        <w:t>future model versions, which are more convenient for batch simulations [mol L</w:t>
      </w:r>
      <w:r w:rsidRPr="00ED3698">
        <w:rPr>
          <w:vertAlign w:val="superscript"/>
        </w:rPr>
        <w:t>-1</w:t>
      </w:r>
      <w:r w:rsidRPr="00ED3698">
        <w:t xml:space="preserve"> H</w:t>
      </w:r>
      <w:r w:rsidRPr="00ED3698">
        <w:rPr>
          <w:vertAlign w:val="subscript"/>
        </w:rPr>
        <w:t>2</w:t>
      </w:r>
      <w:r w:rsidRPr="00ED3698">
        <w:t>O or g L</w:t>
      </w:r>
      <w:r w:rsidRPr="00ED3698">
        <w:rPr>
          <w:vertAlign w:val="superscript"/>
        </w:rPr>
        <w:t>-1</w:t>
      </w:r>
      <w:r w:rsidRPr="00ED3698">
        <w:t xml:space="preserve"> H</w:t>
      </w:r>
      <w:r w:rsidRPr="00ED3698">
        <w:rPr>
          <w:vertAlign w:val="subscript"/>
        </w:rPr>
        <w:t>2</w:t>
      </w:r>
      <w:r w:rsidRPr="00ED3698">
        <w:t>O]. The mineral volume [L] can be determined from the mineral weight using</w:t>
      </w:r>
      <w:r w:rsidR="00BC6C22">
        <w:t>:</w:t>
      </w:r>
    </w:p>
    <w:tbl>
      <w:tblPr>
        <w:tblW w:w="0" w:type="auto"/>
        <w:tblLook w:val="04A0" w:firstRow="1" w:lastRow="0" w:firstColumn="1" w:lastColumn="0" w:noHBand="0" w:noVBand="1"/>
      </w:tblPr>
      <w:tblGrid>
        <w:gridCol w:w="6250"/>
        <w:gridCol w:w="2390"/>
      </w:tblGrid>
      <w:tr w:rsidR="006B680E" w:rsidRPr="002D66AE" w14:paraId="137CD4EA" w14:textId="77777777" w:rsidTr="008A4A97">
        <w:tc>
          <w:tcPr>
            <w:tcW w:w="6419" w:type="dxa"/>
            <w:vAlign w:val="center"/>
          </w:tcPr>
          <w:p w14:paraId="43ABD151" w14:textId="77777777" w:rsidR="006B680E" w:rsidRPr="00927C31" w:rsidRDefault="00D52C88" w:rsidP="008A4A97">
            <w:pPr>
              <w:pStyle w:val="Simpleline"/>
              <w:rPr>
                <w:sz w:val="24"/>
                <w:szCs w:val="24"/>
              </w:rPr>
            </w:pPr>
            <w:r w:rsidRPr="00ED3698">
              <w:rPr>
                <w:noProof/>
              </w:rPr>
              <w:object w:dxaOrig="1120" w:dyaOrig="680" w14:anchorId="510728FF">
                <v:shape id="_x0000_i1069" type="#_x0000_t75" alt="" style="width:52.65pt;height:34.65pt;mso-width-percent:0;mso-height-percent:0;mso-width-percent:0;mso-height-percent:0" o:ole="" fillcolor="window">
                  <v:imagedata r:id="rId95" o:title=""/>
                </v:shape>
                <o:OLEObject Type="Embed" ProgID="Equation.3" ShapeID="_x0000_i1069" DrawAspect="Content" ObjectID="_1776598767" r:id="rId96"/>
              </w:object>
            </w:r>
          </w:p>
        </w:tc>
        <w:tc>
          <w:tcPr>
            <w:tcW w:w="2437" w:type="dxa"/>
            <w:vAlign w:val="center"/>
          </w:tcPr>
          <w:p w14:paraId="3189EE04" w14:textId="4271A1B6" w:rsidR="006B680E" w:rsidRPr="002D66AE" w:rsidRDefault="006B680E" w:rsidP="008A4A97">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54</w:t>
            </w:r>
            <w:r w:rsidRPr="002D66AE">
              <w:rPr>
                <w:rFonts w:cs="Arial"/>
              </w:rPr>
              <w:fldChar w:fldCharType="end"/>
            </w:r>
          </w:p>
        </w:tc>
      </w:tr>
    </w:tbl>
    <w:p w14:paraId="3700D718" w14:textId="2D799958" w:rsidR="00DB1505" w:rsidRPr="00ED3698" w:rsidRDefault="00DB1505" w:rsidP="00DB1505">
      <w:pPr>
        <w:pStyle w:val="BodyText"/>
      </w:pPr>
      <w:r w:rsidRPr="00ED3698">
        <w:t xml:space="preserve">where </w:t>
      </w:r>
      <w:r w:rsidRPr="00ED3698">
        <w:rPr>
          <w:i/>
        </w:rPr>
        <w:t>G</w:t>
      </w:r>
      <w:r w:rsidRPr="00ED3698">
        <w:rPr>
          <w:i/>
          <w:vertAlign w:val="subscript"/>
        </w:rPr>
        <w:t>i</w:t>
      </w:r>
      <w:r w:rsidRPr="00ED3698">
        <w:rPr>
          <w:vertAlign w:val="subscript"/>
        </w:rPr>
        <w:t xml:space="preserve"> </w:t>
      </w:r>
      <w:r w:rsidRPr="00ED3698">
        <w:t xml:space="preserve">is the mineral mass [g] and </w:t>
      </w:r>
      <w:r w:rsidRPr="00ED3698">
        <w:rPr>
          <w:i/>
        </w:rPr>
        <w:sym w:font="Symbol" w:char="F067"/>
      </w:r>
      <w:r w:rsidRPr="00ED3698">
        <w:rPr>
          <w:i/>
          <w:vertAlign w:val="subscript"/>
        </w:rPr>
        <w:t>i</w:t>
      </w:r>
      <w:r w:rsidRPr="00ED3698">
        <w:t xml:space="preserve"> is the density [g cm</w:t>
      </w:r>
      <w:r w:rsidRPr="00ED3698">
        <w:rPr>
          <w:vertAlign w:val="superscript"/>
        </w:rPr>
        <w:t>-3</w:t>
      </w:r>
      <w:r w:rsidRPr="00ED3698">
        <w:t xml:space="preserve">] of the </w:t>
      </w:r>
      <w:r w:rsidR="00BC6C22">
        <w:t xml:space="preserve">ith </w:t>
      </w:r>
      <w:r w:rsidRPr="00ED3698">
        <w:t>mineral phase and 10</w:t>
      </w:r>
      <w:r w:rsidRPr="00ED3698">
        <w:rPr>
          <w:vertAlign w:val="superscript"/>
        </w:rPr>
        <w:t>3</w:t>
      </w:r>
      <w:r w:rsidRPr="00ED3698">
        <w:t xml:space="preserve"> is a conversion factor [cm</w:t>
      </w:r>
      <w:r w:rsidRPr="00ED3698">
        <w:rPr>
          <w:vertAlign w:val="superscript"/>
        </w:rPr>
        <w:t>3</w:t>
      </w:r>
      <w:r w:rsidRPr="00ED3698">
        <w:t xml:space="preserve"> L</w:t>
      </w:r>
      <w:r w:rsidRPr="00ED3698">
        <w:rPr>
          <w:vertAlign w:val="superscript"/>
        </w:rPr>
        <w:t>-1</w:t>
      </w:r>
      <w:r w:rsidRPr="00ED3698">
        <w:t xml:space="preserve">]. The densities for common minerals are included in the database mineral.dbs and are summarized in </w:t>
      </w:r>
      <w:r w:rsidR="00E807A0">
        <w:t>S</w:t>
      </w:r>
      <w:r w:rsidR="00E807A0">
        <w:rPr>
          <w:rFonts w:hint="eastAsia"/>
        </w:rPr>
        <w:t xml:space="preserve">ection </w:t>
      </w:r>
      <w:r>
        <w:fldChar w:fldCharType="begin"/>
      </w:r>
      <w:r>
        <w:instrText xml:space="preserve"> </w:instrText>
      </w:r>
      <w:r>
        <w:rPr>
          <w:rFonts w:hint="eastAsia"/>
        </w:rPr>
        <w:instrText>REF _Ref486656072 \r \h</w:instrText>
      </w:r>
      <w:r>
        <w:instrText xml:space="preserve"> </w:instrText>
      </w:r>
      <w:r>
        <w:fldChar w:fldCharType="separate"/>
      </w:r>
      <w:r w:rsidR="00D41448">
        <w:t>4.7</w:t>
      </w:r>
      <w:r>
        <w:fldChar w:fldCharType="end"/>
      </w:r>
      <w:r w:rsidRPr="00ED3698">
        <w:t>. If the mineral content is provided in moles, the conversion can be performed using:</w:t>
      </w:r>
    </w:p>
    <w:tbl>
      <w:tblPr>
        <w:tblW w:w="0" w:type="auto"/>
        <w:tblLook w:val="04A0" w:firstRow="1" w:lastRow="0" w:firstColumn="1" w:lastColumn="0" w:noHBand="0" w:noVBand="1"/>
      </w:tblPr>
      <w:tblGrid>
        <w:gridCol w:w="6256"/>
        <w:gridCol w:w="2384"/>
      </w:tblGrid>
      <w:tr w:rsidR="006B680E" w:rsidRPr="002D66AE" w14:paraId="17271D90" w14:textId="77777777" w:rsidTr="008A4A97">
        <w:tc>
          <w:tcPr>
            <w:tcW w:w="6419" w:type="dxa"/>
            <w:vAlign w:val="center"/>
          </w:tcPr>
          <w:p w14:paraId="36489580" w14:textId="77777777" w:rsidR="006B680E" w:rsidRPr="00927C31" w:rsidRDefault="00D52C88" w:rsidP="008A4A97">
            <w:pPr>
              <w:pStyle w:val="Simpleline"/>
              <w:rPr>
                <w:sz w:val="24"/>
                <w:szCs w:val="24"/>
              </w:rPr>
            </w:pPr>
            <w:r w:rsidRPr="00ED3698">
              <w:rPr>
                <w:noProof/>
              </w:rPr>
              <w:object w:dxaOrig="1780" w:dyaOrig="680" w14:anchorId="3539C0D4">
                <v:shape id="_x0000_i1068" type="#_x0000_t75" alt="" style="width:90.65pt;height:34.65pt;mso-width-percent:0;mso-height-percent:0;mso-width-percent:0;mso-height-percent:0" o:ole="" fillcolor="window">
                  <v:imagedata r:id="rId97" o:title=""/>
                </v:shape>
                <o:OLEObject Type="Embed" ProgID="Equation.3" ShapeID="_x0000_i1068" DrawAspect="Content" ObjectID="_1776598768" r:id="rId98"/>
              </w:object>
            </w:r>
          </w:p>
        </w:tc>
        <w:tc>
          <w:tcPr>
            <w:tcW w:w="2437" w:type="dxa"/>
            <w:vAlign w:val="center"/>
          </w:tcPr>
          <w:p w14:paraId="199C2AEA" w14:textId="1DC07A2B" w:rsidR="006B680E" w:rsidRPr="002D66AE" w:rsidRDefault="006B680E" w:rsidP="008A4A97">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55</w:t>
            </w:r>
            <w:r w:rsidRPr="002D66AE">
              <w:rPr>
                <w:rFonts w:cs="Arial"/>
              </w:rPr>
              <w:fldChar w:fldCharType="end"/>
            </w:r>
          </w:p>
        </w:tc>
      </w:tr>
    </w:tbl>
    <w:p w14:paraId="52A5ECE3" w14:textId="25CFC3F8" w:rsidR="00DB1505" w:rsidRPr="00ED3698" w:rsidRDefault="00DB1505" w:rsidP="00DB1505">
      <w:r w:rsidRPr="00ED3698">
        <w:t xml:space="preserve">where </w:t>
      </w:r>
      <w:r w:rsidRPr="00ED3698">
        <w:rPr>
          <w:i/>
        </w:rPr>
        <w:t>M</w:t>
      </w:r>
      <w:r w:rsidRPr="00ED3698">
        <w:rPr>
          <w:i/>
          <w:vertAlign w:val="subscript"/>
        </w:rPr>
        <w:t>i</w:t>
      </w:r>
      <w:r w:rsidRPr="00ED3698">
        <w:t xml:space="preserve"> is the mineral mass in moles and </w:t>
      </w:r>
      <w:r w:rsidRPr="00ED3698">
        <w:rPr>
          <w:i/>
        </w:rPr>
        <w:t>GFW</w:t>
      </w:r>
      <w:r w:rsidRPr="00ED3698">
        <w:rPr>
          <w:i/>
          <w:vertAlign w:val="subscript"/>
        </w:rPr>
        <w:t>i</w:t>
      </w:r>
      <w:r w:rsidRPr="00ED3698">
        <w:t xml:space="preserve"> is the gram formula weight of the mineral phase [g mol</w:t>
      </w:r>
      <w:r w:rsidRPr="00ED3698">
        <w:rPr>
          <w:vertAlign w:val="superscript"/>
        </w:rPr>
        <w:t>-1</w:t>
      </w:r>
      <w:r w:rsidRPr="00ED3698">
        <w:t>]. The following input parameter (</w:t>
      </w:r>
      <w:r w:rsidRPr="00FC2059">
        <w:rPr>
          <w:noProof/>
        </w:rPr>
        <w:t>minequil</w:t>
      </w:r>
      <w:r w:rsidRPr="00ED3698">
        <w:t xml:space="preserve">) is a logical statement defining if the specific mineral phase is allowed to react in the batch simulation. If this statement is set to .true., the specific mineral phase may dissolve or precipitate, </w:t>
      </w:r>
      <w:r w:rsidRPr="00FC2059">
        <w:rPr>
          <w:noProof/>
        </w:rPr>
        <w:t>otherwise</w:t>
      </w:r>
      <w:r w:rsidRPr="00ED3698">
        <w:t xml:space="preserve"> the mineral phase will not participate</w:t>
      </w:r>
      <w:r w:rsidR="00BC6C22">
        <w:t xml:space="preserve"> actively in the simulation (</w:t>
      </w:r>
      <w:r w:rsidR="00E807A0" w:rsidRPr="00ED3698">
        <w:t>nevertheless</w:t>
      </w:r>
      <w:r w:rsidR="00E807A0">
        <w:t xml:space="preserve">, </w:t>
      </w:r>
      <w:r w:rsidR="00BC6C22">
        <w:t>the saturation indexes</w:t>
      </w:r>
      <w:r w:rsidR="00E807A0">
        <w:t xml:space="preserve"> (</w:t>
      </w:r>
      <w:r w:rsidR="00BC6C22">
        <w:t>S</w:t>
      </w:r>
      <w:r w:rsidR="00E807A0">
        <w:t>i</w:t>
      </w:r>
      <w:r w:rsidRPr="00ED3698">
        <w:t>s</w:t>
      </w:r>
      <w:r w:rsidR="00E807A0">
        <w:t>)</w:t>
      </w:r>
      <w:r w:rsidRPr="00ED3698">
        <w:t xml:space="preserve"> are calculated). The last parameter in the first input line defines the update_type, which was introduced previously. In the second line, a minimum mineral volume fraction has to be specified. This parameter can be set to 0.0 if the update </w:t>
      </w:r>
      <w:r w:rsidRPr="00ED3698">
        <w:lastRenderedPageBreak/>
        <w:t>type is ‘constant</w:t>
      </w:r>
      <w:r w:rsidR="00E807A0">
        <w:t>.</w:t>
      </w:r>
      <w:r w:rsidRPr="00ED3698">
        <w:t>’ If the update type is ‘</w:t>
      </w:r>
      <w:r w:rsidRPr="00FC2059">
        <w:rPr>
          <w:noProof/>
        </w:rPr>
        <w:t>twothird</w:t>
      </w:r>
      <w:r w:rsidR="00E807A0">
        <w:t>,</w:t>
      </w:r>
      <w:r w:rsidRPr="00ED3698">
        <w:t xml:space="preserve">’ a value of 0.0 will prohibit the re-formation of a mineral phase after it has been dissolved completely. </w:t>
      </w:r>
      <w:r w:rsidR="00E807A0">
        <w:t>Therefore, it</w:t>
      </w:r>
      <w:r w:rsidR="00E807A0" w:rsidRPr="00ED3698">
        <w:t xml:space="preserve"> </w:t>
      </w:r>
      <w:r w:rsidRPr="00ED3698">
        <w:t>is recommended</w:t>
      </w:r>
      <w:r w:rsidR="00E807A0">
        <w:t xml:space="preserve"> that</w:t>
      </w:r>
      <w:r w:rsidRPr="00ED3698">
        <w:t xml:space="preserve"> a small value for the minimum mineral volume fraction</w:t>
      </w:r>
      <w:r w:rsidR="00E807A0">
        <w:t xml:space="preserve"> is specified</w:t>
      </w:r>
      <w:r w:rsidRPr="00ED3698">
        <w:t>. This value should be small enough (</w:t>
      </w:r>
      <w:r w:rsidRPr="00ED3698">
        <w:sym w:font="Symbol" w:char="F0A3"/>
      </w:r>
      <w:r w:rsidRPr="00ED3698">
        <w:t xml:space="preserve"> 10</w:t>
      </w:r>
      <w:r w:rsidRPr="00ED3698">
        <w:rPr>
          <w:vertAlign w:val="superscript"/>
        </w:rPr>
        <w:t>-10</w:t>
      </w:r>
      <w:r w:rsidRPr="00ED3698">
        <w:t xml:space="preserve">) that the geochemical evolution is not </w:t>
      </w:r>
      <w:r w:rsidR="00E807A0" w:rsidRPr="00ED3698">
        <w:t xml:space="preserve">notably </w:t>
      </w:r>
      <w:r w:rsidRPr="00ED3698">
        <w:t xml:space="preserve">affected by the mineral mass </w:t>
      </w:r>
      <w:r w:rsidR="00E807A0">
        <w:t>that</w:t>
      </w:r>
      <w:r w:rsidR="00E807A0" w:rsidRPr="00ED3698">
        <w:t xml:space="preserve"> </w:t>
      </w:r>
      <w:r w:rsidRPr="00ED3698">
        <w:t>has not been reacted. The minimum mineral volume</w:t>
      </w:r>
      <w:r w:rsidR="00D11720">
        <w:t xml:space="preserve"> fraction</w:t>
      </w:r>
      <w:r w:rsidRPr="00ED3698">
        <w:t xml:space="preserve"> must also be set to a small value if the update type is ‘geometric</w:t>
      </w:r>
      <w:r w:rsidR="00E807A0">
        <w:t>.</w:t>
      </w:r>
      <w:r w:rsidRPr="00ED3698">
        <w:t>’</w:t>
      </w:r>
    </w:p>
    <w:p w14:paraId="427D968F" w14:textId="5BCD70BE" w:rsidR="00DB1505" w:rsidRPr="00ED3698" w:rsidRDefault="00DB1505" w:rsidP="00DB1505">
      <w:pPr>
        <w:pStyle w:val="BodyText"/>
      </w:pPr>
      <w:r w:rsidRPr="00ED3698">
        <w:t>For the default database mineral.</w:t>
      </w:r>
      <w:r w:rsidRPr="00FC2059">
        <w:rPr>
          <w:noProof/>
        </w:rPr>
        <w:t>dbs</w:t>
      </w:r>
      <w:r w:rsidRPr="00ED3698">
        <w:t>, the next parameter defines the effective rate constant in units [mol L</w:t>
      </w:r>
      <w:r w:rsidRPr="00ED3698">
        <w:rPr>
          <w:vertAlign w:val="superscript"/>
        </w:rPr>
        <w:t>-1</w:t>
      </w:r>
      <w:r w:rsidRPr="00ED3698">
        <w:t xml:space="preserve"> bulk s</w:t>
      </w:r>
      <w:r w:rsidRPr="00ED3698">
        <w:rPr>
          <w:vertAlign w:val="superscript"/>
        </w:rPr>
        <w:t>-1</w:t>
      </w:r>
      <w:r w:rsidRPr="00ED3698">
        <w:t>] for a zero order reaction. The units for higher order reactions, which depend on aqueous concentrations, are given by [mol</w:t>
      </w:r>
      <w:r w:rsidRPr="00ED3698">
        <w:rPr>
          <w:vertAlign w:val="superscript"/>
        </w:rPr>
        <w:t>(1-n)</w:t>
      </w:r>
      <w:r w:rsidRPr="00ED3698">
        <w:t xml:space="preserve"> L</w:t>
      </w:r>
      <w:r w:rsidRPr="00ED3698">
        <w:rPr>
          <w:vertAlign w:val="superscript"/>
        </w:rPr>
        <w:t>n</w:t>
      </w:r>
      <w:r w:rsidRPr="00ED3698">
        <w:t xml:space="preserve"> H</w:t>
      </w:r>
      <w:r w:rsidRPr="00ED3698">
        <w:rPr>
          <w:vertAlign w:val="subscript"/>
        </w:rPr>
        <w:t>2</w:t>
      </w:r>
      <w:r w:rsidRPr="00ED3698">
        <w:t>O L</w:t>
      </w:r>
      <w:r w:rsidRPr="00ED3698">
        <w:rPr>
          <w:vertAlign w:val="superscript"/>
        </w:rPr>
        <w:t>-1</w:t>
      </w:r>
      <w:r w:rsidRPr="00ED3698">
        <w:t xml:space="preserve"> bulk s</w:t>
      </w:r>
      <w:r w:rsidRPr="00ED3698">
        <w:rPr>
          <w:vertAlign w:val="superscript"/>
        </w:rPr>
        <w:t>-1</w:t>
      </w:r>
      <w:r w:rsidRPr="00ED3698">
        <w:t xml:space="preserve">], where n defines the overall reaction order (see also </w:t>
      </w:r>
      <w:r>
        <w:fldChar w:fldCharType="begin"/>
      </w:r>
      <w:r>
        <w:instrText xml:space="preserve"> REF _Ref486656160 \h  \* MERGEFORMAT </w:instrText>
      </w:r>
      <w:r>
        <w:fldChar w:fldCharType="separate"/>
      </w:r>
      <w:r w:rsidR="00D41448" w:rsidRPr="00ED3698">
        <w:t xml:space="preserve">Table </w:t>
      </w:r>
      <w:r w:rsidR="00D41448">
        <w:rPr>
          <w:noProof/>
        </w:rPr>
        <w:t>3.22</w:t>
      </w:r>
      <w:r>
        <w:fldChar w:fldCharType="end"/>
      </w:r>
      <w:r w:rsidRPr="00ED3698">
        <w:t xml:space="preserve">). Alternatively, </w:t>
      </w:r>
      <w:r w:rsidR="00E807A0" w:rsidRPr="00ED3698">
        <w:t>laboratory</w:t>
      </w:r>
      <w:r w:rsidR="00E807A0">
        <w:t>-</w:t>
      </w:r>
      <w:r w:rsidR="00E807A0" w:rsidRPr="00ED3698">
        <w:t xml:space="preserve">derived </w:t>
      </w:r>
      <w:r w:rsidRPr="00ED3698">
        <w:t>rate constants (per unit surface area) may be inserted into the database. The units for these rate constants are specified in</w:t>
      </w:r>
      <w:r w:rsidR="00130C2D">
        <w:t xml:space="preserve"> </w:t>
      </w:r>
      <w:r w:rsidR="00130C2D">
        <w:fldChar w:fldCharType="begin"/>
      </w:r>
      <w:r w:rsidR="00130C2D">
        <w:instrText xml:space="preserve"> REF _Ref486656160 \h  \* MERGEFORMAT </w:instrText>
      </w:r>
      <w:r w:rsidR="00130C2D">
        <w:fldChar w:fldCharType="separate"/>
      </w:r>
      <w:r w:rsidR="00D41448" w:rsidRPr="00ED3698">
        <w:t xml:space="preserve">Table </w:t>
      </w:r>
      <w:r w:rsidR="00D41448">
        <w:rPr>
          <w:noProof/>
        </w:rPr>
        <w:t>3.22</w:t>
      </w:r>
      <w:r w:rsidR="00130C2D">
        <w:fldChar w:fldCharType="end"/>
      </w:r>
      <w:r w:rsidRPr="00ED3698">
        <w:t>. In this case</w:t>
      </w:r>
      <w:r>
        <w:rPr>
          <w:rFonts w:hint="eastAsia"/>
        </w:rPr>
        <w:t>,</w:t>
      </w:r>
      <w:r w:rsidRPr="00ED3698">
        <w:t xml:space="preserve"> the reactive surface area [m</w:t>
      </w:r>
      <w:r w:rsidRPr="00ED3698">
        <w:rPr>
          <w:vertAlign w:val="superscript"/>
        </w:rPr>
        <w:t>2</w:t>
      </w:r>
      <w:r w:rsidRPr="00ED3698">
        <w:t xml:space="preserve"> mineral L</w:t>
      </w:r>
      <w:r w:rsidRPr="00ED3698">
        <w:rPr>
          <w:vertAlign w:val="superscript"/>
        </w:rPr>
        <w:t>-1</w:t>
      </w:r>
      <w:r w:rsidRPr="00ED3698">
        <w:t xml:space="preserve"> bulk] needs to be specified in the </w:t>
      </w:r>
      <w:r w:rsidR="00E807A0" w:rsidRPr="00ED3698">
        <w:t>problem</w:t>
      </w:r>
      <w:r w:rsidR="00E807A0">
        <w:t>-</w:t>
      </w:r>
      <w:r w:rsidR="00E807A0" w:rsidRPr="00ED3698">
        <w:t xml:space="preserve">specific </w:t>
      </w:r>
      <w:r w:rsidRPr="00ED3698">
        <w:t>data</w:t>
      </w:r>
      <w:r w:rsidR="00E52E5D">
        <w:t xml:space="preserve"> </w:t>
      </w:r>
      <w:r w:rsidRPr="00ED3698">
        <w:t>file in place of the effective rate constant. For transport-controlled reactions, this parameter is simply a scaling factor</w:t>
      </w:r>
      <w:r w:rsidR="00E807A0">
        <w:t xml:space="preserve"> that</w:t>
      </w:r>
      <w:r w:rsidRPr="00ED3698">
        <w:t xml:space="preserve"> includes the tortuosity of the leached layer/protective surface layer on the dissolving mineral phase. The last parameter in this row is not used</w:t>
      </w:r>
      <w:r w:rsidR="00D11720">
        <w:t xml:space="preserve"> at the moment</w:t>
      </w:r>
      <w:r w:rsidRPr="00ED3698">
        <w:t xml:space="preserve"> and must be set to 0.0.</w:t>
      </w:r>
    </w:p>
    <w:p w14:paraId="6705BA79" w14:textId="1F66EF98" w:rsidR="00DB1505" w:rsidRPr="00ED3698" w:rsidRDefault="00DB1505" w:rsidP="00DB1505">
      <w:pPr>
        <w:pStyle w:val="BodyText"/>
      </w:pPr>
      <w:r w:rsidRPr="00ED3698">
        <w:t xml:space="preserve">If a geometric update of the mineralogical parameters is </w:t>
      </w:r>
      <w:r w:rsidR="00D11720">
        <w:t>specified</w:t>
      </w:r>
      <w:r w:rsidRPr="00ED3698">
        <w:t xml:space="preserve"> (required for </w:t>
      </w:r>
      <w:r w:rsidR="00E807A0" w:rsidRPr="00ED3698">
        <w:t>transport</w:t>
      </w:r>
      <w:r w:rsidR="00E807A0">
        <w:t>-</w:t>
      </w:r>
      <w:r w:rsidR="00E807A0" w:rsidRPr="00ED3698">
        <w:t xml:space="preserve">controlled </w:t>
      </w:r>
      <w:r w:rsidRPr="00ED3698">
        <w:t xml:space="preserve">reactions), it is necessary to specify </w:t>
      </w:r>
      <w:r w:rsidR="002D60F8">
        <w:t>three</w:t>
      </w:r>
      <w:r w:rsidR="002D60F8" w:rsidRPr="00ED3698">
        <w:t xml:space="preserve"> </w:t>
      </w:r>
      <w:r w:rsidRPr="00ED3698">
        <w:t>additional parameters</w:t>
      </w:r>
      <w:r w:rsidR="00D11720">
        <w:t xml:space="preserve"> in a new line</w:t>
      </w:r>
      <w:r w:rsidRPr="00ED3698">
        <w:t>, which depend on the average grain size. The first parameter</w:t>
      </w:r>
      <w:r w:rsidR="00D11720">
        <w:t xml:space="preserve"> in the additional line</w:t>
      </w:r>
      <w:r w:rsidRPr="00ED3698">
        <w:t xml:space="preserve"> is the radius of a </w:t>
      </w:r>
      <w:r w:rsidR="00D11720">
        <w:t xml:space="preserve">mineral </w:t>
      </w:r>
      <w:r w:rsidRPr="00ED3698">
        <w:t>particle with average</w:t>
      </w:r>
      <w:r w:rsidR="00D11720">
        <w:t xml:space="preserve"> grain size specified in meters</w:t>
      </w:r>
      <w:r w:rsidRPr="00ED3698">
        <w:t xml:space="preserve">. The next parameter defines the radius of the unreacted portion of the mineral [m], which must be smaller than the radius of the mineral grains specified previously in case of </w:t>
      </w:r>
      <w:r w:rsidR="002D60F8" w:rsidRPr="00ED3698">
        <w:t>transport</w:t>
      </w:r>
      <w:r w:rsidR="002D60F8">
        <w:t>-</w:t>
      </w:r>
      <w:r w:rsidR="002D60F8" w:rsidRPr="00ED3698">
        <w:t xml:space="preserve">controlled </w:t>
      </w:r>
      <w:r w:rsidRPr="00ED3698">
        <w:t>reactions. (The formulation of the shrinking core model requires that the mineral particles are partially reacted initially). The last parameter defines the minimum radius for the mineral grains, which must be set to a small value.</w:t>
      </w:r>
    </w:p>
    <w:p w14:paraId="61CF9B95" w14:textId="77777777" w:rsidR="00DB1505" w:rsidRDefault="00DB1505" w:rsidP="00DB1505">
      <w:r w:rsidRPr="00ED3698">
        <w:br w:type="page"/>
      </w:r>
    </w:p>
    <w:p w14:paraId="749084FB" w14:textId="322C3A2F" w:rsidR="00DB1505" w:rsidRPr="00ED3698" w:rsidRDefault="00DB1505" w:rsidP="00DB1505">
      <w:pPr>
        <w:pStyle w:val="Caption"/>
      </w:pPr>
      <w:bookmarkStart w:id="444" w:name="_Ref471500238"/>
      <w:bookmarkStart w:id="445" w:name="_Toc13056220"/>
      <w:r w:rsidRPr="00ED3698">
        <w:lastRenderedPageBreak/>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19</w:t>
      </w:r>
      <w:r w:rsidR="00606172">
        <w:rPr>
          <w:noProof/>
        </w:rPr>
        <w:fldChar w:fldCharType="end"/>
      </w:r>
      <w:bookmarkEnd w:id="444"/>
      <w:r w:rsidRPr="00ED3698">
        <w:t xml:space="preserve">: Summary of input parameters for </w:t>
      </w:r>
      <w:r w:rsidR="002D60F8">
        <w:t>the</w:t>
      </w:r>
      <w:r w:rsidR="002D60F8" w:rsidRPr="00ED3698">
        <w:rPr>
          <w:sz w:val="20"/>
        </w:rPr>
        <w:t xml:space="preserve"> </w:t>
      </w:r>
      <w:r w:rsidRPr="00ED3698">
        <w:t>‘initial condition – local chemistry’</w:t>
      </w:r>
      <w:r w:rsidR="002D60F8">
        <w:t xml:space="preserve"> section</w:t>
      </w:r>
      <w:r w:rsidRPr="00ED3698">
        <w:t>, Part 1.</w:t>
      </w:r>
      <w:bookmarkEnd w:id="445"/>
    </w:p>
    <w:tbl>
      <w:tblPr>
        <w:tblW w:w="0" w:type="auto"/>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374"/>
        <w:gridCol w:w="1417"/>
        <w:gridCol w:w="1276"/>
        <w:gridCol w:w="1134"/>
        <w:gridCol w:w="2268"/>
        <w:gridCol w:w="2261"/>
      </w:tblGrid>
      <w:tr w:rsidR="00DB1505" w:rsidRPr="00ED3698" w14:paraId="7B128B89" w14:textId="77777777" w:rsidTr="006B680E">
        <w:trPr>
          <w:cantSplit/>
        </w:trPr>
        <w:tc>
          <w:tcPr>
            <w:tcW w:w="374" w:type="dxa"/>
            <w:tcBorders>
              <w:top w:val="nil"/>
              <w:left w:val="nil"/>
              <w:bottom w:val="nil"/>
            </w:tcBorders>
          </w:tcPr>
          <w:p w14:paraId="674A99ED" w14:textId="77777777" w:rsidR="00DB1505" w:rsidRPr="00ED3698" w:rsidRDefault="00DB1505" w:rsidP="007239FB">
            <w:pPr>
              <w:jc w:val="center"/>
            </w:pPr>
          </w:p>
        </w:tc>
        <w:tc>
          <w:tcPr>
            <w:tcW w:w="6095" w:type="dxa"/>
            <w:gridSpan w:val="4"/>
            <w:vAlign w:val="center"/>
          </w:tcPr>
          <w:p w14:paraId="340005F8" w14:textId="19F56FC5" w:rsidR="00DB1505" w:rsidRPr="00ED3698" w:rsidRDefault="00857CBB" w:rsidP="006B680E">
            <w:pPr>
              <w:pStyle w:val="Tableheader"/>
            </w:pPr>
            <w:r>
              <w:t>Keywords</w:t>
            </w:r>
          </w:p>
        </w:tc>
        <w:tc>
          <w:tcPr>
            <w:tcW w:w="2261" w:type="dxa"/>
            <w:vAlign w:val="center"/>
          </w:tcPr>
          <w:p w14:paraId="7FF1D202" w14:textId="77777777" w:rsidR="00DB1505" w:rsidRPr="00ED3698" w:rsidRDefault="00DB1505" w:rsidP="006B680E">
            <w:pPr>
              <w:pStyle w:val="Tableheader"/>
            </w:pPr>
            <w:r w:rsidRPr="00ED3698">
              <w:t>Required/Optional</w:t>
            </w:r>
          </w:p>
        </w:tc>
      </w:tr>
      <w:tr w:rsidR="00DB1505" w:rsidRPr="00ED3698" w14:paraId="3C0E2329" w14:textId="77777777" w:rsidTr="006B680E">
        <w:trPr>
          <w:cantSplit/>
        </w:trPr>
        <w:tc>
          <w:tcPr>
            <w:tcW w:w="374" w:type="dxa"/>
            <w:tcBorders>
              <w:top w:val="nil"/>
              <w:left w:val="nil"/>
              <w:bottom w:val="nil"/>
            </w:tcBorders>
          </w:tcPr>
          <w:p w14:paraId="11800DDE" w14:textId="77777777" w:rsidR="00DB1505" w:rsidRPr="00ED3698" w:rsidRDefault="00DB1505" w:rsidP="006B680E">
            <w:pPr>
              <w:pStyle w:val="Tablebodynospace"/>
            </w:pPr>
          </w:p>
        </w:tc>
        <w:tc>
          <w:tcPr>
            <w:tcW w:w="6095" w:type="dxa"/>
            <w:gridSpan w:val="4"/>
            <w:vAlign w:val="center"/>
          </w:tcPr>
          <w:p w14:paraId="78A0C44D" w14:textId="77777777" w:rsidR="00DB1505" w:rsidRPr="00485489" w:rsidRDefault="00DB1505" w:rsidP="006B680E">
            <w:pPr>
              <w:pStyle w:val="Tablebodynospace"/>
              <w:rPr>
                <w:b/>
              </w:rPr>
            </w:pPr>
            <w:r w:rsidRPr="00485489">
              <w:t>‘initial condition – local geochemistry’</w:t>
            </w:r>
          </w:p>
        </w:tc>
        <w:tc>
          <w:tcPr>
            <w:tcW w:w="2261" w:type="dxa"/>
            <w:vAlign w:val="center"/>
          </w:tcPr>
          <w:p w14:paraId="4A97C930" w14:textId="04F211F9" w:rsidR="00DB1505" w:rsidRPr="00ED3698" w:rsidRDefault="002D60F8" w:rsidP="006B680E">
            <w:pPr>
              <w:pStyle w:val="Tablebodynospace"/>
            </w:pPr>
            <w:r>
              <w:t>R</w:t>
            </w:r>
            <w:r w:rsidRPr="00ED3698">
              <w:t xml:space="preserve">equired </w:t>
            </w:r>
            <w:r w:rsidR="00DB1505" w:rsidRPr="00ED3698">
              <w:t>for any batch simulation</w:t>
            </w:r>
          </w:p>
        </w:tc>
      </w:tr>
      <w:tr w:rsidR="00DB1505" w:rsidRPr="00ED3698" w14:paraId="2641073C" w14:textId="77777777" w:rsidTr="006B680E">
        <w:trPr>
          <w:cantSplit/>
        </w:trPr>
        <w:tc>
          <w:tcPr>
            <w:tcW w:w="374" w:type="dxa"/>
            <w:tcBorders>
              <w:top w:val="nil"/>
              <w:left w:val="nil"/>
              <w:bottom w:val="nil"/>
            </w:tcBorders>
          </w:tcPr>
          <w:p w14:paraId="0567A4E1" w14:textId="77777777" w:rsidR="00DB1505" w:rsidRPr="00ED3698" w:rsidRDefault="00DB1505" w:rsidP="006B680E">
            <w:pPr>
              <w:pStyle w:val="Tablebodynospace"/>
            </w:pPr>
          </w:p>
        </w:tc>
        <w:tc>
          <w:tcPr>
            <w:tcW w:w="2693" w:type="dxa"/>
            <w:gridSpan w:val="2"/>
            <w:vAlign w:val="center"/>
          </w:tcPr>
          <w:p w14:paraId="742CFC10" w14:textId="77777777" w:rsidR="00DB1505" w:rsidRPr="00485489" w:rsidRDefault="00DB1505" w:rsidP="006B680E">
            <w:pPr>
              <w:pStyle w:val="Tablebodynospace"/>
            </w:pPr>
            <w:r w:rsidRPr="00FC2059">
              <w:rPr>
                <w:noProof/>
              </w:rPr>
              <w:t>nzone</w:t>
            </w:r>
          </w:p>
        </w:tc>
        <w:tc>
          <w:tcPr>
            <w:tcW w:w="3402" w:type="dxa"/>
            <w:gridSpan w:val="2"/>
            <w:vAlign w:val="center"/>
          </w:tcPr>
          <w:p w14:paraId="7CCEF815" w14:textId="55A821DF" w:rsidR="00DB1505" w:rsidRPr="00ED3698" w:rsidRDefault="002D60F8" w:rsidP="006B680E">
            <w:pPr>
              <w:pStyle w:val="Tablebodynospace"/>
            </w:pPr>
            <w:r>
              <w:t>N</w:t>
            </w:r>
            <w:r w:rsidRPr="00ED3698">
              <w:t xml:space="preserve">umber </w:t>
            </w:r>
            <w:r w:rsidR="00DB1505" w:rsidRPr="00ED3698">
              <w:t>of simulations</w:t>
            </w:r>
          </w:p>
        </w:tc>
        <w:tc>
          <w:tcPr>
            <w:tcW w:w="2261" w:type="dxa"/>
            <w:vAlign w:val="center"/>
          </w:tcPr>
          <w:p w14:paraId="2B102AA7" w14:textId="2E284C7E" w:rsidR="00DB1505" w:rsidRPr="00ED3698" w:rsidRDefault="002D60F8" w:rsidP="006B680E">
            <w:pPr>
              <w:pStyle w:val="Tablebodynospace"/>
              <w:rPr>
                <w:b/>
              </w:rPr>
            </w:pPr>
            <w:r>
              <w:t>R</w:t>
            </w:r>
            <w:r w:rsidRPr="00ED3698">
              <w:t xml:space="preserve">equired </w:t>
            </w:r>
            <w:r w:rsidR="00DB1505" w:rsidRPr="00ED3698">
              <w:t>for any batch simulation</w:t>
            </w:r>
          </w:p>
        </w:tc>
      </w:tr>
      <w:tr w:rsidR="00DB1505" w:rsidRPr="00ED3698" w14:paraId="5841CEB8" w14:textId="77777777" w:rsidTr="006B680E">
        <w:trPr>
          <w:cantSplit/>
        </w:trPr>
        <w:tc>
          <w:tcPr>
            <w:tcW w:w="374" w:type="dxa"/>
            <w:tcBorders>
              <w:top w:val="nil"/>
              <w:left w:val="nil"/>
              <w:bottom w:val="nil"/>
            </w:tcBorders>
          </w:tcPr>
          <w:p w14:paraId="27BF55FA" w14:textId="77777777" w:rsidR="00DB1505" w:rsidRPr="00ED3698" w:rsidRDefault="00DB1505" w:rsidP="007239FB"/>
        </w:tc>
        <w:tc>
          <w:tcPr>
            <w:tcW w:w="1417" w:type="dxa"/>
            <w:vAlign w:val="center"/>
          </w:tcPr>
          <w:p w14:paraId="72520EBD" w14:textId="77777777" w:rsidR="00DB1505" w:rsidRPr="00ED3698" w:rsidRDefault="00DB1505" w:rsidP="006B680E">
            <w:pPr>
              <w:pStyle w:val="Tableheader"/>
            </w:pPr>
            <w:r w:rsidRPr="00ED3698">
              <w:t>Subsection</w:t>
            </w:r>
          </w:p>
        </w:tc>
        <w:tc>
          <w:tcPr>
            <w:tcW w:w="1276" w:type="dxa"/>
            <w:vAlign w:val="center"/>
          </w:tcPr>
          <w:p w14:paraId="510C6E55" w14:textId="77777777" w:rsidR="00DB1505" w:rsidRPr="00ED3698" w:rsidRDefault="00DB1505" w:rsidP="006B680E">
            <w:pPr>
              <w:pStyle w:val="Tableheader"/>
              <w:ind w:hanging="108"/>
            </w:pPr>
            <w:r w:rsidRPr="00ED3698">
              <w:t>Parameter</w:t>
            </w:r>
          </w:p>
        </w:tc>
        <w:tc>
          <w:tcPr>
            <w:tcW w:w="3402" w:type="dxa"/>
            <w:gridSpan w:val="2"/>
            <w:vAlign w:val="center"/>
          </w:tcPr>
          <w:p w14:paraId="64F18E84" w14:textId="77777777" w:rsidR="00DB1505" w:rsidRPr="00ED3698" w:rsidRDefault="00DB1505" w:rsidP="006B680E">
            <w:pPr>
              <w:pStyle w:val="Tableheader"/>
            </w:pPr>
            <w:r w:rsidRPr="00ED3698">
              <w:t>Description</w:t>
            </w:r>
          </w:p>
        </w:tc>
        <w:tc>
          <w:tcPr>
            <w:tcW w:w="2261" w:type="dxa"/>
            <w:vAlign w:val="center"/>
          </w:tcPr>
          <w:p w14:paraId="21F53D6A" w14:textId="77777777" w:rsidR="00DB1505" w:rsidRPr="00ED3698" w:rsidRDefault="00DB1505" w:rsidP="006B680E">
            <w:pPr>
              <w:pStyle w:val="Tableheader"/>
            </w:pPr>
            <w:r w:rsidRPr="00ED3698">
              <w:t>Required/Optional</w:t>
            </w:r>
          </w:p>
        </w:tc>
      </w:tr>
      <w:tr w:rsidR="00DB1505" w:rsidRPr="00ED3698" w14:paraId="38A95F7F" w14:textId="77777777" w:rsidTr="006B680E">
        <w:trPr>
          <w:cantSplit/>
        </w:trPr>
        <w:tc>
          <w:tcPr>
            <w:tcW w:w="374" w:type="dxa"/>
            <w:vMerge w:val="restart"/>
            <w:textDirection w:val="btLr"/>
          </w:tcPr>
          <w:p w14:paraId="6FA4400F" w14:textId="736B209B" w:rsidR="00DB1505" w:rsidRPr="00ED3698" w:rsidRDefault="00F07E26" w:rsidP="007239FB">
            <w:pPr>
              <w:spacing w:before="0" w:after="0"/>
              <w:jc w:val="center"/>
            </w:pPr>
            <w:r>
              <w:t>I</w:t>
            </w:r>
            <w:r w:rsidR="00DB1505" w:rsidRPr="00ED3698">
              <w:rPr>
                <w:vertAlign w:val="subscript"/>
              </w:rPr>
              <w:t>i</w:t>
            </w:r>
            <w:r w:rsidR="00DB1505" w:rsidRPr="00ED3698">
              <w:t xml:space="preserve"> zones</w:t>
            </w:r>
          </w:p>
        </w:tc>
        <w:tc>
          <w:tcPr>
            <w:tcW w:w="1417" w:type="dxa"/>
            <w:vMerge w:val="restart"/>
            <w:vAlign w:val="center"/>
          </w:tcPr>
          <w:p w14:paraId="0B3A69C7" w14:textId="77777777" w:rsidR="00DB1505" w:rsidRPr="00485489" w:rsidRDefault="00DB1505" w:rsidP="006B680E">
            <w:pPr>
              <w:pStyle w:val="Tablebodynospace"/>
            </w:pPr>
            <w:r w:rsidRPr="00485489">
              <w:t>‘number and name of zone’</w:t>
            </w:r>
          </w:p>
        </w:tc>
        <w:tc>
          <w:tcPr>
            <w:tcW w:w="1276" w:type="dxa"/>
            <w:vAlign w:val="center"/>
          </w:tcPr>
          <w:p w14:paraId="5AF8A12D" w14:textId="77777777" w:rsidR="00DB1505" w:rsidRPr="00ED3698" w:rsidRDefault="00DB1505" w:rsidP="006B680E">
            <w:pPr>
              <w:pStyle w:val="Tablebodynospace"/>
            </w:pPr>
            <w:r w:rsidRPr="00FC2059">
              <w:rPr>
                <w:noProof/>
              </w:rPr>
              <w:t>izone</w:t>
            </w:r>
          </w:p>
        </w:tc>
        <w:tc>
          <w:tcPr>
            <w:tcW w:w="3402" w:type="dxa"/>
            <w:gridSpan w:val="2"/>
            <w:vAlign w:val="center"/>
          </w:tcPr>
          <w:p w14:paraId="0F4C29CC" w14:textId="5B0B4780" w:rsidR="00DB1505" w:rsidRPr="00ED3698" w:rsidRDefault="002D60F8" w:rsidP="006B680E">
            <w:pPr>
              <w:pStyle w:val="Tablebodynospace"/>
            </w:pPr>
            <w:r>
              <w:t>N</w:t>
            </w:r>
            <w:r w:rsidRPr="00ED3698">
              <w:t xml:space="preserve">umber </w:t>
            </w:r>
            <w:r w:rsidR="00DB1505" w:rsidRPr="00ED3698">
              <w:t xml:space="preserve">of </w:t>
            </w:r>
            <w:r>
              <w:t xml:space="preserve">the </w:t>
            </w:r>
            <w:r w:rsidR="00DB1505" w:rsidRPr="00ED3698">
              <w:t>simulation</w:t>
            </w:r>
          </w:p>
        </w:tc>
        <w:tc>
          <w:tcPr>
            <w:tcW w:w="2261" w:type="dxa"/>
            <w:vMerge w:val="restart"/>
            <w:vAlign w:val="center"/>
          </w:tcPr>
          <w:p w14:paraId="77EC208B" w14:textId="5AC2EF83" w:rsidR="00DB1505" w:rsidRPr="00ED3698" w:rsidRDefault="002D60F8" w:rsidP="006B680E">
            <w:pPr>
              <w:pStyle w:val="Tablebodynospace"/>
              <w:rPr>
                <w:sz w:val="18"/>
              </w:rPr>
            </w:pPr>
            <w:r>
              <w:t>R</w:t>
            </w:r>
            <w:r w:rsidRPr="00ED3698">
              <w:t xml:space="preserve">equired </w:t>
            </w:r>
            <w:r w:rsidR="00DB1505" w:rsidRPr="00ED3698">
              <w:t>for any batch simulation</w:t>
            </w:r>
          </w:p>
        </w:tc>
      </w:tr>
      <w:tr w:rsidR="00DB1505" w:rsidRPr="00ED3698" w14:paraId="183F7218" w14:textId="77777777" w:rsidTr="006B680E">
        <w:trPr>
          <w:cantSplit/>
        </w:trPr>
        <w:tc>
          <w:tcPr>
            <w:tcW w:w="374" w:type="dxa"/>
            <w:vMerge/>
            <w:textDirection w:val="btLr"/>
          </w:tcPr>
          <w:p w14:paraId="54C14D4C" w14:textId="77777777" w:rsidR="00DB1505" w:rsidRPr="00ED3698" w:rsidRDefault="00DB1505" w:rsidP="007239FB"/>
        </w:tc>
        <w:tc>
          <w:tcPr>
            <w:tcW w:w="1417" w:type="dxa"/>
            <w:vMerge/>
            <w:vAlign w:val="center"/>
          </w:tcPr>
          <w:p w14:paraId="16BF455D" w14:textId="77777777" w:rsidR="00DB1505" w:rsidRPr="00485489" w:rsidRDefault="00DB1505" w:rsidP="006B680E">
            <w:pPr>
              <w:pStyle w:val="Tablebodynospace"/>
            </w:pPr>
          </w:p>
        </w:tc>
        <w:tc>
          <w:tcPr>
            <w:tcW w:w="1276" w:type="dxa"/>
            <w:vAlign w:val="center"/>
          </w:tcPr>
          <w:p w14:paraId="42D4B1B7" w14:textId="77777777" w:rsidR="00DB1505" w:rsidRPr="00ED3698" w:rsidRDefault="00DB1505" w:rsidP="006B680E">
            <w:pPr>
              <w:pStyle w:val="Tablebodynospace"/>
            </w:pPr>
            <w:r w:rsidRPr="00ED3698">
              <w:t xml:space="preserve">name </w:t>
            </w:r>
          </w:p>
        </w:tc>
        <w:tc>
          <w:tcPr>
            <w:tcW w:w="3402" w:type="dxa"/>
            <w:gridSpan w:val="2"/>
            <w:vAlign w:val="center"/>
          </w:tcPr>
          <w:p w14:paraId="74B28468" w14:textId="036B51A8" w:rsidR="00DB1505" w:rsidRPr="00ED3698" w:rsidRDefault="002D60F8" w:rsidP="006B680E">
            <w:pPr>
              <w:pStyle w:val="Tablebodynospace"/>
            </w:pPr>
            <w:r>
              <w:t>N</w:t>
            </w:r>
            <w:r w:rsidRPr="00ED3698">
              <w:t xml:space="preserve">ame </w:t>
            </w:r>
            <w:r w:rsidR="00DB1505" w:rsidRPr="00ED3698">
              <w:t xml:space="preserve">of </w:t>
            </w:r>
            <w:r>
              <w:t xml:space="preserve">the </w:t>
            </w:r>
            <w:r w:rsidR="00DB1505" w:rsidRPr="00ED3698">
              <w:t>simulation</w:t>
            </w:r>
          </w:p>
        </w:tc>
        <w:tc>
          <w:tcPr>
            <w:tcW w:w="2261" w:type="dxa"/>
            <w:vMerge/>
            <w:vAlign w:val="center"/>
          </w:tcPr>
          <w:p w14:paraId="7F8E7C31" w14:textId="77777777" w:rsidR="00DB1505" w:rsidRPr="00ED3698" w:rsidRDefault="00DB1505" w:rsidP="006B680E">
            <w:pPr>
              <w:pStyle w:val="Tablebodynospace"/>
            </w:pPr>
          </w:p>
        </w:tc>
      </w:tr>
      <w:tr w:rsidR="00DB1505" w:rsidRPr="00ED3698" w14:paraId="776CFC49" w14:textId="77777777" w:rsidTr="006B680E">
        <w:trPr>
          <w:cantSplit/>
          <w:trHeight w:val="495"/>
        </w:trPr>
        <w:tc>
          <w:tcPr>
            <w:tcW w:w="374" w:type="dxa"/>
            <w:vMerge/>
          </w:tcPr>
          <w:p w14:paraId="5508B3CC" w14:textId="77777777" w:rsidR="00DB1505" w:rsidRPr="00ED3698" w:rsidRDefault="00DB1505" w:rsidP="007239FB"/>
        </w:tc>
        <w:tc>
          <w:tcPr>
            <w:tcW w:w="1417" w:type="dxa"/>
            <w:vMerge w:val="restart"/>
            <w:vAlign w:val="center"/>
          </w:tcPr>
          <w:p w14:paraId="49E671F9" w14:textId="77777777" w:rsidR="00DB1505" w:rsidRPr="00485489" w:rsidRDefault="00DB1505" w:rsidP="006B680E">
            <w:pPr>
              <w:pStyle w:val="Tablebodynospace"/>
            </w:pPr>
            <w:r w:rsidRPr="00485489">
              <w:t>‘kinetic batch simulation’</w:t>
            </w:r>
          </w:p>
        </w:tc>
        <w:tc>
          <w:tcPr>
            <w:tcW w:w="1276" w:type="dxa"/>
            <w:vAlign w:val="center"/>
          </w:tcPr>
          <w:p w14:paraId="28AF47A2" w14:textId="77777777" w:rsidR="00DB1505" w:rsidRPr="00ED3698" w:rsidRDefault="00DB1505" w:rsidP="006B680E">
            <w:pPr>
              <w:pStyle w:val="Tablebodynospace"/>
            </w:pPr>
            <w:r w:rsidRPr="00ED3698">
              <w:t>delt</w:t>
            </w:r>
          </w:p>
        </w:tc>
        <w:tc>
          <w:tcPr>
            <w:tcW w:w="3402" w:type="dxa"/>
            <w:gridSpan w:val="2"/>
            <w:tcBorders>
              <w:bottom w:val="single" w:sz="6" w:space="0" w:color="000000"/>
            </w:tcBorders>
            <w:vAlign w:val="center"/>
          </w:tcPr>
          <w:p w14:paraId="675BD416" w14:textId="47283E12" w:rsidR="00DB1505" w:rsidRPr="00ED3698" w:rsidRDefault="002D60F8" w:rsidP="006B680E">
            <w:pPr>
              <w:pStyle w:val="Tablebodynospace"/>
            </w:pPr>
            <w:r>
              <w:t>I</w:t>
            </w:r>
            <w:r w:rsidRPr="00ED3698">
              <w:t xml:space="preserve">nitial </w:t>
            </w:r>
            <w:r w:rsidR="00DB1505" w:rsidRPr="00ED3698">
              <w:t>time step for local chemistry calculations</w:t>
            </w:r>
          </w:p>
        </w:tc>
        <w:tc>
          <w:tcPr>
            <w:tcW w:w="2261" w:type="dxa"/>
            <w:vMerge w:val="restart"/>
            <w:vAlign w:val="center"/>
          </w:tcPr>
          <w:p w14:paraId="48E43FB6" w14:textId="6DE22089" w:rsidR="00DB1505" w:rsidRPr="00ED3698" w:rsidRDefault="002D60F8" w:rsidP="006B680E">
            <w:pPr>
              <w:pStyle w:val="Tablebodynospace"/>
            </w:pPr>
            <w:r>
              <w:t>R</w:t>
            </w:r>
            <w:r w:rsidRPr="00ED3698">
              <w:t xml:space="preserve">equired </w:t>
            </w:r>
            <w:r w:rsidR="00DB1505" w:rsidRPr="00ED3698">
              <w:t>for any kinetic batch simulation</w:t>
            </w:r>
          </w:p>
        </w:tc>
      </w:tr>
      <w:tr w:rsidR="00DB1505" w:rsidRPr="00ED3698" w14:paraId="69926BF1" w14:textId="77777777" w:rsidTr="006B680E">
        <w:trPr>
          <w:cantSplit/>
          <w:trHeight w:val="482"/>
        </w:trPr>
        <w:tc>
          <w:tcPr>
            <w:tcW w:w="374" w:type="dxa"/>
            <w:vMerge/>
          </w:tcPr>
          <w:p w14:paraId="2B176E30" w14:textId="77777777" w:rsidR="00DB1505" w:rsidRPr="00ED3698" w:rsidRDefault="00DB1505" w:rsidP="007239FB"/>
        </w:tc>
        <w:tc>
          <w:tcPr>
            <w:tcW w:w="1417" w:type="dxa"/>
            <w:vMerge/>
            <w:vAlign w:val="center"/>
          </w:tcPr>
          <w:p w14:paraId="3CEAF00B" w14:textId="77777777" w:rsidR="00DB1505" w:rsidRPr="00485489" w:rsidRDefault="00DB1505" w:rsidP="006B680E">
            <w:pPr>
              <w:pStyle w:val="Tablebodynospace"/>
            </w:pPr>
          </w:p>
        </w:tc>
        <w:tc>
          <w:tcPr>
            <w:tcW w:w="1276" w:type="dxa"/>
            <w:vAlign w:val="center"/>
          </w:tcPr>
          <w:p w14:paraId="1C07B036" w14:textId="77777777" w:rsidR="00DB1505" w:rsidRPr="00ED3698" w:rsidRDefault="00DB1505" w:rsidP="006B680E">
            <w:pPr>
              <w:pStyle w:val="Tablebodynospace"/>
            </w:pPr>
            <w:r w:rsidRPr="00ED3698">
              <w:t>tfinal</w:t>
            </w:r>
          </w:p>
        </w:tc>
        <w:tc>
          <w:tcPr>
            <w:tcW w:w="3402" w:type="dxa"/>
            <w:gridSpan w:val="2"/>
            <w:vAlign w:val="center"/>
          </w:tcPr>
          <w:p w14:paraId="6DFFD5C4" w14:textId="17072C78" w:rsidR="00DB1505" w:rsidRPr="00ED3698" w:rsidRDefault="002D60F8" w:rsidP="006B680E">
            <w:pPr>
              <w:pStyle w:val="Tablebodynospace"/>
            </w:pPr>
            <w:r>
              <w:t>F</w:t>
            </w:r>
            <w:r w:rsidRPr="00ED3698">
              <w:t xml:space="preserve">inal </w:t>
            </w:r>
            <w:r w:rsidR="00DB1505" w:rsidRPr="00ED3698">
              <w:t>solution time for local chemistry calculations</w:t>
            </w:r>
          </w:p>
        </w:tc>
        <w:tc>
          <w:tcPr>
            <w:tcW w:w="2261" w:type="dxa"/>
            <w:vMerge/>
            <w:vAlign w:val="center"/>
          </w:tcPr>
          <w:p w14:paraId="0AB8AB5B" w14:textId="77777777" w:rsidR="00DB1505" w:rsidRPr="00ED3698" w:rsidRDefault="00DB1505" w:rsidP="006B680E">
            <w:pPr>
              <w:pStyle w:val="Tablebodynospace"/>
            </w:pPr>
          </w:p>
        </w:tc>
      </w:tr>
      <w:tr w:rsidR="00DB1505" w:rsidRPr="00ED3698" w14:paraId="2C6F9EBA" w14:textId="77777777" w:rsidTr="006B680E">
        <w:trPr>
          <w:cantSplit/>
          <w:trHeight w:val="192"/>
        </w:trPr>
        <w:tc>
          <w:tcPr>
            <w:tcW w:w="374" w:type="dxa"/>
            <w:vMerge/>
          </w:tcPr>
          <w:p w14:paraId="3143EAFF" w14:textId="77777777" w:rsidR="00DB1505" w:rsidRPr="00ED3698" w:rsidRDefault="00DB1505" w:rsidP="007239FB"/>
        </w:tc>
        <w:tc>
          <w:tcPr>
            <w:tcW w:w="1417" w:type="dxa"/>
            <w:vMerge w:val="restart"/>
            <w:vAlign w:val="center"/>
          </w:tcPr>
          <w:p w14:paraId="159B0870" w14:textId="77777777" w:rsidR="00DB1505" w:rsidRPr="00485489" w:rsidRDefault="00DB1505" w:rsidP="006B680E">
            <w:pPr>
              <w:pStyle w:val="Tablebodynospace"/>
            </w:pPr>
            <w:r w:rsidRPr="00485489">
              <w:t>‘concentration input’</w:t>
            </w:r>
          </w:p>
        </w:tc>
        <w:tc>
          <w:tcPr>
            <w:tcW w:w="1276" w:type="dxa"/>
            <w:vAlign w:val="center"/>
          </w:tcPr>
          <w:p w14:paraId="779F7552" w14:textId="77777777" w:rsidR="00DB1505" w:rsidRPr="00ED3698" w:rsidRDefault="00DB1505" w:rsidP="006B680E">
            <w:pPr>
              <w:pStyle w:val="Tablebodynospace"/>
            </w:pPr>
            <w:r w:rsidRPr="00FC2059">
              <w:rPr>
                <w:noProof/>
              </w:rPr>
              <w:t>conc</w:t>
            </w:r>
          </w:p>
        </w:tc>
        <w:tc>
          <w:tcPr>
            <w:tcW w:w="3402" w:type="dxa"/>
            <w:gridSpan w:val="2"/>
          </w:tcPr>
          <w:p w14:paraId="3B64B351" w14:textId="0941C573" w:rsidR="00DB1505" w:rsidRPr="00ED3698" w:rsidRDefault="002D60F8" w:rsidP="006B680E">
            <w:pPr>
              <w:pStyle w:val="Tablebodynospace"/>
            </w:pPr>
            <w:r>
              <w:t>C</w:t>
            </w:r>
            <w:r w:rsidRPr="00ED3698">
              <w:t xml:space="preserve">oncentration </w:t>
            </w:r>
            <w:r w:rsidR="00DB1505" w:rsidRPr="00ED3698">
              <w:t xml:space="preserve">input, as specified by </w:t>
            </w:r>
            <w:r w:rsidR="00DB1505" w:rsidRPr="00B11744">
              <w:t>type</w:t>
            </w:r>
          </w:p>
        </w:tc>
        <w:tc>
          <w:tcPr>
            <w:tcW w:w="2261" w:type="dxa"/>
            <w:vMerge w:val="restart"/>
            <w:vAlign w:val="center"/>
          </w:tcPr>
          <w:p w14:paraId="213FECE4" w14:textId="3B4075B0" w:rsidR="00DB1505" w:rsidRPr="00ED3698" w:rsidRDefault="002D60F8" w:rsidP="006B680E">
            <w:pPr>
              <w:pStyle w:val="Tablebodynospace"/>
            </w:pPr>
            <w:r>
              <w:t>R</w:t>
            </w:r>
            <w:r w:rsidRPr="00ED3698">
              <w:t xml:space="preserve">equired </w:t>
            </w:r>
            <w:r w:rsidR="00DB1505" w:rsidRPr="00ED3698">
              <w:t xml:space="preserve">for all components specified in </w:t>
            </w:r>
            <w:r>
              <w:t xml:space="preserve">the </w:t>
            </w:r>
            <w:r w:rsidR="00DB1505" w:rsidRPr="00ED3698">
              <w:t xml:space="preserve">input section </w:t>
            </w:r>
            <w:r w:rsidR="00DB1505" w:rsidRPr="00B11744">
              <w:t>‘geochemical system’</w:t>
            </w:r>
          </w:p>
        </w:tc>
      </w:tr>
      <w:tr w:rsidR="00DB1505" w:rsidRPr="00ED3698" w14:paraId="3DDF960D" w14:textId="77777777" w:rsidTr="006B680E">
        <w:trPr>
          <w:cantSplit/>
          <w:trHeight w:val="491"/>
        </w:trPr>
        <w:tc>
          <w:tcPr>
            <w:tcW w:w="374" w:type="dxa"/>
            <w:vMerge/>
          </w:tcPr>
          <w:p w14:paraId="51290C60" w14:textId="77777777" w:rsidR="00DB1505" w:rsidRPr="00ED3698" w:rsidRDefault="00DB1505" w:rsidP="007239FB"/>
        </w:tc>
        <w:tc>
          <w:tcPr>
            <w:tcW w:w="1417" w:type="dxa"/>
            <w:vMerge/>
            <w:vAlign w:val="center"/>
          </w:tcPr>
          <w:p w14:paraId="2ECCB1AB" w14:textId="77777777" w:rsidR="00DB1505" w:rsidRPr="00ED3698" w:rsidRDefault="00DB1505" w:rsidP="006B680E">
            <w:pPr>
              <w:pStyle w:val="Tablebodynospace"/>
            </w:pPr>
          </w:p>
        </w:tc>
        <w:tc>
          <w:tcPr>
            <w:tcW w:w="1276" w:type="dxa"/>
            <w:vMerge w:val="restart"/>
            <w:vAlign w:val="center"/>
          </w:tcPr>
          <w:p w14:paraId="7DC8AB15" w14:textId="77777777" w:rsidR="00DB1505" w:rsidRPr="00ED3698" w:rsidRDefault="00DB1505" w:rsidP="006B680E">
            <w:pPr>
              <w:pStyle w:val="Tablebodynospace"/>
            </w:pPr>
            <w:r w:rsidRPr="00ED3698">
              <w:t>type</w:t>
            </w:r>
          </w:p>
        </w:tc>
        <w:tc>
          <w:tcPr>
            <w:tcW w:w="1134" w:type="dxa"/>
            <w:vAlign w:val="center"/>
          </w:tcPr>
          <w:p w14:paraId="16584D27" w14:textId="77777777" w:rsidR="00DB1505" w:rsidRPr="00485489" w:rsidRDefault="00DB1505" w:rsidP="006B680E">
            <w:pPr>
              <w:pStyle w:val="Tablebodynospace"/>
            </w:pPr>
            <w:r w:rsidRPr="00485489">
              <w:t>‘free’</w:t>
            </w:r>
          </w:p>
        </w:tc>
        <w:tc>
          <w:tcPr>
            <w:tcW w:w="2268" w:type="dxa"/>
            <w:vAlign w:val="center"/>
          </w:tcPr>
          <w:p w14:paraId="549482D8" w14:textId="32DFEA54" w:rsidR="00DB1505" w:rsidRPr="00ED3698" w:rsidRDefault="002D60F8" w:rsidP="002D60F8">
            <w:pPr>
              <w:pStyle w:val="Tablebodynospace"/>
            </w:pPr>
            <w:r>
              <w:t>S</w:t>
            </w:r>
            <w:r w:rsidRPr="00ED3698">
              <w:t xml:space="preserve">pecified </w:t>
            </w:r>
            <w:r w:rsidR="00DB1505" w:rsidRPr="00ED3698">
              <w:t>total concentration</w:t>
            </w:r>
            <w:r w:rsidR="00DB1505">
              <w:t xml:space="preserve"> </w:t>
            </w:r>
            <w:r w:rsidR="00DB1505" w:rsidRPr="00ED3698">
              <w:t xml:space="preserve">units as specified in </w:t>
            </w:r>
            <w:r>
              <w:t xml:space="preserve">the </w:t>
            </w:r>
            <w:r w:rsidR="00DB1505" w:rsidRPr="00B11744">
              <w:t>‘geochemical system’</w:t>
            </w:r>
            <w:r w:rsidRPr="00ED3698">
              <w:t xml:space="preserve"> section</w:t>
            </w:r>
          </w:p>
        </w:tc>
        <w:tc>
          <w:tcPr>
            <w:tcW w:w="2261" w:type="dxa"/>
            <w:vMerge/>
            <w:vAlign w:val="center"/>
          </w:tcPr>
          <w:p w14:paraId="606C82B7" w14:textId="77777777" w:rsidR="00DB1505" w:rsidRPr="00ED3698" w:rsidRDefault="00DB1505" w:rsidP="006B680E">
            <w:pPr>
              <w:pStyle w:val="Tablebodynospace"/>
            </w:pPr>
          </w:p>
        </w:tc>
      </w:tr>
      <w:tr w:rsidR="00DB1505" w:rsidRPr="00ED3698" w14:paraId="26EA2F98" w14:textId="77777777" w:rsidTr="006B680E">
        <w:trPr>
          <w:cantSplit/>
          <w:trHeight w:val="484"/>
        </w:trPr>
        <w:tc>
          <w:tcPr>
            <w:tcW w:w="374" w:type="dxa"/>
            <w:vMerge/>
          </w:tcPr>
          <w:p w14:paraId="458C35F5" w14:textId="77777777" w:rsidR="00DB1505" w:rsidRPr="00ED3698" w:rsidRDefault="00DB1505" w:rsidP="007239FB"/>
        </w:tc>
        <w:tc>
          <w:tcPr>
            <w:tcW w:w="1417" w:type="dxa"/>
            <w:vMerge/>
            <w:vAlign w:val="center"/>
          </w:tcPr>
          <w:p w14:paraId="2EFECB8D" w14:textId="77777777" w:rsidR="00DB1505" w:rsidRPr="00ED3698" w:rsidRDefault="00DB1505" w:rsidP="006B680E">
            <w:pPr>
              <w:pStyle w:val="Tablebodynospace"/>
            </w:pPr>
          </w:p>
        </w:tc>
        <w:tc>
          <w:tcPr>
            <w:tcW w:w="1276" w:type="dxa"/>
            <w:vMerge/>
            <w:vAlign w:val="center"/>
          </w:tcPr>
          <w:p w14:paraId="7FD3A800" w14:textId="77777777" w:rsidR="00DB1505" w:rsidRPr="00ED3698" w:rsidRDefault="00DB1505" w:rsidP="006B680E">
            <w:pPr>
              <w:pStyle w:val="Tablebodynospace"/>
            </w:pPr>
          </w:p>
        </w:tc>
        <w:tc>
          <w:tcPr>
            <w:tcW w:w="1134" w:type="dxa"/>
            <w:vAlign w:val="center"/>
          </w:tcPr>
          <w:p w14:paraId="75E108A6" w14:textId="77777777" w:rsidR="00DB1505" w:rsidRPr="00485489" w:rsidRDefault="00DB1505" w:rsidP="006B680E">
            <w:pPr>
              <w:pStyle w:val="Tablebodynospace"/>
            </w:pPr>
            <w:r w:rsidRPr="00485489">
              <w:t>‘fixed’</w:t>
            </w:r>
          </w:p>
        </w:tc>
        <w:tc>
          <w:tcPr>
            <w:tcW w:w="2268" w:type="dxa"/>
            <w:vAlign w:val="center"/>
          </w:tcPr>
          <w:p w14:paraId="5515C3DC" w14:textId="0DA08BBD" w:rsidR="00DB1505" w:rsidRPr="00ED3698" w:rsidRDefault="002D60F8" w:rsidP="002D60F8">
            <w:pPr>
              <w:pStyle w:val="Tablebodynospace"/>
            </w:pPr>
            <w:r>
              <w:t>F</w:t>
            </w:r>
            <w:r w:rsidRPr="00ED3698">
              <w:t xml:space="preserve">ixed </w:t>
            </w:r>
            <w:r w:rsidR="00DB1505" w:rsidRPr="00ED3698">
              <w:t xml:space="preserve">species activity, units as specified in </w:t>
            </w:r>
            <w:r>
              <w:t xml:space="preserve">the </w:t>
            </w:r>
            <w:r w:rsidR="00DB1505" w:rsidRPr="00B11744">
              <w:t>‘geochemical system’</w:t>
            </w:r>
            <w:r w:rsidRPr="00ED3698">
              <w:t xml:space="preserve"> section</w:t>
            </w:r>
          </w:p>
        </w:tc>
        <w:tc>
          <w:tcPr>
            <w:tcW w:w="2261" w:type="dxa"/>
            <w:vMerge/>
            <w:vAlign w:val="center"/>
          </w:tcPr>
          <w:p w14:paraId="3F07BCFE" w14:textId="77777777" w:rsidR="00DB1505" w:rsidRPr="00ED3698" w:rsidRDefault="00DB1505" w:rsidP="006B680E">
            <w:pPr>
              <w:pStyle w:val="Tablebodynospace"/>
            </w:pPr>
          </w:p>
        </w:tc>
      </w:tr>
      <w:tr w:rsidR="00DB1505" w:rsidRPr="00ED3698" w14:paraId="7BA1BB92" w14:textId="77777777" w:rsidTr="006B680E">
        <w:trPr>
          <w:cantSplit/>
          <w:trHeight w:val="484"/>
        </w:trPr>
        <w:tc>
          <w:tcPr>
            <w:tcW w:w="374" w:type="dxa"/>
            <w:vMerge/>
          </w:tcPr>
          <w:p w14:paraId="0130B376" w14:textId="77777777" w:rsidR="00DB1505" w:rsidRPr="00ED3698" w:rsidRDefault="00DB1505" w:rsidP="007239FB"/>
        </w:tc>
        <w:tc>
          <w:tcPr>
            <w:tcW w:w="1417" w:type="dxa"/>
            <w:vMerge/>
            <w:vAlign w:val="center"/>
          </w:tcPr>
          <w:p w14:paraId="44617628" w14:textId="77777777" w:rsidR="00DB1505" w:rsidRPr="00ED3698" w:rsidRDefault="00DB1505" w:rsidP="006B680E">
            <w:pPr>
              <w:pStyle w:val="Tablebodynospace"/>
            </w:pPr>
          </w:p>
        </w:tc>
        <w:tc>
          <w:tcPr>
            <w:tcW w:w="1276" w:type="dxa"/>
            <w:vMerge/>
            <w:vAlign w:val="center"/>
          </w:tcPr>
          <w:p w14:paraId="69FEB086" w14:textId="77777777" w:rsidR="00DB1505" w:rsidRPr="00ED3698" w:rsidRDefault="00DB1505" w:rsidP="006B680E">
            <w:pPr>
              <w:pStyle w:val="Tablebodynospace"/>
            </w:pPr>
          </w:p>
        </w:tc>
        <w:tc>
          <w:tcPr>
            <w:tcW w:w="1134" w:type="dxa"/>
            <w:vAlign w:val="center"/>
          </w:tcPr>
          <w:p w14:paraId="6AC701BC" w14:textId="77777777" w:rsidR="00DB1505" w:rsidRPr="00485489" w:rsidRDefault="00DB1505" w:rsidP="006B680E">
            <w:pPr>
              <w:pStyle w:val="Tablebodynospace"/>
            </w:pPr>
            <w:r w:rsidRPr="00485489">
              <w:t>‘po2’</w:t>
            </w:r>
          </w:p>
        </w:tc>
        <w:tc>
          <w:tcPr>
            <w:tcW w:w="2268" w:type="dxa"/>
            <w:vAlign w:val="center"/>
          </w:tcPr>
          <w:p w14:paraId="6F9A6934" w14:textId="77777777" w:rsidR="00DB1505" w:rsidRPr="00ED3698" w:rsidRDefault="00DB1505" w:rsidP="006B680E">
            <w:pPr>
              <w:pStyle w:val="Tablebodynospace"/>
            </w:pPr>
            <w:r w:rsidRPr="00ED3698">
              <w:t>fixed pO</w:t>
            </w:r>
            <w:r w:rsidRPr="00ED3698">
              <w:rPr>
                <w:vertAlign w:val="subscript"/>
              </w:rPr>
              <w:t>2</w:t>
            </w:r>
            <w:r>
              <w:rPr>
                <w:vertAlign w:val="subscript"/>
              </w:rPr>
              <w:t xml:space="preserve"> </w:t>
            </w:r>
            <w:r w:rsidRPr="00ED3698">
              <w:t>[atm]</w:t>
            </w:r>
          </w:p>
        </w:tc>
        <w:tc>
          <w:tcPr>
            <w:tcW w:w="2261" w:type="dxa"/>
            <w:vMerge/>
            <w:vAlign w:val="center"/>
          </w:tcPr>
          <w:p w14:paraId="11C2DCEA" w14:textId="77777777" w:rsidR="00DB1505" w:rsidRPr="00ED3698" w:rsidRDefault="00DB1505" w:rsidP="006B680E">
            <w:pPr>
              <w:pStyle w:val="Tablebodynospace"/>
            </w:pPr>
          </w:p>
        </w:tc>
      </w:tr>
      <w:tr w:rsidR="00DB1505" w:rsidRPr="00ED3698" w14:paraId="73866A02" w14:textId="77777777" w:rsidTr="006B680E">
        <w:trPr>
          <w:cantSplit/>
          <w:trHeight w:val="484"/>
        </w:trPr>
        <w:tc>
          <w:tcPr>
            <w:tcW w:w="374" w:type="dxa"/>
            <w:vMerge/>
          </w:tcPr>
          <w:p w14:paraId="06A5C395" w14:textId="77777777" w:rsidR="00DB1505" w:rsidRPr="00ED3698" w:rsidRDefault="00DB1505" w:rsidP="007239FB"/>
        </w:tc>
        <w:tc>
          <w:tcPr>
            <w:tcW w:w="1417" w:type="dxa"/>
            <w:vMerge/>
            <w:vAlign w:val="center"/>
          </w:tcPr>
          <w:p w14:paraId="204CE234" w14:textId="77777777" w:rsidR="00DB1505" w:rsidRPr="00ED3698" w:rsidRDefault="00DB1505" w:rsidP="006B680E">
            <w:pPr>
              <w:pStyle w:val="Tablebodynospace"/>
            </w:pPr>
          </w:p>
        </w:tc>
        <w:tc>
          <w:tcPr>
            <w:tcW w:w="1276" w:type="dxa"/>
            <w:vMerge/>
            <w:vAlign w:val="center"/>
          </w:tcPr>
          <w:p w14:paraId="408EABC6" w14:textId="77777777" w:rsidR="00DB1505" w:rsidRPr="00ED3698" w:rsidRDefault="00DB1505" w:rsidP="006B680E">
            <w:pPr>
              <w:pStyle w:val="Tablebodynospace"/>
            </w:pPr>
          </w:p>
        </w:tc>
        <w:tc>
          <w:tcPr>
            <w:tcW w:w="1134" w:type="dxa"/>
            <w:vAlign w:val="center"/>
          </w:tcPr>
          <w:p w14:paraId="3C609E53" w14:textId="77777777" w:rsidR="00DB1505" w:rsidRPr="00485489" w:rsidRDefault="00DB1505" w:rsidP="006B680E">
            <w:pPr>
              <w:pStyle w:val="Tablebodynospace"/>
            </w:pPr>
            <w:r w:rsidRPr="00485489">
              <w:t>‘pn2’</w:t>
            </w:r>
          </w:p>
        </w:tc>
        <w:tc>
          <w:tcPr>
            <w:tcW w:w="2268" w:type="dxa"/>
            <w:vAlign w:val="center"/>
          </w:tcPr>
          <w:p w14:paraId="61A6B65C" w14:textId="77777777" w:rsidR="00DB1505" w:rsidRPr="00ED3698" w:rsidRDefault="00DB1505" w:rsidP="006B680E">
            <w:pPr>
              <w:pStyle w:val="Tablebodynospace"/>
            </w:pPr>
            <w:r w:rsidRPr="00ED3698">
              <w:t>fixed pN</w:t>
            </w:r>
            <w:r w:rsidRPr="00ED3698">
              <w:rPr>
                <w:vertAlign w:val="subscript"/>
              </w:rPr>
              <w:t>2</w:t>
            </w:r>
            <w:r>
              <w:t xml:space="preserve"> </w:t>
            </w:r>
            <w:r w:rsidRPr="00ED3698">
              <w:t>[atm]</w:t>
            </w:r>
          </w:p>
        </w:tc>
        <w:tc>
          <w:tcPr>
            <w:tcW w:w="2261" w:type="dxa"/>
            <w:vMerge/>
            <w:vAlign w:val="center"/>
          </w:tcPr>
          <w:p w14:paraId="53AEC9F4" w14:textId="77777777" w:rsidR="00DB1505" w:rsidRPr="00ED3698" w:rsidRDefault="00DB1505" w:rsidP="006B680E">
            <w:pPr>
              <w:pStyle w:val="Tablebodynospace"/>
            </w:pPr>
          </w:p>
        </w:tc>
      </w:tr>
      <w:tr w:rsidR="00DB1505" w:rsidRPr="00ED3698" w14:paraId="21CC3B05" w14:textId="77777777" w:rsidTr="006B680E">
        <w:trPr>
          <w:cantSplit/>
          <w:trHeight w:val="484"/>
        </w:trPr>
        <w:tc>
          <w:tcPr>
            <w:tcW w:w="374" w:type="dxa"/>
            <w:vMerge/>
          </w:tcPr>
          <w:p w14:paraId="069DBCCD" w14:textId="77777777" w:rsidR="00DB1505" w:rsidRPr="00ED3698" w:rsidRDefault="00DB1505" w:rsidP="007239FB"/>
        </w:tc>
        <w:tc>
          <w:tcPr>
            <w:tcW w:w="1417" w:type="dxa"/>
            <w:vMerge/>
            <w:vAlign w:val="center"/>
          </w:tcPr>
          <w:p w14:paraId="6C60B181" w14:textId="77777777" w:rsidR="00DB1505" w:rsidRPr="00ED3698" w:rsidRDefault="00DB1505" w:rsidP="006B680E">
            <w:pPr>
              <w:pStyle w:val="Tablebodynospace"/>
            </w:pPr>
          </w:p>
        </w:tc>
        <w:tc>
          <w:tcPr>
            <w:tcW w:w="1276" w:type="dxa"/>
            <w:vMerge/>
            <w:vAlign w:val="center"/>
          </w:tcPr>
          <w:p w14:paraId="54868212" w14:textId="77777777" w:rsidR="00DB1505" w:rsidRPr="00ED3698" w:rsidRDefault="00DB1505" w:rsidP="006B680E">
            <w:pPr>
              <w:pStyle w:val="Tablebodynospace"/>
            </w:pPr>
          </w:p>
        </w:tc>
        <w:tc>
          <w:tcPr>
            <w:tcW w:w="1134" w:type="dxa"/>
            <w:vAlign w:val="center"/>
          </w:tcPr>
          <w:p w14:paraId="4738CF12" w14:textId="77777777" w:rsidR="00DB1505" w:rsidRPr="00485489" w:rsidRDefault="00DB1505" w:rsidP="006B680E">
            <w:pPr>
              <w:pStyle w:val="Tablebodynospace"/>
            </w:pPr>
            <w:r w:rsidRPr="00485489">
              <w:t>‘pco2’</w:t>
            </w:r>
          </w:p>
        </w:tc>
        <w:tc>
          <w:tcPr>
            <w:tcW w:w="2268" w:type="dxa"/>
            <w:vAlign w:val="center"/>
          </w:tcPr>
          <w:p w14:paraId="696CB9E8" w14:textId="77777777" w:rsidR="00DB1505" w:rsidRPr="00ED3698" w:rsidRDefault="00DB1505" w:rsidP="006B680E">
            <w:pPr>
              <w:pStyle w:val="Tablebodynospace"/>
            </w:pPr>
            <w:r w:rsidRPr="00ED3698">
              <w:t>fixed pCO</w:t>
            </w:r>
            <w:r w:rsidRPr="00ED3698">
              <w:rPr>
                <w:vertAlign w:val="subscript"/>
              </w:rPr>
              <w:t>2</w:t>
            </w:r>
            <w:r>
              <w:rPr>
                <w:vertAlign w:val="subscript"/>
              </w:rPr>
              <w:t xml:space="preserve"> </w:t>
            </w:r>
            <w:r w:rsidRPr="00ED3698">
              <w:t>[atm]</w:t>
            </w:r>
          </w:p>
        </w:tc>
        <w:tc>
          <w:tcPr>
            <w:tcW w:w="2261" w:type="dxa"/>
            <w:vMerge/>
            <w:vAlign w:val="center"/>
          </w:tcPr>
          <w:p w14:paraId="0B24E75B" w14:textId="77777777" w:rsidR="00DB1505" w:rsidRPr="00ED3698" w:rsidRDefault="00DB1505" w:rsidP="006B680E">
            <w:pPr>
              <w:pStyle w:val="Tablebodynospace"/>
            </w:pPr>
          </w:p>
        </w:tc>
      </w:tr>
      <w:tr w:rsidR="00DB1505" w:rsidRPr="00ED3698" w14:paraId="5B19F034" w14:textId="77777777" w:rsidTr="006B680E">
        <w:trPr>
          <w:cantSplit/>
          <w:trHeight w:val="484"/>
        </w:trPr>
        <w:tc>
          <w:tcPr>
            <w:tcW w:w="374" w:type="dxa"/>
            <w:vMerge/>
          </w:tcPr>
          <w:p w14:paraId="3300E1B2" w14:textId="77777777" w:rsidR="00DB1505" w:rsidRPr="00ED3698" w:rsidRDefault="00DB1505" w:rsidP="007239FB"/>
        </w:tc>
        <w:tc>
          <w:tcPr>
            <w:tcW w:w="1417" w:type="dxa"/>
            <w:vMerge/>
            <w:vAlign w:val="center"/>
          </w:tcPr>
          <w:p w14:paraId="43DF29F4" w14:textId="77777777" w:rsidR="00DB1505" w:rsidRPr="00ED3698" w:rsidRDefault="00DB1505" w:rsidP="006B680E">
            <w:pPr>
              <w:pStyle w:val="Tablebodynospace"/>
            </w:pPr>
          </w:p>
        </w:tc>
        <w:tc>
          <w:tcPr>
            <w:tcW w:w="1276" w:type="dxa"/>
            <w:vMerge/>
            <w:vAlign w:val="center"/>
          </w:tcPr>
          <w:p w14:paraId="635949A2" w14:textId="77777777" w:rsidR="00DB1505" w:rsidRPr="00ED3698" w:rsidRDefault="00DB1505" w:rsidP="006B680E">
            <w:pPr>
              <w:pStyle w:val="Tablebodynospace"/>
            </w:pPr>
          </w:p>
        </w:tc>
        <w:tc>
          <w:tcPr>
            <w:tcW w:w="1134" w:type="dxa"/>
            <w:vAlign w:val="center"/>
          </w:tcPr>
          <w:p w14:paraId="736ABD71" w14:textId="77777777" w:rsidR="00DB1505" w:rsidRPr="00485489" w:rsidRDefault="00DB1505" w:rsidP="006B680E">
            <w:pPr>
              <w:pStyle w:val="Tablebodynospace"/>
            </w:pPr>
            <w:r w:rsidRPr="00485489">
              <w:t>‘ph’</w:t>
            </w:r>
          </w:p>
        </w:tc>
        <w:tc>
          <w:tcPr>
            <w:tcW w:w="2268" w:type="dxa"/>
            <w:vAlign w:val="center"/>
          </w:tcPr>
          <w:p w14:paraId="60F27FFA" w14:textId="77777777" w:rsidR="00DB1505" w:rsidRPr="00ED3698" w:rsidRDefault="00DB1505" w:rsidP="006B680E">
            <w:pPr>
              <w:pStyle w:val="Tablebodynospace"/>
            </w:pPr>
            <w:r w:rsidRPr="00ED3698">
              <w:t>fixed pH</w:t>
            </w:r>
          </w:p>
        </w:tc>
        <w:tc>
          <w:tcPr>
            <w:tcW w:w="2261" w:type="dxa"/>
            <w:vMerge/>
            <w:vAlign w:val="center"/>
          </w:tcPr>
          <w:p w14:paraId="52247143" w14:textId="77777777" w:rsidR="00DB1505" w:rsidRPr="00ED3698" w:rsidRDefault="00DB1505" w:rsidP="006B680E">
            <w:pPr>
              <w:pStyle w:val="Tablebodynospace"/>
            </w:pPr>
          </w:p>
        </w:tc>
      </w:tr>
      <w:tr w:rsidR="00DB1505" w:rsidRPr="00ED3698" w14:paraId="79B2602D" w14:textId="77777777" w:rsidTr="006B680E">
        <w:trPr>
          <w:cantSplit/>
          <w:trHeight w:val="484"/>
        </w:trPr>
        <w:tc>
          <w:tcPr>
            <w:tcW w:w="374" w:type="dxa"/>
            <w:vMerge/>
          </w:tcPr>
          <w:p w14:paraId="0D20E511" w14:textId="77777777" w:rsidR="00DB1505" w:rsidRPr="00ED3698" w:rsidRDefault="00DB1505" w:rsidP="007239FB"/>
        </w:tc>
        <w:tc>
          <w:tcPr>
            <w:tcW w:w="1417" w:type="dxa"/>
            <w:vMerge/>
            <w:vAlign w:val="center"/>
          </w:tcPr>
          <w:p w14:paraId="42007F6A" w14:textId="77777777" w:rsidR="00DB1505" w:rsidRPr="00ED3698" w:rsidRDefault="00DB1505" w:rsidP="006B680E">
            <w:pPr>
              <w:pStyle w:val="Tablebodynospace"/>
            </w:pPr>
          </w:p>
        </w:tc>
        <w:tc>
          <w:tcPr>
            <w:tcW w:w="1276" w:type="dxa"/>
            <w:vMerge/>
            <w:vAlign w:val="center"/>
          </w:tcPr>
          <w:p w14:paraId="2824CEDD" w14:textId="77777777" w:rsidR="00DB1505" w:rsidRPr="00ED3698" w:rsidRDefault="00DB1505" w:rsidP="006B680E">
            <w:pPr>
              <w:pStyle w:val="Tablebodynospace"/>
            </w:pPr>
          </w:p>
        </w:tc>
        <w:tc>
          <w:tcPr>
            <w:tcW w:w="1134" w:type="dxa"/>
            <w:vAlign w:val="center"/>
          </w:tcPr>
          <w:p w14:paraId="2720C775" w14:textId="77777777" w:rsidR="00DB1505" w:rsidRPr="00485489" w:rsidRDefault="00DB1505" w:rsidP="006B680E">
            <w:pPr>
              <w:pStyle w:val="Tablebodynospace"/>
            </w:pPr>
            <w:r w:rsidRPr="00485489">
              <w:t>‘ph_sweep’</w:t>
            </w:r>
          </w:p>
        </w:tc>
        <w:tc>
          <w:tcPr>
            <w:tcW w:w="2268" w:type="dxa"/>
            <w:vAlign w:val="center"/>
          </w:tcPr>
          <w:p w14:paraId="2F909ECF" w14:textId="631D935F" w:rsidR="00DB1505" w:rsidRPr="00ED3698" w:rsidRDefault="002D60F8" w:rsidP="006B680E">
            <w:pPr>
              <w:pStyle w:val="Tablebodynospace"/>
            </w:pPr>
            <w:r>
              <w:t>S</w:t>
            </w:r>
            <w:r w:rsidRPr="00ED3698">
              <w:t xml:space="preserve">weep </w:t>
            </w:r>
            <w:r w:rsidR="00DB1505" w:rsidRPr="00ED3698">
              <w:t>over specified pH-range</w:t>
            </w:r>
          </w:p>
        </w:tc>
        <w:tc>
          <w:tcPr>
            <w:tcW w:w="2261" w:type="dxa"/>
            <w:vMerge/>
            <w:vAlign w:val="center"/>
          </w:tcPr>
          <w:p w14:paraId="5A2933BB" w14:textId="77777777" w:rsidR="00DB1505" w:rsidRPr="00ED3698" w:rsidRDefault="00DB1505" w:rsidP="006B680E">
            <w:pPr>
              <w:pStyle w:val="Tablebodynospace"/>
            </w:pPr>
          </w:p>
        </w:tc>
      </w:tr>
      <w:tr w:rsidR="00DB1505" w:rsidRPr="00ED3698" w14:paraId="2DF9341F" w14:textId="77777777" w:rsidTr="006B680E">
        <w:trPr>
          <w:cantSplit/>
          <w:trHeight w:val="100"/>
        </w:trPr>
        <w:tc>
          <w:tcPr>
            <w:tcW w:w="374" w:type="dxa"/>
            <w:vMerge/>
          </w:tcPr>
          <w:p w14:paraId="4B2096FB" w14:textId="77777777" w:rsidR="00DB1505" w:rsidRPr="00ED3698" w:rsidRDefault="00DB1505" w:rsidP="007239FB"/>
        </w:tc>
        <w:tc>
          <w:tcPr>
            <w:tcW w:w="1417" w:type="dxa"/>
            <w:vMerge/>
            <w:vAlign w:val="center"/>
          </w:tcPr>
          <w:p w14:paraId="3C4D061B" w14:textId="77777777" w:rsidR="00DB1505" w:rsidRPr="00ED3698" w:rsidRDefault="00DB1505" w:rsidP="006B680E">
            <w:pPr>
              <w:pStyle w:val="Tablebodynospace"/>
            </w:pPr>
          </w:p>
        </w:tc>
        <w:tc>
          <w:tcPr>
            <w:tcW w:w="1276" w:type="dxa"/>
            <w:vMerge/>
            <w:vAlign w:val="center"/>
          </w:tcPr>
          <w:p w14:paraId="71F01B5D" w14:textId="77777777" w:rsidR="00DB1505" w:rsidRPr="00ED3698" w:rsidRDefault="00DB1505" w:rsidP="006B680E">
            <w:pPr>
              <w:pStyle w:val="Tablebodynospace"/>
            </w:pPr>
          </w:p>
        </w:tc>
        <w:tc>
          <w:tcPr>
            <w:tcW w:w="1134" w:type="dxa"/>
            <w:vAlign w:val="center"/>
          </w:tcPr>
          <w:p w14:paraId="2356ABA8" w14:textId="77777777" w:rsidR="00DB1505" w:rsidRPr="00485489" w:rsidRDefault="00DB1505" w:rsidP="006B680E">
            <w:pPr>
              <w:pStyle w:val="Tablebodynospace"/>
            </w:pPr>
            <w:r w:rsidRPr="00485489">
              <w:t>‘pe’</w:t>
            </w:r>
          </w:p>
        </w:tc>
        <w:tc>
          <w:tcPr>
            <w:tcW w:w="2268" w:type="dxa"/>
            <w:vAlign w:val="center"/>
          </w:tcPr>
          <w:p w14:paraId="4F042306" w14:textId="00AB88D2" w:rsidR="00DB1505" w:rsidRPr="00ED3698" w:rsidRDefault="002D60F8" w:rsidP="006B680E">
            <w:pPr>
              <w:pStyle w:val="Tablebodynospace"/>
            </w:pPr>
            <w:r>
              <w:t>F</w:t>
            </w:r>
            <w:r w:rsidRPr="00ED3698">
              <w:t xml:space="preserve">ixed </w:t>
            </w:r>
            <w:r w:rsidR="00DB1505" w:rsidRPr="00ED3698">
              <w:t>pe</w:t>
            </w:r>
          </w:p>
        </w:tc>
        <w:tc>
          <w:tcPr>
            <w:tcW w:w="2261" w:type="dxa"/>
            <w:vMerge/>
            <w:vAlign w:val="center"/>
          </w:tcPr>
          <w:p w14:paraId="6CC07298" w14:textId="77777777" w:rsidR="00DB1505" w:rsidRPr="00ED3698" w:rsidRDefault="00DB1505" w:rsidP="006B680E">
            <w:pPr>
              <w:pStyle w:val="Tablebodynospace"/>
            </w:pPr>
          </w:p>
        </w:tc>
      </w:tr>
      <w:tr w:rsidR="00DB1505" w:rsidRPr="00ED3698" w14:paraId="10EAA0A8" w14:textId="77777777" w:rsidTr="006B680E">
        <w:trPr>
          <w:cantSplit/>
          <w:trHeight w:val="97"/>
        </w:trPr>
        <w:tc>
          <w:tcPr>
            <w:tcW w:w="374" w:type="dxa"/>
            <w:vMerge/>
          </w:tcPr>
          <w:p w14:paraId="4C514953" w14:textId="77777777" w:rsidR="00DB1505" w:rsidRPr="00ED3698" w:rsidRDefault="00DB1505" w:rsidP="007239FB"/>
        </w:tc>
        <w:tc>
          <w:tcPr>
            <w:tcW w:w="1417" w:type="dxa"/>
            <w:vMerge/>
            <w:vAlign w:val="center"/>
          </w:tcPr>
          <w:p w14:paraId="6576DA9A" w14:textId="77777777" w:rsidR="00DB1505" w:rsidRPr="00ED3698" w:rsidRDefault="00DB1505" w:rsidP="006B680E">
            <w:pPr>
              <w:pStyle w:val="Tablebodynospace"/>
            </w:pPr>
          </w:p>
        </w:tc>
        <w:tc>
          <w:tcPr>
            <w:tcW w:w="1276" w:type="dxa"/>
            <w:vMerge/>
            <w:vAlign w:val="center"/>
          </w:tcPr>
          <w:p w14:paraId="1BAD43E7" w14:textId="77777777" w:rsidR="00DB1505" w:rsidRPr="00ED3698" w:rsidRDefault="00DB1505" w:rsidP="006B680E">
            <w:pPr>
              <w:pStyle w:val="Tablebodynospace"/>
            </w:pPr>
          </w:p>
        </w:tc>
        <w:tc>
          <w:tcPr>
            <w:tcW w:w="1134" w:type="dxa"/>
            <w:vAlign w:val="center"/>
          </w:tcPr>
          <w:p w14:paraId="6112B55B" w14:textId="77777777" w:rsidR="00DB1505" w:rsidRPr="00485489" w:rsidRDefault="00DB1505" w:rsidP="006B680E">
            <w:pPr>
              <w:pStyle w:val="Tablebodynospace"/>
            </w:pPr>
            <w:r w:rsidRPr="00485489">
              <w:t>‘eh’</w:t>
            </w:r>
          </w:p>
        </w:tc>
        <w:tc>
          <w:tcPr>
            <w:tcW w:w="2268" w:type="dxa"/>
            <w:vAlign w:val="center"/>
          </w:tcPr>
          <w:p w14:paraId="25C445FE" w14:textId="4FAC8394" w:rsidR="00DB1505" w:rsidRPr="00ED3698" w:rsidRDefault="002D60F8" w:rsidP="006B680E">
            <w:pPr>
              <w:pStyle w:val="Tablebodynospace"/>
            </w:pPr>
            <w:r>
              <w:t>F</w:t>
            </w:r>
            <w:r w:rsidRPr="00ED3698">
              <w:t xml:space="preserve">ixed </w:t>
            </w:r>
            <w:r w:rsidR="00DB1505" w:rsidRPr="00ED3698">
              <w:t>Eh</w:t>
            </w:r>
            <w:r w:rsidR="00DB1505">
              <w:t xml:space="preserve"> </w:t>
            </w:r>
            <w:r w:rsidR="00DB1505" w:rsidRPr="00ED3698">
              <w:t>[mV]</w:t>
            </w:r>
          </w:p>
        </w:tc>
        <w:tc>
          <w:tcPr>
            <w:tcW w:w="2261" w:type="dxa"/>
            <w:vMerge/>
            <w:vAlign w:val="center"/>
          </w:tcPr>
          <w:p w14:paraId="75BDE442" w14:textId="77777777" w:rsidR="00DB1505" w:rsidRPr="00ED3698" w:rsidRDefault="00DB1505" w:rsidP="006B680E">
            <w:pPr>
              <w:pStyle w:val="Tablebodynospace"/>
            </w:pPr>
          </w:p>
        </w:tc>
      </w:tr>
      <w:tr w:rsidR="00DB1505" w:rsidRPr="00ED3698" w14:paraId="0E2E71C3" w14:textId="77777777" w:rsidTr="006B680E">
        <w:trPr>
          <w:cantSplit/>
          <w:trHeight w:val="97"/>
        </w:trPr>
        <w:tc>
          <w:tcPr>
            <w:tcW w:w="374" w:type="dxa"/>
            <w:vMerge/>
          </w:tcPr>
          <w:p w14:paraId="1421F712" w14:textId="77777777" w:rsidR="00DB1505" w:rsidRPr="00ED3698" w:rsidRDefault="00DB1505" w:rsidP="007239FB"/>
        </w:tc>
        <w:tc>
          <w:tcPr>
            <w:tcW w:w="1417" w:type="dxa"/>
            <w:vMerge/>
            <w:vAlign w:val="center"/>
          </w:tcPr>
          <w:p w14:paraId="76101D31" w14:textId="77777777" w:rsidR="00DB1505" w:rsidRPr="00ED3698" w:rsidRDefault="00DB1505" w:rsidP="006B680E">
            <w:pPr>
              <w:pStyle w:val="Tablebodynospace"/>
            </w:pPr>
          </w:p>
        </w:tc>
        <w:tc>
          <w:tcPr>
            <w:tcW w:w="1276" w:type="dxa"/>
            <w:vMerge/>
            <w:vAlign w:val="center"/>
          </w:tcPr>
          <w:p w14:paraId="633CCEB8" w14:textId="77777777" w:rsidR="00DB1505" w:rsidRPr="00ED3698" w:rsidRDefault="00DB1505" w:rsidP="006B680E">
            <w:pPr>
              <w:pStyle w:val="Tablebodynospace"/>
            </w:pPr>
          </w:p>
        </w:tc>
        <w:tc>
          <w:tcPr>
            <w:tcW w:w="1134" w:type="dxa"/>
            <w:vAlign w:val="center"/>
          </w:tcPr>
          <w:p w14:paraId="2ED354AB" w14:textId="77777777" w:rsidR="00DB1505" w:rsidRPr="00485489" w:rsidRDefault="00DB1505" w:rsidP="006B680E">
            <w:pPr>
              <w:pStyle w:val="Tablebodynospace"/>
            </w:pPr>
            <w:r w:rsidRPr="00485489">
              <w:t>‘charge’</w:t>
            </w:r>
          </w:p>
        </w:tc>
        <w:tc>
          <w:tcPr>
            <w:tcW w:w="2268" w:type="dxa"/>
            <w:vAlign w:val="center"/>
          </w:tcPr>
          <w:p w14:paraId="7C63E634" w14:textId="2840B3D0" w:rsidR="00DB1505" w:rsidRPr="00ED3698" w:rsidRDefault="002D60F8" w:rsidP="006B680E">
            <w:pPr>
              <w:pStyle w:val="Tablebodynospace"/>
            </w:pPr>
            <w:r>
              <w:t>U</w:t>
            </w:r>
            <w:r w:rsidRPr="00ED3698">
              <w:t xml:space="preserve">se </w:t>
            </w:r>
            <w:r>
              <w:t xml:space="preserve">the </w:t>
            </w:r>
            <w:r w:rsidR="00DB1505" w:rsidRPr="00ED3698">
              <w:t xml:space="preserve">component to satisfy </w:t>
            </w:r>
            <w:r>
              <w:t xml:space="preserve">the </w:t>
            </w:r>
            <w:r w:rsidR="00DB1505" w:rsidRPr="00ED3698">
              <w:t>charge balance estimate in units</w:t>
            </w:r>
            <w:r w:rsidR="00DB1505">
              <w:t xml:space="preserve"> </w:t>
            </w:r>
            <w:r w:rsidR="00DB1505" w:rsidRPr="00ED3698">
              <w:t>[mol L</w:t>
            </w:r>
            <w:r w:rsidR="00DB1505" w:rsidRPr="00ED3698">
              <w:rPr>
                <w:vertAlign w:val="superscript"/>
              </w:rPr>
              <w:t>-1</w:t>
            </w:r>
            <w:r w:rsidR="00DB1505" w:rsidRPr="00ED3698">
              <w:t xml:space="preserve"> H</w:t>
            </w:r>
            <w:r w:rsidR="00DB1505" w:rsidRPr="00ED3698">
              <w:rPr>
                <w:vertAlign w:val="subscript"/>
              </w:rPr>
              <w:t>2</w:t>
            </w:r>
            <w:r w:rsidR="00DB1505" w:rsidRPr="00ED3698">
              <w:t>O]</w:t>
            </w:r>
          </w:p>
        </w:tc>
        <w:tc>
          <w:tcPr>
            <w:tcW w:w="2261" w:type="dxa"/>
            <w:vMerge/>
            <w:vAlign w:val="center"/>
          </w:tcPr>
          <w:p w14:paraId="1F83610A" w14:textId="77777777" w:rsidR="00DB1505" w:rsidRPr="00ED3698" w:rsidRDefault="00DB1505" w:rsidP="006B680E">
            <w:pPr>
              <w:pStyle w:val="Tablebodynospace"/>
            </w:pPr>
          </w:p>
        </w:tc>
      </w:tr>
    </w:tbl>
    <w:p w14:paraId="26CEF100" w14:textId="77777777" w:rsidR="00DB1505" w:rsidRDefault="00DB1505" w:rsidP="00DB1505">
      <w:pPr>
        <w:pStyle w:val="Caption"/>
      </w:pPr>
    </w:p>
    <w:p w14:paraId="35CDA2F5" w14:textId="77777777" w:rsidR="00FA7E7E" w:rsidRDefault="00FA7E7E" w:rsidP="00FA7E7E"/>
    <w:p w14:paraId="2CF16586" w14:textId="77777777" w:rsidR="00FA7E7E" w:rsidRDefault="00FA7E7E" w:rsidP="00FA7E7E"/>
    <w:p w14:paraId="43D09B53" w14:textId="77777777" w:rsidR="00FA7E7E" w:rsidRPr="00FA7E7E" w:rsidRDefault="00FA7E7E" w:rsidP="00FA7E7E"/>
    <w:p w14:paraId="6C005873" w14:textId="6BDD5ED7" w:rsidR="00DB1505" w:rsidRPr="00ED3698" w:rsidRDefault="00DB1505" w:rsidP="00DB1505">
      <w:pPr>
        <w:pStyle w:val="Caption"/>
      </w:pPr>
      <w:bookmarkStart w:id="446" w:name="_Ref486655997"/>
      <w:bookmarkStart w:id="447" w:name="_Toc13056221"/>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20</w:t>
      </w:r>
      <w:r w:rsidR="00606172">
        <w:rPr>
          <w:noProof/>
        </w:rPr>
        <w:fldChar w:fldCharType="end"/>
      </w:r>
      <w:bookmarkEnd w:id="446"/>
      <w:r w:rsidRPr="00ED3698">
        <w:t xml:space="preserve">: Summary of input parameters for </w:t>
      </w:r>
      <w:r w:rsidR="00085CEC">
        <w:t xml:space="preserve">the </w:t>
      </w:r>
      <w:r w:rsidRPr="00ED3698">
        <w:t>‘initial condition – local chemistry’</w:t>
      </w:r>
      <w:r w:rsidR="00085CEC" w:rsidRPr="00085CEC">
        <w:t xml:space="preserve"> </w:t>
      </w:r>
      <w:r w:rsidR="00085CEC" w:rsidRPr="00ED3698">
        <w:t>section</w:t>
      </w:r>
      <w:r w:rsidRPr="00ED3698">
        <w:t>, Part 2.</w:t>
      </w:r>
      <w:bookmarkEnd w:id="447"/>
    </w:p>
    <w:tbl>
      <w:tblPr>
        <w:tblW w:w="0" w:type="auto"/>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450"/>
        <w:gridCol w:w="1800"/>
        <w:gridCol w:w="1620"/>
        <w:gridCol w:w="3166"/>
        <w:gridCol w:w="1694"/>
      </w:tblGrid>
      <w:tr w:rsidR="00DB1505" w:rsidRPr="00ED3698" w14:paraId="753FCA9E" w14:textId="77777777" w:rsidTr="007239FB">
        <w:trPr>
          <w:cantSplit/>
        </w:trPr>
        <w:tc>
          <w:tcPr>
            <w:tcW w:w="450" w:type="dxa"/>
            <w:tcBorders>
              <w:top w:val="nil"/>
              <w:left w:val="nil"/>
              <w:bottom w:val="nil"/>
            </w:tcBorders>
          </w:tcPr>
          <w:p w14:paraId="644E309B" w14:textId="77777777" w:rsidR="00DB1505" w:rsidRPr="00ED3698" w:rsidRDefault="00DB1505" w:rsidP="006B680E">
            <w:pPr>
              <w:pStyle w:val="Tableheader"/>
            </w:pPr>
          </w:p>
        </w:tc>
        <w:tc>
          <w:tcPr>
            <w:tcW w:w="1800" w:type="dxa"/>
            <w:vAlign w:val="center"/>
          </w:tcPr>
          <w:p w14:paraId="26AB9BD4" w14:textId="77777777" w:rsidR="00DB1505" w:rsidRPr="00ED3698" w:rsidRDefault="00DB1505" w:rsidP="006B680E">
            <w:pPr>
              <w:pStyle w:val="Tableheader"/>
            </w:pPr>
            <w:r w:rsidRPr="00ED3698">
              <w:t>Subsection</w:t>
            </w:r>
          </w:p>
        </w:tc>
        <w:tc>
          <w:tcPr>
            <w:tcW w:w="1620" w:type="dxa"/>
            <w:vAlign w:val="center"/>
          </w:tcPr>
          <w:p w14:paraId="2085CE9D" w14:textId="77777777" w:rsidR="00DB1505" w:rsidRPr="00ED3698" w:rsidRDefault="00DB1505" w:rsidP="006B680E">
            <w:pPr>
              <w:pStyle w:val="Tableheader"/>
            </w:pPr>
            <w:r w:rsidRPr="00ED3698">
              <w:t>Parameter</w:t>
            </w:r>
          </w:p>
        </w:tc>
        <w:tc>
          <w:tcPr>
            <w:tcW w:w="3166" w:type="dxa"/>
            <w:vAlign w:val="center"/>
          </w:tcPr>
          <w:p w14:paraId="48541229" w14:textId="77777777" w:rsidR="00DB1505" w:rsidRPr="00ED3698" w:rsidRDefault="00DB1505" w:rsidP="006B680E">
            <w:pPr>
              <w:pStyle w:val="Tableheader"/>
            </w:pPr>
            <w:r w:rsidRPr="00ED3698">
              <w:t>Description</w:t>
            </w:r>
          </w:p>
        </w:tc>
        <w:tc>
          <w:tcPr>
            <w:tcW w:w="1694" w:type="dxa"/>
            <w:vAlign w:val="center"/>
          </w:tcPr>
          <w:p w14:paraId="5C49806A" w14:textId="77777777" w:rsidR="00DB1505" w:rsidRDefault="00DB1505" w:rsidP="006B680E">
            <w:pPr>
              <w:pStyle w:val="Tableheader"/>
            </w:pPr>
            <w:r w:rsidRPr="00ED3698">
              <w:t>Required/</w:t>
            </w:r>
          </w:p>
          <w:p w14:paraId="0AD05454" w14:textId="77777777" w:rsidR="00DB1505" w:rsidRPr="00ED3698" w:rsidRDefault="00DB1505" w:rsidP="006B680E">
            <w:pPr>
              <w:pStyle w:val="Tableheader"/>
            </w:pPr>
            <w:r w:rsidRPr="00ED3698">
              <w:t>Optional</w:t>
            </w:r>
          </w:p>
        </w:tc>
      </w:tr>
      <w:tr w:rsidR="00DB1505" w:rsidRPr="00ED3698" w14:paraId="6C62529B" w14:textId="77777777" w:rsidTr="006B680E">
        <w:trPr>
          <w:cantSplit/>
          <w:trHeight w:val="192"/>
        </w:trPr>
        <w:tc>
          <w:tcPr>
            <w:tcW w:w="450" w:type="dxa"/>
            <w:vMerge w:val="restart"/>
            <w:textDirection w:val="btLr"/>
          </w:tcPr>
          <w:p w14:paraId="2B4D00C4" w14:textId="77777777" w:rsidR="00DB1505" w:rsidRPr="00B11744" w:rsidRDefault="00DB1505" w:rsidP="006B680E">
            <w:pPr>
              <w:pStyle w:val="Tablebodynospace"/>
              <w:jc w:val="center"/>
            </w:pPr>
            <w:r w:rsidRPr="00ED3698">
              <w:t>N</w:t>
            </w:r>
            <w:r w:rsidRPr="00ED3698">
              <w:rPr>
                <w:vertAlign w:val="subscript"/>
              </w:rPr>
              <w:t>i</w:t>
            </w:r>
            <w:r w:rsidRPr="00ED3698">
              <w:t xml:space="preserve"> zones</w:t>
            </w:r>
          </w:p>
        </w:tc>
        <w:tc>
          <w:tcPr>
            <w:tcW w:w="1800" w:type="dxa"/>
            <w:vMerge w:val="restart"/>
            <w:vAlign w:val="center"/>
          </w:tcPr>
          <w:p w14:paraId="4423324C" w14:textId="77777777" w:rsidR="00DB1505" w:rsidRPr="00485489" w:rsidRDefault="00DB1505" w:rsidP="006B680E">
            <w:pPr>
              <w:pStyle w:val="Tablebodynospace"/>
            </w:pPr>
            <w:r w:rsidRPr="00485489">
              <w:t>‘sorption parameter input’</w:t>
            </w:r>
          </w:p>
        </w:tc>
        <w:tc>
          <w:tcPr>
            <w:tcW w:w="1620" w:type="dxa"/>
            <w:vAlign w:val="center"/>
          </w:tcPr>
          <w:p w14:paraId="154D784F" w14:textId="77777777" w:rsidR="00DB1505" w:rsidRPr="00ED3698" w:rsidRDefault="00DB1505" w:rsidP="006B680E">
            <w:pPr>
              <w:pStyle w:val="Tablebodynospace"/>
            </w:pPr>
            <w:r w:rsidRPr="00ED3698">
              <w:t>cec</w:t>
            </w:r>
          </w:p>
        </w:tc>
        <w:tc>
          <w:tcPr>
            <w:tcW w:w="3166" w:type="dxa"/>
          </w:tcPr>
          <w:p w14:paraId="580D3B5A" w14:textId="35D9D060" w:rsidR="00DB1505" w:rsidRPr="00ED3698" w:rsidRDefault="00085CEC" w:rsidP="006B680E">
            <w:pPr>
              <w:pStyle w:val="Tablebodynospace"/>
            </w:pPr>
            <w:r>
              <w:t>C</w:t>
            </w:r>
            <w:r w:rsidRPr="00ED3698">
              <w:t xml:space="preserve">ation </w:t>
            </w:r>
            <w:r w:rsidR="00DB1505" w:rsidRPr="00ED3698">
              <w:t xml:space="preserve">exchange capacity </w:t>
            </w:r>
          </w:p>
          <w:p w14:paraId="0EAABE92" w14:textId="77777777" w:rsidR="00DB1505" w:rsidRPr="00ED3698" w:rsidRDefault="00DB1505" w:rsidP="006B680E">
            <w:pPr>
              <w:pStyle w:val="Tablebodynospace"/>
            </w:pPr>
            <w:r w:rsidRPr="00ED3698">
              <w:t>[meq</w:t>
            </w:r>
            <w:r>
              <w:t> (</w:t>
            </w:r>
            <w:r w:rsidRPr="00ED3698">
              <w:t>100g</w:t>
            </w:r>
            <w:r>
              <w:t> soil)</w:t>
            </w:r>
            <w:r w:rsidRPr="00ED3698">
              <w:rPr>
                <w:vertAlign w:val="superscript"/>
              </w:rPr>
              <w:t>-1</w:t>
            </w:r>
            <w:r w:rsidRPr="00ED3698">
              <w:t>]</w:t>
            </w:r>
          </w:p>
        </w:tc>
        <w:tc>
          <w:tcPr>
            <w:tcW w:w="1694" w:type="dxa"/>
            <w:vAlign w:val="center"/>
          </w:tcPr>
          <w:p w14:paraId="475D9678" w14:textId="001BC1A1" w:rsidR="00DB1505" w:rsidRPr="00ED3698" w:rsidRDefault="00085CEC" w:rsidP="006B680E">
            <w:pPr>
              <w:pStyle w:val="Tablebodynospace"/>
            </w:pPr>
            <w:r>
              <w:t>R</w:t>
            </w:r>
            <w:r w:rsidRPr="00ED3698">
              <w:t xml:space="preserve">equired </w:t>
            </w:r>
            <w:r w:rsidR="00DB1505" w:rsidRPr="00ED3698">
              <w:t>for ion exchange reactions</w:t>
            </w:r>
          </w:p>
        </w:tc>
      </w:tr>
      <w:tr w:rsidR="00DB1505" w:rsidRPr="00ED3698" w14:paraId="2E9EF3C2" w14:textId="77777777" w:rsidTr="007239FB">
        <w:trPr>
          <w:cantSplit/>
          <w:trHeight w:val="471"/>
        </w:trPr>
        <w:tc>
          <w:tcPr>
            <w:tcW w:w="450" w:type="dxa"/>
            <w:vMerge/>
          </w:tcPr>
          <w:p w14:paraId="1307FC6C" w14:textId="77777777" w:rsidR="00DB1505" w:rsidRPr="00ED3698" w:rsidRDefault="00DB1505" w:rsidP="006B680E">
            <w:pPr>
              <w:pStyle w:val="Tablebodynospace"/>
            </w:pPr>
          </w:p>
        </w:tc>
        <w:tc>
          <w:tcPr>
            <w:tcW w:w="1800" w:type="dxa"/>
            <w:vMerge/>
            <w:vAlign w:val="center"/>
          </w:tcPr>
          <w:p w14:paraId="346B754E" w14:textId="77777777" w:rsidR="00DB1505" w:rsidRPr="00ED3698" w:rsidRDefault="00DB1505" w:rsidP="006B680E">
            <w:pPr>
              <w:pStyle w:val="Tablebodynospace"/>
            </w:pPr>
          </w:p>
        </w:tc>
        <w:tc>
          <w:tcPr>
            <w:tcW w:w="1620" w:type="dxa"/>
            <w:vAlign w:val="center"/>
          </w:tcPr>
          <w:p w14:paraId="19800269" w14:textId="77777777" w:rsidR="00DB1505" w:rsidRPr="00ED3698" w:rsidRDefault="00DB1505" w:rsidP="006B680E">
            <w:pPr>
              <w:pStyle w:val="Tablebodynospace"/>
            </w:pPr>
            <w:r w:rsidRPr="00FC2059">
              <w:rPr>
                <w:noProof/>
              </w:rPr>
              <w:t>rhobulk</w:t>
            </w:r>
          </w:p>
        </w:tc>
        <w:tc>
          <w:tcPr>
            <w:tcW w:w="3166" w:type="dxa"/>
            <w:tcBorders>
              <w:bottom w:val="single" w:sz="6" w:space="0" w:color="000000"/>
            </w:tcBorders>
            <w:vAlign w:val="center"/>
          </w:tcPr>
          <w:p w14:paraId="5EE93E26" w14:textId="43DFED4B" w:rsidR="00DB1505" w:rsidRPr="00ED3698" w:rsidRDefault="00085CEC" w:rsidP="006B680E">
            <w:pPr>
              <w:pStyle w:val="Tablebodynospace"/>
            </w:pPr>
            <w:r>
              <w:t>D</w:t>
            </w:r>
            <w:r w:rsidRPr="00ED3698">
              <w:t xml:space="preserve">ry </w:t>
            </w:r>
            <w:r w:rsidR="00DB1505" w:rsidRPr="00ED3698">
              <w:t>bulk density [g cm</w:t>
            </w:r>
            <w:r w:rsidR="00DB1505" w:rsidRPr="00ED3698">
              <w:rPr>
                <w:vertAlign w:val="superscript"/>
              </w:rPr>
              <w:t>-3</w:t>
            </w:r>
            <w:r w:rsidR="00DB1505" w:rsidRPr="00ED3698">
              <w:t>]</w:t>
            </w:r>
          </w:p>
        </w:tc>
        <w:tc>
          <w:tcPr>
            <w:tcW w:w="1694" w:type="dxa"/>
            <w:vAlign w:val="center"/>
          </w:tcPr>
          <w:p w14:paraId="35022700" w14:textId="77777777" w:rsidR="00DB1505" w:rsidRPr="00ED3698" w:rsidRDefault="00DB1505" w:rsidP="006B680E">
            <w:pPr>
              <w:pStyle w:val="Tablebodynospace"/>
            </w:pPr>
          </w:p>
        </w:tc>
      </w:tr>
      <w:tr w:rsidR="00DB1505" w:rsidRPr="00ED3698" w14:paraId="26810E2D" w14:textId="77777777" w:rsidTr="007239FB">
        <w:trPr>
          <w:cantSplit/>
          <w:trHeight w:val="471"/>
        </w:trPr>
        <w:tc>
          <w:tcPr>
            <w:tcW w:w="450" w:type="dxa"/>
            <w:vMerge/>
          </w:tcPr>
          <w:p w14:paraId="22FA1B44" w14:textId="77777777" w:rsidR="00DB1505" w:rsidRPr="00ED3698" w:rsidRDefault="00DB1505" w:rsidP="006B680E">
            <w:pPr>
              <w:pStyle w:val="Tablebodynospace"/>
            </w:pPr>
          </w:p>
        </w:tc>
        <w:tc>
          <w:tcPr>
            <w:tcW w:w="1800" w:type="dxa"/>
            <w:vMerge/>
            <w:vAlign w:val="center"/>
          </w:tcPr>
          <w:p w14:paraId="6FF4C59C" w14:textId="77777777" w:rsidR="00DB1505" w:rsidRPr="00ED3698" w:rsidRDefault="00DB1505" w:rsidP="006B680E">
            <w:pPr>
              <w:pStyle w:val="Tablebodynospace"/>
            </w:pPr>
          </w:p>
        </w:tc>
        <w:tc>
          <w:tcPr>
            <w:tcW w:w="1620" w:type="dxa"/>
            <w:vAlign w:val="center"/>
          </w:tcPr>
          <w:p w14:paraId="1C4DDD92" w14:textId="77777777" w:rsidR="00DB1505" w:rsidRPr="00ED3698" w:rsidRDefault="00DB1505" w:rsidP="006B680E">
            <w:pPr>
              <w:pStyle w:val="Tablebodynospace"/>
            </w:pPr>
            <w:r w:rsidRPr="00ED3698">
              <w:t>surface site</w:t>
            </w:r>
          </w:p>
        </w:tc>
        <w:tc>
          <w:tcPr>
            <w:tcW w:w="3166" w:type="dxa"/>
            <w:tcBorders>
              <w:bottom w:val="single" w:sz="6" w:space="0" w:color="000000"/>
            </w:tcBorders>
            <w:vAlign w:val="center"/>
          </w:tcPr>
          <w:p w14:paraId="7239F317" w14:textId="009F2BBF" w:rsidR="00DB1505" w:rsidRPr="00ED3698" w:rsidRDefault="00085CEC" w:rsidP="006B680E">
            <w:pPr>
              <w:pStyle w:val="Tablebodynospace"/>
            </w:pPr>
            <w:r>
              <w:t>N</w:t>
            </w:r>
            <w:r w:rsidRPr="00ED3698">
              <w:t xml:space="preserve">ame </w:t>
            </w:r>
            <w:r w:rsidR="00DB1505" w:rsidRPr="00ED3698">
              <w:t xml:space="preserve">of </w:t>
            </w:r>
            <w:r>
              <w:t xml:space="preserve">the </w:t>
            </w:r>
            <w:r w:rsidR="00DB1505" w:rsidRPr="00ED3698">
              <w:t>surface site</w:t>
            </w:r>
          </w:p>
        </w:tc>
        <w:tc>
          <w:tcPr>
            <w:tcW w:w="1694" w:type="dxa"/>
            <w:vMerge w:val="restart"/>
            <w:vAlign w:val="center"/>
          </w:tcPr>
          <w:p w14:paraId="342FBD61" w14:textId="755DE38C" w:rsidR="00DB1505" w:rsidRPr="00ED3698" w:rsidRDefault="00085CEC" w:rsidP="006B680E">
            <w:pPr>
              <w:pStyle w:val="Tablebodynospace"/>
            </w:pPr>
            <w:r>
              <w:t>R</w:t>
            </w:r>
            <w:r w:rsidRPr="00ED3698">
              <w:t xml:space="preserve">equired </w:t>
            </w:r>
            <w:r w:rsidR="00DB1505" w:rsidRPr="00ED3698">
              <w:t>for surface complexation reactions</w:t>
            </w:r>
          </w:p>
        </w:tc>
      </w:tr>
      <w:tr w:rsidR="00DB1505" w:rsidRPr="00ED3698" w14:paraId="48F740F8" w14:textId="77777777" w:rsidTr="007239FB">
        <w:trPr>
          <w:cantSplit/>
          <w:trHeight w:val="471"/>
        </w:trPr>
        <w:tc>
          <w:tcPr>
            <w:tcW w:w="450" w:type="dxa"/>
            <w:vMerge/>
          </w:tcPr>
          <w:p w14:paraId="4009A951" w14:textId="77777777" w:rsidR="00DB1505" w:rsidRPr="00ED3698" w:rsidRDefault="00DB1505" w:rsidP="006B680E">
            <w:pPr>
              <w:pStyle w:val="Tablebodynospace"/>
            </w:pPr>
          </w:p>
        </w:tc>
        <w:tc>
          <w:tcPr>
            <w:tcW w:w="1800" w:type="dxa"/>
            <w:vMerge/>
            <w:vAlign w:val="center"/>
          </w:tcPr>
          <w:p w14:paraId="4DB16184" w14:textId="77777777" w:rsidR="00DB1505" w:rsidRPr="00ED3698" w:rsidRDefault="00DB1505" w:rsidP="006B680E">
            <w:pPr>
              <w:pStyle w:val="Tablebodynospace"/>
            </w:pPr>
          </w:p>
        </w:tc>
        <w:tc>
          <w:tcPr>
            <w:tcW w:w="1620" w:type="dxa"/>
            <w:vAlign w:val="center"/>
          </w:tcPr>
          <w:p w14:paraId="28F6DDAC" w14:textId="77777777" w:rsidR="00DB1505" w:rsidRPr="00ED3698" w:rsidRDefault="00DB1505" w:rsidP="006B680E">
            <w:pPr>
              <w:pStyle w:val="Tablebodynospace"/>
            </w:pPr>
            <w:r w:rsidRPr="00ED3698">
              <w:t>mass</w:t>
            </w:r>
          </w:p>
        </w:tc>
        <w:tc>
          <w:tcPr>
            <w:tcW w:w="3166" w:type="dxa"/>
            <w:tcBorders>
              <w:bottom w:val="single" w:sz="6" w:space="0" w:color="000000"/>
            </w:tcBorders>
            <w:vAlign w:val="center"/>
          </w:tcPr>
          <w:p w14:paraId="21A2C55C" w14:textId="2DEF75A9" w:rsidR="00DB1505" w:rsidRPr="00ED3698" w:rsidRDefault="00085CEC" w:rsidP="006B680E">
            <w:pPr>
              <w:pStyle w:val="Tablebodynospace"/>
            </w:pPr>
            <w:r>
              <w:t>M</w:t>
            </w:r>
            <w:r w:rsidRPr="00ED3698">
              <w:t xml:space="preserve">ass </w:t>
            </w:r>
            <w:r w:rsidR="00DB1505" w:rsidRPr="00ED3698">
              <w:t xml:space="preserve">of </w:t>
            </w:r>
            <w:r>
              <w:t xml:space="preserve">the </w:t>
            </w:r>
            <w:r w:rsidR="00DB1505" w:rsidRPr="00ED3698">
              <w:t>surface site</w:t>
            </w:r>
          </w:p>
          <w:p w14:paraId="7C7A24E6" w14:textId="77777777" w:rsidR="00DB1505" w:rsidRPr="00ED3698" w:rsidRDefault="00DB1505" w:rsidP="006B680E">
            <w:pPr>
              <w:pStyle w:val="Tablebodynospace"/>
            </w:pPr>
            <w:r w:rsidRPr="00ED3698">
              <w:t>[g solid L</w:t>
            </w:r>
            <w:r w:rsidRPr="00ED3698">
              <w:rPr>
                <w:vertAlign w:val="superscript"/>
              </w:rPr>
              <w:t>-1</w:t>
            </w:r>
            <w:r w:rsidRPr="00ED3698">
              <w:t xml:space="preserve"> H</w:t>
            </w:r>
            <w:r w:rsidRPr="00ED3698">
              <w:rPr>
                <w:vertAlign w:val="subscript"/>
              </w:rPr>
              <w:t>2</w:t>
            </w:r>
            <w:r w:rsidRPr="00ED3698">
              <w:t>O]</w:t>
            </w:r>
          </w:p>
        </w:tc>
        <w:tc>
          <w:tcPr>
            <w:tcW w:w="1694" w:type="dxa"/>
            <w:vMerge/>
            <w:vAlign w:val="center"/>
          </w:tcPr>
          <w:p w14:paraId="74E67A85" w14:textId="77777777" w:rsidR="00DB1505" w:rsidRPr="00ED3698" w:rsidRDefault="00DB1505" w:rsidP="006B680E">
            <w:pPr>
              <w:pStyle w:val="Tablebodynospace"/>
            </w:pPr>
          </w:p>
        </w:tc>
      </w:tr>
      <w:tr w:rsidR="00DB1505" w:rsidRPr="00ED3698" w14:paraId="7360A136" w14:textId="77777777" w:rsidTr="007239FB">
        <w:trPr>
          <w:cantSplit/>
          <w:trHeight w:val="471"/>
        </w:trPr>
        <w:tc>
          <w:tcPr>
            <w:tcW w:w="450" w:type="dxa"/>
            <w:vMerge/>
          </w:tcPr>
          <w:p w14:paraId="50843F49" w14:textId="77777777" w:rsidR="00DB1505" w:rsidRPr="00ED3698" w:rsidRDefault="00DB1505" w:rsidP="006B680E">
            <w:pPr>
              <w:pStyle w:val="Tablebodynospace"/>
            </w:pPr>
          </w:p>
        </w:tc>
        <w:tc>
          <w:tcPr>
            <w:tcW w:w="1800" w:type="dxa"/>
            <w:vMerge/>
            <w:vAlign w:val="center"/>
          </w:tcPr>
          <w:p w14:paraId="7C7CC183" w14:textId="77777777" w:rsidR="00DB1505" w:rsidRPr="00ED3698" w:rsidRDefault="00DB1505" w:rsidP="006B680E">
            <w:pPr>
              <w:pStyle w:val="Tablebodynospace"/>
            </w:pPr>
          </w:p>
        </w:tc>
        <w:tc>
          <w:tcPr>
            <w:tcW w:w="1620" w:type="dxa"/>
            <w:vAlign w:val="center"/>
          </w:tcPr>
          <w:p w14:paraId="5918B14E" w14:textId="77777777" w:rsidR="00DB1505" w:rsidRPr="00ED3698" w:rsidRDefault="00DB1505" w:rsidP="006B680E">
            <w:pPr>
              <w:pStyle w:val="Tablebodynospace"/>
            </w:pPr>
            <w:r w:rsidRPr="00ED3698">
              <w:t>area</w:t>
            </w:r>
          </w:p>
        </w:tc>
        <w:tc>
          <w:tcPr>
            <w:tcW w:w="3166" w:type="dxa"/>
            <w:tcBorders>
              <w:bottom w:val="single" w:sz="6" w:space="0" w:color="000000"/>
            </w:tcBorders>
            <w:vAlign w:val="center"/>
          </w:tcPr>
          <w:p w14:paraId="2356DAC6" w14:textId="5681A6E4" w:rsidR="00DB1505" w:rsidRPr="00ED3698" w:rsidRDefault="00085CEC" w:rsidP="006B680E">
            <w:pPr>
              <w:pStyle w:val="Tablebodynospace"/>
            </w:pPr>
            <w:r w:rsidRPr="00FC2059">
              <w:rPr>
                <w:noProof/>
              </w:rPr>
              <w:t>Surface</w:t>
            </w:r>
            <w:r w:rsidRPr="00ED3698">
              <w:t xml:space="preserve"> </w:t>
            </w:r>
            <w:r w:rsidR="00DB1505" w:rsidRPr="00ED3698">
              <w:t xml:space="preserve">area of </w:t>
            </w:r>
            <w:r w:rsidR="00266937">
              <w:t xml:space="preserve">the </w:t>
            </w:r>
            <w:r w:rsidR="00DB1505" w:rsidRPr="00ED3698">
              <w:t>surface site</w:t>
            </w:r>
          </w:p>
          <w:p w14:paraId="5613A4D0" w14:textId="77777777" w:rsidR="00DB1505" w:rsidRPr="00ED3698" w:rsidRDefault="00DB1505" w:rsidP="006B680E">
            <w:pPr>
              <w:pStyle w:val="Tablebodynospace"/>
            </w:pPr>
            <w:r w:rsidRPr="00ED3698">
              <w:t>[m</w:t>
            </w:r>
            <w:r w:rsidRPr="00ED3698">
              <w:rPr>
                <w:vertAlign w:val="superscript"/>
              </w:rPr>
              <w:t>2</w:t>
            </w:r>
            <w:r w:rsidRPr="00ED3698">
              <w:t xml:space="preserve"> g</w:t>
            </w:r>
            <w:r w:rsidRPr="00ED3698">
              <w:rPr>
                <w:vertAlign w:val="superscript"/>
              </w:rPr>
              <w:t>-1</w:t>
            </w:r>
            <w:r w:rsidRPr="00ED3698">
              <w:t xml:space="preserve"> solid]</w:t>
            </w:r>
          </w:p>
        </w:tc>
        <w:tc>
          <w:tcPr>
            <w:tcW w:w="1694" w:type="dxa"/>
            <w:vMerge/>
            <w:vAlign w:val="center"/>
          </w:tcPr>
          <w:p w14:paraId="4AA692F5" w14:textId="77777777" w:rsidR="00DB1505" w:rsidRPr="00ED3698" w:rsidRDefault="00DB1505" w:rsidP="006B680E">
            <w:pPr>
              <w:pStyle w:val="Tablebodynospace"/>
            </w:pPr>
          </w:p>
        </w:tc>
      </w:tr>
      <w:tr w:rsidR="00DB1505" w:rsidRPr="00ED3698" w14:paraId="64CE4BD6" w14:textId="77777777" w:rsidTr="007239FB">
        <w:trPr>
          <w:cantSplit/>
          <w:trHeight w:val="471"/>
        </w:trPr>
        <w:tc>
          <w:tcPr>
            <w:tcW w:w="450" w:type="dxa"/>
            <w:vMerge/>
          </w:tcPr>
          <w:p w14:paraId="5D157725" w14:textId="77777777" w:rsidR="00DB1505" w:rsidRPr="00ED3698" w:rsidRDefault="00DB1505" w:rsidP="006B680E">
            <w:pPr>
              <w:pStyle w:val="Tablebodynospace"/>
            </w:pPr>
          </w:p>
        </w:tc>
        <w:tc>
          <w:tcPr>
            <w:tcW w:w="1800" w:type="dxa"/>
            <w:vMerge/>
            <w:vAlign w:val="center"/>
          </w:tcPr>
          <w:p w14:paraId="1B88C140" w14:textId="77777777" w:rsidR="00DB1505" w:rsidRPr="00ED3698" w:rsidRDefault="00DB1505" w:rsidP="006B680E">
            <w:pPr>
              <w:pStyle w:val="Tablebodynospace"/>
            </w:pPr>
          </w:p>
        </w:tc>
        <w:tc>
          <w:tcPr>
            <w:tcW w:w="1620" w:type="dxa"/>
            <w:vAlign w:val="center"/>
          </w:tcPr>
          <w:p w14:paraId="686A82EC" w14:textId="77777777" w:rsidR="00DB1505" w:rsidRPr="00ED3698" w:rsidRDefault="00DB1505" w:rsidP="006B680E">
            <w:pPr>
              <w:pStyle w:val="Tablebodynospace"/>
            </w:pPr>
            <w:r w:rsidRPr="00ED3698">
              <w:t>site density</w:t>
            </w:r>
          </w:p>
        </w:tc>
        <w:tc>
          <w:tcPr>
            <w:tcW w:w="3166" w:type="dxa"/>
            <w:vAlign w:val="center"/>
          </w:tcPr>
          <w:p w14:paraId="592D8D4C" w14:textId="46EC5224" w:rsidR="00DB1505" w:rsidRPr="00ED3698" w:rsidRDefault="00085CEC" w:rsidP="006B680E">
            <w:pPr>
              <w:pStyle w:val="Tablebodynospace"/>
            </w:pPr>
            <w:r>
              <w:t>S</w:t>
            </w:r>
            <w:r w:rsidRPr="00ED3698">
              <w:t xml:space="preserve">ite </w:t>
            </w:r>
            <w:r w:rsidR="00DB1505" w:rsidRPr="00ED3698">
              <w:t>density [sites nm</w:t>
            </w:r>
            <w:r w:rsidR="00DB1505" w:rsidRPr="00ED3698">
              <w:rPr>
                <w:vertAlign w:val="superscript"/>
              </w:rPr>
              <w:t>-2</w:t>
            </w:r>
            <w:r w:rsidR="00DB1505" w:rsidRPr="00ED3698">
              <w:t>]</w:t>
            </w:r>
          </w:p>
        </w:tc>
        <w:tc>
          <w:tcPr>
            <w:tcW w:w="1694" w:type="dxa"/>
            <w:vMerge/>
            <w:vAlign w:val="center"/>
          </w:tcPr>
          <w:p w14:paraId="43927639" w14:textId="77777777" w:rsidR="00DB1505" w:rsidRPr="00ED3698" w:rsidRDefault="00DB1505" w:rsidP="006B680E">
            <w:pPr>
              <w:pStyle w:val="Tablebodynospace"/>
            </w:pPr>
          </w:p>
        </w:tc>
      </w:tr>
      <w:tr w:rsidR="00DB1505" w:rsidRPr="00ED3698" w14:paraId="41430340" w14:textId="77777777" w:rsidTr="007239FB">
        <w:trPr>
          <w:cantSplit/>
          <w:trHeight w:val="471"/>
        </w:trPr>
        <w:tc>
          <w:tcPr>
            <w:tcW w:w="450" w:type="dxa"/>
            <w:vMerge/>
          </w:tcPr>
          <w:p w14:paraId="5940367E" w14:textId="77777777" w:rsidR="00DB1505" w:rsidRPr="00ED3698" w:rsidRDefault="00DB1505" w:rsidP="006B680E">
            <w:pPr>
              <w:pStyle w:val="Tablebodynospace"/>
            </w:pPr>
          </w:p>
        </w:tc>
        <w:tc>
          <w:tcPr>
            <w:tcW w:w="1800" w:type="dxa"/>
            <w:vMerge w:val="restart"/>
            <w:vAlign w:val="center"/>
          </w:tcPr>
          <w:p w14:paraId="0F77733E" w14:textId="7F11CEE6" w:rsidR="00DB1505" w:rsidRPr="00ED3698" w:rsidRDefault="00085CEC" w:rsidP="00085CEC">
            <w:pPr>
              <w:pStyle w:val="Tablebodynospace"/>
            </w:pPr>
            <w:r>
              <w:t>‘</w:t>
            </w:r>
            <w:r w:rsidR="00DB1505" w:rsidRPr="00C96160">
              <w:t>sorption parameter input of ion-exchange</w:t>
            </w:r>
            <w:r>
              <w:t>’</w:t>
            </w:r>
          </w:p>
        </w:tc>
        <w:tc>
          <w:tcPr>
            <w:tcW w:w="1620" w:type="dxa"/>
            <w:vAlign w:val="center"/>
          </w:tcPr>
          <w:p w14:paraId="748CC17A" w14:textId="77777777" w:rsidR="00DB1505" w:rsidRPr="00ED3698" w:rsidRDefault="00DB1505" w:rsidP="006B680E">
            <w:pPr>
              <w:pStyle w:val="Tablebodynospace"/>
            </w:pPr>
            <w:r w:rsidRPr="00FC2059">
              <w:rPr>
                <w:noProof/>
              </w:rPr>
              <w:t>cec</w:t>
            </w:r>
          </w:p>
        </w:tc>
        <w:tc>
          <w:tcPr>
            <w:tcW w:w="3166" w:type="dxa"/>
          </w:tcPr>
          <w:p w14:paraId="56E748C0" w14:textId="693B3FAB" w:rsidR="00DB1505" w:rsidRPr="00ED3698" w:rsidRDefault="00266937" w:rsidP="006B680E">
            <w:pPr>
              <w:pStyle w:val="Tablebodynospace"/>
            </w:pPr>
            <w:r>
              <w:t>C</w:t>
            </w:r>
            <w:r w:rsidRPr="00ED3698">
              <w:t xml:space="preserve">ation </w:t>
            </w:r>
            <w:r w:rsidR="00DB1505" w:rsidRPr="00ED3698">
              <w:t xml:space="preserve">exchange capacity </w:t>
            </w:r>
          </w:p>
          <w:p w14:paraId="01DEC917" w14:textId="77777777" w:rsidR="00DB1505" w:rsidRPr="00ED3698" w:rsidRDefault="00DB1505" w:rsidP="006B680E">
            <w:pPr>
              <w:pStyle w:val="Tablebodynospace"/>
            </w:pPr>
            <w:r w:rsidRPr="00ED3698">
              <w:t xml:space="preserve">[meq </w:t>
            </w:r>
            <w:r>
              <w:t>(</w:t>
            </w:r>
            <w:r w:rsidRPr="00ED3698">
              <w:t>100g</w:t>
            </w:r>
            <w:r>
              <w:t xml:space="preserve"> soil)</w:t>
            </w:r>
            <w:r w:rsidRPr="00ED3698">
              <w:rPr>
                <w:vertAlign w:val="superscript"/>
              </w:rPr>
              <w:t>-1</w:t>
            </w:r>
            <w:r w:rsidRPr="00ED3698">
              <w:t>]</w:t>
            </w:r>
          </w:p>
        </w:tc>
        <w:tc>
          <w:tcPr>
            <w:tcW w:w="1694" w:type="dxa"/>
            <w:vMerge w:val="restart"/>
            <w:vAlign w:val="center"/>
          </w:tcPr>
          <w:p w14:paraId="5AD53AF1" w14:textId="2106758A" w:rsidR="00DB1505" w:rsidRPr="00ED3698" w:rsidRDefault="00266937" w:rsidP="006B680E">
            <w:pPr>
              <w:pStyle w:val="Tablebodynospace"/>
            </w:pPr>
            <w:r>
              <w:t>R</w:t>
            </w:r>
            <w:r w:rsidRPr="00ED3698">
              <w:t xml:space="preserve">equired </w:t>
            </w:r>
            <w:r w:rsidR="00DB1505" w:rsidRPr="00ED3698">
              <w:t>for ion exchange reactions</w:t>
            </w:r>
          </w:p>
        </w:tc>
      </w:tr>
      <w:tr w:rsidR="00DB1505" w:rsidRPr="00ED3698" w14:paraId="79F0E2B2" w14:textId="77777777" w:rsidTr="007239FB">
        <w:trPr>
          <w:cantSplit/>
          <w:trHeight w:val="471"/>
        </w:trPr>
        <w:tc>
          <w:tcPr>
            <w:tcW w:w="450" w:type="dxa"/>
            <w:vMerge/>
          </w:tcPr>
          <w:p w14:paraId="42E0749C" w14:textId="77777777" w:rsidR="00DB1505" w:rsidRPr="00ED3698" w:rsidRDefault="00DB1505" w:rsidP="006B680E">
            <w:pPr>
              <w:pStyle w:val="Tablebodynospace"/>
            </w:pPr>
          </w:p>
        </w:tc>
        <w:tc>
          <w:tcPr>
            <w:tcW w:w="1800" w:type="dxa"/>
            <w:vMerge/>
            <w:vAlign w:val="center"/>
          </w:tcPr>
          <w:p w14:paraId="37E64DA7" w14:textId="77777777" w:rsidR="00DB1505" w:rsidRPr="00ED3698" w:rsidRDefault="00DB1505" w:rsidP="006B680E">
            <w:pPr>
              <w:pStyle w:val="Tablebodynospace"/>
            </w:pPr>
          </w:p>
        </w:tc>
        <w:tc>
          <w:tcPr>
            <w:tcW w:w="1620" w:type="dxa"/>
            <w:vAlign w:val="center"/>
          </w:tcPr>
          <w:p w14:paraId="193DD65D" w14:textId="77777777" w:rsidR="00DB1505" w:rsidRPr="00ED3698" w:rsidRDefault="00DB1505" w:rsidP="006B680E">
            <w:pPr>
              <w:pStyle w:val="Tablebodynospace"/>
            </w:pPr>
            <w:r w:rsidRPr="00FC2059">
              <w:rPr>
                <w:noProof/>
              </w:rPr>
              <w:t>rhobulk</w:t>
            </w:r>
          </w:p>
        </w:tc>
        <w:tc>
          <w:tcPr>
            <w:tcW w:w="3166" w:type="dxa"/>
            <w:vAlign w:val="center"/>
          </w:tcPr>
          <w:p w14:paraId="74556754" w14:textId="0FD7F0A0" w:rsidR="00DB1505" w:rsidRPr="00ED3698" w:rsidRDefault="00266937" w:rsidP="006B680E">
            <w:pPr>
              <w:pStyle w:val="Tablebodynospace"/>
            </w:pPr>
            <w:r>
              <w:t>D</w:t>
            </w:r>
            <w:r w:rsidRPr="00ED3698">
              <w:t xml:space="preserve">ry </w:t>
            </w:r>
            <w:r w:rsidR="00DB1505" w:rsidRPr="00ED3698">
              <w:t>bulk density [g cm</w:t>
            </w:r>
            <w:r w:rsidR="00DB1505" w:rsidRPr="00ED3698">
              <w:rPr>
                <w:vertAlign w:val="superscript"/>
              </w:rPr>
              <w:t>-3</w:t>
            </w:r>
            <w:r w:rsidR="00DB1505" w:rsidRPr="00ED3698">
              <w:t>]</w:t>
            </w:r>
          </w:p>
        </w:tc>
        <w:tc>
          <w:tcPr>
            <w:tcW w:w="1694" w:type="dxa"/>
            <w:vMerge/>
            <w:vAlign w:val="center"/>
          </w:tcPr>
          <w:p w14:paraId="0B69EE8A" w14:textId="77777777" w:rsidR="00DB1505" w:rsidRPr="00ED3698" w:rsidRDefault="00DB1505" w:rsidP="006B680E">
            <w:pPr>
              <w:pStyle w:val="Tablebodynospace"/>
            </w:pPr>
          </w:p>
        </w:tc>
      </w:tr>
      <w:tr w:rsidR="00DB1505" w:rsidRPr="00ED3698" w14:paraId="4CD39C14" w14:textId="77777777" w:rsidTr="007239FB">
        <w:trPr>
          <w:cantSplit/>
          <w:trHeight w:val="471"/>
        </w:trPr>
        <w:tc>
          <w:tcPr>
            <w:tcW w:w="450" w:type="dxa"/>
            <w:vMerge/>
          </w:tcPr>
          <w:p w14:paraId="2935BA35" w14:textId="77777777" w:rsidR="00DB1505" w:rsidRPr="00ED3698" w:rsidRDefault="00DB1505" w:rsidP="006B680E">
            <w:pPr>
              <w:pStyle w:val="Tablebodynospace"/>
            </w:pPr>
          </w:p>
        </w:tc>
        <w:tc>
          <w:tcPr>
            <w:tcW w:w="1800" w:type="dxa"/>
            <w:vMerge w:val="restart"/>
            <w:vAlign w:val="center"/>
          </w:tcPr>
          <w:p w14:paraId="0D353A54" w14:textId="5475FEE9" w:rsidR="00DB1505" w:rsidRPr="00ED3698" w:rsidRDefault="00085CEC" w:rsidP="00085CEC">
            <w:pPr>
              <w:pStyle w:val="Tablebodynospace"/>
            </w:pPr>
            <w:r>
              <w:t>‘</w:t>
            </w:r>
            <w:r w:rsidR="00DB1505" w:rsidRPr="00C96160">
              <w:t>sorption parameter input of surface-complex</w:t>
            </w:r>
            <w:r>
              <w:t>’</w:t>
            </w:r>
          </w:p>
        </w:tc>
        <w:tc>
          <w:tcPr>
            <w:tcW w:w="1620" w:type="dxa"/>
            <w:vAlign w:val="center"/>
          </w:tcPr>
          <w:p w14:paraId="4E0B6F66" w14:textId="77777777" w:rsidR="00DB1505" w:rsidRPr="00ED3698" w:rsidRDefault="00DB1505" w:rsidP="006B680E">
            <w:pPr>
              <w:pStyle w:val="Tablebodynospace"/>
            </w:pPr>
            <w:r w:rsidRPr="00ED3698">
              <w:t>surface site</w:t>
            </w:r>
          </w:p>
        </w:tc>
        <w:tc>
          <w:tcPr>
            <w:tcW w:w="3166" w:type="dxa"/>
            <w:vAlign w:val="center"/>
          </w:tcPr>
          <w:p w14:paraId="27BD6F74" w14:textId="4DC11E90" w:rsidR="00DB1505" w:rsidRPr="00ED3698" w:rsidRDefault="00266937" w:rsidP="006B680E">
            <w:pPr>
              <w:pStyle w:val="Tablebodynospace"/>
            </w:pPr>
            <w:r>
              <w:t>N</w:t>
            </w:r>
            <w:r w:rsidRPr="00ED3698">
              <w:t xml:space="preserve">ame </w:t>
            </w:r>
            <w:r w:rsidR="00DB1505" w:rsidRPr="00ED3698">
              <w:t xml:space="preserve">of </w:t>
            </w:r>
            <w:r>
              <w:t xml:space="preserve">the </w:t>
            </w:r>
            <w:r w:rsidR="00DB1505" w:rsidRPr="00ED3698">
              <w:t>surface site</w:t>
            </w:r>
          </w:p>
        </w:tc>
        <w:tc>
          <w:tcPr>
            <w:tcW w:w="1694" w:type="dxa"/>
            <w:vMerge w:val="restart"/>
            <w:vAlign w:val="center"/>
          </w:tcPr>
          <w:p w14:paraId="29696EFD" w14:textId="04BE6610" w:rsidR="00DB1505" w:rsidRPr="00ED3698" w:rsidRDefault="00266937" w:rsidP="006B680E">
            <w:pPr>
              <w:pStyle w:val="Tablebodynospace"/>
            </w:pPr>
            <w:r>
              <w:t>R</w:t>
            </w:r>
            <w:r w:rsidRPr="00ED3698">
              <w:t xml:space="preserve">equired </w:t>
            </w:r>
            <w:r w:rsidR="00DB1505" w:rsidRPr="00ED3698">
              <w:t>for surface complexation reactions</w:t>
            </w:r>
          </w:p>
        </w:tc>
      </w:tr>
      <w:tr w:rsidR="00DB1505" w:rsidRPr="00ED3698" w14:paraId="080203FB" w14:textId="77777777" w:rsidTr="007239FB">
        <w:trPr>
          <w:cantSplit/>
          <w:trHeight w:val="471"/>
        </w:trPr>
        <w:tc>
          <w:tcPr>
            <w:tcW w:w="450" w:type="dxa"/>
            <w:vMerge/>
          </w:tcPr>
          <w:p w14:paraId="6D177FA2" w14:textId="77777777" w:rsidR="00DB1505" w:rsidRPr="00ED3698" w:rsidRDefault="00DB1505" w:rsidP="006B680E">
            <w:pPr>
              <w:pStyle w:val="Tablebodynospace"/>
            </w:pPr>
          </w:p>
        </w:tc>
        <w:tc>
          <w:tcPr>
            <w:tcW w:w="1800" w:type="dxa"/>
            <w:vMerge/>
            <w:vAlign w:val="center"/>
          </w:tcPr>
          <w:p w14:paraId="398857EC" w14:textId="77777777" w:rsidR="00DB1505" w:rsidRPr="00ED3698" w:rsidRDefault="00DB1505" w:rsidP="006B680E">
            <w:pPr>
              <w:pStyle w:val="Tablebodynospace"/>
            </w:pPr>
          </w:p>
        </w:tc>
        <w:tc>
          <w:tcPr>
            <w:tcW w:w="1620" w:type="dxa"/>
            <w:vAlign w:val="center"/>
          </w:tcPr>
          <w:p w14:paraId="3EA1CC21" w14:textId="77777777" w:rsidR="00DB1505" w:rsidRPr="00ED3698" w:rsidRDefault="00DB1505" w:rsidP="006B680E">
            <w:pPr>
              <w:pStyle w:val="Tablebodynospace"/>
            </w:pPr>
            <w:r w:rsidRPr="00ED3698">
              <w:t>mass</w:t>
            </w:r>
          </w:p>
        </w:tc>
        <w:tc>
          <w:tcPr>
            <w:tcW w:w="3166" w:type="dxa"/>
            <w:vAlign w:val="center"/>
          </w:tcPr>
          <w:p w14:paraId="6020EE32" w14:textId="175E2EEF" w:rsidR="00DB1505" w:rsidRPr="00ED3698" w:rsidRDefault="00266937" w:rsidP="006B680E">
            <w:pPr>
              <w:pStyle w:val="Tablebodynospace"/>
            </w:pPr>
            <w:r>
              <w:t>M</w:t>
            </w:r>
            <w:r w:rsidRPr="00ED3698">
              <w:t xml:space="preserve">ass </w:t>
            </w:r>
            <w:r w:rsidR="00DB1505" w:rsidRPr="00ED3698">
              <w:t>of</w:t>
            </w:r>
            <w:r>
              <w:t xml:space="preserve"> the</w:t>
            </w:r>
            <w:r w:rsidR="00DB1505" w:rsidRPr="00ED3698">
              <w:t xml:space="preserve"> surface site</w:t>
            </w:r>
          </w:p>
          <w:p w14:paraId="6A5ED6B1" w14:textId="77777777" w:rsidR="00DB1505" w:rsidRPr="00ED3698" w:rsidRDefault="00DB1505" w:rsidP="006B680E">
            <w:pPr>
              <w:pStyle w:val="Tablebodynospace"/>
            </w:pPr>
            <w:r w:rsidRPr="00ED3698">
              <w:t>[g solid L</w:t>
            </w:r>
            <w:r w:rsidRPr="00ED3698">
              <w:rPr>
                <w:vertAlign w:val="superscript"/>
              </w:rPr>
              <w:t>-1</w:t>
            </w:r>
            <w:r w:rsidRPr="00ED3698">
              <w:t xml:space="preserve"> H</w:t>
            </w:r>
            <w:r w:rsidRPr="00ED3698">
              <w:rPr>
                <w:vertAlign w:val="subscript"/>
              </w:rPr>
              <w:t>2</w:t>
            </w:r>
            <w:r w:rsidRPr="00ED3698">
              <w:t>O]</w:t>
            </w:r>
          </w:p>
        </w:tc>
        <w:tc>
          <w:tcPr>
            <w:tcW w:w="1694" w:type="dxa"/>
            <w:vMerge/>
            <w:vAlign w:val="center"/>
          </w:tcPr>
          <w:p w14:paraId="535F3F08" w14:textId="77777777" w:rsidR="00DB1505" w:rsidRPr="00ED3698" w:rsidRDefault="00DB1505" w:rsidP="006B680E">
            <w:pPr>
              <w:pStyle w:val="Tablebodynospace"/>
            </w:pPr>
          </w:p>
        </w:tc>
      </w:tr>
      <w:tr w:rsidR="00DB1505" w:rsidRPr="00ED3698" w14:paraId="42B5CAB8" w14:textId="77777777" w:rsidTr="007239FB">
        <w:trPr>
          <w:cantSplit/>
          <w:trHeight w:val="471"/>
        </w:trPr>
        <w:tc>
          <w:tcPr>
            <w:tcW w:w="450" w:type="dxa"/>
            <w:vMerge/>
          </w:tcPr>
          <w:p w14:paraId="505F6124" w14:textId="77777777" w:rsidR="00DB1505" w:rsidRPr="00ED3698" w:rsidRDefault="00DB1505" w:rsidP="006B680E">
            <w:pPr>
              <w:pStyle w:val="Tablebodynospace"/>
            </w:pPr>
          </w:p>
        </w:tc>
        <w:tc>
          <w:tcPr>
            <w:tcW w:w="1800" w:type="dxa"/>
            <w:vMerge/>
            <w:vAlign w:val="center"/>
          </w:tcPr>
          <w:p w14:paraId="761E7B51" w14:textId="77777777" w:rsidR="00DB1505" w:rsidRPr="00ED3698" w:rsidRDefault="00DB1505" w:rsidP="006B680E">
            <w:pPr>
              <w:pStyle w:val="Tablebodynospace"/>
            </w:pPr>
          </w:p>
        </w:tc>
        <w:tc>
          <w:tcPr>
            <w:tcW w:w="1620" w:type="dxa"/>
            <w:vAlign w:val="center"/>
          </w:tcPr>
          <w:p w14:paraId="0A6DB915" w14:textId="77777777" w:rsidR="00DB1505" w:rsidRPr="00ED3698" w:rsidRDefault="00DB1505" w:rsidP="006B680E">
            <w:pPr>
              <w:pStyle w:val="Tablebodynospace"/>
            </w:pPr>
            <w:r w:rsidRPr="00ED3698">
              <w:t>area</w:t>
            </w:r>
          </w:p>
        </w:tc>
        <w:tc>
          <w:tcPr>
            <w:tcW w:w="3166" w:type="dxa"/>
            <w:vAlign w:val="center"/>
          </w:tcPr>
          <w:p w14:paraId="2E620869" w14:textId="133B465E" w:rsidR="00DB1505" w:rsidRPr="00ED3698" w:rsidRDefault="00266937" w:rsidP="006B680E">
            <w:pPr>
              <w:pStyle w:val="Tablebodynospace"/>
            </w:pPr>
            <w:r w:rsidRPr="00FC2059">
              <w:rPr>
                <w:noProof/>
              </w:rPr>
              <w:t>Surface</w:t>
            </w:r>
            <w:r w:rsidRPr="00ED3698">
              <w:t xml:space="preserve"> </w:t>
            </w:r>
            <w:r w:rsidR="00DB1505" w:rsidRPr="00ED3698">
              <w:t>area of</w:t>
            </w:r>
            <w:r>
              <w:t xml:space="preserve"> the</w:t>
            </w:r>
            <w:r w:rsidR="00DB1505" w:rsidRPr="00ED3698">
              <w:t xml:space="preserve"> surface site</w:t>
            </w:r>
          </w:p>
          <w:p w14:paraId="01E97D50" w14:textId="77777777" w:rsidR="00DB1505" w:rsidRPr="00ED3698" w:rsidRDefault="00DB1505" w:rsidP="006B680E">
            <w:pPr>
              <w:pStyle w:val="Tablebodynospace"/>
            </w:pPr>
            <w:r w:rsidRPr="00ED3698">
              <w:t>[m</w:t>
            </w:r>
            <w:r w:rsidRPr="00ED3698">
              <w:rPr>
                <w:vertAlign w:val="superscript"/>
              </w:rPr>
              <w:t>2</w:t>
            </w:r>
            <w:r w:rsidRPr="00ED3698">
              <w:t xml:space="preserve"> g</w:t>
            </w:r>
            <w:r w:rsidRPr="00ED3698">
              <w:rPr>
                <w:vertAlign w:val="superscript"/>
              </w:rPr>
              <w:t>-1</w:t>
            </w:r>
            <w:r w:rsidRPr="00ED3698">
              <w:t xml:space="preserve"> solid]</w:t>
            </w:r>
          </w:p>
        </w:tc>
        <w:tc>
          <w:tcPr>
            <w:tcW w:w="1694" w:type="dxa"/>
            <w:vMerge/>
            <w:vAlign w:val="center"/>
          </w:tcPr>
          <w:p w14:paraId="75791F61" w14:textId="77777777" w:rsidR="00DB1505" w:rsidRPr="00ED3698" w:rsidRDefault="00DB1505" w:rsidP="006B680E">
            <w:pPr>
              <w:pStyle w:val="Tablebodynospace"/>
            </w:pPr>
          </w:p>
        </w:tc>
      </w:tr>
      <w:tr w:rsidR="00DB1505" w:rsidRPr="00ED3698" w14:paraId="34900AFD" w14:textId="77777777" w:rsidTr="007239FB">
        <w:trPr>
          <w:cantSplit/>
          <w:trHeight w:val="471"/>
        </w:trPr>
        <w:tc>
          <w:tcPr>
            <w:tcW w:w="450" w:type="dxa"/>
            <w:vMerge/>
          </w:tcPr>
          <w:p w14:paraId="532ED6C6" w14:textId="77777777" w:rsidR="00DB1505" w:rsidRPr="00ED3698" w:rsidRDefault="00DB1505" w:rsidP="006B680E">
            <w:pPr>
              <w:pStyle w:val="Tablebodynospace"/>
            </w:pPr>
          </w:p>
        </w:tc>
        <w:tc>
          <w:tcPr>
            <w:tcW w:w="1800" w:type="dxa"/>
            <w:vMerge/>
            <w:vAlign w:val="center"/>
          </w:tcPr>
          <w:p w14:paraId="46F25347" w14:textId="77777777" w:rsidR="00DB1505" w:rsidRPr="00ED3698" w:rsidRDefault="00DB1505" w:rsidP="006B680E">
            <w:pPr>
              <w:pStyle w:val="Tablebodynospace"/>
            </w:pPr>
          </w:p>
        </w:tc>
        <w:tc>
          <w:tcPr>
            <w:tcW w:w="1620" w:type="dxa"/>
            <w:vAlign w:val="center"/>
          </w:tcPr>
          <w:p w14:paraId="5971B377" w14:textId="77777777" w:rsidR="00DB1505" w:rsidRPr="00ED3698" w:rsidRDefault="00DB1505" w:rsidP="006B680E">
            <w:pPr>
              <w:pStyle w:val="Tablebodynospace"/>
            </w:pPr>
            <w:r w:rsidRPr="00ED3698">
              <w:t>site density</w:t>
            </w:r>
          </w:p>
        </w:tc>
        <w:tc>
          <w:tcPr>
            <w:tcW w:w="3166" w:type="dxa"/>
            <w:tcBorders>
              <w:bottom w:val="single" w:sz="6" w:space="0" w:color="000000"/>
            </w:tcBorders>
            <w:vAlign w:val="center"/>
          </w:tcPr>
          <w:p w14:paraId="79FED2EA" w14:textId="640738D2" w:rsidR="00DB1505" w:rsidRPr="00ED3698" w:rsidRDefault="00920423" w:rsidP="006B680E">
            <w:pPr>
              <w:pStyle w:val="Tablebodynospace"/>
            </w:pPr>
            <w:r>
              <w:t>S</w:t>
            </w:r>
            <w:r w:rsidRPr="00ED3698">
              <w:t xml:space="preserve">ite </w:t>
            </w:r>
            <w:r w:rsidR="00DB1505" w:rsidRPr="00ED3698">
              <w:t>density [sites nm</w:t>
            </w:r>
            <w:r w:rsidR="00DB1505" w:rsidRPr="00ED3698">
              <w:rPr>
                <w:vertAlign w:val="superscript"/>
              </w:rPr>
              <w:t>-2</w:t>
            </w:r>
            <w:r w:rsidR="00DB1505" w:rsidRPr="00ED3698">
              <w:t>]</w:t>
            </w:r>
          </w:p>
        </w:tc>
        <w:tc>
          <w:tcPr>
            <w:tcW w:w="1694" w:type="dxa"/>
            <w:vMerge/>
            <w:vAlign w:val="center"/>
          </w:tcPr>
          <w:p w14:paraId="3FEE506C" w14:textId="77777777" w:rsidR="00DB1505" w:rsidRPr="00ED3698" w:rsidRDefault="00DB1505" w:rsidP="006B680E">
            <w:pPr>
              <w:pStyle w:val="Tablebodynospace"/>
            </w:pPr>
          </w:p>
        </w:tc>
      </w:tr>
    </w:tbl>
    <w:p w14:paraId="150257E4" w14:textId="77777777" w:rsidR="00DB1505" w:rsidRPr="00ED3698" w:rsidRDefault="00DB1505" w:rsidP="006B680E">
      <w:pPr>
        <w:pStyle w:val="Tablebodynospace"/>
      </w:pPr>
    </w:p>
    <w:p w14:paraId="15F2805A" w14:textId="3856F7C0" w:rsidR="00DB1505" w:rsidRPr="00ED3698" w:rsidRDefault="00DB1505" w:rsidP="00DB1505">
      <w:r w:rsidRPr="00ED3698">
        <w:br w:type="page"/>
      </w:r>
      <w:bookmarkStart w:id="448" w:name="_Ref486655958"/>
      <w:bookmarkStart w:id="449" w:name="_Toc13056222"/>
      <w:r w:rsidRPr="00ED3698">
        <w:lastRenderedPageBreak/>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21</w:t>
      </w:r>
      <w:r w:rsidR="00606172">
        <w:rPr>
          <w:noProof/>
        </w:rPr>
        <w:fldChar w:fldCharType="end"/>
      </w:r>
      <w:bookmarkEnd w:id="448"/>
      <w:r w:rsidRPr="00ED3698">
        <w:t xml:space="preserve">: Summary of input parameters for </w:t>
      </w:r>
      <w:r w:rsidR="00920423">
        <w:t xml:space="preserve">the </w:t>
      </w:r>
      <w:r w:rsidRPr="00ED3698">
        <w:t>‘initial condition – local chemistry’</w:t>
      </w:r>
      <w:r w:rsidR="00920423" w:rsidRPr="00920423">
        <w:t xml:space="preserve"> </w:t>
      </w:r>
      <w:r w:rsidR="00920423" w:rsidRPr="00ED3698">
        <w:t>section</w:t>
      </w:r>
      <w:r w:rsidRPr="00ED3698">
        <w:t>, Part 3.</w:t>
      </w:r>
      <w:bookmarkEnd w:id="449"/>
    </w:p>
    <w:tbl>
      <w:tblPr>
        <w:tblW w:w="8730" w:type="dxa"/>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450"/>
        <w:gridCol w:w="1341"/>
        <w:gridCol w:w="1418"/>
        <w:gridCol w:w="1417"/>
        <w:gridCol w:w="2410"/>
        <w:gridCol w:w="1694"/>
      </w:tblGrid>
      <w:tr w:rsidR="00DB1505" w:rsidRPr="00ED3698" w14:paraId="3234CF62" w14:textId="77777777" w:rsidTr="008F7146">
        <w:trPr>
          <w:cantSplit/>
        </w:trPr>
        <w:tc>
          <w:tcPr>
            <w:tcW w:w="450" w:type="dxa"/>
            <w:tcBorders>
              <w:top w:val="nil"/>
              <w:left w:val="nil"/>
              <w:bottom w:val="nil"/>
            </w:tcBorders>
          </w:tcPr>
          <w:p w14:paraId="1332AADB" w14:textId="77777777" w:rsidR="00DB1505" w:rsidRPr="00ED3698" w:rsidRDefault="00DB1505" w:rsidP="006B680E">
            <w:pPr>
              <w:pStyle w:val="Tableheader"/>
            </w:pPr>
          </w:p>
        </w:tc>
        <w:tc>
          <w:tcPr>
            <w:tcW w:w="1341" w:type="dxa"/>
            <w:vAlign w:val="center"/>
          </w:tcPr>
          <w:p w14:paraId="19D142D7" w14:textId="77777777" w:rsidR="00DB1505" w:rsidRPr="00ED3698" w:rsidRDefault="00DB1505" w:rsidP="006B680E">
            <w:pPr>
              <w:pStyle w:val="Tableheader"/>
            </w:pPr>
            <w:r w:rsidRPr="00ED3698">
              <w:t>Subsection</w:t>
            </w:r>
          </w:p>
        </w:tc>
        <w:tc>
          <w:tcPr>
            <w:tcW w:w="1418" w:type="dxa"/>
            <w:vAlign w:val="center"/>
          </w:tcPr>
          <w:p w14:paraId="0BFDFD30" w14:textId="77777777" w:rsidR="00DB1505" w:rsidRPr="00ED3698" w:rsidRDefault="00DB1505" w:rsidP="006B680E">
            <w:pPr>
              <w:pStyle w:val="Tableheader"/>
            </w:pPr>
            <w:r w:rsidRPr="00ED3698">
              <w:t>Parameter</w:t>
            </w:r>
          </w:p>
        </w:tc>
        <w:tc>
          <w:tcPr>
            <w:tcW w:w="3827" w:type="dxa"/>
            <w:gridSpan w:val="2"/>
            <w:vAlign w:val="center"/>
          </w:tcPr>
          <w:p w14:paraId="29E6CE11" w14:textId="77777777" w:rsidR="00DB1505" w:rsidRPr="00ED3698" w:rsidRDefault="00DB1505" w:rsidP="006B680E">
            <w:pPr>
              <w:pStyle w:val="Tableheader"/>
            </w:pPr>
            <w:r w:rsidRPr="00ED3698">
              <w:t>Description</w:t>
            </w:r>
          </w:p>
        </w:tc>
        <w:tc>
          <w:tcPr>
            <w:tcW w:w="1694" w:type="dxa"/>
            <w:vAlign w:val="center"/>
          </w:tcPr>
          <w:p w14:paraId="167C1B6D" w14:textId="77777777" w:rsidR="00DB1505" w:rsidRPr="00ED3698" w:rsidRDefault="00DB1505" w:rsidP="006B680E">
            <w:pPr>
              <w:pStyle w:val="Tableheader"/>
            </w:pPr>
            <w:r w:rsidRPr="00ED3698">
              <w:t>Required</w:t>
            </w:r>
            <w:r w:rsidR="006B680E">
              <w:t xml:space="preserve"> </w:t>
            </w:r>
            <w:r w:rsidRPr="00ED3698">
              <w:t>/Optional</w:t>
            </w:r>
          </w:p>
        </w:tc>
      </w:tr>
      <w:tr w:rsidR="00DB1505" w:rsidRPr="00ED3698" w14:paraId="79198FD2" w14:textId="77777777" w:rsidTr="008F7146">
        <w:trPr>
          <w:cantSplit/>
        </w:trPr>
        <w:tc>
          <w:tcPr>
            <w:tcW w:w="450" w:type="dxa"/>
            <w:vMerge w:val="restart"/>
            <w:textDirection w:val="btLr"/>
          </w:tcPr>
          <w:p w14:paraId="2F04B194" w14:textId="77777777" w:rsidR="00DB1505" w:rsidRPr="00ED3698" w:rsidRDefault="00DB1505" w:rsidP="006B680E">
            <w:pPr>
              <w:spacing w:before="0" w:after="0"/>
            </w:pPr>
            <w:r w:rsidRPr="00ED3698">
              <w:t>N</w:t>
            </w:r>
            <w:r w:rsidRPr="00ED3698">
              <w:rPr>
                <w:vertAlign w:val="subscript"/>
              </w:rPr>
              <w:t>i</w:t>
            </w:r>
            <w:r w:rsidRPr="00ED3698">
              <w:t xml:space="preserve"> zones</w:t>
            </w:r>
          </w:p>
        </w:tc>
        <w:tc>
          <w:tcPr>
            <w:tcW w:w="1341" w:type="dxa"/>
            <w:vMerge w:val="restart"/>
            <w:vAlign w:val="center"/>
          </w:tcPr>
          <w:p w14:paraId="621D3F79" w14:textId="77777777" w:rsidR="00DB1505" w:rsidRPr="00485489" w:rsidRDefault="00DB1505" w:rsidP="006B680E">
            <w:pPr>
              <w:spacing w:before="0" w:after="0"/>
            </w:pPr>
            <w:r w:rsidRPr="00485489">
              <w:t>‘mineral input’</w:t>
            </w:r>
          </w:p>
        </w:tc>
        <w:tc>
          <w:tcPr>
            <w:tcW w:w="1418" w:type="dxa"/>
            <w:vAlign w:val="center"/>
          </w:tcPr>
          <w:p w14:paraId="1718F474" w14:textId="77777777" w:rsidR="00DB1505" w:rsidRPr="00ED3698" w:rsidRDefault="00DB1505" w:rsidP="006B680E">
            <w:pPr>
              <w:pStyle w:val="Tablebodynospace"/>
            </w:pPr>
            <w:r w:rsidRPr="00ED3698">
              <w:t>phi</w:t>
            </w:r>
          </w:p>
        </w:tc>
        <w:tc>
          <w:tcPr>
            <w:tcW w:w="3827" w:type="dxa"/>
            <w:gridSpan w:val="2"/>
            <w:vAlign w:val="center"/>
          </w:tcPr>
          <w:p w14:paraId="3366C468" w14:textId="4EE91CC7" w:rsidR="00DB1505" w:rsidRPr="00ED3698" w:rsidRDefault="00920423" w:rsidP="006B680E">
            <w:pPr>
              <w:pStyle w:val="Tablebodynospace"/>
            </w:pPr>
            <w:r w:rsidRPr="00FC2059">
              <w:rPr>
                <w:noProof/>
              </w:rPr>
              <w:t>Initial</w:t>
            </w:r>
            <w:r w:rsidRPr="00ED3698">
              <w:t xml:space="preserve"> </w:t>
            </w:r>
            <w:r w:rsidR="00DB1505" w:rsidRPr="00ED3698">
              <w:t>mineral volume fraction</w:t>
            </w:r>
          </w:p>
          <w:p w14:paraId="0889A173" w14:textId="77777777" w:rsidR="00DB1505" w:rsidRPr="00ED3698" w:rsidRDefault="00DB1505" w:rsidP="006B680E">
            <w:pPr>
              <w:pStyle w:val="Tablebodynospace"/>
            </w:pPr>
            <w:r w:rsidRPr="00ED3698">
              <w:t>[m</w:t>
            </w:r>
            <w:r w:rsidRPr="00ED3698">
              <w:rPr>
                <w:vertAlign w:val="superscript"/>
              </w:rPr>
              <w:t>3</w:t>
            </w:r>
            <w:r w:rsidRPr="00ED3698">
              <w:t xml:space="preserve"> mineral m</w:t>
            </w:r>
            <w:r w:rsidRPr="00ED3698">
              <w:rPr>
                <w:vertAlign w:val="superscript"/>
              </w:rPr>
              <w:t>-3</w:t>
            </w:r>
            <w:r w:rsidRPr="00ED3698">
              <w:t xml:space="preserve"> bulk]</w:t>
            </w:r>
          </w:p>
        </w:tc>
        <w:tc>
          <w:tcPr>
            <w:tcW w:w="1694" w:type="dxa"/>
            <w:vMerge w:val="restart"/>
            <w:vAlign w:val="center"/>
          </w:tcPr>
          <w:p w14:paraId="23038030" w14:textId="405A92B5" w:rsidR="00DB1505" w:rsidRPr="00ED3698" w:rsidRDefault="00DB1505" w:rsidP="006B680E">
            <w:pPr>
              <w:pStyle w:val="Tablebodynospace"/>
              <w:jc w:val="left"/>
            </w:pPr>
            <w:r w:rsidRPr="00ED3698">
              <w:t xml:space="preserve">required for all </w:t>
            </w:r>
            <w:r w:rsidR="00920423" w:rsidRPr="00ED3698">
              <w:t>minera</w:t>
            </w:r>
            <w:r w:rsidR="00920423">
              <w:t>ls</w:t>
            </w:r>
            <w:r w:rsidR="00920423" w:rsidRPr="00ED3698">
              <w:t xml:space="preserve"> </w:t>
            </w:r>
            <w:r w:rsidRPr="00ED3698">
              <w:t xml:space="preserve">specified in </w:t>
            </w:r>
            <w:r w:rsidR="00920423">
              <w:t xml:space="preserve">the </w:t>
            </w:r>
            <w:r w:rsidRPr="00ED3698">
              <w:t xml:space="preserve">‘geochemical system’ </w:t>
            </w:r>
            <w:r w:rsidR="00920423" w:rsidRPr="00ED3698">
              <w:t xml:space="preserve">section </w:t>
            </w:r>
            <w:r w:rsidRPr="00ED3698">
              <w:t xml:space="preserve">(only if string </w:t>
            </w:r>
            <w:r w:rsidRPr="006B680E">
              <w:rPr>
                <w:szCs w:val="24"/>
              </w:rPr>
              <w:t>‘kinetically-controlled dissolution-precipitation reactions’</w:t>
            </w:r>
          </w:p>
          <w:p w14:paraId="585968E2" w14:textId="08810913" w:rsidR="00DB1505" w:rsidRPr="00ED3698" w:rsidRDefault="00DB1505" w:rsidP="006B680E">
            <w:pPr>
              <w:pStyle w:val="Tablebodynospace"/>
              <w:jc w:val="left"/>
            </w:pPr>
            <w:r w:rsidRPr="00ED3698">
              <w:t>is specified</w:t>
            </w:r>
            <w:r w:rsidR="00920423">
              <w:t>)</w:t>
            </w:r>
          </w:p>
        </w:tc>
      </w:tr>
      <w:tr w:rsidR="00DB1505" w:rsidRPr="00ED3698" w14:paraId="35EA2644" w14:textId="77777777" w:rsidTr="008F7146">
        <w:trPr>
          <w:cantSplit/>
        </w:trPr>
        <w:tc>
          <w:tcPr>
            <w:tcW w:w="450" w:type="dxa"/>
            <w:vMerge/>
          </w:tcPr>
          <w:p w14:paraId="64AF76CE" w14:textId="77777777" w:rsidR="00DB1505" w:rsidRPr="00ED3698" w:rsidRDefault="00DB1505" w:rsidP="0074798F">
            <w:pPr>
              <w:spacing w:before="0" w:after="0"/>
            </w:pPr>
          </w:p>
        </w:tc>
        <w:tc>
          <w:tcPr>
            <w:tcW w:w="1341" w:type="dxa"/>
            <w:vMerge/>
            <w:vAlign w:val="center"/>
          </w:tcPr>
          <w:p w14:paraId="3A6D9F11" w14:textId="77777777" w:rsidR="00DB1505" w:rsidRPr="00ED3698" w:rsidRDefault="00DB1505" w:rsidP="0074798F">
            <w:pPr>
              <w:spacing w:before="0" w:after="0"/>
            </w:pPr>
          </w:p>
        </w:tc>
        <w:tc>
          <w:tcPr>
            <w:tcW w:w="1418" w:type="dxa"/>
            <w:vAlign w:val="center"/>
          </w:tcPr>
          <w:p w14:paraId="1A7C2E0A" w14:textId="77777777" w:rsidR="00DB1505" w:rsidRPr="00ED3698" w:rsidRDefault="00DB1505" w:rsidP="006B680E">
            <w:pPr>
              <w:pStyle w:val="Tablebodynospace"/>
            </w:pPr>
            <w:r w:rsidRPr="00FC2059">
              <w:rPr>
                <w:noProof/>
              </w:rPr>
              <w:t>minequil</w:t>
            </w:r>
          </w:p>
        </w:tc>
        <w:tc>
          <w:tcPr>
            <w:tcW w:w="3827" w:type="dxa"/>
            <w:gridSpan w:val="2"/>
            <w:vAlign w:val="center"/>
          </w:tcPr>
          <w:p w14:paraId="28FEE776" w14:textId="6DBAFDAC" w:rsidR="00DB1505" w:rsidRPr="00ED3698" w:rsidRDefault="00920423" w:rsidP="006B680E">
            <w:pPr>
              <w:pStyle w:val="Tablebodynospace"/>
            </w:pPr>
            <w:r>
              <w:t>E</w:t>
            </w:r>
            <w:r w:rsidRPr="00ED3698">
              <w:t xml:space="preserve">quilibrate </w:t>
            </w:r>
            <w:r w:rsidR="00DB1505" w:rsidRPr="00ED3698">
              <w:t>with mineral phases</w:t>
            </w:r>
          </w:p>
        </w:tc>
        <w:tc>
          <w:tcPr>
            <w:tcW w:w="1694" w:type="dxa"/>
            <w:vMerge/>
            <w:vAlign w:val="center"/>
          </w:tcPr>
          <w:p w14:paraId="56026BB0" w14:textId="77777777" w:rsidR="00DB1505" w:rsidRPr="00ED3698" w:rsidRDefault="00DB1505" w:rsidP="006B680E">
            <w:pPr>
              <w:pStyle w:val="Tablebodynospace"/>
            </w:pPr>
          </w:p>
        </w:tc>
      </w:tr>
      <w:tr w:rsidR="00DB1505" w:rsidRPr="00ED3698" w14:paraId="13F00C43" w14:textId="77777777" w:rsidTr="008F7146">
        <w:trPr>
          <w:cantSplit/>
          <w:trHeight w:val="353"/>
        </w:trPr>
        <w:tc>
          <w:tcPr>
            <w:tcW w:w="450" w:type="dxa"/>
            <w:vMerge/>
          </w:tcPr>
          <w:p w14:paraId="72CAC4AF" w14:textId="77777777" w:rsidR="00DB1505" w:rsidRPr="00ED3698" w:rsidRDefault="00DB1505" w:rsidP="0074798F">
            <w:pPr>
              <w:spacing w:before="0" w:after="0"/>
            </w:pPr>
          </w:p>
        </w:tc>
        <w:tc>
          <w:tcPr>
            <w:tcW w:w="1341" w:type="dxa"/>
            <w:vMerge/>
            <w:vAlign w:val="center"/>
          </w:tcPr>
          <w:p w14:paraId="67E86070" w14:textId="77777777" w:rsidR="00DB1505" w:rsidRPr="00ED3698" w:rsidRDefault="00DB1505" w:rsidP="0074798F">
            <w:pPr>
              <w:spacing w:before="0" w:after="0"/>
            </w:pPr>
          </w:p>
        </w:tc>
        <w:tc>
          <w:tcPr>
            <w:tcW w:w="1418" w:type="dxa"/>
            <w:vMerge w:val="restart"/>
            <w:vAlign w:val="center"/>
          </w:tcPr>
          <w:p w14:paraId="58C8940F" w14:textId="77777777" w:rsidR="00DB1505" w:rsidRPr="00ED3698" w:rsidRDefault="00DB1505" w:rsidP="006B680E">
            <w:pPr>
              <w:pStyle w:val="Tablebodynospace"/>
            </w:pPr>
            <w:r w:rsidRPr="00ED3698">
              <w:t>type</w:t>
            </w:r>
          </w:p>
        </w:tc>
        <w:tc>
          <w:tcPr>
            <w:tcW w:w="1417" w:type="dxa"/>
            <w:vAlign w:val="center"/>
          </w:tcPr>
          <w:p w14:paraId="21E4E874" w14:textId="77777777" w:rsidR="00DB1505" w:rsidRPr="00485489" w:rsidRDefault="00DB1505" w:rsidP="006B680E">
            <w:pPr>
              <w:pStyle w:val="Tablebodynospace"/>
            </w:pPr>
            <w:r w:rsidRPr="00485489">
              <w:t>‘constant’</w:t>
            </w:r>
          </w:p>
        </w:tc>
        <w:tc>
          <w:tcPr>
            <w:tcW w:w="2410" w:type="dxa"/>
            <w:vAlign w:val="center"/>
          </w:tcPr>
          <w:p w14:paraId="65B67E48" w14:textId="39A29A1C" w:rsidR="00DB1505" w:rsidRPr="00ED3698" w:rsidRDefault="00920423" w:rsidP="006B680E">
            <w:pPr>
              <w:pStyle w:val="Tablebodynospace"/>
              <w:jc w:val="left"/>
            </w:pPr>
            <w:r>
              <w:t>N</w:t>
            </w:r>
            <w:r w:rsidRPr="00ED3698">
              <w:t xml:space="preserve">o </w:t>
            </w:r>
            <w:r w:rsidR="00DB1505" w:rsidRPr="00ED3698">
              <w:t>update of rate constant (surface area)</w:t>
            </w:r>
          </w:p>
        </w:tc>
        <w:tc>
          <w:tcPr>
            <w:tcW w:w="1694" w:type="dxa"/>
            <w:vMerge/>
            <w:vAlign w:val="center"/>
          </w:tcPr>
          <w:p w14:paraId="25178FB0" w14:textId="77777777" w:rsidR="00DB1505" w:rsidRPr="00ED3698" w:rsidRDefault="00DB1505" w:rsidP="006B680E">
            <w:pPr>
              <w:pStyle w:val="Tablebodynospace"/>
            </w:pPr>
          </w:p>
        </w:tc>
      </w:tr>
      <w:tr w:rsidR="00DB1505" w:rsidRPr="00ED3698" w14:paraId="24C07D6E" w14:textId="77777777" w:rsidTr="008F7146">
        <w:trPr>
          <w:cantSplit/>
          <w:trHeight w:val="352"/>
        </w:trPr>
        <w:tc>
          <w:tcPr>
            <w:tcW w:w="450" w:type="dxa"/>
            <w:vMerge/>
          </w:tcPr>
          <w:p w14:paraId="7B131817" w14:textId="77777777" w:rsidR="00DB1505" w:rsidRPr="00ED3698" w:rsidRDefault="00DB1505" w:rsidP="0074798F">
            <w:pPr>
              <w:spacing w:before="0" w:after="0"/>
            </w:pPr>
          </w:p>
        </w:tc>
        <w:tc>
          <w:tcPr>
            <w:tcW w:w="1341" w:type="dxa"/>
            <w:vMerge/>
            <w:vAlign w:val="center"/>
          </w:tcPr>
          <w:p w14:paraId="26901B93" w14:textId="77777777" w:rsidR="00DB1505" w:rsidRPr="00ED3698" w:rsidRDefault="00DB1505" w:rsidP="0074798F">
            <w:pPr>
              <w:spacing w:before="0" w:after="0"/>
            </w:pPr>
          </w:p>
        </w:tc>
        <w:tc>
          <w:tcPr>
            <w:tcW w:w="1418" w:type="dxa"/>
            <w:vMerge/>
            <w:vAlign w:val="center"/>
          </w:tcPr>
          <w:p w14:paraId="017E9B91" w14:textId="77777777" w:rsidR="00DB1505" w:rsidRPr="00ED3698" w:rsidRDefault="00DB1505" w:rsidP="0074798F">
            <w:pPr>
              <w:pStyle w:val="Tablebodynospace"/>
            </w:pPr>
          </w:p>
        </w:tc>
        <w:tc>
          <w:tcPr>
            <w:tcW w:w="1417" w:type="dxa"/>
            <w:vAlign w:val="center"/>
          </w:tcPr>
          <w:p w14:paraId="7122AFE3" w14:textId="77777777" w:rsidR="00DB1505" w:rsidRPr="00485489" w:rsidRDefault="00DB1505" w:rsidP="0074798F">
            <w:pPr>
              <w:pStyle w:val="Tablebodynospace"/>
            </w:pPr>
            <w:r w:rsidRPr="00485489">
              <w:t>‘</w:t>
            </w:r>
            <w:r w:rsidRPr="00FC2059">
              <w:rPr>
                <w:noProof/>
              </w:rPr>
              <w:t>twothird</w:t>
            </w:r>
            <w:r w:rsidRPr="00485489">
              <w:t>’</w:t>
            </w:r>
          </w:p>
        </w:tc>
        <w:tc>
          <w:tcPr>
            <w:tcW w:w="2410" w:type="dxa"/>
            <w:vAlign w:val="center"/>
          </w:tcPr>
          <w:p w14:paraId="5AC289BB" w14:textId="2DFEE9EE" w:rsidR="00DB1505" w:rsidRPr="00ED3698" w:rsidRDefault="00920423" w:rsidP="0074798F">
            <w:pPr>
              <w:pStyle w:val="Tablebodynospace"/>
              <w:jc w:val="left"/>
            </w:pPr>
            <w:r>
              <w:t>U</w:t>
            </w:r>
            <w:r w:rsidRPr="00ED3698">
              <w:t xml:space="preserve">pdate </w:t>
            </w:r>
            <w:r w:rsidR="00DB1505" w:rsidRPr="00ED3698">
              <w:t>of rate constant (surface area) based on two-thirds power law</w:t>
            </w:r>
          </w:p>
        </w:tc>
        <w:tc>
          <w:tcPr>
            <w:tcW w:w="1694" w:type="dxa"/>
            <w:vMerge/>
            <w:vAlign w:val="center"/>
          </w:tcPr>
          <w:p w14:paraId="742AB075" w14:textId="77777777" w:rsidR="00DB1505" w:rsidRPr="00ED3698" w:rsidRDefault="00DB1505" w:rsidP="0074798F">
            <w:pPr>
              <w:pStyle w:val="Tablebodynospace"/>
            </w:pPr>
          </w:p>
        </w:tc>
      </w:tr>
      <w:tr w:rsidR="008F7146" w:rsidRPr="00ED3698" w14:paraId="2FBDAAD7" w14:textId="77777777" w:rsidTr="008F7146">
        <w:trPr>
          <w:cantSplit/>
          <w:trHeight w:val="352"/>
        </w:trPr>
        <w:tc>
          <w:tcPr>
            <w:tcW w:w="450" w:type="dxa"/>
            <w:vMerge/>
          </w:tcPr>
          <w:p w14:paraId="4513A53E" w14:textId="77777777" w:rsidR="008F7146" w:rsidRPr="00ED3698" w:rsidRDefault="008F7146" w:rsidP="008F7146">
            <w:pPr>
              <w:spacing w:before="0" w:after="0"/>
            </w:pPr>
          </w:p>
        </w:tc>
        <w:tc>
          <w:tcPr>
            <w:tcW w:w="1341" w:type="dxa"/>
            <w:vMerge/>
            <w:vAlign w:val="center"/>
          </w:tcPr>
          <w:p w14:paraId="1DB718BD" w14:textId="77777777" w:rsidR="008F7146" w:rsidRPr="00ED3698" w:rsidRDefault="008F7146" w:rsidP="008F7146">
            <w:pPr>
              <w:spacing w:before="0" w:after="0"/>
            </w:pPr>
          </w:p>
        </w:tc>
        <w:tc>
          <w:tcPr>
            <w:tcW w:w="1418" w:type="dxa"/>
            <w:vMerge/>
            <w:vAlign w:val="center"/>
          </w:tcPr>
          <w:p w14:paraId="143CBCA4" w14:textId="77777777" w:rsidR="008F7146" w:rsidRPr="00ED3698" w:rsidRDefault="008F7146" w:rsidP="008F7146">
            <w:pPr>
              <w:pStyle w:val="Tablebodynospace"/>
            </w:pPr>
          </w:p>
        </w:tc>
        <w:tc>
          <w:tcPr>
            <w:tcW w:w="1417" w:type="dxa"/>
            <w:vAlign w:val="center"/>
          </w:tcPr>
          <w:p w14:paraId="791D98F8" w14:textId="1FBF5ACB" w:rsidR="008F7146" w:rsidRPr="00485489" w:rsidRDefault="008F7146" w:rsidP="008F7146">
            <w:pPr>
              <w:pStyle w:val="Tablebodynospace"/>
            </w:pPr>
            <w:r w:rsidRPr="00485489">
              <w:t>‘</w:t>
            </w:r>
            <w:r w:rsidRPr="00FC2059">
              <w:rPr>
                <w:noProof/>
              </w:rPr>
              <w:t>twothird</w:t>
            </w:r>
            <w:r>
              <w:t>-mix</w:t>
            </w:r>
            <w:r w:rsidRPr="00485489">
              <w:t>’</w:t>
            </w:r>
          </w:p>
        </w:tc>
        <w:tc>
          <w:tcPr>
            <w:tcW w:w="2410" w:type="dxa"/>
            <w:vAlign w:val="center"/>
          </w:tcPr>
          <w:p w14:paraId="7F82678A" w14:textId="27612D6C" w:rsidR="008F7146" w:rsidRPr="00ED3698" w:rsidRDefault="00920423" w:rsidP="008F7146">
            <w:pPr>
              <w:pStyle w:val="Tablebodynospace"/>
              <w:jc w:val="left"/>
            </w:pPr>
            <w:r>
              <w:t>U</w:t>
            </w:r>
            <w:r w:rsidRPr="00ED3698">
              <w:t xml:space="preserve">pdate </w:t>
            </w:r>
            <w:r w:rsidR="008F7146" w:rsidRPr="00ED3698">
              <w:t>of rate constant (surface area) based on two-thirds power law</w:t>
            </w:r>
            <w:r w:rsidR="007E2161">
              <w:t xml:space="preserve"> with </w:t>
            </w:r>
            <w:r w:rsidR="007E2161" w:rsidRPr="00FC2059">
              <w:rPr>
                <w:noProof/>
              </w:rPr>
              <w:t>threshold</w:t>
            </w:r>
            <w:r w:rsidR="007E2161">
              <w:t xml:space="preserve"> value</w:t>
            </w:r>
          </w:p>
        </w:tc>
        <w:tc>
          <w:tcPr>
            <w:tcW w:w="1694" w:type="dxa"/>
            <w:vMerge/>
            <w:vAlign w:val="center"/>
          </w:tcPr>
          <w:p w14:paraId="48CB064E" w14:textId="77777777" w:rsidR="008F7146" w:rsidRPr="00ED3698" w:rsidRDefault="008F7146" w:rsidP="008F7146">
            <w:pPr>
              <w:pStyle w:val="Tablebodynospace"/>
            </w:pPr>
          </w:p>
        </w:tc>
      </w:tr>
      <w:tr w:rsidR="008F7146" w:rsidRPr="00ED3698" w14:paraId="1111979E" w14:textId="77777777" w:rsidTr="008F7146">
        <w:trPr>
          <w:cantSplit/>
          <w:trHeight w:val="352"/>
        </w:trPr>
        <w:tc>
          <w:tcPr>
            <w:tcW w:w="450" w:type="dxa"/>
            <w:vMerge/>
          </w:tcPr>
          <w:p w14:paraId="639BB4D1" w14:textId="77777777" w:rsidR="008F7146" w:rsidRPr="00ED3698" w:rsidRDefault="008F7146" w:rsidP="008F7146">
            <w:pPr>
              <w:spacing w:before="0" w:after="0"/>
            </w:pPr>
          </w:p>
        </w:tc>
        <w:tc>
          <w:tcPr>
            <w:tcW w:w="1341" w:type="dxa"/>
            <w:vMerge/>
            <w:vAlign w:val="center"/>
          </w:tcPr>
          <w:p w14:paraId="6774B1A1" w14:textId="77777777" w:rsidR="008F7146" w:rsidRPr="00ED3698" w:rsidRDefault="008F7146" w:rsidP="008F7146">
            <w:pPr>
              <w:spacing w:before="0" w:after="0"/>
            </w:pPr>
          </w:p>
        </w:tc>
        <w:tc>
          <w:tcPr>
            <w:tcW w:w="1418" w:type="dxa"/>
            <w:vMerge/>
            <w:vAlign w:val="center"/>
          </w:tcPr>
          <w:p w14:paraId="02CF696C" w14:textId="77777777" w:rsidR="008F7146" w:rsidRPr="00ED3698" w:rsidRDefault="008F7146" w:rsidP="008F7146">
            <w:pPr>
              <w:pStyle w:val="Tablebodynospace"/>
            </w:pPr>
          </w:p>
        </w:tc>
        <w:tc>
          <w:tcPr>
            <w:tcW w:w="1417" w:type="dxa"/>
            <w:vAlign w:val="center"/>
          </w:tcPr>
          <w:p w14:paraId="6A0C1858" w14:textId="0DBD86DD" w:rsidR="008F7146" w:rsidRPr="00485489" w:rsidRDefault="008F7146" w:rsidP="008F7146">
            <w:pPr>
              <w:pStyle w:val="Tablebodynospace"/>
            </w:pPr>
            <w:r>
              <w:t>‘linear’</w:t>
            </w:r>
          </w:p>
        </w:tc>
        <w:tc>
          <w:tcPr>
            <w:tcW w:w="2410" w:type="dxa"/>
            <w:vAlign w:val="center"/>
          </w:tcPr>
          <w:p w14:paraId="6D0EC614" w14:textId="56185988" w:rsidR="008F7146" w:rsidRPr="00ED3698" w:rsidRDefault="00920423" w:rsidP="008F7146">
            <w:pPr>
              <w:pStyle w:val="Tablebodynospace"/>
              <w:jc w:val="left"/>
            </w:pPr>
            <w:r>
              <w:t>U</w:t>
            </w:r>
            <w:r w:rsidRPr="00ED3698">
              <w:t xml:space="preserve">pdate </w:t>
            </w:r>
            <w:r w:rsidR="008F7146" w:rsidRPr="00ED3698">
              <w:t>of rate constant (surface area) based on</w:t>
            </w:r>
            <w:r w:rsidR="008F7146">
              <w:t xml:space="preserve"> </w:t>
            </w:r>
            <w:r w:rsidR="008F7146" w:rsidRPr="00FC2059">
              <w:rPr>
                <w:noProof/>
              </w:rPr>
              <w:t>linear</w:t>
            </w:r>
            <w:r w:rsidR="008F7146">
              <w:t xml:space="preserve"> function</w:t>
            </w:r>
          </w:p>
        </w:tc>
        <w:tc>
          <w:tcPr>
            <w:tcW w:w="1694" w:type="dxa"/>
            <w:vMerge/>
            <w:vAlign w:val="center"/>
          </w:tcPr>
          <w:p w14:paraId="6AD1E380" w14:textId="77777777" w:rsidR="008F7146" w:rsidRPr="00ED3698" w:rsidRDefault="008F7146" w:rsidP="008F7146">
            <w:pPr>
              <w:pStyle w:val="Tablebodynospace"/>
            </w:pPr>
          </w:p>
        </w:tc>
      </w:tr>
      <w:tr w:rsidR="007E2161" w:rsidRPr="00ED3698" w14:paraId="51AD69E3" w14:textId="77777777" w:rsidTr="008F7146">
        <w:trPr>
          <w:cantSplit/>
          <w:trHeight w:val="352"/>
        </w:trPr>
        <w:tc>
          <w:tcPr>
            <w:tcW w:w="450" w:type="dxa"/>
            <w:vMerge/>
          </w:tcPr>
          <w:p w14:paraId="09B91E2D" w14:textId="77777777" w:rsidR="007E2161" w:rsidRPr="00ED3698" w:rsidRDefault="007E2161" w:rsidP="008F7146">
            <w:pPr>
              <w:spacing w:before="0" w:after="0"/>
            </w:pPr>
          </w:p>
        </w:tc>
        <w:tc>
          <w:tcPr>
            <w:tcW w:w="1341" w:type="dxa"/>
            <w:vMerge/>
            <w:vAlign w:val="center"/>
          </w:tcPr>
          <w:p w14:paraId="1DC75607" w14:textId="77777777" w:rsidR="007E2161" w:rsidRPr="00ED3698" w:rsidRDefault="007E2161" w:rsidP="008F7146">
            <w:pPr>
              <w:spacing w:before="0" w:after="0"/>
            </w:pPr>
          </w:p>
        </w:tc>
        <w:tc>
          <w:tcPr>
            <w:tcW w:w="1418" w:type="dxa"/>
            <w:vMerge/>
            <w:vAlign w:val="center"/>
          </w:tcPr>
          <w:p w14:paraId="033C0E6F" w14:textId="77777777" w:rsidR="007E2161" w:rsidRPr="00ED3698" w:rsidRDefault="007E2161" w:rsidP="008F7146">
            <w:pPr>
              <w:pStyle w:val="Tablebodynospace"/>
            </w:pPr>
          </w:p>
        </w:tc>
        <w:tc>
          <w:tcPr>
            <w:tcW w:w="1417" w:type="dxa"/>
            <w:vAlign w:val="center"/>
          </w:tcPr>
          <w:p w14:paraId="32025B2B" w14:textId="719B9167" w:rsidR="007E2161" w:rsidRDefault="007E2161" w:rsidP="008F7146">
            <w:pPr>
              <w:pStyle w:val="Tablebodynospace"/>
            </w:pPr>
            <w:r>
              <w:t>‘exponent’</w:t>
            </w:r>
          </w:p>
        </w:tc>
        <w:tc>
          <w:tcPr>
            <w:tcW w:w="2410" w:type="dxa"/>
            <w:vAlign w:val="center"/>
          </w:tcPr>
          <w:p w14:paraId="1F7045DC" w14:textId="7F2F9350" w:rsidR="007E2161" w:rsidRPr="00ED3698" w:rsidRDefault="00920423" w:rsidP="008F7146">
            <w:pPr>
              <w:pStyle w:val="Tablebodynospace"/>
              <w:jc w:val="left"/>
            </w:pPr>
            <w:r>
              <w:t>U</w:t>
            </w:r>
            <w:r w:rsidRPr="00ED3698">
              <w:t xml:space="preserve">pdate </w:t>
            </w:r>
            <w:r w:rsidR="007E2161" w:rsidRPr="00ED3698">
              <w:t>of rate constant (surface area) based on</w:t>
            </w:r>
            <w:r w:rsidR="007E2161">
              <w:t xml:space="preserve"> the exponent defined by </w:t>
            </w:r>
            <w:r w:rsidR="007E2161" w:rsidRPr="00FC2059">
              <w:rPr>
                <w:noProof/>
              </w:rPr>
              <w:t>user</w:t>
            </w:r>
          </w:p>
        </w:tc>
        <w:tc>
          <w:tcPr>
            <w:tcW w:w="1694" w:type="dxa"/>
            <w:vMerge/>
            <w:vAlign w:val="center"/>
          </w:tcPr>
          <w:p w14:paraId="3134CD1C" w14:textId="77777777" w:rsidR="007E2161" w:rsidRPr="00ED3698" w:rsidRDefault="007E2161" w:rsidP="008F7146">
            <w:pPr>
              <w:pStyle w:val="Tablebodynospace"/>
            </w:pPr>
          </w:p>
        </w:tc>
      </w:tr>
      <w:tr w:rsidR="008F7146" w:rsidRPr="00ED3698" w14:paraId="097EFDB9" w14:textId="77777777" w:rsidTr="008F7146">
        <w:trPr>
          <w:cantSplit/>
          <w:trHeight w:val="352"/>
        </w:trPr>
        <w:tc>
          <w:tcPr>
            <w:tcW w:w="450" w:type="dxa"/>
            <w:vMerge/>
          </w:tcPr>
          <w:p w14:paraId="0798A16F" w14:textId="77777777" w:rsidR="008F7146" w:rsidRPr="00ED3698" w:rsidRDefault="008F7146" w:rsidP="008F7146">
            <w:pPr>
              <w:spacing w:before="0" w:after="0"/>
            </w:pPr>
          </w:p>
        </w:tc>
        <w:tc>
          <w:tcPr>
            <w:tcW w:w="1341" w:type="dxa"/>
            <w:vMerge/>
            <w:vAlign w:val="center"/>
          </w:tcPr>
          <w:p w14:paraId="0575C2D8" w14:textId="77777777" w:rsidR="008F7146" w:rsidRPr="00ED3698" w:rsidRDefault="008F7146" w:rsidP="008F7146">
            <w:pPr>
              <w:spacing w:before="0" w:after="0"/>
            </w:pPr>
          </w:p>
        </w:tc>
        <w:tc>
          <w:tcPr>
            <w:tcW w:w="1418" w:type="dxa"/>
            <w:vMerge/>
            <w:vAlign w:val="center"/>
          </w:tcPr>
          <w:p w14:paraId="11C08FB2" w14:textId="77777777" w:rsidR="008F7146" w:rsidRPr="00ED3698" w:rsidRDefault="008F7146" w:rsidP="008F7146">
            <w:pPr>
              <w:pStyle w:val="Tablebodynospace"/>
            </w:pPr>
          </w:p>
        </w:tc>
        <w:tc>
          <w:tcPr>
            <w:tcW w:w="1417" w:type="dxa"/>
            <w:vAlign w:val="center"/>
          </w:tcPr>
          <w:p w14:paraId="23554E1F" w14:textId="77777777" w:rsidR="008F7146" w:rsidRPr="00485489" w:rsidRDefault="008F7146" w:rsidP="008F7146">
            <w:pPr>
              <w:pStyle w:val="Tablebodynospace"/>
            </w:pPr>
            <w:r w:rsidRPr="00485489">
              <w:t>‘geometric’</w:t>
            </w:r>
          </w:p>
        </w:tc>
        <w:tc>
          <w:tcPr>
            <w:tcW w:w="2410" w:type="dxa"/>
            <w:vAlign w:val="center"/>
          </w:tcPr>
          <w:p w14:paraId="1AA2C66B" w14:textId="5F336D41" w:rsidR="008F7146" w:rsidRPr="00ED3698" w:rsidRDefault="00920423" w:rsidP="008F7146">
            <w:pPr>
              <w:pStyle w:val="Tablebodynospace"/>
              <w:jc w:val="left"/>
            </w:pPr>
            <w:r>
              <w:t>U</w:t>
            </w:r>
            <w:r w:rsidRPr="00ED3698">
              <w:t xml:space="preserve">pdate </w:t>
            </w:r>
            <w:r w:rsidR="008F7146" w:rsidRPr="00ED3698">
              <w:t xml:space="preserve">of rate constant (surface area) based on </w:t>
            </w:r>
            <w:r>
              <w:t xml:space="preserve">the </w:t>
            </w:r>
            <w:r w:rsidR="008F7146" w:rsidRPr="00ED3698">
              <w:t>geometric update</w:t>
            </w:r>
          </w:p>
        </w:tc>
        <w:tc>
          <w:tcPr>
            <w:tcW w:w="1694" w:type="dxa"/>
            <w:vMerge/>
            <w:vAlign w:val="center"/>
          </w:tcPr>
          <w:p w14:paraId="71A2B176" w14:textId="77777777" w:rsidR="008F7146" w:rsidRPr="00ED3698" w:rsidRDefault="008F7146" w:rsidP="008F7146">
            <w:pPr>
              <w:pStyle w:val="Tablebodynospace"/>
            </w:pPr>
          </w:p>
        </w:tc>
      </w:tr>
      <w:tr w:rsidR="008F7146" w:rsidRPr="00ED3698" w14:paraId="2DDE558D" w14:textId="77777777" w:rsidTr="008F7146">
        <w:trPr>
          <w:cantSplit/>
        </w:trPr>
        <w:tc>
          <w:tcPr>
            <w:tcW w:w="450" w:type="dxa"/>
            <w:vMerge/>
          </w:tcPr>
          <w:p w14:paraId="67D84D70" w14:textId="77777777" w:rsidR="008F7146" w:rsidRPr="00ED3698" w:rsidRDefault="008F7146" w:rsidP="008F7146">
            <w:pPr>
              <w:spacing w:before="0" w:after="0"/>
            </w:pPr>
          </w:p>
        </w:tc>
        <w:tc>
          <w:tcPr>
            <w:tcW w:w="1341" w:type="dxa"/>
            <w:vMerge/>
            <w:vAlign w:val="center"/>
          </w:tcPr>
          <w:p w14:paraId="701FBA78" w14:textId="77777777" w:rsidR="008F7146" w:rsidRPr="00ED3698" w:rsidRDefault="008F7146" w:rsidP="008F7146">
            <w:pPr>
              <w:spacing w:before="0" w:after="0"/>
            </w:pPr>
          </w:p>
        </w:tc>
        <w:tc>
          <w:tcPr>
            <w:tcW w:w="1418" w:type="dxa"/>
            <w:vAlign w:val="center"/>
          </w:tcPr>
          <w:p w14:paraId="0C41864F" w14:textId="77777777" w:rsidR="008F7146" w:rsidRPr="00ED3698" w:rsidRDefault="008F7146" w:rsidP="008F7146">
            <w:pPr>
              <w:pStyle w:val="Tablebodynospace"/>
            </w:pPr>
            <w:r w:rsidRPr="00ED3698">
              <w:t>phi_min</w:t>
            </w:r>
          </w:p>
        </w:tc>
        <w:tc>
          <w:tcPr>
            <w:tcW w:w="3827" w:type="dxa"/>
            <w:gridSpan w:val="2"/>
            <w:vAlign w:val="center"/>
          </w:tcPr>
          <w:p w14:paraId="48CA29CA" w14:textId="52F346EE" w:rsidR="008F7146" w:rsidRPr="00ED3698" w:rsidRDefault="00920423" w:rsidP="008F7146">
            <w:pPr>
              <w:pStyle w:val="Tablebodynospace"/>
            </w:pPr>
            <w:r w:rsidRPr="00FC2059">
              <w:rPr>
                <w:noProof/>
              </w:rPr>
              <w:t>Minimum</w:t>
            </w:r>
            <w:r w:rsidRPr="00ED3698">
              <w:t xml:space="preserve"> </w:t>
            </w:r>
            <w:r w:rsidR="008F7146" w:rsidRPr="00ED3698">
              <w:t>mineral volume fraction</w:t>
            </w:r>
          </w:p>
          <w:p w14:paraId="0EB200DA" w14:textId="77777777" w:rsidR="008F7146" w:rsidRPr="00ED3698" w:rsidRDefault="008F7146" w:rsidP="008F7146">
            <w:pPr>
              <w:pStyle w:val="Tablebodynospace"/>
            </w:pPr>
            <w:r w:rsidRPr="00ED3698">
              <w:t>[m</w:t>
            </w:r>
            <w:r w:rsidRPr="00ED3698">
              <w:rPr>
                <w:vertAlign w:val="superscript"/>
              </w:rPr>
              <w:t>3</w:t>
            </w:r>
            <w:r w:rsidRPr="00ED3698">
              <w:t xml:space="preserve"> mineral m</w:t>
            </w:r>
            <w:r w:rsidRPr="00ED3698">
              <w:rPr>
                <w:vertAlign w:val="superscript"/>
              </w:rPr>
              <w:t>-3</w:t>
            </w:r>
            <w:r w:rsidRPr="00ED3698">
              <w:t xml:space="preserve"> bulk]</w:t>
            </w:r>
          </w:p>
        </w:tc>
        <w:tc>
          <w:tcPr>
            <w:tcW w:w="1694" w:type="dxa"/>
            <w:vMerge/>
            <w:vAlign w:val="center"/>
          </w:tcPr>
          <w:p w14:paraId="5DD77632" w14:textId="77777777" w:rsidR="008F7146" w:rsidRPr="00ED3698" w:rsidRDefault="008F7146" w:rsidP="008F7146">
            <w:pPr>
              <w:pStyle w:val="Tablebodynospace"/>
            </w:pPr>
          </w:p>
        </w:tc>
      </w:tr>
      <w:tr w:rsidR="008F7146" w:rsidRPr="00ED3698" w14:paraId="7672966A" w14:textId="77777777" w:rsidTr="008F7146">
        <w:trPr>
          <w:cantSplit/>
        </w:trPr>
        <w:tc>
          <w:tcPr>
            <w:tcW w:w="450" w:type="dxa"/>
            <w:vMerge/>
          </w:tcPr>
          <w:p w14:paraId="4584BF97" w14:textId="77777777" w:rsidR="008F7146" w:rsidRPr="00ED3698" w:rsidRDefault="008F7146" w:rsidP="008F7146">
            <w:pPr>
              <w:spacing w:before="0" w:after="0"/>
            </w:pPr>
          </w:p>
        </w:tc>
        <w:tc>
          <w:tcPr>
            <w:tcW w:w="1341" w:type="dxa"/>
            <w:vMerge/>
            <w:vAlign w:val="center"/>
          </w:tcPr>
          <w:p w14:paraId="10B6D4A2" w14:textId="77777777" w:rsidR="008F7146" w:rsidRPr="00ED3698" w:rsidRDefault="008F7146" w:rsidP="008F7146">
            <w:pPr>
              <w:spacing w:before="0" w:after="0"/>
            </w:pPr>
          </w:p>
        </w:tc>
        <w:tc>
          <w:tcPr>
            <w:tcW w:w="1418" w:type="dxa"/>
            <w:vAlign w:val="center"/>
          </w:tcPr>
          <w:p w14:paraId="5107F6FC" w14:textId="77777777" w:rsidR="008F7146" w:rsidRPr="00ED3698" w:rsidRDefault="008F7146" w:rsidP="008F7146">
            <w:pPr>
              <w:pStyle w:val="Tablebodynospace"/>
            </w:pPr>
            <w:r w:rsidRPr="00ED3698">
              <w:t>k_eff</w:t>
            </w:r>
          </w:p>
          <w:p w14:paraId="399AFADD" w14:textId="77777777" w:rsidR="008F7146" w:rsidRPr="00ED3698" w:rsidRDefault="008F7146" w:rsidP="008F7146">
            <w:pPr>
              <w:pStyle w:val="Tablebodynospace"/>
            </w:pPr>
          </w:p>
          <w:p w14:paraId="0996B78C" w14:textId="77777777" w:rsidR="008F7146" w:rsidRPr="00ED3698" w:rsidRDefault="008F7146" w:rsidP="008F7146">
            <w:pPr>
              <w:pStyle w:val="Tablebodynospace"/>
            </w:pPr>
          </w:p>
          <w:p w14:paraId="760C1F5E" w14:textId="77777777" w:rsidR="008F7146" w:rsidRPr="00ED3698" w:rsidRDefault="008F7146" w:rsidP="008F7146">
            <w:pPr>
              <w:pStyle w:val="Tablebodynospace"/>
            </w:pPr>
            <w:r w:rsidRPr="00ED3698">
              <w:t>or</w:t>
            </w:r>
          </w:p>
          <w:p w14:paraId="4A1C4B1D" w14:textId="77777777" w:rsidR="008F7146" w:rsidRPr="00ED3698" w:rsidRDefault="008F7146" w:rsidP="008F7146">
            <w:pPr>
              <w:pStyle w:val="Tablebodynospace"/>
            </w:pPr>
          </w:p>
          <w:p w14:paraId="3A7A7C04" w14:textId="77777777" w:rsidR="008F7146" w:rsidRPr="00ED3698" w:rsidRDefault="008F7146" w:rsidP="008F7146">
            <w:pPr>
              <w:pStyle w:val="Tablebodynospace"/>
            </w:pPr>
            <w:r w:rsidRPr="00ED3698">
              <w:t>area</w:t>
            </w:r>
          </w:p>
          <w:p w14:paraId="07F46F30" w14:textId="77777777" w:rsidR="008F7146" w:rsidRPr="00ED3698" w:rsidRDefault="008F7146" w:rsidP="008F7146">
            <w:pPr>
              <w:pStyle w:val="Tablebodynospace"/>
            </w:pPr>
          </w:p>
          <w:p w14:paraId="6998EF44" w14:textId="72945302" w:rsidR="008F7146" w:rsidRPr="00ED3698" w:rsidRDefault="008F7146" w:rsidP="008F7146">
            <w:pPr>
              <w:pStyle w:val="Tablebodynospace"/>
            </w:pPr>
            <w:r w:rsidRPr="00ED3698">
              <w:t>or</w:t>
            </w:r>
          </w:p>
          <w:p w14:paraId="2B1FF479" w14:textId="77777777" w:rsidR="008F7146" w:rsidRPr="00ED3698" w:rsidRDefault="008F7146" w:rsidP="008F7146">
            <w:pPr>
              <w:pStyle w:val="Tablebodynospace"/>
            </w:pPr>
            <w:r w:rsidRPr="00ED3698">
              <w:t>factor</w:t>
            </w:r>
          </w:p>
        </w:tc>
        <w:tc>
          <w:tcPr>
            <w:tcW w:w="3827" w:type="dxa"/>
            <w:gridSpan w:val="2"/>
            <w:vAlign w:val="center"/>
          </w:tcPr>
          <w:p w14:paraId="21AA055D" w14:textId="269B5327" w:rsidR="008F7146" w:rsidRPr="00ED3698" w:rsidRDefault="00920423" w:rsidP="008F7146">
            <w:pPr>
              <w:pStyle w:val="Tablebodynospace"/>
            </w:pPr>
            <w:r w:rsidRPr="00FC2059">
              <w:rPr>
                <w:noProof/>
              </w:rPr>
              <w:t>Effective</w:t>
            </w:r>
            <w:r w:rsidRPr="00ED3698">
              <w:t xml:space="preserve"> </w:t>
            </w:r>
            <w:r w:rsidR="008F7146" w:rsidRPr="00ED3698">
              <w:t>rate constant</w:t>
            </w:r>
            <w:r w:rsidR="007E2161">
              <w:t xml:space="preserve"> in </w:t>
            </w:r>
            <w:r w:rsidR="008F7146" w:rsidRPr="00ED3698">
              <w:t xml:space="preserve">[mol </w:t>
            </w:r>
            <w:r w:rsidR="008F7146">
              <w:t>l</w:t>
            </w:r>
            <w:r w:rsidR="008F7146" w:rsidRPr="00ED3698">
              <w:rPr>
                <w:vertAlign w:val="superscript"/>
              </w:rPr>
              <w:t>-</w:t>
            </w:r>
            <w:r w:rsidR="008F7146">
              <w:rPr>
                <w:vertAlign w:val="superscript"/>
              </w:rPr>
              <w:t>1</w:t>
            </w:r>
            <w:r w:rsidR="008F7146" w:rsidRPr="00ED3698">
              <w:t xml:space="preserve"> bulk s</w:t>
            </w:r>
            <w:r w:rsidR="008F7146" w:rsidRPr="00ED3698">
              <w:rPr>
                <w:vertAlign w:val="superscript"/>
              </w:rPr>
              <w:t>-1</w:t>
            </w:r>
            <w:r w:rsidR="008F7146" w:rsidRPr="00ED3698">
              <w:t>]</w:t>
            </w:r>
            <w:r w:rsidR="007E2161">
              <w:t xml:space="preserve"> </w:t>
            </w:r>
            <w:r w:rsidR="008F7146" w:rsidRPr="00ED3698">
              <w:t xml:space="preserve">(if </w:t>
            </w:r>
            <w:r>
              <w:t xml:space="preserve">the </w:t>
            </w:r>
            <w:r w:rsidR="008F7146" w:rsidRPr="00ED3698">
              <w:t xml:space="preserve">rate constant in </w:t>
            </w:r>
            <w:r>
              <w:t xml:space="preserve">the </w:t>
            </w:r>
            <w:r w:rsidR="008F7146" w:rsidRPr="00ED3698">
              <w:t>database is set to unity)</w:t>
            </w:r>
          </w:p>
          <w:p w14:paraId="129C8918" w14:textId="77777777" w:rsidR="008F7146" w:rsidRPr="00ED3698" w:rsidRDefault="008F7146" w:rsidP="008F7146">
            <w:pPr>
              <w:pStyle w:val="Tablebodynospace"/>
            </w:pPr>
            <w:r w:rsidRPr="00ED3698">
              <w:t>or</w:t>
            </w:r>
          </w:p>
          <w:p w14:paraId="7A27F146" w14:textId="4ED26DA0" w:rsidR="008F7146" w:rsidRPr="00ED3698" w:rsidRDefault="008F7146" w:rsidP="008F7146">
            <w:pPr>
              <w:pStyle w:val="Tablebodynospace"/>
            </w:pPr>
            <w:r w:rsidRPr="00FC2059">
              <w:rPr>
                <w:noProof/>
              </w:rPr>
              <w:t>reactive</w:t>
            </w:r>
            <w:r w:rsidRPr="00ED3698">
              <w:t xml:space="preserve"> surface area</w:t>
            </w:r>
            <w:r w:rsidR="007E2161">
              <w:t xml:space="preserve"> in </w:t>
            </w:r>
            <w:r w:rsidRPr="00ED3698">
              <w:t>[m</w:t>
            </w:r>
            <w:r w:rsidRPr="00ED3698">
              <w:rPr>
                <w:vertAlign w:val="superscript"/>
              </w:rPr>
              <w:t>2</w:t>
            </w:r>
            <w:r w:rsidRPr="00ED3698">
              <w:t xml:space="preserve"> mineral L</w:t>
            </w:r>
            <w:r w:rsidRPr="00ED3698">
              <w:rPr>
                <w:vertAlign w:val="superscript"/>
              </w:rPr>
              <w:t>-1</w:t>
            </w:r>
            <w:r w:rsidRPr="00ED3698">
              <w:t xml:space="preserve"> bulk]</w:t>
            </w:r>
            <w:r w:rsidR="007E2161">
              <w:t xml:space="preserve">, </w:t>
            </w:r>
            <w:r w:rsidRPr="00ED3698">
              <w:t xml:space="preserve">(if </w:t>
            </w:r>
            <w:r w:rsidR="00920423">
              <w:t xml:space="preserve">the </w:t>
            </w:r>
            <w:r w:rsidRPr="00ED3698">
              <w:t xml:space="preserve">rate constant specified in </w:t>
            </w:r>
            <w:r w:rsidRPr="00FC2059">
              <w:rPr>
                <w:noProof/>
              </w:rPr>
              <w:t>database</w:t>
            </w:r>
            <w:r w:rsidRPr="00ED3698">
              <w:t>)</w:t>
            </w:r>
          </w:p>
          <w:p w14:paraId="69600EFA" w14:textId="77777777" w:rsidR="008F7146" w:rsidRPr="00ED3698" w:rsidRDefault="008F7146" w:rsidP="008F7146">
            <w:pPr>
              <w:pStyle w:val="Tablebodynospace"/>
            </w:pPr>
            <w:r w:rsidRPr="00ED3698">
              <w:t>or</w:t>
            </w:r>
          </w:p>
          <w:p w14:paraId="252B7319" w14:textId="77777777" w:rsidR="008F7146" w:rsidRPr="00ED3698" w:rsidRDefault="008F7146" w:rsidP="008F7146">
            <w:pPr>
              <w:pStyle w:val="Tablebodynospace"/>
            </w:pPr>
            <w:r w:rsidRPr="00ED3698">
              <w:t xml:space="preserve">scaling factor (for type </w:t>
            </w:r>
            <w:r w:rsidRPr="008F7146">
              <w:rPr>
                <w:szCs w:val="24"/>
              </w:rPr>
              <w:t>‘geometric’</w:t>
            </w:r>
            <w:r w:rsidRPr="00ED3698">
              <w:t>)</w:t>
            </w:r>
          </w:p>
        </w:tc>
        <w:tc>
          <w:tcPr>
            <w:tcW w:w="1694" w:type="dxa"/>
            <w:vMerge/>
            <w:vAlign w:val="center"/>
          </w:tcPr>
          <w:p w14:paraId="0EEB5D9A" w14:textId="77777777" w:rsidR="008F7146" w:rsidRPr="00ED3698" w:rsidRDefault="008F7146" w:rsidP="008F7146">
            <w:pPr>
              <w:pStyle w:val="Tablebodynospace"/>
            </w:pPr>
          </w:p>
        </w:tc>
      </w:tr>
      <w:tr w:rsidR="008F7146" w:rsidRPr="00ED3698" w14:paraId="6E349DE2" w14:textId="77777777" w:rsidTr="008F7146">
        <w:trPr>
          <w:cantSplit/>
        </w:trPr>
        <w:tc>
          <w:tcPr>
            <w:tcW w:w="450" w:type="dxa"/>
            <w:vMerge/>
          </w:tcPr>
          <w:p w14:paraId="25014690" w14:textId="77777777" w:rsidR="008F7146" w:rsidRPr="00ED3698" w:rsidRDefault="008F7146" w:rsidP="008F7146">
            <w:pPr>
              <w:spacing w:before="0" w:after="0"/>
            </w:pPr>
          </w:p>
        </w:tc>
        <w:tc>
          <w:tcPr>
            <w:tcW w:w="1341" w:type="dxa"/>
            <w:vMerge/>
            <w:vAlign w:val="center"/>
          </w:tcPr>
          <w:p w14:paraId="3CFCC513" w14:textId="77777777" w:rsidR="008F7146" w:rsidRPr="00ED3698" w:rsidRDefault="008F7146" w:rsidP="008F7146">
            <w:pPr>
              <w:spacing w:before="0" w:after="0"/>
            </w:pPr>
          </w:p>
        </w:tc>
        <w:tc>
          <w:tcPr>
            <w:tcW w:w="1418" w:type="dxa"/>
            <w:vAlign w:val="center"/>
          </w:tcPr>
          <w:p w14:paraId="48213DAC" w14:textId="77777777" w:rsidR="008F7146" w:rsidRPr="00ED3698" w:rsidRDefault="008F7146" w:rsidP="008F7146">
            <w:pPr>
              <w:pStyle w:val="Tablebodynospace"/>
            </w:pPr>
            <w:r w:rsidRPr="00ED3698">
              <w:t>sat</w:t>
            </w:r>
          </w:p>
        </w:tc>
        <w:tc>
          <w:tcPr>
            <w:tcW w:w="3827" w:type="dxa"/>
            <w:gridSpan w:val="2"/>
            <w:vAlign w:val="center"/>
          </w:tcPr>
          <w:p w14:paraId="3E47CC2C" w14:textId="2FD1CAB2" w:rsidR="008F7146" w:rsidRPr="00ED3698" w:rsidRDefault="00234AF9" w:rsidP="008F7146">
            <w:pPr>
              <w:pStyle w:val="Tablebodynospace"/>
            </w:pPr>
            <w:r>
              <w:t>L</w:t>
            </w:r>
            <w:r w:rsidRPr="0060595C">
              <w:t xml:space="preserve">evel </w:t>
            </w:r>
            <w:r w:rsidR="0060595C" w:rsidRPr="0060595C">
              <w:t>of supersaturation</w:t>
            </w:r>
            <w:r w:rsidR="008F7146" w:rsidRPr="00ED3698">
              <w:t>, set to 0.0</w:t>
            </w:r>
          </w:p>
        </w:tc>
        <w:tc>
          <w:tcPr>
            <w:tcW w:w="1694" w:type="dxa"/>
            <w:vMerge/>
            <w:vAlign w:val="center"/>
          </w:tcPr>
          <w:p w14:paraId="637081E8" w14:textId="77777777" w:rsidR="008F7146" w:rsidRPr="00ED3698" w:rsidRDefault="008F7146" w:rsidP="008F7146">
            <w:pPr>
              <w:pStyle w:val="Tablebodynospace"/>
            </w:pPr>
          </w:p>
        </w:tc>
      </w:tr>
      <w:tr w:rsidR="0060595C" w:rsidRPr="00ED3698" w14:paraId="43BA0015" w14:textId="77777777" w:rsidTr="008F7146">
        <w:trPr>
          <w:cantSplit/>
        </w:trPr>
        <w:tc>
          <w:tcPr>
            <w:tcW w:w="450" w:type="dxa"/>
            <w:vMerge/>
          </w:tcPr>
          <w:p w14:paraId="750F0A33" w14:textId="77777777" w:rsidR="0060595C" w:rsidRPr="00ED3698" w:rsidRDefault="0060595C" w:rsidP="008F7146">
            <w:pPr>
              <w:spacing w:before="0" w:after="0"/>
            </w:pPr>
          </w:p>
        </w:tc>
        <w:tc>
          <w:tcPr>
            <w:tcW w:w="1341" w:type="dxa"/>
            <w:vMerge/>
            <w:vAlign w:val="center"/>
          </w:tcPr>
          <w:p w14:paraId="5D0736D8" w14:textId="77777777" w:rsidR="0060595C" w:rsidRPr="00ED3698" w:rsidRDefault="0060595C" w:rsidP="008F7146">
            <w:pPr>
              <w:spacing w:before="0" w:after="0"/>
            </w:pPr>
          </w:p>
        </w:tc>
        <w:tc>
          <w:tcPr>
            <w:tcW w:w="1418" w:type="dxa"/>
            <w:vAlign w:val="center"/>
          </w:tcPr>
          <w:p w14:paraId="78CFE118" w14:textId="03145645" w:rsidR="0060595C" w:rsidRPr="00ED3698" w:rsidRDefault="005D0EB0" w:rsidP="008F7146">
            <w:pPr>
              <w:pStyle w:val="Tablebodynospace"/>
            </w:pPr>
            <w:r>
              <w:rPr>
                <w:rFonts w:ascii="Cambria Math" w:hAnsi="Cambria Math"/>
              </w:rPr>
              <w:t>𝛼</w:t>
            </w:r>
          </w:p>
        </w:tc>
        <w:tc>
          <w:tcPr>
            <w:tcW w:w="3827" w:type="dxa"/>
            <w:gridSpan w:val="2"/>
            <w:vAlign w:val="center"/>
          </w:tcPr>
          <w:p w14:paraId="59FB53BF" w14:textId="639E00B9" w:rsidR="0060595C" w:rsidRPr="00ED3698" w:rsidRDefault="005D0EB0" w:rsidP="008F7146">
            <w:pPr>
              <w:pStyle w:val="Tablebodynospace"/>
            </w:pPr>
            <w:r>
              <w:t>C</w:t>
            </w:r>
            <w:r w:rsidRPr="00FC2059">
              <w:rPr>
                <w:noProof/>
              </w:rPr>
              <w:t xml:space="preserve">oefficient </w:t>
            </w:r>
            <w:r>
              <w:t>for type ‘linear’</w:t>
            </w:r>
          </w:p>
        </w:tc>
        <w:tc>
          <w:tcPr>
            <w:tcW w:w="1694" w:type="dxa"/>
            <w:vMerge/>
            <w:vAlign w:val="center"/>
          </w:tcPr>
          <w:p w14:paraId="19C8B44F" w14:textId="77777777" w:rsidR="0060595C" w:rsidRPr="00ED3698" w:rsidRDefault="0060595C" w:rsidP="008F7146">
            <w:pPr>
              <w:pStyle w:val="Tablebodynospace"/>
            </w:pPr>
          </w:p>
        </w:tc>
      </w:tr>
      <w:tr w:rsidR="005D0EB0" w:rsidRPr="00ED3698" w14:paraId="008D2FE9" w14:textId="77777777" w:rsidTr="008F7146">
        <w:trPr>
          <w:cantSplit/>
        </w:trPr>
        <w:tc>
          <w:tcPr>
            <w:tcW w:w="450" w:type="dxa"/>
            <w:vMerge/>
          </w:tcPr>
          <w:p w14:paraId="399543A8" w14:textId="77777777" w:rsidR="005D0EB0" w:rsidRPr="00ED3698" w:rsidRDefault="005D0EB0" w:rsidP="008F7146">
            <w:pPr>
              <w:spacing w:before="0" w:after="0"/>
            </w:pPr>
          </w:p>
        </w:tc>
        <w:tc>
          <w:tcPr>
            <w:tcW w:w="1341" w:type="dxa"/>
            <w:vMerge/>
            <w:vAlign w:val="center"/>
          </w:tcPr>
          <w:p w14:paraId="2E51448C" w14:textId="77777777" w:rsidR="005D0EB0" w:rsidRPr="00ED3698" w:rsidRDefault="005D0EB0" w:rsidP="008F7146">
            <w:pPr>
              <w:spacing w:before="0" w:after="0"/>
            </w:pPr>
          </w:p>
        </w:tc>
        <w:tc>
          <w:tcPr>
            <w:tcW w:w="1418" w:type="dxa"/>
            <w:vAlign w:val="center"/>
          </w:tcPr>
          <w:p w14:paraId="7EBF7164" w14:textId="3F659052" w:rsidR="005D0EB0" w:rsidRDefault="005D0EB0" w:rsidP="008F7146">
            <w:pPr>
              <w:pStyle w:val="Tablebodynospace"/>
              <w:rPr>
                <w:rFonts w:ascii="Cambria Math" w:hAnsi="Cambria Math"/>
              </w:rPr>
            </w:pPr>
            <w:r w:rsidRPr="00FC2059">
              <w:rPr>
                <w:rFonts w:ascii="Cambria Math" w:hAnsi="Cambria Math"/>
                <w:noProof/>
              </w:rPr>
              <w:t>phinuc</w:t>
            </w:r>
          </w:p>
        </w:tc>
        <w:tc>
          <w:tcPr>
            <w:tcW w:w="3827" w:type="dxa"/>
            <w:gridSpan w:val="2"/>
            <w:vAlign w:val="center"/>
          </w:tcPr>
          <w:p w14:paraId="116E14EC" w14:textId="1D9070BE" w:rsidR="005D0EB0" w:rsidRDefault="005D0EB0" w:rsidP="008F7146">
            <w:pPr>
              <w:pStyle w:val="Tablebodynospace"/>
            </w:pPr>
            <w:r>
              <w:t>Mineral volume fraction for nucleation threshold</w:t>
            </w:r>
          </w:p>
        </w:tc>
        <w:tc>
          <w:tcPr>
            <w:tcW w:w="1694" w:type="dxa"/>
            <w:vMerge/>
            <w:vAlign w:val="center"/>
          </w:tcPr>
          <w:p w14:paraId="4725647F" w14:textId="77777777" w:rsidR="005D0EB0" w:rsidRPr="00ED3698" w:rsidRDefault="005D0EB0" w:rsidP="008F7146">
            <w:pPr>
              <w:pStyle w:val="Tablebodynospace"/>
            </w:pPr>
          </w:p>
        </w:tc>
      </w:tr>
      <w:tr w:rsidR="008F7146" w:rsidRPr="00ED3698" w14:paraId="5287EEEC" w14:textId="77777777" w:rsidTr="008F7146">
        <w:trPr>
          <w:cantSplit/>
        </w:trPr>
        <w:tc>
          <w:tcPr>
            <w:tcW w:w="450" w:type="dxa"/>
            <w:vMerge/>
          </w:tcPr>
          <w:p w14:paraId="7399E9EC" w14:textId="77777777" w:rsidR="008F7146" w:rsidRPr="00ED3698" w:rsidRDefault="008F7146" w:rsidP="008F7146">
            <w:pPr>
              <w:spacing w:before="0" w:after="0"/>
            </w:pPr>
          </w:p>
        </w:tc>
        <w:tc>
          <w:tcPr>
            <w:tcW w:w="1341" w:type="dxa"/>
            <w:vMerge/>
            <w:vAlign w:val="center"/>
          </w:tcPr>
          <w:p w14:paraId="72B008A1" w14:textId="77777777" w:rsidR="008F7146" w:rsidRPr="00ED3698" w:rsidRDefault="008F7146" w:rsidP="008F7146">
            <w:pPr>
              <w:spacing w:before="0" w:after="0"/>
            </w:pPr>
          </w:p>
        </w:tc>
        <w:tc>
          <w:tcPr>
            <w:tcW w:w="1418" w:type="dxa"/>
            <w:vAlign w:val="center"/>
          </w:tcPr>
          <w:p w14:paraId="6647F91A" w14:textId="77777777" w:rsidR="008F7146" w:rsidRPr="00ED3698" w:rsidRDefault="008F7146" w:rsidP="008F7146">
            <w:pPr>
              <w:pStyle w:val="Tablebodynospace"/>
            </w:pPr>
            <w:r w:rsidRPr="00ED3698">
              <w:t>rad_init</w:t>
            </w:r>
          </w:p>
        </w:tc>
        <w:tc>
          <w:tcPr>
            <w:tcW w:w="3827" w:type="dxa"/>
            <w:gridSpan w:val="2"/>
            <w:vAlign w:val="center"/>
          </w:tcPr>
          <w:p w14:paraId="722C5AF2" w14:textId="1E59EC1A" w:rsidR="008F7146" w:rsidRPr="00ED3698" w:rsidRDefault="00234AF9" w:rsidP="008F7146">
            <w:pPr>
              <w:pStyle w:val="Tablebodynospace"/>
              <w:jc w:val="left"/>
            </w:pPr>
            <w:r>
              <w:t>I</w:t>
            </w:r>
            <w:r w:rsidRPr="00ED3698">
              <w:t xml:space="preserve">nitial </w:t>
            </w:r>
            <w:r w:rsidR="008F7146" w:rsidRPr="00ED3698">
              <w:t>radius of mineral grain [m], only for</w:t>
            </w:r>
            <w:r>
              <w:t xml:space="preserve"> the</w:t>
            </w:r>
            <w:r w:rsidR="008F7146" w:rsidRPr="00ED3698">
              <w:t xml:space="preserve"> </w:t>
            </w:r>
            <w:r w:rsidR="008F7146" w:rsidRPr="006B680E">
              <w:rPr>
                <w:szCs w:val="24"/>
              </w:rPr>
              <w:t>type ‘geometric’</w:t>
            </w:r>
          </w:p>
        </w:tc>
        <w:tc>
          <w:tcPr>
            <w:tcW w:w="1694" w:type="dxa"/>
            <w:vMerge/>
            <w:vAlign w:val="center"/>
          </w:tcPr>
          <w:p w14:paraId="2AA9E376" w14:textId="77777777" w:rsidR="008F7146" w:rsidRPr="00ED3698" w:rsidRDefault="008F7146" w:rsidP="008F7146">
            <w:pPr>
              <w:pStyle w:val="Tablebodynospace"/>
            </w:pPr>
          </w:p>
        </w:tc>
      </w:tr>
      <w:tr w:rsidR="008F7146" w:rsidRPr="00ED3698" w14:paraId="1DBEEE53" w14:textId="77777777" w:rsidTr="008F7146">
        <w:trPr>
          <w:cantSplit/>
        </w:trPr>
        <w:tc>
          <w:tcPr>
            <w:tcW w:w="450" w:type="dxa"/>
            <w:vMerge/>
          </w:tcPr>
          <w:p w14:paraId="43E5B165" w14:textId="77777777" w:rsidR="008F7146" w:rsidRPr="00ED3698" w:rsidRDefault="008F7146" w:rsidP="008F7146">
            <w:pPr>
              <w:spacing w:before="0" w:after="0"/>
            </w:pPr>
          </w:p>
        </w:tc>
        <w:tc>
          <w:tcPr>
            <w:tcW w:w="1341" w:type="dxa"/>
            <w:vMerge/>
            <w:vAlign w:val="center"/>
          </w:tcPr>
          <w:p w14:paraId="5DD34B7A" w14:textId="77777777" w:rsidR="008F7146" w:rsidRPr="00ED3698" w:rsidRDefault="008F7146" w:rsidP="008F7146">
            <w:pPr>
              <w:spacing w:before="0" w:after="0"/>
            </w:pPr>
          </w:p>
        </w:tc>
        <w:tc>
          <w:tcPr>
            <w:tcW w:w="1418" w:type="dxa"/>
            <w:vAlign w:val="center"/>
          </w:tcPr>
          <w:p w14:paraId="0E0374B8" w14:textId="77777777" w:rsidR="008F7146" w:rsidRPr="00ED3698" w:rsidRDefault="008F7146" w:rsidP="008F7146">
            <w:pPr>
              <w:pStyle w:val="Tablebodynospace"/>
            </w:pPr>
            <w:r w:rsidRPr="00ED3698">
              <w:t>rad_surf</w:t>
            </w:r>
          </w:p>
        </w:tc>
        <w:tc>
          <w:tcPr>
            <w:tcW w:w="3827" w:type="dxa"/>
            <w:gridSpan w:val="2"/>
            <w:vAlign w:val="center"/>
          </w:tcPr>
          <w:p w14:paraId="35A171D0" w14:textId="7AC36853" w:rsidR="008F7146" w:rsidRPr="00ED3698" w:rsidRDefault="00595999" w:rsidP="008F7146">
            <w:pPr>
              <w:pStyle w:val="Tablebodynospace"/>
              <w:jc w:val="left"/>
            </w:pPr>
            <w:r>
              <w:t>I</w:t>
            </w:r>
            <w:r w:rsidRPr="00ED3698">
              <w:t xml:space="preserve">nitial </w:t>
            </w:r>
            <w:r w:rsidR="008F7146" w:rsidRPr="00ED3698">
              <w:t xml:space="preserve">radius of </w:t>
            </w:r>
            <w:r w:rsidR="008F7146" w:rsidRPr="00FC2059">
              <w:rPr>
                <w:noProof/>
              </w:rPr>
              <w:t>unreacted</w:t>
            </w:r>
            <w:r w:rsidR="008F7146" w:rsidRPr="00ED3698">
              <w:t xml:space="preserve"> portion of mineral grain [m], only for </w:t>
            </w:r>
            <w:r>
              <w:t xml:space="preserve">the </w:t>
            </w:r>
            <w:r w:rsidR="008F7146" w:rsidRPr="00ED3698">
              <w:t xml:space="preserve">type </w:t>
            </w:r>
            <w:r w:rsidR="008F7146" w:rsidRPr="006B680E">
              <w:rPr>
                <w:szCs w:val="24"/>
              </w:rPr>
              <w:t>‘geometric’</w:t>
            </w:r>
          </w:p>
        </w:tc>
        <w:tc>
          <w:tcPr>
            <w:tcW w:w="1694" w:type="dxa"/>
            <w:vMerge/>
            <w:vAlign w:val="center"/>
          </w:tcPr>
          <w:p w14:paraId="0D981088" w14:textId="77777777" w:rsidR="008F7146" w:rsidRPr="00ED3698" w:rsidRDefault="008F7146" w:rsidP="008F7146">
            <w:pPr>
              <w:pStyle w:val="Tablebodynospace"/>
            </w:pPr>
          </w:p>
        </w:tc>
      </w:tr>
      <w:tr w:rsidR="008F7146" w:rsidRPr="00ED3698" w14:paraId="431275A6" w14:textId="77777777" w:rsidTr="008F7146">
        <w:trPr>
          <w:cantSplit/>
        </w:trPr>
        <w:tc>
          <w:tcPr>
            <w:tcW w:w="450" w:type="dxa"/>
            <w:vMerge/>
          </w:tcPr>
          <w:p w14:paraId="40C9B37B" w14:textId="77777777" w:rsidR="008F7146" w:rsidRPr="00ED3698" w:rsidRDefault="008F7146" w:rsidP="008F7146">
            <w:pPr>
              <w:spacing w:before="0" w:after="0"/>
            </w:pPr>
          </w:p>
        </w:tc>
        <w:tc>
          <w:tcPr>
            <w:tcW w:w="1341" w:type="dxa"/>
            <w:vMerge/>
            <w:vAlign w:val="center"/>
          </w:tcPr>
          <w:p w14:paraId="14F73A8C" w14:textId="77777777" w:rsidR="008F7146" w:rsidRPr="00ED3698" w:rsidRDefault="008F7146" w:rsidP="008F7146">
            <w:pPr>
              <w:spacing w:before="0" w:after="0"/>
            </w:pPr>
          </w:p>
        </w:tc>
        <w:tc>
          <w:tcPr>
            <w:tcW w:w="1418" w:type="dxa"/>
            <w:vAlign w:val="center"/>
          </w:tcPr>
          <w:p w14:paraId="6B8DBD8F" w14:textId="77777777" w:rsidR="008F7146" w:rsidRPr="00ED3698" w:rsidRDefault="008F7146" w:rsidP="008F7146">
            <w:pPr>
              <w:pStyle w:val="Tablebodynospace"/>
            </w:pPr>
            <w:r w:rsidRPr="00ED3698">
              <w:t>rad_min</w:t>
            </w:r>
          </w:p>
        </w:tc>
        <w:tc>
          <w:tcPr>
            <w:tcW w:w="3827" w:type="dxa"/>
            <w:gridSpan w:val="2"/>
            <w:vAlign w:val="center"/>
          </w:tcPr>
          <w:p w14:paraId="37AE19B3" w14:textId="358631E9" w:rsidR="008F7146" w:rsidRPr="00ED3698" w:rsidRDefault="00595999" w:rsidP="008F7146">
            <w:pPr>
              <w:pStyle w:val="Tablebodynospace"/>
              <w:jc w:val="left"/>
            </w:pPr>
            <w:r w:rsidRPr="00FC2059">
              <w:rPr>
                <w:noProof/>
              </w:rPr>
              <w:t>Minimum</w:t>
            </w:r>
            <w:r w:rsidRPr="00ED3698">
              <w:t xml:space="preserve"> </w:t>
            </w:r>
            <w:r w:rsidR="008F7146" w:rsidRPr="00ED3698">
              <w:t xml:space="preserve">radius of mineral grain [m], only for </w:t>
            </w:r>
            <w:r>
              <w:t xml:space="preserve">the </w:t>
            </w:r>
            <w:r w:rsidR="008F7146" w:rsidRPr="00ED3698">
              <w:t xml:space="preserve">type </w:t>
            </w:r>
            <w:r w:rsidR="008F7146" w:rsidRPr="006B680E">
              <w:rPr>
                <w:szCs w:val="24"/>
              </w:rPr>
              <w:t>‘geometric’</w:t>
            </w:r>
          </w:p>
        </w:tc>
        <w:tc>
          <w:tcPr>
            <w:tcW w:w="1694" w:type="dxa"/>
            <w:vMerge/>
            <w:vAlign w:val="center"/>
          </w:tcPr>
          <w:p w14:paraId="2D1CC085" w14:textId="77777777" w:rsidR="008F7146" w:rsidRPr="00ED3698" w:rsidRDefault="008F7146" w:rsidP="008F7146">
            <w:pPr>
              <w:pStyle w:val="Tablebodynospace"/>
            </w:pPr>
          </w:p>
        </w:tc>
      </w:tr>
      <w:tr w:rsidR="008F7146" w:rsidRPr="00ED3698" w14:paraId="23056E01" w14:textId="77777777" w:rsidTr="008F7146">
        <w:trPr>
          <w:cantSplit/>
        </w:trPr>
        <w:tc>
          <w:tcPr>
            <w:tcW w:w="450" w:type="dxa"/>
            <w:vMerge/>
            <w:tcBorders>
              <w:bottom w:val="single" w:sz="6" w:space="0" w:color="000000"/>
            </w:tcBorders>
          </w:tcPr>
          <w:p w14:paraId="36383826" w14:textId="77777777" w:rsidR="008F7146" w:rsidRPr="00ED3698" w:rsidRDefault="008F7146" w:rsidP="008F7146">
            <w:pPr>
              <w:spacing w:before="0" w:after="0"/>
            </w:pPr>
          </w:p>
        </w:tc>
        <w:tc>
          <w:tcPr>
            <w:tcW w:w="1341" w:type="dxa"/>
            <w:tcBorders>
              <w:bottom w:val="nil"/>
            </w:tcBorders>
            <w:vAlign w:val="center"/>
          </w:tcPr>
          <w:p w14:paraId="25CED14A" w14:textId="77777777" w:rsidR="008F7146" w:rsidRPr="00485489" w:rsidRDefault="008F7146" w:rsidP="008F7146">
            <w:pPr>
              <w:spacing w:before="0" w:after="0"/>
            </w:pPr>
            <w:r w:rsidRPr="00485489">
              <w:t>‘end of zone’</w:t>
            </w:r>
          </w:p>
        </w:tc>
        <w:tc>
          <w:tcPr>
            <w:tcW w:w="1418" w:type="dxa"/>
            <w:tcBorders>
              <w:bottom w:val="nil"/>
            </w:tcBorders>
            <w:vAlign w:val="center"/>
          </w:tcPr>
          <w:p w14:paraId="0A3FC24D" w14:textId="77777777" w:rsidR="008F7146" w:rsidRPr="00ED3698" w:rsidRDefault="008F7146" w:rsidP="008F7146">
            <w:pPr>
              <w:pStyle w:val="Tablebodynospace"/>
            </w:pPr>
            <w:r w:rsidRPr="00ED3698">
              <w:t>-</w:t>
            </w:r>
          </w:p>
        </w:tc>
        <w:tc>
          <w:tcPr>
            <w:tcW w:w="3827" w:type="dxa"/>
            <w:gridSpan w:val="2"/>
            <w:tcBorders>
              <w:bottom w:val="nil"/>
            </w:tcBorders>
            <w:vAlign w:val="center"/>
          </w:tcPr>
          <w:p w14:paraId="4B0DC336" w14:textId="77777777" w:rsidR="008F7146" w:rsidRPr="00ED3698" w:rsidRDefault="008F7146" w:rsidP="008F7146">
            <w:pPr>
              <w:pStyle w:val="Tablebodynospace"/>
            </w:pPr>
            <w:r w:rsidRPr="00ED3698">
              <w:t>-</w:t>
            </w:r>
          </w:p>
        </w:tc>
        <w:tc>
          <w:tcPr>
            <w:tcW w:w="1694" w:type="dxa"/>
            <w:tcBorders>
              <w:bottom w:val="nil"/>
            </w:tcBorders>
            <w:vAlign w:val="center"/>
          </w:tcPr>
          <w:p w14:paraId="6A06D425" w14:textId="77777777" w:rsidR="008F7146" w:rsidRPr="00ED3698" w:rsidRDefault="008F7146" w:rsidP="008F7146">
            <w:pPr>
              <w:pStyle w:val="Tablebodynospace"/>
            </w:pPr>
          </w:p>
        </w:tc>
      </w:tr>
      <w:tr w:rsidR="008F7146" w:rsidRPr="00ED3698" w14:paraId="13B03ACE" w14:textId="77777777" w:rsidTr="008F7146">
        <w:trPr>
          <w:cantSplit/>
        </w:trPr>
        <w:tc>
          <w:tcPr>
            <w:tcW w:w="450" w:type="dxa"/>
            <w:tcBorders>
              <w:top w:val="nil"/>
              <w:left w:val="nil"/>
              <w:bottom w:val="nil"/>
            </w:tcBorders>
          </w:tcPr>
          <w:p w14:paraId="2259D8AF" w14:textId="77777777" w:rsidR="008F7146" w:rsidRPr="00ED3698" w:rsidRDefault="008F7146" w:rsidP="008F7146">
            <w:pPr>
              <w:spacing w:before="0" w:after="0"/>
            </w:pPr>
          </w:p>
        </w:tc>
        <w:tc>
          <w:tcPr>
            <w:tcW w:w="6586" w:type="dxa"/>
            <w:gridSpan w:val="4"/>
            <w:vAlign w:val="center"/>
          </w:tcPr>
          <w:p w14:paraId="6BDA6D84" w14:textId="77777777" w:rsidR="008F7146" w:rsidRPr="00ED3698" w:rsidRDefault="008F7146" w:rsidP="008F7146">
            <w:pPr>
              <w:pStyle w:val="Tablebodynospace"/>
            </w:pPr>
            <w:r w:rsidRPr="00ED3698">
              <w:t>Section Closing</w:t>
            </w:r>
          </w:p>
        </w:tc>
        <w:tc>
          <w:tcPr>
            <w:tcW w:w="1694" w:type="dxa"/>
            <w:tcBorders>
              <w:left w:val="nil"/>
            </w:tcBorders>
            <w:vAlign w:val="center"/>
          </w:tcPr>
          <w:p w14:paraId="35A846C8" w14:textId="77777777" w:rsidR="008F7146" w:rsidRPr="00ED3698" w:rsidRDefault="008F7146" w:rsidP="008F7146">
            <w:pPr>
              <w:pStyle w:val="Tablebodynospace"/>
            </w:pPr>
            <w:r w:rsidRPr="00ED3698">
              <w:t>Required</w:t>
            </w:r>
            <w:r>
              <w:t xml:space="preserve"> </w:t>
            </w:r>
            <w:r w:rsidRPr="00ED3698">
              <w:t>/Optional</w:t>
            </w:r>
          </w:p>
        </w:tc>
      </w:tr>
      <w:tr w:rsidR="008F7146" w:rsidRPr="00ED3698" w14:paraId="5CCEFF35" w14:textId="77777777" w:rsidTr="008F7146">
        <w:trPr>
          <w:cantSplit/>
        </w:trPr>
        <w:tc>
          <w:tcPr>
            <w:tcW w:w="450" w:type="dxa"/>
            <w:tcBorders>
              <w:top w:val="nil"/>
              <w:left w:val="nil"/>
              <w:bottom w:val="nil"/>
            </w:tcBorders>
          </w:tcPr>
          <w:p w14:paraId="6ACCA3A3" w14:textId="77777777" w:rsidR="008F7146" w:rsidRPr="00ED3698" w:rsidRDefault="008F7146" w:rsidP="008F7146">
            <w:pPr>
              <w:spacing w:before="0" w:after="0"/>
            </w:pPr>
          </w:p>
        </w:tc>
        <w:tc>
          <w:tcPr>
            <w:tcW w:w="6586" w:type="dxa"/>
            <w:gridSpan w:val="4"/>
            <w:vAlign w:val="center"/>
          </w:tcPr>
          <w:p w14:paraId="47AE83E6" w14:textId="77777777" w:rsidR="008F7146" w:rsidRPr="00485489" w:rsidRDefault="008F7146" w:rsidP="008F7146">
            <w:pPr>
              <w:pStyle w:val="Tablebodynospace"/>
            </w:pPr>
            <w:r w:rsidRPr="00485489">
              <w:t>‘done’</w:t>
            </w:r>
          </w:p>
        </w:tc>
        <w:tc>
          <w:tcPr>
            <w:tcW w:w="1694" w:type="dxa"/>
            <w:tcBorders>
              <w:left w:val="nil"/>
            </w:tcBorders>
            <w:vAlign w:val="center"/>
          </w:tcPr>
          <w:p w14:paraId="0D06E6C0" w14:textId="783597ED" w:rsidR="008F7146" w:rsidRPr="00ED3698" w:rsidRDefault="00595999" w:rsidP="008F7146">
            <w:pPr>
              <w:pStyle w:val="Tablebodynospace"/>
            </w:pPr>
            <w:r>
              <w:t>R</w:t>
            </w:r>
            <w:r w:rsidRPr="00ED3698">
              <w:t>equired</w:t>
            </w:r>
          </w:p>
        </w:tc>
      </w:tr>
    </w:tbl>
    <w:p w14:paraId="0C217B95" w14:textId="77777777" w:rsidR="00DB1505" w:rsidRPr="00ED3698" w:rsidRDefault="00DB1505" w:rsidP="00DB1505"/>
    <w:p w14:paraId="7B8EC91C" w14:textId="105833CF" w:rsidR="00DB1505" w:rsidRPr="00ED3698" w:rsidRDefault="00DB1505" w:rsidP="00DB1505">
      <w:pPr>
        <w:pStyle w:val="Caption"/>
      </w:pPr>
      <w:bookmarkStart w:id="450" w:name="_Ref486656160"/>
      <w:bookmarkStart w:id="451" w:name="_Toc13056223"/>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22</w:t>
      </w:r>
      <w:r w:rsidR="00606172">
        <w:rPr>
          <w:noProof/>
        </w:rPr>
        <w:fldChar w:fldCharType="end"/>
      </w:r>
      <w:bookmarkEnd w:id="450"/>
      <w:r w:rsidRPr="00ED3698">
        <w:t>: Units for effective rate constants dependent on rate expression</w:t>
      </w:r>
      <w:bookmarkEnd w:id="45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4140"/>
        <w:gridCol w:w="2790"/>
      </w:tblGrid>
      <w:tr w:rsidR="00DB1505" w:rsidRPr="00ED3698" w14:paraId="67A5F645" w14:textId="77777777" w:rsidTr="007239FB">
        <w:tc>
          <w:tcPr>
            <w:tcW w:w="1710" w:type="dxa"/>
          </w:tcPr>
          <w:p w14:paraId="2FC62A0A" w14:textId="77777777" w:rsidR="00DB1505" w:rsidRPr="00ED3698" w:rsidRDefault="00DB1505" w:rsidP="006B680E">
            <w:pPr>
              <w:pStyle w:val="Tableheader"/>
            </w:pPr>
            <w:r w:rsidRPr="00ED3698">
              <w:t>Reaction type</w:t>
            </w:r>
          </w:p>
        </w:tc>
        <w:tc>
          <w:tcPr>
            <w:tcW w:w="4140" w:type="dxa"/>
          </w:tcPr>
          <w:p w14:paraId="604786A4" w14:textId="77777777" w:rsidR="00DB1505" w:rsidRPr="00ED3698" w:rsidRDefault="00DB1505" w:rsidP="006B680E">
            <w:pPr>
              <w:pStyle w:val="Tableheader"/>
            </w:pPr>
            <w:r w:rsidRPr="00ED3698">
              <w:t>rate expression</w:t>
            </w:r>
          </w:p>
        </w:tc>
        <w:tc>
          <w:tcPr>
            <w:tcW w:w="2790" w:type="dxa"/>
          </w:tcPr>
          <w:p w14:paraId="33052695" w14:textId="7FBF2078" w:rsidR="00DB1505" w:rsidRPr="00ED3698" w:rsidRDefault="00DB1505" w:rsidP="00924A4C">
            <w:pPr>
              <w:pStyle w:val="Tableheader"/>
            </w:pPr>
            <w:r w:rsidRPr="00ED3698">
              <w:t xml:space="preserve">units for </w:t>
            </w:r>
            <w:r w:rsidR="00924A4C" w:rsidRPr="00FC2059">
              <w:rPr>
                <w:i/>
                <w:noProof/>
              </w:rPr>
              <w:t>k</w:t>
            </w:r>
            <w:r w:rsidR="00924A4C" w:rsidRPr="00FC2059">
              <w:rPr>
                <w:i/>
                <w:noProof/>
                <w:vertAlign w:val="subscript"/>
              </w:rPr>
              <w:t>i</w:t>
            </w:r>
            <w:r w:rsidR="00924A4C" w:rsidRPr="00FC2059">
              <w:rPr>
                <w:i/>
                <w:noProof/>
                <w:vertAlign w:val="superscript"/>
              </w:rPr>
              <w:t>m</w:t>
            </w:r>
            <w:r w:rsidR="00924A4C">
              <w:rPr>
                <w:i/>
                <w:vertAlign w:val="superscript"/>
              </w:rPr>
              <w:t>,t</w:t>
            </w:r>
          </w:p>
        </w:tc>
      </w:tr>
      <w:tr w:rsidR="00DB1505" w:rsidRPr="00ED3698" w14:paraId="73447CB5" w14:textId="77777777" w:rsidTr="007239FB">
        <w:tc>
          <w:tcPr>
            <w:tcW w:w="1710" w:type="dxa"/>
            <w:vAlign w:val="center"/>
          </w:tcPr>
          <w:p w14:paraId="64E5B498" w14:textId="3B124899" w:rsidR="00DB1505" w:rsidRPr="00ED3698" w:rsidRDefault="00595999" w:rsidP="007239FB">
            <w:pPr>
              <w:pStyle w:val="BodyText"/>
            </w:pPr>
            <w:r w:rsidRPr="00FC2059">
              <w:rPr>
                <w:noProof/>
              </w:rPr>
              <w:t xml:space="preserve">Zero </w:t>
            </w:r>
            <w:r w:rsidR="00DB1505" w:rsidRPr="00FC2059">
              <w:rPr>
                <w:noProof/>
              </w:rPr>
              <w:t>order</w:t>
            </w:r>
            <w:r w:rsidR="00DB1505" w:rsidRPr="00ED3698">
              <w:t xml:space="preserve"> </w:t>
            </w:r>
          </w:p>
          <w:p w14:paraId="5B4E0AE7" w14:textId="77777777" w:rsidR="00DB1505" w:rsidRPr="00ED3698" w:rsidRDefault="00DB1505" w:rsidP="007239FB">
            <w:pPr>
              <w:pStyle w:val="BodyText"/>
            </w:pPr>
            <w:r w:rsidRPr="00ED3698">
              <w:t>default option using standard database</w:t>
            </w:r>
          </w:p>
        </w:tc>
        <w:tc>
          <w:tcPr>
            <w:tcW w:w="4140" w:type="dxa"/>
          </w:tcPr>
          <w:p w14:paraId="5C051808" w14:textId="77777777" w:rsidR="00DB1505" w:rsidRPr="00ED3698" w:rsidRDefault="00D52C88" w:rsidP="007239FB">
            <w:pPr>
              <w:pStyle w:val="BodyText"/>
            </w:pPr>
            <w:r w:rsidRPr="001302F0">
              <w:rPr>
                <w:noProof/>
                <w:position w:val="-56"/>
              </w:rPr>
              <w:object w:dxaOrig="2260" w:dyaOrig="1240" w14:anchorId="1C0A1DD9">
                <v:shape id="_x0000_i1067" type="#_x0000_t75" alt="" style="width:113.35pt;height:62pt;mso-width-percent:0;mso-height-percent:0;mso-width-percent:0;mso-height-percent:0" o:ole="" fillcolor="window">
                  <v:imagedata r:id="rId99" o:title=""/>
                </v:shape>
                <o:OLEObject Type="Embed" ProgID="Equation.3" ShapeID="_x0000_i1067" DrawAspect="Content" ObjectID="_1776598769" r:id="rId100"/>
              </w:object>
            </w:r>
          </w:p>
        </w:tc>
        <w:tc>
          <w:tcPr>
            <w:tcW w:w="2790" w:type="dxa"/>
            <w:vAlign w:val="center"/>
          </w:tcPr>
          <w:p w14:paraId="4A77DC1F" w14:textId="77777777" w:rsidR="00DB1505" w:rsidRPr="00ED3698" w:rsidRDefault="00DB1505" w:rsidP="007239FB">
            <w:pPr>
              <w:pStyle w:val="BodyText"/>
            </w:pPr>
            <w:r w:rsidRPr="00FC2059">
              <w:rPr>
                <w:noProof/>
              </w:rPr>
              <w:t>mol l</w:t>
            </w:r>
            <w:r w:rsidRPr="00ED3698">
              <w:rPr>
                <w:vertAlign w:val="superscript"/>
              </w:rPr>
              <w:t>-1</w:t>
            </w:r>
            <w:r w:rsidRPr="00ED3698">
              <w:t xml:space="preserve"> bulk s</w:t>
            </w:r>
            <w:r w:rsidRPr="00ED3698">
              <w:rPr>
                <w:vertAlign w:val="superscript"/>
              </w:rPr>
              <w:t>-1</w:t>
            </w:r>
          </w:p>
        </w:tc>
      </w:tr>
      <w:tr w:rsidR="00DB1505" w:rsidRPr="00ED3698" w14:paraId="26735288" w14:textId="77777777" w:rsidTr="007239FB">
        <w:tc>
          <w:tcPr>
            <w:tcW w:w="1710" w:type="dxa"/>
            <w:vAlign w:val="center"/>
          </w:tcPr>
          <w:p w14:paraId="257117BA" w14:textId="77777777" w:rsidR="00DB1505" w:rsidRPr="00ED3698" w:rsidRDefault="00DB1505" w:rsidP="007239FB">
            <w:pPr>
              <w:pStyle w:val="BodyText"/>
            </w:pPr>
            <w:r w:rsidRPr="00ED3698">
              <w:t>n</w:t>
            </w:r>
            <w:r w:rsidRPr="00ED3698">
              <w:rPr>
                <w:vertAlign w:val="superscript"/>
              </w:rPr>
              <w:t>th</w:t>
            </w:r>
            <w:r w:rsidRPr="00ED3698">
              <w:t xml:space="preserve"> order</w:t>
            </w:r>
          </w:p>
        </w:tc>
        <w:tc>
          <w:tcPr>
            <w:tcW w:w="4140" w:type="dxa"/>
          </w:tcPr>
          <w:p w14:paraId="7EA80AAA" w14:textId="77777777" w:rsidR="00DB1505" w:rsidRPr="00ED3698" w:rsidRDefault="00D52C88" w:rsidP="007239FB">
            <w:pPr>
              <w:pStyle w:val="BodyText"/>
            </w:pPr>
            <w:r w:rsidRPr="001302F0">
              <w:rPr>
                <w:noProof/>
                <w:position w:val="-58"/>
              </w:rPr>
              <w:object w:dxaOrig="2840" w:dyaOrig="1280" w14:anchorId="1E3779AF">
                <v:shape id="_x0000_i1066" type="#_x0000_t75" alt="" style="width:142pt;height:65.35pt;mso-width-percent:0;mso-height-percent:0;mso-width-percent:0;mso-height-percent:0" o:ole="" fillcolor="window">
                  <v:imagedata r:id="rId101" o:title=""/>
                </v:shape>
                <o:OLEObject Type="Embed" ProgID="Equation.3" ShapeID="_x0000_i1066" DrawAspect="Content" ObjectID="_1776598770" r:id="rId102"/>
              </w:object>
            </w:r>
          </w:p>
        </w:tc>
        <w:tc>
          <w:tcPr>
            <w:tcW w:w="2790" w:type="dxa"/>
            <w:vAlign w:val="center"/>
          </w:tcPr>
          <w:p w14:paraId="0FAE22A2" w14:textId="099A68EA" w:rsidR="00DB1505" w:rsidRPr="00ED3698" w:rsidRDefault="00DB1505" w:rsidP="007239FB">
            <w:pPr>
              <w:pStyle w:val="BodyText"/>
              <w:rPr>
                <w:lang w:val="pt-BR"/>
              </w:rPr>
            </w:pPr>
            <w:r w:rsidRPr="00ED3698">
              <w:rPr>
                <w:lang w:val="pt-BR"/>
              </w:rPr>
              <w:t>mol</w:t>
            </w:r>
            <w:r w:rsidRPr="00ED3698">
              <w:rPr>
                <w:vertAlign w:val="superscript"/>
                <w:lang w:val="pt-BR"/>
              </w:rPr>
              <w:t>1-n</w:t>
            </w:r>
            <w:r w:rsidRPr="00ED3698">
              <w:rPr>
                <w:lang w:val="pt-BR"/>
              </w:rPr>
              <w:t xml:space="preserve"> </w:t>
            </w:r>
            <w:r>
              <w:rPr>
                <w:lang w:val="pt-BR"/>
              </w:rPr>
              <w:t>l</w:t>
            </w:r>
            <w:r w:rsidR="00130C2D">
              <w:rPr>
                <w:vertAlign w:val="superscript"/>
                <w:lang w:val="pt-BR"/>
              </w:rPr>
              <w:t>1-n</w:t>
            </w:r>
            <w:r w:rsidRPr="00ED3698">
              <w:rPr>
                <w:lang w:val="pt-BR"/>
              </w:rPr>
              <w:t xml:space="preserve"> H</w:t>
            </w:r>
            <w:r w:rsidRPr="00ED3698">
              <w:rPr>
                <w:vertAlign w:val="subscript"/>
                <w:lang w:val="pt-BR"/>
              </w:rPr>
              <w:t>2</w:t>
            </w:r>
            <w:r w:rsidRPr="00ED3698">
              <w:rPr>
                <w:lang w:val="pt-BR"/>
              </w:rPr>
              <w:t>O L</w:t>
            </w:r>
            <w:r w:rsidRPr="00ED3698">
              <w:rPr>
                <w:vertAlign w:val="superscript"/>
                <w:lang w:val="pt-BR"/>
              </w:rPr>
              <w:t>-1</w:t>
            </w:r>
            <w:r w:rsidRPr="00ED3698">
              <w:rPr>
                <w:lang w:val="pt-BR"/>
              </w:rPr>
              <w:t xml:space="preserve"> bulk s</w:t>
            </w:r>
            <w:r w:rsidRPr="00ED3698">
              <w:rPr>
                <w:vertAlign w:val="superscript"/>
                <w:lang w:val="pt-BR"/>
              </w:rPr>
              <w:t>-1</w:t>
            </w:r>
          </w:p>
        </w:tc>
      </w:tr>
      <w:tr w:rsidR="00DB1505" w:rsidRPr="00ED3698" w14:paraId="60D5C26B" w14:textId="77777777" w:rsidTr="007239FB">
        <w:tc>
          <w:tcPr>
            <w:tcW w:w="1710" w:type="dxa"/>
            <w:vAlign w:val="center"/>
          </w:tcPr>
          <w:p w14:paraId="3131EF4B" w14:textId="77777777" w:rsidR="00DB1505" w:rsidRPr="00ED3698" w:rsidRDefault="00DB1505" w:rsidP="007239FB">
            <w:pPr>
              <w:pStyle w:val="BodyText"/>
            </w:pPr>
            <w:r w:rsidRPr="00ED3698">
              <w:t>Monod</w:t>
            </w:r>
          </w:p>
        </w:tc>
        <w:tc>
          <w:tcPr>
            <w:tcW w:w="4140" w:type="dxa"/>
          </w:tcPr>
          <w:p w14:paraId="63B5D973" w14:textId="77777777" w:rsidR="00DB1505" w:rsidRPr="00ED3698" w:rsidRDefault="00D52C88" w:rsidP="007239FB">
            <w:pPr>
              <w:pStyle w:val="BodyText"/>
            </w:pPr>
            <w:r w:rsidRPr="00924A4C">
              <w:rPr>
                <w:noProof/>
                <w:position w:val="-38"/>
              </w:rPr>
              <w:object w:dxaOrig="2500" w:dyaOrig="880" w14:anchorId="1CB1905C">
                <v:shape id="_x0000_i1065" type="#_x0000_t75" alt="" style="width:127.35pt;height:46.65pt;mso-width-percent:0;mso-height-percent:0;mso-width-percent:0;mso-height-percent:0" o:ole="" fillcolor="window">
                  <v:imagedata r:id="rId103" o:title=""/>
                </v:shape>
                <o:OLEObject Type="Embed" ProgID="Equation.3" ShapeID="_x0000_i1065" DrawAspect="Content" ObjectID="_1776598771" r:id="rId104"/>
              </w:object>
            </w:r>
          </w:p>
        </w:tc>
        <w:tc>
          <w:tcPr>
            <w:tcW w:w="2790" w:type="dxa"/>
            <w:vAlign w:val="center"/>
          </w:tcPr>
          <w:p w14:paraId="5263FC60" w14:textId="77777777" w:rsidR="00DB1505" w:rsidRPr="00ED3698" w:rsidRDefault="00DB1505" w:rsidP="007239FB">
            <w:pPr>
              <w:pStyle w:val="BodyText"/>
            </w:pPr>
            <w:r w:rsidRPr="00FC2059">
              <w:rPr>
                <w:noProof/>
              </w:rPr>
              <w:t>mol l</w:t>
            </w:r>
            <w:r w:rsidRPr="00ED3698">
              <w:rPr>
                <w:vertAlign w:val="superscript"/>
              </w:rPr>
              <w:t>-1</w:t>
            </w:r>
            <w:r w:rsidRPr="00ED3698">
              <w:t xml:space="preserve"> bulk s</w:t>
            </w:r>
            <w:r w:rsidRPr="00ED3698">
              <w:rPr>
                <w:vertAlign w:val="superscript"/>
              </w:rPr>
              <w:t>-1</w:t>
            </w:r>
          </w:p>
        </w:tc>
      </w:tr>
    </w:tbl>
    <w:p w14:paraId="22C84BBE" w14:textId="77777777" w:rsidR="00130C2D" w:rsidRDefault="00130C2D" w:rsidP="00DB1505">
      <w:pPr>
        <w:pStyle w:val="BodyText"/>
      </w:pPr>
    </w:p>
    <w:p w14:paraId="16CD95C1" w14:textId="2E17DB5E" w:rsidR="00DB1505" w:rsidRPr="001302F0" w:rsidRDefault="001302F0" w:rsidP="00DB1505">
      <w:pPr>
        <w:pStyle w:val="BodyText"/>
      </w:pPr>
      <w:r>
        <w:t xml:space="preserve">In </w:t>
      </w:r>
      <w:r>
        <w:fldChar w:fldCharType="begin"/>
      </w:r>
      <w:r>
        <w:instrText xml:space="preserve"> REF _Ref486656160 \h </w:instrText>
      </w:r>
      <w:r>
        <w:fldChar w:fldCharType="separate"/>
      </w:r>
      <w:r w:rsidR="00D41448" w:rsidRPr="00ED3698">
        <w:t xml:space="preserve">Table </w:t>
      </w:r>
      <w:r w:rsidR="00D41448">
        <w:rPr>
          <w:noProof/>
        </w:rPr>
        <w:t>3</w:t>
      </w:r>
      <w:r w:rsidR="00D41448">
        <w:t>.</w:t>
      </w:r>
      <w:r w:rsidR="00D41448">
        <w:rPr>
          <w:noProof/>
        </w:rPr>
        <w:t>22</w:t>
      </w:r>
      <w:r>
        <w:fldChar w:fldCharType="end"/>
      </w:r>
      <w:r>
        <w:t xml:space="preserve">, </w:t>
      </w:r>
      <w:r w:rsidR="00D52C88" w:rsidRPr="0078468C">
        <w:rPr>
          <w:noProof/>
          <w:position w:val="-12"/>
        </w:rPr>
        <w:object w:dxaOrig="380" w:dyaOrig="420" w14:anchorId="272488C5">
          <v:shape id="_x0000_i1064" type="#_x0000_t75" alt="" style="width:19.35pt;height:21.35pt;mso-width-percent:0;mso-height-percent:0;mso-width-percent:0;mso-height-percent:0" o:ole="">
            <v:imagedata r:id="rId105" o:title=""/>
          </v:shape>
          <o:OLEObject Type="Embed" ProgID="Equation.3" ShapeID="_x0000_i1064" DrawAspect="Content" ObjectID="_1776598772" r:id="rId106"/>
        </w:object>
      </w:r>
      <w:r>
        <w:t xml:space="preserve">is the reaction rate, </w:t>
      </w:r>
      <w:r w:rsidRPr="00FC2059">
        <w:rPr>
          <w:i/>
          <w:noProof/>
        </w:rPr>
        <w:t>k</w:t>
      </w:r>
      <w:r w:rsidRPr="00FC2059">
        <w:rPr>
          <w:i/>
          <w:noProof/>
          <w:vertAlign w:val="subscript"/>
        </w:rPr>
        <w:t>i</w:t>
      </w:r>
      <w:r w:rsidRPr="00FC2059">
        <w:rPr>
          <w:i/>
          <w:noProof/>
          <w:vertAlign w:val="superscript"/>
        </w:rPr>
        <w:t>m</w:t>
      </w:r>
      <w:r>
        <w:rPr>
          <w:i/>
          <w:vertAlign w:val="superscript"/>
        </w:rPr>
        <w:t xml:space="preserve">,t </w:t>
      </w:r>
      <w:r>
        <w:t xml:space="preserve">is the effective rate constant, </w:t>
      </w:r>
      <w:r w:rsidR="00D52C88" w:rsidRPr="0078468C">
        <w:rPr>
          <w:noProof/>
          <w:position w:val="-14"/>
        </w:rPr>
        <w:object w:dxaOrig="340" w:dyaOrig="440" w14:anchorId="762CB1E5">
          <v:shape id="_x0000_i1063" type="#_x0000_t75" alt="" style="width:17.35pt;height:22pt;mso-width-percent:0;mso-height-percent:0;mso-width-percent:0;mso-height-percent:0" o:ole="">
            <v:imagedata r:id="rId107" o:title=""/>
          </v:shape>
          <o:OLEObject Type="Embed" ProgID="Equation.3" ShapeID="_x0000_i1063" DrawAspect="Content" ObjectID="_1776598773" r:id="rId108"/>
        </w:object>
      </w:r>
      <w:r>
        <w:t xml:space="preserve"> is the total aqueous component concentration, </w:t>
      </w:r>
      <w:r w:rsidR="00D52C88" w:rsidRPr="0078468C">
        <w:rPr>
          <w:noProof/>
          <w:position w:val="-12"/>
        </w:rPr>
        <w:object w:dxaOrig="400" w:dyaOrig="420" w14:anchorId="46BC8D90">
          <v:shape id="_x0000_i1062" type="#_x0000_t75" alt="" style="width:20pt;height:21.35pt;mso-width-percent:0;mso-height-percent:0;mso-width-percent:0;mso-height-percent:0" o:ole="">
            <v:imagedata r:id="rId109" o:title=""/>
          </v:shape>
          <o:OLEObject Type="Embed" ProgID="Equation.3" ShapeID="_x0000_i1062" DrawAspect="Content" ObjectID="_1776598774" r:id="rId110"/>
        </w:object>
      </w:r>
      <w:r>
        <w:t>is the equilibrium constant</w:t>
      </w:r>
      <w:r w:rsidR="00924A4C">
        <w:t xml:space="preserve">, </w:t>
      </w:r>
      <w:r w:rsidR="00D52C88" w:rsidRPr="0078468C">
        <w:rPr>
          <w:noProof/>
          <w:position w:val="-12"/>
        </w:rPr>
        <w:object w:dxaOrig="600" w:dyaOrig="420" w14:anchorId="6DBE5AC3">
          <v:shape id="_x0000_i1061" type="#_x0000_t75" alt="" style="width:30pt;height:21.35pt;mso-width-percent:0;mso-height-percent:0;mso-width-percent:0;mso-height-percent:0" o:ole="">
            <v:imagedata r:id="rId111" o:title=""/>
          </v:shape>
          <o:OLEObject Type="Embed" ProgID="Equation.3" ShapeID="_x0000_i1061" DrawAspect="Content" ObjectID="_1776598775" r:id="rId112"/>
        </w:object>
      </w:r>
      <w:r w:rsidR="00924A4C">
        <w:t xml:space="preserve"> is the ion activity product, </w:t>
      </w:r>
      <w:r w:rsidR="00595999">
        <w:t xml:space="preserve">and </w:t>
      </w:r>
      <w:r w:rsidR="00D52C88" w:rsidRPr="0078468C">
        <w:rPr>
          <w:noProof/>
          <w:position w:val="-14"/>
        </w:rPr>
        <w:object w:dxaOrig="639" w:dyaOrig="440" w14:anchorId="36BEFD74">
          <v:shape id="_x0000_i1060" type="#_x0000_t75" alt="" style="width:32pt;height:22pt;mso-width-percent:0;mso-height-percent:0;mso-width-percent:0;mso-height-percent:0" o:ole="">
            <v:imagedata r:id="rId113" o:title=""/>
          </v:shape>
          <o:OLEObject Type="Embed" ProgID="Equation.3" ShapeID="_x0000_i1060" DrawAspect="Content" ObjectID="_1776598776" r:id="rId114"/>
        </w:object>
      </w:r>
      <w:r w:rsidR="00924A4C">
        <w:t xml:space="preserve">is the </w:t>
      </w:r>
      <w:r w:rsidR="00924A4C" w:rsidRPr="00ED3698">
        <w:t>half saturation constants</w:t>
      </w:r>
      <w:r w:rsidR="00762437">
        <w:t xml:space="preserve">. </w:t>
      </w:r>
      <w:r w:rsidR="00D52C88" w:rsidRPr="0078468C">
        <w:rPr>
          <w:noProof/>
          <w:position w:val="-12"/>
        </w:rPr>
        <w:object w:dxaOrig="400" w:dyaOrig="420" w14:anchorId="0B0E49A6">
          <v:shape id="_x0000_i1059" type="#_x0000_t75" alt="" style="width:20pt;height:21.35pt;mso-width-percent:0;mso-height-percent:0;mso-width-percent:0;mso-height-percent:0" o:ole="">
            <v:imagedata r:id="rId109" o:title=""/>
          </v:shape>
          <o:OLEObject Type="Embed" ProgID="Equation.3" ShapeID="_x0000_i1059" DrawAspect="Content" ObjectID="_1776598777" r:id="rId115"/>
        </w:object>
      </w:r>
      <w:r w:rsidR="00762437">
        <w:t xml:space="preserve">and </w:t>
      </w:r>
      <w:r w:rsidR="00D52C88" w:rsidRPr="0078468C">
        <w:rPr>
          <w:noProof/>
          <w:position w:val="-14"/>
        </w:rPr>
        <w:object w:dxaOrig="639" w:dyaOrig="440" w14:anchorId="4F01A0A7">
          <v:shape id="_x0000_i1058" type="#_x0000_t75" alt="" style="width:32pt;height:22pt;mso-width-percent:0;mso-height-percent:0;mso-width-percent:0;mso-height-percent:0" o:ole="">
            <v:imagedata r:id="rId113" o:title=""/>
          </v:shape>
          <o:OLEObject Type="Embed" ProgID="Equation.3" ShapeID="_x0000_i1058" DrawAspect="Content" ObjectID="_1776598778" r:id="rId116"/>
        </w:object>
      </w:r>
      <w:r w:rsidR="00762437">
        <w:t xml:space="preserve">are provided in the database mineral.dbs while </w:t>
      </w:r>
      <w:r w:rsidR="00762437" w:rsidRPr="00FC2059">
        <w:rPr>
          <w:i/>
          <w:noProof/>
        </w:rPr>
        <w:t>k</w:t>
      </w:r>
      <w:r w:rsidR="00762437" w:rsidRPr="00FC2059">
        <w:rPr>
          <w:i/>
          <w:noProof/>
          <w:vertAlign w:val="subscript"/>
        </w:rPr>
        <w:t>i</w:t>
      </w:r>
      <w:r w:rsidR="00762437" w:rsidRPr="00FC2059">
        <w:rPr>
          <w:i/>
          <w:noProof/>
          <w:vertAlign w:val="superscript"/>
        </w:rPr>
        <w:t>m</w:t>
      </w:r>
      <w:r w:rsidR="00762437">
        <w:rPr>
          <w:i/>
          <w:vertAlign w:val="superscript"/>
        </w:rPr>
        <w:t xml:space="preserve">,t </w:t>
      </w:r>
      <w:r w:rsidR="00762437">
        <w:t xml:space="preserve">is calculated according to </w:t>
      </w:r>
      <w:r w:rsidR="00762437">
        <w:fldChar w:fldCharType="begin"/>
      </w:r>
      <w:r w:rsidR="00762437">
        <w:instrText xml:space="preserve"> REF _Ref471739207 \h </w:instrText>
      </w:r>
      <w:r w:rsidR="00762437">
        <w:fldChar w:fldCharType="separate"/>
      </w:r>
      <w:r w:rsidR="00D41448" w:rsidRPr="002D66AE">
        <w:rPr>
          <w:rFonts w:cs="Arial"/>
        </w:rPr>
        <w:t xml:space="preserve">Equation </w:t>
      </w:r>
      <w:r w:rsidR="00D41448">
        <w:rPr>
          <w:rFonts w:cs="Arial"/>
          <w:noProof/>
        </w:rPr>
        <w:t>3</w:t>
      </w:r>
      <w:r w:rsidR="00D41448" w:rsidRPr="002D66AE">
        <w:rPr>
          <w:rFonts w:cs="Arial"/>
        </w:rPr>
        <w:t>-</w:t>
      </w:r>
      <w:r w:rsidR="00D41448">
        <w:rPr>
          <w:rFonts w:cs="Arial"/>
          <w:noProof/>
        </w:rPr>
        <w:t>49</w:t>
      </w:r>
      <w:r w:rsidR="00762437">
        <w:fldChar w:fldCharType="end"/>
      </w:r>
      <w:r w:rsidR="00762437">
        <w:t xml:space="preserve"> or </w:t>
      </w:r>
      <w:r w:rsidR="00762437">
        <w:fldChar w:fldCharType="begin"/>
      </w:r>
      <w:r w:rsidR="00762437">
        <w:instrText xml:space="preserve"> REF _Ref471744845 \h </w:instrText>
      </w:r>
      <w:r w:rsidR="00762437">
        <w:fldChar w:fldCharType="separate"/>
      </w:r>
      <w:r w:rsidR="00D41448" w:rsidRPr="002D66AE">
        <w:rPr>
          <w:rFonts w:cs="Arial"/>
        </w:rPr>
        <w:t xml:space="preserve">Equation </w:t>
      </w:r>
      <w:r w:rsidR="00D41448">
        <w:rPr>
          <w:rFonts w:cs="Arial"/>
          <w:noProof/>
        </w:rPr>
        <w:t>3</w:t>
      </w:r>
      <w:r w:rsidR="00D41448" w:rsidRPr="002D66AE">
        <w:rPr>
          <w:rFonts w:cs="Arial"/>
        </w:rPr>
        <w:t>-</w:t>
      </w:r>
      <w:r w:rsidR="00D41448">
        <w:rPr>
          <w:rFonts w:cs="Arial"/>
          <w:noProof/>
        </w:rPr>
        <w:t>50</w:t>
      </w:r>
      <w:r w:rsidR="00762437">
        <w:fldChar w:fldCharType="end"/>
      </w:r>
      <w:r w:rsidR="00762437">
        <w:t>.</w:t>
      </w:r>
    </w:p>
    <w:p w14:paraId="67F6C096" w14:textId="70258E47" w:rsidR="00DB1505" w:rsidRPr="00ED3698" w:rsidRDefault="00DB1505" w:rsidP="00DB1505">
      <w:pPr>
        <w:pStyle w:val="Heading3"/>
      </w:pPr>
      <w:bookmarkStart w:id="452" w:name="_Toc13056132"/>
      <w:r w:rsidRPr="00ED3698">
        <w:t xml:space="preserve">Example </w:t>
      </w:r>
      <w:r w:rsidR="005C0C03">
        <w:t>Data input file</w:t>
      </w:r>
      <w:bookmarkEnd w:id="452"/>
    </w:p>
    <w:p w14:paraId="466A3E6F" w14:textId="22E82D8E" w:rsidR="00DB1505" w:rsidRPr="00ED3698" w:rsidRDefault="00DB1505" w:rsidP="00DB1505">
      <w:r w:rsidRPr="00ED3698">
        <w:t>Example 1: Speciati</w:t>
      </w:r>
      <w:r w:rsidR="0015567F">
        <w:t>on and kinetic batch simulation</w:t>
      </w:r>
    </w:p>
    <w:p w14:paraId="0E76B0F6" w14:textId="77777777" w:rsidR="0015567F" w:rsidRDefault="0015567F" w:rsidP="00DB1505">
      <w:pPr>
        <w:pStyle w:val="StyleCode"/>
      </w:pPr>
    </w:p>
    <w:p w14:paraId="74E9F68C" w14:textId="64477CBD" w:rsidR="00DB1505" w:rsidRPr="00ED3698" w:rsidRDefault="00DB1505" w:rsidP="00DB1505">
      <w:pPr>
        <w:pStyle w:val="StyleCode"/>
      </w:pPr>
      <w:r w:rsidRPr="00ED3698">
        <w:t xml:space="preserve">! </w:t>
      </w:r>
      <w:r w:rsidR="00915C3C">
        <w:t>Data Block</w:t>
      </w:r>
      <w:r w:rsidRPr="00ED3698">
        <w:t xml:space="preserve"> 14: initial conditio</w:t>
      </w:r>
      <w:r w:rsidR="00F07E26">
        <w:t>–</w:t>
      </w:r>
      <w:r w:rsidRPr="00ED3698">
        <w:t xml:space="preserve"> - local geochemistry</w:t>
      </w:r>
    </w:p>
    <w:p w14:paraId="4EA4595C" w14:textId="77777777" w:rsidR="00DB1505" w:rsidRPr="00ED3698" w:rsidRDefault="00DB1505" w:rsidP="00DB1505">
      <w:pPr>
        <w:pStyle w:val="StyleCode"/>
      </w:pPr>
      <w:r w:rsidRPr="00ED3698">
        <w:t>! ---------------------------------------------------------------------------</w:t>
      </w:r>
    </w:p>
    <w:p w14:paraId="12050C0C" w14:textId="25894577" w:rsidR="00DB1505" w:rsidRPr="00ED3698" w:rsidRDefault="00F07E26" w:rsidP="00DB1505">
      <w:pPr>
        <w:pStyle w:val="StyleCode"/>
      </w:pPr>
      <w:r>
        <w:t>‘</w:t>
      </w:r>
    </w:p>
    <w:p w14:paraId="66ABD1DE" w14:textId="4A5DF875" w:rsidR="00DB1505" w:rsidRPr="00ED3698" w:rsidRDefault="00DB1505" w:rsidP="00DB1505">
      <w:pPr>
        <w:pStyle w:val="StyleCode"/>
      </w:pPr>
      <w:r w:rsidRPr="00ED3698">
        <w:t>'initial conditio</w:t>
      </w:r>
      <w:r w:rsidR="00F07E26">
        <w:t>–</w:t>
      </w:r>
      <w:r w:rsidRPr="00ED3698">
        <w:t xml:space="preserve"> - local geochemist</w:t>
      </w:r>
      <w:r w:rsidR="00F07E26">
        <w:t>’</w:t>
      </w:r>
      <w:r w:rsidRPr="00ED3698">
        <w:t>y'</w:t>
      </w:r>
    </w:p>
    <w:p w14:paraId="689F239D" w14:textId="77777777" w:rsidR="00DB1505" w:rsidRPr="00ED3698" w:rsidRDefault="00DB1505" w:rsidP="00DB1505">
      <w:pPr>
        <w:pStyle w:val="StyleCode"/>
      </w:pPr>
      <w:r w:rsidRPr="00ED3698">
        <w:t>2                             ;number of simulations</w:t>
      </w:r>
    </w:p>
    <w:p w14:paraId="3C262271" w14:textId="77777777" w:rsidR="00DB1505" w:rsidRPr="00ED3698" w:rsidRDefault="00DB1505" w:rsidP="00DB1505">
      <w:pPr>
        <w:pStyle w:val="StyleCode"/>
      </w:pPr>
    </w:p>
    <w:p w14:paraId="1E040BD0" w14:textId="1211892F" w:rsidR="00DB1505" w:rsidRPr="00ED3698" w:rsidRDefault="00DB1505" w:rsidP="00DB1505">
      <w:pPr>
        <w:pStyle w:val="StyleCode"/>
      </w:pPr>
      <w:r w:rsidRPr="00ED3698">
        <w:t>! --------------------------------------------------------------------------</w:t>
      </w:r>
      <w:r w:rsidR="00F07E26">
        <w:t>‘</w:t>
      </w:r>
    </w:p>
    <w:p w14:paraId="1C45FE56" w14:textId="45C87A09" w:rsidR="00DB1505" w:rsidRPr="00ED3698" w:rsidRDefault="00DB1505" w:rsidP="00DB1505">
      <w:pPr>
        <w:pStyle w:val="StyleCode"/>
      </w:pPr>
      <w:r w:rsidRPr="00ED3698">
        <w:t>'number and name of zo</w:t>
      </w:r>
      <w:r w:rsidR="00F07E26">
        <w:t>’</w:t>
      </w:r>
      <w:r w:rsidRPr="00ED3698">
        <w:t>e'</w:t>
      </w:r>
    </w:p>
    <w:p w14:paraId="443ADF91" w14:textId="36FE7A52" w:rsidR="00DB1505" w:rsidRPr="00ED3698" w:rsidRDefault="00F07E26" w:rsidP="00DB1505">
      <w:pPr>
        <w:pStyle w:val="StyleCode"/>
      </w:pPr>
      <w:r>
        <w:t>‘</w:t>
      </w:r>
    </w:p>
    <w:p w14:paraId="00BB6931" w14:textId="40392B9A" w:rsidR="00DB1505" w:rsidRPr="00ED3698" w:rsidRDefault="00DB1505" w:rsidP="00DB1505">
      <w:pPr>
        <w:pStyle w:val="StyleCode"/>
      </w:pPr>
      <w:r w:rsidRPr="00ED3698">
        <w:t>'Sierras speciation calculati</w:t>
      </w:r>
      <w:r w:rsidR="00F07E26">
        <w:t>’</w:t>
      </w:r>
      <w:r w:rsidRPr="00ED3698">
        <w:t>n'</w:t>
      </w:r>
      <w:r w:rsidR="00F07E26">
        <w:t>‘</w:t>
      </w:r>
    </w:p>
    <w:p w14:paraId="30BF32E6" w14:textId="6C4A97F2" w:rsidR="00DB1505" w:rsidRPr="00ED3698" w:rsidRDefault="00DB1505" w:rsidP="00DB1505">
      <w:pPr>
        <w:pStyle w:val="StyleCode"/>
      </w:pPr>
      <w:r w:rsidRPr="00ED3698">
        <w:t>'concentration inp</w:t>
      </w:r>
      <w:r w:rsidR="00F07E26">
        <w:t>’</w:t>
      </w:r>
      <w:r w:rsidRPr="00ED3698">
        <w:t>t'</w:t>
      </w:r>
    </w:p>
    <w:p w14:paraId="321080F1" w14:textId="0C401D7A" w:rsidR="00DB1505" w:rsidRPr="00ED3698" w:rsidRDefault="00DB1505" w:rsidP="00DB1505">
      <w:pPr>
        <w:pStyle w:val="StyleCode"/>
      </w:pPr>
      <w:r w:rsidRPr="00ED3698">
        <w:t xml:space="preserve">1.0d-3  </w:t>
      </w:r>
      <w:r w:rsidR="00F07E26">
        <w:t>‘</w:t>
      </w:r>
      <w:r w:rsidRPr="00ED3698">
        <w:t xml:space="preserve"> 'fr</w:t>
      </w:r>
      <w:r w:rsidR="00F07E26">
        <w:t>’</w:t>
      </w:r>
      <w:r w:rsidRPr="00ED3698">
        <w:t>e'                 ;conc,    type            - ca2+</w:t>
      </w:r>
    </w:p>
    <w:p w14:paraId="3E2F654C" w14:textId="2759E1AB" w:rsidR="00DB1505" w:rsidRPr="00ED3698" w:rsidRDefault="00DB1505" w:rsidP="00DB1505">
      <w:pPr>
        <w:pStyle w:val="StyleCode"/>
      </w:pPr>
      <w:r w:rsidRPr="00ED3698">
        <w:t xml:space="preserve">1.0d-7  </w:t>
      </w:r>
      <w:r w:rsidR="00F07E26">
        <w:t>‘</w:t>
      </w:r>
      <w:r w:rsidRPr="00ED3698">
        <w:t xml:space="preserve"> 'fr</w:t>
      </w:r>
      <w:r w:rsidR="00F07E26">
        <w:t>’</w:t>
      </w:r>
      <w:r w:rsidRPr="00ED3698">
        <w:t>e'                 ;conc,    type            - na+</w:t>
      </w:r>
    </w:p>
    <w:p w14:paraId="3B4DD83C" w14:textId="4B9FC642" w:rsidR="00DB1505" w:rsidRPr="00ED3698" w:rsidRDefault="00DB1505" w:rsidP="00DB1505">
      <w:pPr>
        <w:pStyle w:val="StyleCode"/>
      </w:pPr>
      <w:r w:rsidRPr="00ED3698">
        <w:t xml:space="preserve">1.0d-3  </w:t>
      </w:r>
      <w:r w:rsidR="00F07E26">
        <w:t>‘</w:t>
      </w:r>
      <w:r w:rsidRPr="00ED3698">
        <w:t xml:space="preserve"> 'fr</w:t>
      </w:r>
      <w:r w:rsidR="00F07E26">
        <w:t>’</w:t>
      </w:r>
      <w:r w:rsidRPr="00ED3698">
        <w:t>e'                 ;conc,    type            - co32-</w:t>
      </w:r>
    </w:p>
    <w:p w14:paraId="346D39D5" w14:textId="61BE66DD" w:rsidR="00DB1505" w:rsidRPr="00ED3698" w:rsidRDefault="00DB1505" w:rsidP="00DB1505">
      <w:pPr>
        <w:pStyle w:val="StyleCode"/>
      </w:pPr>
      <w:r w:rsidRPr="00ED3698">
        <w:lastRenderedPageBreak/>
        <w:t xml:space="preserve">1.0d-7  </w:t>
      </w:r>
      <w:r w:rsidR="00F07E26">
        <w:t>‘</w:t>
      </w:r>
      <w:r w:rsidRPr="00ED3698">
        <w:t xml:space="preserve"> 'fr</w:t>
      </w:r>
      <w:r w:rsidR="00F07E26">
        <w:t>’</w:t>
      </w:r>
      <w:r w:rsidRPr="00ED3698">
        <w:t>e'                 ;conc,    type            - h4sio4</w:t>
      </w:r>
    </w:p>
    <w:p w14:paraId="5D507785" w14:textId="3A7187FE" w:rsidR="00DB1505" w:rsidRPr="00ED3698" w:rsidRDefault="00DB1505" w:rsidP="00DB1505">
      <w:pPr>
        <w:pStyle w:val="StyleCode"/>
      </w:pPr>
      <w:r w:rsidRPr="00ED3698">
        <w:t xml:space="preserve">1.0d-7  </w:t>
      </w:r>
      <w:r w:rsidR="00F07E26">
        <w:t>‘</w:t>
      </w:r>
      <w:r w:rsidRPr="00ED3698">
        <w:t xml:space="preserve"> 'fr</w:t>
      </w:r>
      <w:r w:rsidR="00F07E26">
        <w:t>’</w:t>
      </w:r>
      <w:r w:rsidRPr="00ED3698">
        <w:t>e'                 ;conc,    type            - al3+</w:t>
      </w:r>
    </w:p>
    <w:p w14:paraId="4A20F6C7" w14:textId="1962DA90" w:rsidR="00DB1505" w:rsidRPr="00ED3698" w:rsidRDefault="00DB1505" w:rsidP="00DB1505">
      <w:pPr>
        <w:pStyle w:val="StyleCode"/>
      </w:pPr>
      <w:r w:rsidRPr="00ED3698">
        <w:t xml:space="preserve">5.0     </w:t>
      </w:r>
      <w:r w:rsidR="00F07E26">
        <w:t>‘</w:t>
      </w:r>
      <w:r w:rsidRPr="00ED3698">
        <w:t xml:space="preserve"> '</w:t>
      </w:r>
      <w:r w:rsidR="00F07E26">
        <w:t>’</w:t>
      </w:r>
      <w:r w:rsidRPr="00ED3698">
        <w:t>h'                   ;conc,    type            - h+</w:t>
      </w:r>
      <w:r w:rsidR="00F07E26">
        <w:t>‘</w:t>
      </w:r>
    </w:p>
    <w:p w14:paraId="6DA81777" w14:textId="00677A18" w:rsidR="00DB1505" w:rsidRPr="00ED3698" w:rsidRDefault="00DB1505" w:rsidP="00DB1505">
      <w:pPr>
        <w:pStyle w:val="StyleCode"/>
      </w:pPr>
      <w:r w:rsidRPr="00ED3698">
        <w:t>'end of zo</w:t>
      </w:r>
      <w:r w:rsidR="00F07E26">
        <w:t>’</w:t>
      </w:r>
      <w:r w:rsidRPr="00ED3698">
        <w:t>e'</w:t>
      </w:r>
    </w:p>
    <w:p w14:paraId="64993500" w14:textId="77777777" w:rsidR="00DB1505" w:rsidRPr="00ED3698" w:rsidRDefault="00DB1505" w:rsidP="00DB1505">
      <w:pPr>
        <w:pStyle w:val="StyleCode"/>
      </w:pPr>
    </w:p>
    <w:p w14:paraId="64933C1B" w14:textId="1CC38B8A" w:rsidR="00DB1505" w:rsidRPr="00ED3698" w:rsidRDefault="00DB1505" w:rsidP="00DB1505">
      <w:pPr>
        <w:pStyle w:val="StyleCode"/>
      </w:pPr>
      <w:r w:rsidRPr="00ED3698">
        <w:t>! --------------------------------------------------------------------------</w:t>
      </w:r>
      <w:r w:rsidR="00F07E26">
        <w:t>‘</w:t>
      </w:r>
    </w:p>
    <w:p w14:paraId="7F75C25A" w14:textId="14CCF60B" w:rsidR="00DB1505" w:rsidRPr="00ED3698" w:rsidRDefault="00DB1505" w:rsidP="00DB1505">
      <w:pPr>
        <w:pStyle w:val="StyleCode"/>
      </w:pPr>
      <w:r w:rsidRPr="00ED3698">
        <w:t>'number and name of zo</w:t>
      </w:r>
      <w:r w:rsidR="00F07E26">
        <w:t>’</w:t>
      </w:r>
      <w:r w:rsidRPr="00ED3698">
        <w:t>e'</w:t>
      </w:r>
    </w:p>
    <w:p w14:paraId="63AE0223" w14:textId="1607BBBF" w:rsidR="00DB1505" w:rsidRPr="00ED3698" w:rsidRDefault="00F07E26" w:rsidP="00DB1505">
      <w:pPr>
        <w:pStyle w:val="StyleCode"/>
      </w:pPr>
      <w:r>
        <w:t>‘</w:t>
      </w:r>
    </w:p>
    <w:p w14:paraId="599220EE" w14:textId="224C83A6" w:rsidR="00DB1505" w:rsidRPr="00ED3698" w:rsidRDefault="00DB1505" w:rsidP="00DB1505">
      <w:pPr>
        <w:pStyle w:val="StyleCode"/>
      </w:pPr>
      <w:r w:rsidRPr="00ED3698">
        <w:t>'kinetically-controlled dissolution of calcite and albi</w:t>
      </w:r>
      <w:r w:rsidR="00F07E26">
        <w:t>’</w:t>
      </w:r>
      <w:r w:rsidRPr="00ED3698">
        <w:t>e'</w:t>
      </w:r>
      <w:r w:rsidR="00F07E26">
        <w:t>‘</w:t>
      </w:r>
    </w:p>
    <w:p w14:paraId="56062666" w14:textId="6C633485" w:rsidR="00DB1505" w:rsidRPr="00ED3698" w:rsidRDefault="00DB1505" w:rsidP="00DB1505">
      <w:pPr>
        <w:pStyle w:val="StyleCode"/>
      </w:pPr>
      <w:r w:rsidRPr="00ED3698">
        <w:t>'kinetic batch simulati</w:t>
      </w:r>
      <w:r w:rsidR="00F07E26">
        <w:t>’</w:t>
      </w:r>
      <w:r w:rsidRPr="00ED3698">
        <w:t>n'</w:t>
      </w:r>
    </w:p>
    <w:p w14:paraId="44FBEC06" w14:textId="77777777" w:rsidR="00DB1505" w:rsidRPr="00ED3698" w:rsidRDefault="00DB1505" w:rsidP="00DB1505">
      <w:pPr>
        <w:pStyle w:val="StyleCode"/>
      </w:pPr>
      <w:r w:rsidRPr="00ED3698">
        <w:t>1.0d-2                           ;delt</w:t>
      </w:r>
    </w:p>
    <w:p w14:paraId="3477DEC8" w14:textId="34E2BB84" w:rsidR="00DB1505" w:rsidRPr="00ED3698" w:rsidRDefault="00DB1505" w:rsidP="00DB1505">
      <w:pPr>
        <w:pStyle w:val="StyleCode"/>
      </w:pPr>
      <w:r w:rsidRPr="00ED3698">
        <w:t>1.0d0                            ;tfinal</w:t>
      </w:r>
      <w:r w:rsidR="00F07E26">
        <w:t>‘</w:t>
      </w:r>
    </w:p>
    <w:p w14:paraId="75AA7AE4" w14:textId="794091B0" w:rsidR="00DB1505" w:rsidRPr="00ED3698" w:rsidRDefault="00DB1505" w:rsidP="00DB1505">
      <w:pPr>
        <w:pStyle w:val="StyleCode"/>
      </w:pPr>
      <w:r w:rsidRPr="00ED3698">
        <w:t>'concentration inp</w:t>
      </w:r>
      <w:r w:rsidR="00F07E26">
        <w:t>’</w:t>
      </w:r>
      <w:r w:rsidRPr="00ED3698">
        <w:t>t'</w:t>
      </w:r>
    </w:p>
    <w:p w14:paraId="28396DAC" w14:textId="5E2E1219" w:rsidR="00DB1505" w:rsidRPr="00ED3698" w:rsidRDefault="00DB1505" w:rsidP="00DB1505">
      <w:pPr>
        <w:pStyle w:val="StyleCode"/>
      </w:pPr>
      <w:r w:rsidRPr="00ED3698">
        <w:t xml:space="preserve">1.7d-5  </w:t>
      </w:r>
      <w:r w:rsidR="00F07E26">
        <w:t>‘</w:t>
      </w:r>
      <w:r w:rsidRPr="00ED3698">
        <w:t xml:space="preserve"> 'fr</w:t>
      </w:r>
      <w:r w:rsidR="00F07E26">
        <w:t>’</w:t>
      </w:r>
      <w:r w:rsidRPr="00ED3698">
        <w:t>e'                 ;conc,    type            - ca2+</w:t>
      </w:r>
    </w:p>
    <w:p w14:paraId="3E31283D" w14:textId="4B431DA3" w:rsidR="00DB1505" w:rsidRPr="00ED3698" w:rsidRDefault="00DB1505" w:rsidP="00DB1505">
      <w:pPr>
        <w:pStyle w:val="StyleCode"/>
      </w:pPr>
      <w:r w:rsidRPr="00ED3698">
        <w:t xml:space="preserve">1.0d-6  </w:t>
      </w:r>
      <w:r w:rsidR="00F07E26">
        <w:t>‘</w:t>
      </w:r>
      <w:r w:rsidRPr="00ED3698">
        <w:t xml:space="preserve"> 'fr</w:t>
      </w:r>
      <w:r w:rsidR="00F07E26">
        <w:t>’</w:t>
      </w:r>
      <w:r w:rsidRPr="00ED3698">
        <w:t>e'                 ;conc,    type            - na+</w:t>
      </w:r>
    </w:p>
    <w:p w14:paraId="7EE1944F" w14:textId="4877CCA9" w:rsidR="00DB1505" w:rsidRPr="00ED3698" w:rsidRDefault="00DB1505" w:rsidP="00DB1505">
      <w:pPr>
        <w:pStyle w:val="StyleCode"/>
      </w:pPr>
      <w:r w:rsidRPr="00ED3698">
        <w:t xml:space="preserve">2.0d-5  </w:t>
      </w:r>
      <w:r w:rsidR="00F07E26">
        <w:t>‘</w:t>
      </w:r>
      <w:r w:rsidRPr="00ED3698">
        <w:t xml:space="preserve"> 'fr</w:t>
      </w:r>
      <w:r w:rsidR="00F07E26">
        <w:t>’</w:t>
      </w:r>
      <w:r w:rsidRPr="00ED3698">
        <w:t>e'                 ;conc,    type            - co32-</w:t>
      </w:r>
    </w:p>
    <w:p w14:paraId="2F0386F9" w14:textId="2FE861FA" w:rsidR="00DB1505" w:rsidRPr="00ED3698" w:rsidRDefault="00DB1505" w:rsidP="00DB1505">
      <w:pPr>
        <w:pStyle w:val="StyleCode"/>
      </w:pPr>
      <w:r w:rsidRPr="00ED3698">
        <w:t xml:space="preserve">1.0d-6  </w:t>
      </w:r>
      <w:r w:rsidR="00F07E26">
        <w:t>‘</w:t>
      </w:r>
      <w:r w:rsidRPr="00ED3698">
        <w:t xml:space="preserve"> 'fr</w:t>
      </w:r>
      <w:r w:rsidR="00F07E26">
        <w:t>’</w:t>
      </w:r>
      <w:r w:rsidRPr="00ED3698">
        <w:t>e'                 ;conc,    type            - h4sio4</w:t>
      </w:r>
    </w:p>
    <w:p w14:paraId="355DC411" w14:textId="7E3956C4" w:rsidR="00DB1505" w:rsidRPr="00ED3698" w:rsidRDefault="00DB1505" w:rsidP="00DB1505">
      <w:pPr>
        <w:pStyle w:val="StyleCode"/>
      </w:pPr>
      <w:r w:rsidRPr="00ED3698">
        <w:t xml:space="preserve">1.0d-6  </w:t>
      </w:r>
      <w:r w:rsidR="00F07E26">
        <w:t>‘</w:t>
      </w:r>
      <w:r w:rsidRPr="00ED3698">
        <w:t xml:space="preserve"> 'fr</w:t>
      </w:r>
      <w:r w:rsidR="00F07E26">
        <w:t>’</w:t>
      </w:r>
      <w:r w:rsidRPr="00ED3698">
        <w:t>e'                 ;conc,    type            - al3+</w:t>
      </w:r>
    </w:p>
    <w:p w14:paraId="13A3CE12" w14:textId="5393F15A" w:rsidR="00DB1505" w:rsidRPr="00ED3698" w:rsidRDefault="00DB1505" w:rsidP="00DB1505">
      <w:pPr>
        <w:pStyle w:val="StyleCode"/>
      </w:pPr>
      <w:r w:rsidRPr="00ED3698">
        <w:t xml:space="preserve">5.0     </w:t>
      </w:r>
      <w:r w:rsidR="00F07E26">
        <w:t>‘</w:t>
      </w:r>
      <w:r w:rsidRPr="00ED3698">
        <w:t xml:space="preserve"> '</w:t>
      </w:r>
      <w:r w:rsidR="00F07E26">
        <w:t>’</w:t>
      </w:r>
      <w:r w:rsidRPr="00ED3698">
        <w:t>H'                   ;conc,    type            - h+</w:t>
      </w:r>
      <w:r w:rsidR="00F07E26">
        <w:t>‘</w:t>
      </w:r>
    </w:p>
    <w:p w14:paraId="0E253E57" w14:textId="6D9EDE5D" w:rsidR="00DB1505" w:rsidRPr="00ED3698" w:rsidRDefault="00DB1505" w:rsidP="00DB1505">
      <w:pPr>
        <w:pStyle w:val="StyleCode"/>
      </w:pPr>
      <w:r w:rsidRPr="00ED3698">
        <w:t>'mineral inp</w:t>
      </w:r>
      <w:r w:rsidR="00F07E26">
        <w:t>’</w:t>
      </w:r>
      <w:r w:rsidRPr="00ED3698">
        <w:t>t'</w:t>
      </w:r>
    </w:p>
    <w:p w14:paraId="45D5531E" w14:textId="6CCDCE0F" w:rsidR="00DB1505" w:rsidRPr="007C439D" w:rsidRDefault="00DB1505" w:rsidP="00DB1505">
      <w:pPr>
        <w:pStyle w:val="StyleCode"/>
      </w:pPr>
      <w:r w:rsidRPr="007C439D">
        <w:t xml:space="preserve">5.0d-4    .true. </w:t>
      </w:r>
      <w:r w:rsidR="00F07E26">
        <w:t>‘</w:t>
      </w:r>
      <w:r w:rsidRPr="007C439D">
        <w:t xml:space="preserve"> 'consta</w:t>
      </w:r>
      <w:r w:rsidR="00F07E26">
        <w:t>’</w:t>
      </w:r>
      <w:r w:rsidRPr="007C439D">
        <w:t>t'    ;phi,     minequil, type  - calcite</w:t>
      </w:r>
    </w:p>
    <w:p w14:paraId="23E272A1" w14:textId="77777777" w:rsidR="00DB1505" w:rsidRPr="00ED3698" w:rsidRDefault="00DB1505" w:rsidP="00DB1505">
      <w:pPr>
        <w:pStyle w:val="StyleCode"/>
        <w:rPr>
          <w:lang w:val="da-DK"/>
        </w:rPr>
      </w:pPr>
      <w:r w:rsidRPr="00ED3698">
        <w:rPr>
          <w:lang w:val="da-DK"/>
        </w:rPr>
        <w:t>1.0d-10   1.0d-8    0.0          ;phi_min, k_eff,    sat</w:t>
      </w:r>
    </w:p>
    <w:p w14:paraId="41543DF7" w14:textId="3F24A50E" w:rsidR="00DB1505" w:rsidRPr="007C439D" w:rsidRDefault="00DB1505" w:rsidP="00DB1505">
      <w:pPr>
        <w:pStyle w:val="StyleCode"/>
      </w:pPr>
      <w:r w:rsidRPr="007C439D">
        <w:t xml:space="preserve">5.0d-1    .true. </w:t>
      </w:r>
      <w:r w:rsidR="00F07E26">
        <w:t>‘</w:t>
      </w:r>
      <w:r w:rsidRPr="007C439D">
        <w:t xml:space="preserve"> 'consta</w:t>
      </w:r>
      <w:r w:rsidR="00F07E26">
        <w:t>’</w:t>
      </w:r>
      <w:r w:rsidRPr="007C439D">
        <w:t>t'    ;phi,     minequil, type  - albite</w:t>
      </w:r>
    </w:p>
    <w:p w14:paraId="57D9FE67" w14:textId="77777777" w:rsidR="00DB1505" w:rsidRPr="00ED3698" w:rsidRDefault="00DB1505" w:rsidP="00DB1505">
      <w:pPr>
        <w:pStyle w:val="StyleCode"/>
        <w:rPr>
          <w:lang w:val="da-DK"/>
        </w:rPr>
      </w:pPr>
      <w:r w:rsidRPr="00ED3698">
        <w:rPr>
          <w:lang w:val="da-DK"/>
        </w:rPr>
        <w:t>1.0d-10   1.0d-13   0.0          ;phi_min, k_eff,    sat</w:t>
      </w:r>
    </w:p>
    <w:p w14:paraId="61018ECE" w14:textId="622403A9" w:rsidR="00DB1505" w:rsidRPr="00ED3698" w:rsidRDefault="00DB1505" w:rsidP="00DB1505">
      <w:pPr>
        <w:pStyle w:val="StyleCode"/>
        <w:rPr>
          <w:lang w:val="da-DK"/>
        </w:rPr>
      </w:pPr>
      <w:r w:rsidRPr="00ED3698">
        <w:rPr>
          <w:lang w:val="da-DK"/>
        </w:rPr>
        <w:t>0.0d0     .false.</w:t>
      </w:r>
      <w:r w:rsidR="00F07E26">
        <w:rPr>
          <w:lang w:val="da-DK"/>
        </w:rPr>
        <w:t>’</w:t>
      </w:r>
      <w:r w:rsidRPr="00ED3698">
        <w:rPr>
          <w:lang w:val="da-DK"/>
        </w:rPr>
        <w:t xml:space="preserve"> 'consta</w:t>
      </w:r>
      <w:r w:rsidR="00F07E26">
        <w:rPr>
          <w:lang w:val="da-DK"/>
        </w:rPr>
        <w:t>’</w:t>
      </w:r>
      <w:r w:rsidRPr="00ED3698">
        <w:rPr>
          <w:lang w:val="da-DK"/>
        </w:rPr>
        <w:t>t'    ;phi,     minequil, type  - al(oh)3(am)</w:t>
      </w:r>
    </w:p>
    <w:p w14:paraId="13D0696D" w14:textId="77777777" w:rsidR="00DB1505" w:rsidRPr="00ED3698" w:rsidRDefault="00DB1505" w:rsidP="00DB1505">
      <w:pPr>
        <w:pStyle w:val="StyleCode"/>
        <w:rPr>
          <w:lang w:val="da-DK"/>
        </w:rPr>
      </w:pPr>
      <w:r w:rsidRPr="00ED3698">
        <w:rPr>
          <w:lang w:val="da-DK"/>
        </w:rPr>
        <w:t>1.0d-10   1.0d-8    0.0          ;phi_min, k_eff,    sat</w:t>
      </w:r>
    </w:p>
    <w:p w14:paraId="3D69465A" w14:textId="04254337" w:rsidR="00DB1505" w:rsidRPr="007C439D" w:rsidRDefault="00DB1505" w:rsidP="00DB1505">
      <w:pPr>
        <w:pStyle w:val="StyleCode"/>
        <w:rPr>
          <w:lang w:val="da-DK"/>
        </w:rPr>
      </w:pPr>
      <w:r w:rsidRPr="007C439D">
        <w:rPr>
          <w:lang w:val="da-DK"/>
        </w:rPr>
        <w:t>0.0d0     .false.</w:t>
      </w:r>
      <w:r w:rsidR="00F07E26">
        <w:rPr>
          <w:lang w:val="da-DK"/>
        </w:rPr>
        <w:t>’</w:t>
      </w:r>
      <w:r w:rsidRPr="007C439D">
        <w:rPr>
          <w:lang w:val="da-DK"/>
        </w:rPr>
        <w:t xml:space="preserve"> 'consta</w:t>
      </w:r>
      <w:r w:rsidR="00F07E26">
        <w:rPr>
          <w:lang w:val="da-DK"/>
        </w:rPr>
        <w:t>’</w:t>
      </w:r>
      <w:r w:rsidRPr="007C439D">
        <w:rPr>
          <w:lang w:val="da-DK"/>
        </w:rPr>
        <w:t>t'    ;phi,     minequil, type  - sio2(am)</w:t>
      </w:r>
    </w:p>
    <w:p w14:paraId="04B8C55F" w14:textId="24903FC4" w:rsidR="00DB1505" w:rsidRPr="00ED3698" w:rsidRDefault="00DB1505" w:rsidP="00DB1505">
      <w:pPr>
        <w:pStyle w:val="StyleCode"/>
        <w:rPr>
          <w:lang w:val="da-DK"/>
        </w:rPr>
      </w:pPr>
      <w:r w:rsidRPr="00ED3698">
        <w:rPr>
          <w:lang w:val="da-DK"/>
        </w:rPr>
        <w:t>1.0d-10   1.0d-8    0.0          ;phi_min, k_eff,    sat</w:t>
      </w:r>
      <w:r w:rsidR="00F07E26">
        <w:rPr>
          <w:lang w:val="da-DK"/>
        </w:rPr>
        <w:t>‘</w:t>
      </w:r>
    </w:p>
    <w:p w14:paraId="3F787BAB" w14:textId="4CEB112D" w:rsidR="00DB1505" w:rsidRDefault="00DB1505" w:rsidP="00DB1505">
      <w:pPr>
        <w:pStyle w:val="StyleCode"/>
      </w:pPr>
      <w:r w:rsidRPr="00ED3698">
        <w:t>'end of zo</w:t>
      </w:r>
      <w:r w:rsidR="00F07E26">
        <w:t>’</w:t>
      </w:r>
      <w:r w:rsidRPr="00ED3698">
        <w:t>e'</w:t>
      </w:r>
    </w:p>
    <w:p w14:paraId="6D9AC8AF" w14:textId="77777777" w:rsidR="00915C3C" w:rsidRPr="00ED3698" w:rsidRDefault="00915C3C" w:rsidP="00DB1505">
      <w:pPr>
        <w:pStyle w:val="StyleCode"/>
      </w:pPr>
    </w:p>
    <w:p w14:paraId="3AE83E48" w14:textId="417982C6" w:rsidR="00DB1505" w:rsidRPr="00ED3698" w:rsidRDefault="00DB1505" w:rsidP="00DB1505">
      <w:r w:rsidRPr="00ED3698">
        <w:t>Example 2: Surface complexation</w:t>
      </w:r>
    </w:p>
    <w:p w14:paraId="7AAA2A24" w14:textId="77777777" w:rsidR="006B680E" w:rsidRDefault="006B680E" w:rsidP="00DB1505">
      <w:pPr>
        <w:pStyle w:val="StyleCode"/>
      </w:pPr>
    </w:p>
    <w:p w14:paraId="6D1FAD0C" w14:textId="70FED66B" w:rsidR="00DB1505" w:rsidRPr="00ED3698" w:rsidRDefault="00915C3C" w:rsidP="00DB1505">
      <w:pPr>
        <w:pStyle w:val="StyleCode"/>
      </w:pPr>
      <w:r>
        <w:t>!</w:t>
      </w:r>
      <w:r w:rsidRPr="00915C3C">
        <w:t xml:space="preserve"> </w:t>
      </w:r>
      <w:r>
        <w:t>Data Block</w:t>
      </w:r>
      <w:r w:rsidRPr="00ED3698">
        <w:t xml:space="preserve"> </w:t>
      </w:r>
      <w:r w:rsidR="00DB1505" w:rsidRPr="00ED3698">
        <w:t>14: initial conditio</w:t>
      </w:r>
      <w:r w:rsidR="00F07E26">
        <w:t>–</w:t>
      </w:r>
      <w:r w:rsidR="00DB1505" w:rsidRPr="00ED3698">
        <w:t xml:space="preserve"> - local geochemistry</w:t>
      </w:r>
    </w:p>
    <w:p w14:paraId="733E9CDE" w14:textId="77777777" w:rsidR="00DB1505" w:rsidRPr="00ED3698" w:rsidRDefault="00DB1505" w:rsidP="00DB1505">
      <w:pPr>
        <w:pStyle w:val="StyleCode"/>
      </w:pPr>
      <w:r w:rsidRPr="00ED3698">
        <w:t>! ---------------------------------------------------------------------------</w:t>
      </w:r>
    </w:p>
    <w:p w14:paraId="4414E610" w14:textId="7B74B65C" w:rsidR="00DB1505" w:rsidRPr="00ED3698" w:rsidRDefault="00F07E26" w:rsidP="00DB1505">
      <w:pPr>
        <w:pStyle w:val="StyleCode"/>
      </w:pPr>
      <w:r>
        <w:t>‘</w:t>
      </w:r>
    </w:p>
    <w:p w14:paraId="70CABF90" w14:textId="5254A440" w:rsidR="00DB1505" w:rsidRPr="00ED3698" w:rsidRDefault="00DB1505" w:rsidP="00DB1505">
      <w:pPr>
        <w:pStyle w:val="StyleCode"/>
      </w:pPr>
      <w:r w:rsidRPr="00ED3698">
        <w:t>'initial conditio</w:t>
      </w:r>
      <w:r w:rsidR="00F07E26">
        <w:t>–</w:t>
      </w:r>
      <w:r w:rsidRPr="00ED3698">
        <w:t xml:space="preserve"> - local geochemist</w:t>
      </w:r>
      <w:r w:rsidR="00F07E26">
        <w:t>’</w:t>
      </w:r>
      <w:r w:rsidRPr="00ED3698">
        <w:t>y'</w:t>
      </w:r>
    </w:p>
    <w:p w14:paraId="2D23E9A8" w14:textId="77777777" w:rsidR="00DB1505" w:rsidRPr="00ED3698" w:rsidRDefault="00DB1505" w:rsidP="00DB1505">
      <w:pPr>
        <w:pStyle w:val="StyleCode"/>
      </w:pPr>
      <w:r w:rsidRPr="00FC2059">
        <w:rPr>
          <w:noProof/>
        </w:rPr>
        <w:t>2                                   ;number</w:t>
      </w:r>
      <w:r w:rsidRPr="00ED3698">
        <w:t xml:space="preserve"> of zones</w:t>
      </w:r>
    </w:p>
    <w:p w14:paraId="55C78CB3" w14:textId="77777777" w:rsidR="00DB1505" w:rsidRPr="00ED3698" w:rsidRDefault="00DB1505" w:rsidP="00DB1505">
      <w:pPr>
        <w:pStyle w:val="StyleCode"/>
      </w:pPr>
    </w:p>
    <w:p w14:paraId="636D917B" w14:textId="142DF9A1" w:rsidR="00DB1505" w:rsidRPr="00ED3698" w:rsidRDefault="00DB1505" w:rsidP="00DB1505">
      <w:pPr>
        <w:pStyle w:val="StyleCode"/>
      </w:pPr>
      <w:r w:rsidRPr="00ED3698">
        <w:t>! --------------------------------------------------------------------------</w:t>
      </w:r>
      <w:r w:rsidR="00F07E26">
        <w:t>‘</w:t>
      </w:r>
    </w:p>
    <w:p w14:paraId="7D730F72" w14:textId="42CE48D0" w:rsidR="00DB1505" w:rsidRPr="00ED3698" w:rsidRDefault="00DB1505" w:rsidP="00DB1505">
      <w:pPr>
        <w:pStyle w:val="StyleCode"/>
      </w:pPr>
      <w:r w:rsidRPr="00ED3698">
        <w:t>'number and name of zo</w:t>
      </w:r>
      <w:r w:rsidR="00F07E26">
        <w:t>’</w:t>
      </w:r>
      <w:r w:rsidRPr="00ED3698">
        <w:t>e'</w:t>
      </w:r>
    </w:p>
    <w:p w14:paraId="42247A9B" w14:textId="7ECC3DA8" w:rsidR="00DB1505" w:rsidRPr="00ED3698" w:rsidRDefault="00F07E26" w:rsidP="00DB1505">
      <w:pPr>
        <w:pStyle w:val="StyleCode"/>
      </w:pPr>
      <w:r>
        <w:t>‘</w:t>
      </w:r>
    </w:p>
    <w:p w14:paraId="33D31D60" w14:textId="7E320017" w:rsidR="00DB1505" w:rsidRPr="00ED3698" w:rsidRDefault="00DB1505" w:rsidP="00DB1505">
      <w:pPr>
        <w:pStyle w:val="StyleCode"/>
      </w:pPr>
      <w:r w:rsidRPr="00ED3698">
        <w:t>'pH-sweep from 0-14, fixed total metal concentrati</w:t>
      </w:r>
      <w:r w:rsidR="00F07E26">
        <w:t>’</w:t>
      </w:r>
      <w:r w:rsidRPr="00ED3698">
        <w:t>n'</w:t>
      </w:r>
      <w:r w:rsidR="00F07E26">
        <w:t>‘</w:t>
      </w:r>
    </w:p>
    <w:p w14:paraId="451AC0C5" w14:textId="5F3A728E" w:rsidR="00DB1505" w:rsidRPr="00ED3698" w:rsidRDefault="00DB1505" w:rsidP="00DB1505">
      <w:pPr>
        <w:pStyle w:val="StyleCode"/>
      </w:pPr>
      <w:r w:rsidRPr="00ED3698">
        <w:t>'concentration inp</w:t>
      </w:r>
      <w:r w:rsidR="00F07E26">
        <w:t>’</w:t>
      </w:r>
      <w:r w:rsidRPr="00ED3698">
        <w:t>t'</w:t>
      </w:r>
    </w:p>
    <w:p w14:paraId="2E6217B0" w14:textId="67CFAEA5" w:rsidR="00DB1505" w:rsidRPr="00ED3698" w:rsidRDefault="00DB1505" w:rsidP="00DB1505">
      <w:pPr>
        <w:pStyle w:val="StyleCode"/>
      </w:pPr>
      <w:r w:rsidRPr="00ED3698">
        <w:t xml:space="preserve">0.0     </w:t>
      </w:r>
      <w:r w:rsidR="00F07E26">
        <w:t>‘</w:t>
      </w:r>
      <w:r w:rsidRPr="00ED3698">
        <w:t xml:space="preserve"> 'ph_swe</w:t>
      </w:r>
      <w:r w:rsidR="00F07E26">
        <w:t>’</w:t>
      </w:r>
      <w:r w:rsidRPr="00ED3698">
        <w:t xml:space="preserve">p'  14.0  50       ;conc  type  ph_final  steps  </w:t>
      </w:r>
      <w:r w:rsidR="00F07E26">
        <w:t>‘</w:t>
      </w:r>
      <w:r w:rsidRPr="00ED3698">
        <w:t xml:space="preserve"> 'h</w:t>
      </w:r>
      <w:r w:rsidR="00F07E26">
        <w:t>’</w:t>
      </w:r>
      <w:r w:rsidRPr="00ED3698">
        <w:t>1'</w:t>
      </w:r>
    </w:p>
    <w:p w14:paraId="4A5262CB" w14:textId="286F124D" w:rsidR="00DB1505" w:rsidRPr="00ED3698" w:rsidRDefault="00DB1505" w:rsidP="00DB1505">
      <w:pPr>
        <w:pStyle w:val="StyleCode"/>
      </w:pPr>
      <w:r w:rsidRPr="00ED3698">
        <w:t xml:space="preserve">1.0d-7  </w:t>
      </w:r>
      <w:r w:rsidR="00F07E26">
        <w:t>‘</w:t>
      </w:r>
      <w:r w:rsidRPr="00ED3698">
        <w:t xml:space="preserve"> 'fr</w:t>
      </w:r>
      <w:r w:rsidR="00F07E26">
        <w:t>’</w:t>
      </w:r>
      <w:r w:rsidRPr="00ED3698">
        <w:t xml:space="preserve">e'                     ;conc  type                   </w:t>
      </w:r>
      <w:r w:rsidR="00F07E26">
        <w:t>‘</w:t>
      </w:r>
      <w:r w:rsidRPr="00ED3698">
        <w:t xml:space="preserve"> 'me</w:t>
      </w:r>
      <w:r w:rsidR="00F07E26">
        <w:t>’</w:t>
      </w:r>
      <w:r w:rsidRPr="00ED3698">
        <w:t>2'</w:t>
      </w:r>
      <w:r w:rsidR="00F07E26">
        <w:t>‘</w:t>
      </w:r>
    </w:p>
    <w:p w14:paraId="55A4D3BF" w14:textId="3AE66807" w:rsidR="00DB1505" w:rsidRPr="00ED3698" w:rsidRDefault="00DB1505" w:rsidP="00DB1505">
      <w:pPr>
        <w:pStyle w:val="StyleCode"/>
      </w:pPr>
      <w:r w:rsidRPr="00ED3698">
        <w:t>'sorption parameter inp</w:t>
      </w:r>
      <w:r w:rsidR="00F07E26">
        <w:t>’</w:t>
      </w:r>
      <w:r w:rsidRPr="00ED3698">
        <w:t>t</w:t>
      </w:r>
      <w:r w:rsidR="00F07E26">
        <w:t>‘</w:t>
      </w:r>
    </w:p>
    <w:p w14:paraId="7CCE7CEB" w14:textId="6D38C298" w:rsidR="00DB1505" w:rsidRPr="00ED3698" w:rsidRDefault="00DB1505" w:rsidP="00DB1505">
      <w:pPr>
        <w:pStyle w:val="StyleCode"/>
      </w:pPr>
      <w:r w:rsidRPr="00ED3698">
        <w:t>'=s</w:t>
      </w:r>
      <w:r w:rsidR="00F07E26">
        <w:t>’</w:t>
      </w:r>
      <w:r w:rsidRPr="00ED3698">
        <w:t>h'  1.0d0  10.0d0  6.02228d0     ;surface site, mass, area, site density</w:t>
      </w:r>
      <w:r w:rsidR="00F07E26">
        <w:t>‘</w:t>
      </w:r>
    </w:p>
    <w:p w14:paraId="189B497F" w14:textId="358E4073" w:rsidR="00DB1505" w:rsidRPr="00ED3698" w:rsidRDefault="00DB1505" w:rsidP="00DB1505">
      <w:pPr>
        <w:pStyle w:val="StyleCode"/>
      </w:pPr>
      <w:r w:rsidRPr="00ED3698">
        <w:t>'end of zo</w:t>
      </w:r>
      <w:r w:rsidR="00F07E26">
        <w:t>’</w:t>
      </w:r>
      <w:r w:rsidRPr="00ED3698">
        <w:t>e'</w:t>
      </w:r>
    </w:p>
    <w:p w14:paraId="185F4603" w14:textId="77777777" w:rsidR="00DB1505" w:rsidRPr="00ED3698" w:rsidRDefault="00DB1505" w:rsidP="00DB1505">
      <w:pPr>
        <w:pStyle w:val="StyleCode"/>
      </w:pPr>
    </w:p>
    <w:p w14:paraId="1A0D8F66" w14:textId="2D4B3FBD" w:rsidR="00DB1505" w:rsidRPr="00ED3698" w:rsidRDefault="00DB1505" w:rsidP="00DB1505">
      <w:pPr>
        <w:pStyle w:val="StyleCode"/>
      </w:pPr>
      <w:r w:rsidRPr="00ED3698">
        <w:t>! --------------------------------------------------------------------------</w:t>
      </w:r>
      <w:r w:rsidR="00F07E26">
        <w:t>‘</w:t>
      </w:r>
    </w:p>
    <w:p w14:paraId="1542F946" w14:textId="3AD905D6" w:rsidR="00DB1505" w:rsidRPr="00ED3698" w:rsidRDefault="00DB1505" w:rsidP="00DB1505">
      <w:pPr>
        <w:pStyle w:val="StyleCode"/>
      </w:pPr>
      <w:r w:rsidRPr="00ED3698">
        <w:t>'number and name of zo</w:t>
      </w:r>
      <w:r w:rsidR="00F07E26">
        <w:t>’</w:t>
      </w:r>
      <w:r w:rsidRPr="00ED3698">
        <w:t>e'</w:t>
      </w:r>
    </w:p>
    <w:p w14:paraId="4561B544" w14:textId="32C1A3DB" w:rsidR="00DB1505" w:rsidRPr="00ED3698" w:rsidRDefault="00F07E26" w:rsidP="00DB1505">
      <w:pPr>
        <w:pStyle w:val="StyleCode"/>
      </w:pPr>
      <w:r>
        <w:t>‘</w:t>
      </w:r>
    </w:p>
    <w:p w14:paraId="0576E39F" w14:textId="2D921EF2" w:rsidR="00DB1505" w:rsidRPr="00ED3698" w:rsidRDefault="00DB1505" w:rsidP="00DB1505">
      <w:pPr>
        <w:pStyle w:val="StyleCode"/>
      </w:pPr>
      <w:r w:rsidRPr="00ED3698">
        <w:t>'ph-sweep from 0-14, fixed solution compositi</w:t>
      </w:r>
      <w:r w:rsidR="00F07E26">
        <w:t>’</w:t>
      </w:r>
      <w:r w:rsidRPr="00ED3698">
        <w:t>n'</w:t>
      </w:r>
      <w:r w:rsidR="00F07E26">
        <w:t>‘</w:t>
      </w:r>
    </w:p>
    <w:p w14:paraId="3D06F2B3" w14:textId="59B9EF99" w:rsidR="00DB1505" w:rsidRPr="00ED3698" w:rsidRDefault="00DB1505" w:rsidP="00DB1505">
      <w:pPr>
        <w:pStyle w:val="StyleCode"/>
      </w:pPr>
      <w:r w:rsidRPr="00ED3698">
        <w:t>'concentration inp</w:t>
      </w:r>
      <w:r w:rsidR="00F07E26">
        <w:t>’</w:t>
      </w:r>
      <w:r w:rsidRPr="00ED3698">
        <w:t>t'</w:t>
      </w:r>
    </w:p>
    <w:p w14:paraId="4E998FBF" w14:textId="16A0CFD4" w:rsidR="00DB1505" w:rsidRPr="00ED3698" w:rsidRDefault="00DB1505" w:rsidP="00DB1505">
      <w:pPr>
        <w:pStyle w:val="StyleCode"/>
      </w:pPr>
      <w:r w:rsidRPr="00ED3698">
        <w:t xml:space="preserve">0.0     </w:t>
      </w:r>
      <w:r w:rsidR="00F07E26">
        <w:t>‘</w:t>
      </w:r>
      <w:r w:rsidRPr="00ED3698">
        <w:t xml:space="preserve"> 'ph_swe</w:t>
      </w:r>
      <w:r w:rsidR="00F07E26">
        <w:t>’</w:t>
      </w:r>
      <w:r w:rsidRPr="00ED3698">
        <w:t xml:space="preserve">p'  14.0  50       ;conc  type  ph_final  steps  </w:t>
      </w:r>
      <w:r w:rsidR="00F07E26">
        <w:t>‘</w:t>
      </w:r>
      <w:r w:rsidRPr="00ED3698">
        <w:t xml:space="preserve"> 'h+1’</w:t>
      </w:r>
    </w:p>
    <w:p w14:paraId="6A4E9B90" w14:textId="62AD8143" w:rsidR="00DB1505" w:rsidRPr="00ED3698" w:rsidRDefault="00DB1505" w:rsidP="00DB1505">
      <w:pPr>
        <w:pStyle w:val="StyleCode"/>
      </w:pPr>
      <w:r w:rsidRPr="00ED3698">
        <w:t xml:space="preserve">1.00d-7 </w:t>
      </w:r>
      <w:r w:rsidR="00F07E26">
        <w:t>‘</w:t>
      </w:r>
      <w:r w:rsidRPr="00ED3698">
        <w:t xml:space="preserve"> 'fr</w:t>
      </w:r>
      <w:r w:rsidR="00F07E26">
        <w:t>’</w:t>
      </w:r>
      <w:r w:rsidRPr="00ED3698">
        <w:t xml:space="preserve">e'                     ;conc  type                   </w:t>
      </w:r>
      <w:r w:rsidR="00F07E26">
        <w:t>‘</w:t>
      </w:r>
      <w:r w:rsidRPr="00ED3698">
        <w:t xml:space="preserve"> 'me</w:t>
      </w:r>
      <w:r w:rsidR="00F07E26">
        <w:t>’</w:t>
      </w:r>
      <w:r w:rsidRPr="00ED3698">
        <w:t>2'</w:t>
      </w:r>
      <w:r w:rsidR="00F07E26">
        <w:t>‘</w:t>
      </w:r>
    </w:p>
    <w:p w14:paraId="64B2DAD2" w14:textId="2A68EB3D" w:rsidR="00DB1505" w:rsidRPr="00ED3698" w:rsidRDefault="00DB1505" w:rsidP="00DB1505">
      <w:pPr>
        <w:pStyle w:val="StyleCode"/>
      </w:pPr>
      <w:r w:rsidRPr="00ED3698">
        <w:t>'sorption parameter inp</w:t>
      </w:r>
      <w:r w:rsidR="00F07E26">
        <w:t>’</w:t>
      </w:r>
      <w:r w:rsidRPr="00ED3698">
        <w:t>t</w:t>
      </w:r>
      <w:r w:rsidR="00F07E26">
        <w:t>‘</w:t>
      </w:r>
    </w:p>
    <w:p w14:paraId="53D5A832" w14:textId="4822AE46" w:rsidR="00DB1505" w:rsidRPr="00ED3698" w:rsidRDefault="00DB1505" w:rsidP="00DB1505">
      <w:pPr>
        <w:pStyle w:val="StyleCode"/>
      </w:pPr>
      <w:r w:rsidRPr="00ED3698">
        <w:t>'=s</w:t>
      </w:r>
      <w:r w:rsidR="00F07E26">
        <w:t>’</w:t>
      </w:r>
      <w:r w:rsidRPr="00ED3698">
        <w:t>h'  1.0d0  10.0d0  6.02228d0     ;surface site, mass, area, site density</w:t>
      </w:r>
      <w:r w:rsidR="00F07E26">
        <w:t>‘</w:t>
      </w:r>
    </w:p>
    <w:p w14:paraId="618892A9" w14:textId="784F0BB1" w:rsidR="00DB1505" w:rsidRPr="00ED3698" w:rsidRDefault="00DB1505" w:rsidP="00DB1505">
      <w:pPr>
        <w:pStyle w:val="StyleCode"/>
      </w:pPr>
      <w:r w:rsidRPr="00ED3698">
        <w:t>'equilibrate with fixed solution compositi</w:t>
      </w:r>
      <w:r w:rsidR="00F07E26">
        <w:t>’</w:t>
      </w:r>
      <w:r w:rsidRPr="00ED3698">
        <w:t>n'</w:t>
      </w:r>
      <w:r w:rsidR="00F07E26">
        <w:t>‘</w:t>
      </w:r>
    </w:p>
    <w:p w14:paraId="78536E37" w14:textId="5E0FA647" w:rsidR="00DB1505" w:rsidRPr="00ED3698" w:rsidRDefault="00DB1505" w:rsidP="00DB1505">
      <w:pPr>
        <w:pStyle w:val="StyleCode"/>
      </w:pPr>
      <w:r w:rsidRPr="00ED3698">
        <w:t>'end of zo</w:t>
      </w:r>
      <w:r w:rsidR="00F07E26">
        <w:t>’</w:t>
      </w:r>
      <w:r w:rsidRPr="00ED3698">
        <w:t>e'</w:t>
      </w:r>
      <w:r w:rsidR="00F07E26">
        <w:t>‘</w:t>
      </w:r>
    </w:p>
    <w:p w14:paraId="33B83828" w14:textId="196AE962" w:rsidR="00DB1505" w:rsidRDefault="00DB1505" w:rsidP="006B680E">
      <w:pPr>
        <w:pStyle w:val="StyleCode"/>
      </w:pPr>
      <w:r w:rsidRPr="00ED3698">
        <w:t>'do</w:t>
      </w:r>
      <w:r w:rsidR="00F07E26">
        <w:t>’</w:t>
      </w:r>
      <w:r w:rsidRPr="00ED3698">
        <w:t>e'</w:t>
      </w:r>
    </w:p>
    <w:p w14:paraId="3D4F19E4" w14:textId="77777777" w:rsidR="006B680E" w:rsidRPr="00ED3698" w:rsidRDefault="006B680E" w:rsidP="006B680E">
      <w:pPr>
        <w:pStyle w:val="StyleCode"/>
      </w:pPr>
    </w:p>
    <w:p w14:paraId="1EA124FC" w14:textId="75BE7348" w:rsidR="00DB1505" w:rsidRPr="00ED3698" w:rsidRDefault="00DB1505" w:rsidP="00DB1505">
      <w:r w:rsidRPr="00ED3698">
        <w:t>Example 3: Ion exchange</w:t>
      </w:r>
    </w:p>
    <w:p w14:paraId="27149344" w14:textId="77777777" w:rsidR="006B680E" w:rsidRDefault="006B680E" w:rsidP="00DB1505">
      <w:pPr>
        <w:pStyle w:val="StyleCode"/>
      </w:pPr>
    </w:p>
    <w:p w14:paraId="5B6268A0" w14:textId="77777777" w:rsidR="00DB1505" w:rsidRPr="00ED3698" w:rsidRDefault="00DB1505" w:rsidP="00DB1505">
      <w:pPr>
        <w:pStyle w:val="StyleCode"/>
      </w:pPr>
      <w:r w:rsidRPr="00ED3698">
        <w:t>! Section 14: initial condition – local geochemistry</w:t>
      </w:r>
    </w:p>
    <w:p w14:paraId="6954A28E" w14:textId="77777777" w:rsidR="00DB1505" w:rsidRPr="00ED3698" w:rsidRDefault="00DB1505" w:rsidP="00DB1505">
      <w:pPr>
        <w:pStyle w:val="StyleCode"/>
      </w:pPr>
      <w:r w:rsidRPr="00ED3698">
        <w:t>! ---------------------------------------------------------------------------</w:t>
      </w:r>
    </w:p>
    <w:p w14:paraId="6EED1905" w14:textId="3588042F" w:rsidR="00DB1505" w:rsidRPr="00ED3698" w:rsidRDefault="00F07E26" w:rsidP="00DB1505">
      <w:pPr>
        <w:pStyle w:val="StyleCode"/>
      </w:pPr>
      <w:r>
        <w:t>‘</w:t>
      </w:r>
    </w:p>
    <w:p w14:paraId="417DD158" w14:textId="237733D7" w:rsidR="00DB1505" w:rsidRPr="00ED3698" w:rsidRDefault="00DB1505" w:rsidP="007C439D">
      <w:pPr>
        <w:pStyle w:val="StyleCode"/>
        <w:numPr>
          <w:ilvl w:val="0"/>
          <w:numId w:val="43"/>
        </w:numPr>
      </w:pPr>
      <w:r w:rsidRPr="00ED3698">
        <w:lastRenderedPageBreak/>
        <w:t>'initial condition – local geochemist</w:t>
      </w:r>
      <w:r w:rsidR="00F07E26">
        <w:t>’</w:t>
      </w:r>
      <w:r w:rsidRPr="00ED3698">
        <w:t>y</w:t>
      </w:r>
      <w:r w:rsidRPr="00FC2059">
        <w:rPr>
          <w:noProof/>
        </w:rPr>
        <w:t xml:space="preserve">  ;number</w:t>
      </w:r>
      <w:r w:rsidRPr="00ED3698">
        <w:t xml:space="preserve"> of zones</w:t>
      </w:r>
    </w:p>
    <w:p w14:paraId="12D4ECB2" w14:textId="77777777" w:rsidR="00DB1505" w:rsidRPr="00ED3698" w:rsidRDefault="00DB1505" w:rsidP="00DB1505">
      <w:pPr>
        <w:pStyle w:val="StyleCode"/>
      </w:pPr>
    </w:p>
    <w:p w14:paraId="0D892655" w14:textId="2F0C8863" w:rsidR="00DB1505" w:rsidRPr="00ED3698" w:rsidRDefault="00DB1505" w:rsidP="00DB1505">
      <w:pPr>
        <w:pStyle w:val="StyleCode"/>
      </w:pPr>
      <w:r w:rsidRPr="00ED3698">
        <w:t>! --------------------------------------------------------------------------</w:t>
      </w:r>
      <w:r w:rsidR="00F07E26">
        <w:t>‘</w:t>
      </w:r>
    </w:p>
    <w:p w14:paraId="61905129" w14:textId="0ED90A2C" w:rsidR="00DB1505" w:rsidRPr="00ED3698" w:rsidRDefault="00DB1505" w:rsidP="00DB1505">
      <w:pPr>
        <w:pStyle w:val="StyleCode"/>
      </w:pPr>
      <w:r w:rsidRPr="00ED3698">
        <w:t>'number and name of zo</w:t>
      </w:r>
      <w:r w:rsidR="00F07E26">
        <w:t>’</w:t>
      </w:r>
      <w:r w:rsidRPr="00ED3698">
        <w:t>e'</w:t>
      </w:r>
    </w:p>
    <w:p w14:paraId="78867A44" w14:textId="3767E30C" w:rsidR="00DB1505" w:rsidRPr="00ED3698" w:rsidRDefault="00F07E26" w:rsidP="00DB1505">
      <w:pPr>
        <w:pStyle w:val="StyleCode"/>
      </w:pPr>
      <w:r>
        <w:t>‘</w:t>
      </w:r>
    </w:p>
    <w:p w14:paraId="53892E45" w14:textId="128B82B9" w:rsidR="00DB1505" w:rsidRPr="00ED3698" w:rsidRDefault="00DB1505" w:rsidP="00DB1505">
      <w:pPr>
        <w:pStyle w:val="StyleCode"/>
      </w:pPr>
      <w:r w:rsidRPr="00ED3698">
        <w:t>'background chemistr</w:t>
      </w:r>
      <w:r w:rsidR="00F07E26">
        <w:t>–</w:t>
      </w:r>
      <w:r w:rsidRPr="00ED3698">
        <w:t xml:space="preserve"> - aquif</w:t>
      </w:r>
      <w:r w:rsidR="00F07E26">
        <w:t>’</w:t>
      </w:r>
      <w:r w:rsidRPr="00ED3698">
        <w:t>r'</w:t>
      </w:r>
      <w:r w:rsidR="00F07E26">
        <w:t>‘</w:t>
      </w:r>
    </w:p>
    <w:p w14:paraId="50C0FD9C" w14:textId="0D22B5BF" w:rsidR="00DB1505" w:rsidRPr="00ED3698" w:rsidRDefault="00DB1505" w:rsidP="00DB1505">
      <w:pPr>
        <w:pStyle w:val="StyleCode"/>
      </w:pPr>
      <w:r w:rsidRPr="00ED3698">
        <w:t>'concentration inp</w:t>
      </w:r>
      <w:r w:rsidR="00F07E26">
        <w:t>’</w:t>
      </w:r>
      <w:r w:rsidRPr="00ED3698">
        <w:t>t'</w:t>
      </w:r>
    </w:p>
    <w:p w14:paraId="16CE1CC5" w14:textId="1457E5BD" w:rsidR="00DB1505" w:rsidRPr="00ED3698" w:rsidRDefault="00DB1505" w:rsidP="00DB1505">
      <w:pPr>
        <w:pStyle w:val="StyleCode"/>
      </w:pPr>
      <w:r w:rsidRPr="00ED3698">
        <w:t xml:space="preserve">1990.0d0  </w:t>
      </w:r>
      <w:r w:rsidR="00F07E26">
        <w:t>‘</w:t>
      </w:r>
      <w:r w:rsidRPr="00ED3698">
        <w:t xml:space="preserve"> 'fr</w:t>
      </w:r>
      <w:r w:rsidR="00F07E26">
        <w:t>’</w:t>
      </w:r>
      <w:r w:rsidRPr="00ED3698">
        <w:t xml:space="preserve">e'             ;conc    type     </w:t>
      </w:r>
      <w:r w:rsidR="00F07E26">
        <w:t>‘</w:t>
      </w:r>
      <w:r w:rsidRPr="00ED3698">
        <w:t xml:space="preserve"> 'na</w:t>
      </w:r>
      <w:r w:rsidR="00F07E26">
        <w:t>’</w:t>
      </w:r>
      <w:r w:rsidRPr="00ED3698">
        <w:t>1'</w:t>
      </w:r>
    </w:p>
    <w:p w14:paraId="7C3275E6" w14:textId="3240ADD9" w:rsidR="00DB1505" w:rsidRPr="00ED3698" w:rsidRDefault="00DB1505" w:rsidP="00DB1505">
      <w:pPr>
        <w:pStyle w:val="StyleCode"/>
      </w:pPr>
      <w:r w:rsidRPr="00ED3698">
        <w:t xml:space="preserve">100.0d0   </w:t>
      </w:r>
      <w:r w:rsidR="00F07E26">
        <w:t>‘</w:t>
      </w:r>
      <w:r w:rsidRPr="00ED3698">
        <w:t xml:space="preserve"> 'fr</w:t>
      </w:r>
      <w:r w:rsidR="00F07E26">
        <w:t>’</w:t>
      </w:r>
      <w:r w:rsidRPr="00ED3698">
        <w:t xml:space="preserve">e'             ;conc    type     </w:t>
      </w:r>
      <w:r w:rsidR="00F07E26">
        <w:t>‘</w:t>
      </w:r>
      <w:r w:rsidRPr="00ED3698">
        <w:t xml:space="preserve"> 'k</w:t>
      </w:r>
      <w:r w:rsidR="00F07E26">
        <w:t>’</w:t>
      </w:r>
      <w:r w:rsidRPr="00ED3698">
        <w:t>1'</w:t>
      </w:r>
    </w:p>
    <w:p w14:paraId="36E1EB92" w14:textId="04865156" w:rsidR="00DB1505" w:rsidRPr="00ED3698" w:rsidRDefault="00DB1505" w:rsidP="00DB1505">
      <w:pPr>
        <w:pStyle w:val="StyleCode"/>
      </w:pPr>
      <w:r w:rsidRPr="00ED3698">
        <w:t xml:space="preserve">436.0d0   </w:t>
      </w:r>
      <w:r w:rsidR="00F07E26">
        <w:t>‘</w:t>
      </w:r>
      <w:r w:rsidRPr="00ED3698">
        <w:t xml:space="preserve"> 'fr</w:t>
      </w:r>
      <w:r w:rsidR="00F07E26">
        <w:t>’</w:t>
      </w:r>
      <w:r w:rsidRPr="00ED3698">
        <w:t xml:space="preserve">e'             ;conc    type     </w:t>
      </w:r>
      <w:r w:rsidR="00F07E26">
        <w:t>‘</w:t>
      </w:r>
      <w:r w:rsidRPr="00ED3698">
        <w:t xml:space="preserve"> 'mg</w:t>
      </w:r>
      <w:r w:rsidR="00F07E26">
        <w:t>’</w:t>
      </w:r>
      <w:r w:rsidRPr="00ED3698">
        <w:t>2'</w:t>
      </w:r>
    </w:p>
    <w:p w14:paraId="141712FD" w14:textId="76261BFF" w:rsidR="00DB1505" w:rsidRPr="00ED3698" w:rsidRDefault="00DB1505" w:rsidP="00DB1505">
      <w:pPr>
        <w:pStyle w:val="StyleCode"/>
      </w:pPr>
      <w:r w:rsidRPr="00ED3698">
        <w:t xml:space="preserve">444.0d0   </w:t>
      </w:r>
      <w:r w:rsidR="00F07E26">
        <w:t>‘</w:t>
      </w:r>
      <w:r w:rsidRPr="00ED3698">
        <w:t xml:space="preserve"> 'fr</w:t>
      </w:r>
      <w:r w:rsidR="00F07E26">
        <w:t>’</w:t>
      </w:r>
      <w:r w:rsidRPr="00ED3698">
        <w:t xml:space="preserve">e'             ;conc    type     </w:t>
      </w:r>
      <w:r w:rsidR="00F07E26">
        <w:t>‘</w:t>
      </w:r>
      <w:r w:rsidRPr="00ED3698">
        <w:t xml:space="preserve"> 'ca</w:t>
      </w:r>
      <w:r w:rsidR="00F07E26">
        <w:t>’</w:t>
      </w:r>
      <w:r w:rsidRPr="00ED3698">
        <w:t>2'</w:t>
      </w:r>
    </w:p>
    <w:p w14:paraId="54402A4F" w14:textId="18EA62FB" w:rsidR="00DB1505" w:rsidRPr="00ED3698" w:rsidRDefault="00DB1505" w:rsidP="00DB1505">
      <w:pPr>
        <w:pStyle w:val="StyleCode"/>
      </w:pPr>
      <w:r w:rsidRPr="00ED3698">
        <w:t xml:space="preserve">5700.0d0  </w:t>
      </w:r>
      <w:r w:rsidR="00F07E26">
        <w:t>‘</w:t>
      </w:r>
      <w:r w:rsidRPr="00ED3698">
        <w:t xml:space="preserve"> 'fr</w:t>
      </w:r>
      <w:r w:rsidR="00F07E26">
        <w:t>’</w:t>
      </w:r>
      <w:r w:rsidRPr="00ED3698">
        <w:t xml:space="preserve">e'             ;conc    type     </w:t>
      </w:r>
      <w:r w:rsidR="00F07E26">
        <w:t>‘</w:t>
      </w:r>
      <w:r w:rsidRPr="00ED3698">
        <w:t xml:space="preserve"> 'cl</w:t>
      </w:r>
      <w:r w:rsidR="00F07E26">
        <w:t>’</w:t>
      </w:r>
      <w:r w:rsidRPr="00ED3698">
        <w:t>1'</w:t>
      </w:r>
    </w:p>
    <w:p w14:paraId="77DEB256" w14:textId="59115805" w:rsidR="00DB1505" w:rsidRPr="00ED3698" w:rsidRDefault="00DB1505" w:rsidP="00DB1505">
      <w:pPr>
        <w:pStyle w:val="StyleCode"/>
      </w:pPr>
      <w:r w:rsidRPr="00ED3698">
        <w:t xml:space="preserve">7.0d0     </w:t>
      </w:r>
      <w:r w:rsidR="00F07E26">
        <w:t>‘</w:t>
      </w:r>
      <w:r w:rsidRPr="00ED3698">
        <w:t xml:space="preserve"> '</w:t>
      </w:r>
      <w:r w:rsidR="00F07E26">
        <w:t>’</w:t>
      </w:r>
      <w:r w:rsidRPr="00ED3698">
        <w:t xml:space="preserve">h'               ;conc    type     </w:t>
      </w:r>
      <w:r w:rsidR="00F07E26">
        <w:t>‘</w:t>
      </w:r>
      <w:r w:rsidRPr="00ED3698">
        <w:t xml:space="preserve"> 'h</w:t>
      </w:r>
      <w:r w:rsidR="00F07E26">
        <w:t>’</w:t>
      </w:r>
      <w:r w:rsidRPr="00ED3698">
        <w:t>1'</w:t>
      </w:r>
      <w:r w:rsidR="00F07E26">
        <w:t>‘</w:t>
      </w:r>
    </w:p>
    <w:p w14:paraId="356C9071" w14:textId="096AA836" w:rsidR="00DB1505" w:rsidRPr="00ED3698" w:rsidRDefault="00DB1505" w:rsidP="00DB1505">
      <w:pPr>
        <w:pStyle w:val="StyleCode"/>
      </w:pPr>
      <w:r w:rsidRPr="00ED3698">
        <w:t>'sorption parameter inp</w:t>
      </w:r>
      <w:r w:rsidR="00F07E26">
        <w:t>’</w:t>
      </w:r>
      <w:r w:rsidRPr="00ED3698">
        <w:t>t'</w:t>
      </w:r>
    </w:p>
    <w:p w14:paraId="20EE1AFD" w14:textId="77777777" w:rsidR="00DB1505" w:rsidRPr="00ED3698" w:rsidRDefault="00DB1505" w:rsidP="00DB1505">
      <w:pPr>
        <w:pStyle w:val="StyleCode"/>
      </w:pPr>
      <w:r w:rsidRPr="00ED3698">
        <w:t>10.0d0                         ;cec</w:t>
      </w:r>
    </w:p>
    <w:p w14:paraId="0EF600D5" w14:textId="5BC3E4C6" w:rsidR="00DB1505" w:rsidRPr="00ED3698" w:rsidRDefault="00DB1505" w:rsidP="00DB1505">
      <w:pPr>
        <w:pStyle w:val="StyleCode"/>
      </w:pPr>
      <w:r w:rsidRPr="00ED3698">
        <w:t>1.875d0                        ;rhob</w:t>
      </w:r>
      <w:r w:rsidR="00F07E26">
        <w:t>‘</w:t>
      </w:r>
    </w:p>
    <w:p w14:paraId="76D1EB2B" w14:textId="153FA0EB" w:rsidR="00DB1505" w:rsidRPr="00ED3698" w:rsidRDefault="00DB1505" w:rsidP="00DB1505">
      <w:pPr>
        <w:pStyle w:val="StyleCode"/>
      </w:pPr>
      <w:r w:rsidRPr="00ED3698">
        <w:t>'end of zo</w:t>
      </w:r>
      <w:r w:rsidR="00F07E26">
        <w:t>’</w:t>
      </w:r>
      <w:r w:rsidRPr="00ED3698">
        <w:t>e'</w:t>
      </w:r>
      <w:r w:rsidR="00F07E26">
        <w:t>‘</w:t>
      </w:r>
    </w:p>
    <w:p w14:paraId="6E37C176" w14:textId="450D0AEC" w:rsidR="00DB1505" w:rsidRDefault="00DB1505" w:rsidP="006B680E">
      <w:pPr>
        <w:pStyle w:val="StyleCode"/>
      </w:pPr>
      <w:r w:rsidRPr="00ED3698">
        <w:t>'do</w:t>
      </w:r>
      <w:r w:rsidR="00F07E26">
        <w:t>’</w:t>
      </w:r>
      <w:r w:rsidRPr="00ED3698">
        <w:t>e'</w:t>
      </w:r>
    </w:p>
    <w:p w14:paraId="6C05BAFC" w14:textId="77777777" w:rsidR="006B680E" w:rsidRPr="00ED3698" w:rsidRDefault="006B680E" w:rsidP="006B680E">
      <w:pPr>
        <w:pStyle w:val="StyleCode"/>
      </w:pPr>
    </w:p>
    <w:p w14:paraId="32E33DC6" w14:textId="77777777" w:rsidR="00DB1505" w:rsidRPr="00ED3698" w:rsidRDefault="00DB1505" w:rsidP="00DB1505">
      <w:r w:rsidRPr="00ED3698">
        <w:t>Example 4: pH-sweep calculations</w:t>
      </w:r>
    </w:p>
    <w:p w14:paraId="52C5A1E1" w14:textId="77777777" w:rsidR="006B680E" w:rsidRDefault="006B680E" w:rsidP="00DB1505">
      <w:pPr>
        <w:pStyle w:val="StyleCode"/>
      </w:pPr>
    </w:p>
    <w:p w14:paraId="02E0237D" w14:textId="2068D860" w:rsidR="00DB1505" w:rsidRPr="00ED3698" w:rsidRDefault="00DB1505" w:rsidP="00DB1505">
      <w:pPr>
        <w:pStyle w:val="StyleCode"/>
      </w:pPr>
      <w:r w:rsidRPr="00ED3698">
        <w:t>! Data Block 14: initial conditio</w:t>
      </w:r>
      <w:r w:rsidR="00F07E26">
        <w:t>–</w:t>
      </w:r>
      <w:r w:rsidRPr="00ED3698">
        <w:t xml:space="preserve"> - local geochemistry</w:t>
      </w:r>
    </w:p>
    <w:p w14:paraId="6BBE115A" w14:textId="77777777" w:rsidR="00DB1505" w:rsidRPr="00ED3698" w:rsidRDefault="00DB1505" w:rsidP="00DB1505">
      <w:pPr>
        <w:pStyle w:val="StyleCode"/>
      </w:pPr>
      <w:r w:rsidRPr="00ED3698">
        <w:t>! ---------------------------------------------------------------------------</w:t>
      </w:r>
    </w:p>
    <w:p w14:paraId="75ACAA92" w14:textId="7141B024" w:rsidR="00DB1505" w:rsidRPr="00ED3698" w:rsidRDefault="00F07E26" w:rsidP="00DB1505">
      <w:pPr>
        <w:pStyle w:val="StyleCode"/>
      </w:pPr>
      <w:r>
        <w:t>‘</w:t>
      </w:r>
    </w:p>
    <w:p w14:paraId="585DD1B8" w14:textId="08422DCD" w:rsidR="00DB1505" w:rsidRPr="00ED3698" w:rsidRDefault="00DB1505" w:rsidP="007C439D">
      <w:pPr>
        <w:pStyle w:val="StyleCode"/>
        <w:numPr>
          <w:ilvl w:val="0"/>
          <w:numId w:val="44"/>
        </w:numPr>
      </w:pPr>
      <w:r w:rsidRPr="00ED3698">
        <w:t>'initial conditio</w:t>
      </w:r>
      <w:r w:rsidR="00F07E26">
        <w:t>–</w:t>
      </w:r>
      <w:r w:rsidRPr="00ED3698">
        <w:t xml:space="preserve"> - local geochemist</w:t>
      </w:r>
      <w:r w:rsidR="00F07E26">
        <w:t>’</w:t>
      </w:r>
      <w:r w:rsidRPr="00ED3698">
        <w:t>y</w:t>
      </w:r>
      <w:r w:rsidRPr="00FC2059">
        <w:rPr>
          <w:noProof/>
        </w:rPr>
        <w:t xml:space="preserve">  ;number</w:t>
      </w:r>
      <w:r w:rsidRPr="00ED3698">
        <w:t xml:space="preserve"> of zones</w:t>
      </w:r>
    </w:p>
    <w:p w14:paraId="22435530" w14:textId="77777777" w:rsidR="00DB1505" w:rsidRPr="00ED3698" w:rsidRDefault="00DB1505" w:rsidP="00DB1505">
      <w:pPr>
        <w:pStyle w:val="StyleCode"/>
      </w:pPr>
    </w:p>
    <w:p w14:paraId="0C27E802" w14:textId="6DE3B429" w:rsidR="00DB1505" w:rsidRPr="00ED3698" w:rsidRDefault="00DB1505" w:rsidP="00DB1505">
      <w:pPr>
        <w:pStyle w:val="StyleCode"/>
      </w:pPr>
      <w:r w:rsidRPr="00ED3698">
        <w:t>! --------------------------------------------------------------------------</w:t>
      </w:r>
      <w:r w:rsidR="00F07E26">
        <w:t>‘</w:t>
      </w:r>
    </w:p>
    <w:p w14:paraId="71FC58D5" w14:textId="53838CEB" w:rsidR="00DB1505" w:rsidRPr="00ED3698" w:rsidRDefault="00DB1505" w:rsidP="00DB1505">
      <w:pPr>
        <w:pStyle w:val="StyleCode"/>
      </w:pPr>
      <w:r w:rsidRPr="00ED3698">
        <w:t>'number and name of zo</w:t>
      </w:r>
      <w:r w:rsidR="00F07E26">
        <w:t>’</w:t>
      </w:r>
      <w:r w:rsidRPr="00ED3698">
        <w:t>e'</w:t>
      </w:r>
    </w:p>
    <w:p w14:paraId="78E8E7D9" w14:textId="78C1EF4E" w:rsidR="00DB1505" w:rsidRPr="00ED3698" w:rsidRDefault="00F07E26" w:rsidP="00DB1505">
      <w:pPr>
        <w:pStyle w:val="StyleCode"/>
      </w:pPr>
      <w:r>
        <w:t>‘</w:t>
      </w:r>
    </w:p>
    <w:p w14:paraId="778CD1B4" w14:textId="6B363F5C" w:rsidR="00DB1505" w:rsidRPr="00ED3698" w:rsidRDefault="00DB1505" w:rsidP="00DB1505">
      <w:pPr>
        <w:pStyle w:val="StyleCode"/>
      </w:pPr>
      <w:r w:rsidRPr="00ED3698">
        <w:t>'pH-sweep from 0-1</w:t>
      </w:r>
      <w:r w:rsidR="00F07E26">
        <w:t>‘</w:t>
      </w:r>
      <w:r w:rsidRPr="00ED3698">
        <w:t xml:space="preserve"> '</w:t>
      </w:r>
      <w:r w:rsidR="00F07E26">
        <w:t>‘</w:t>
      </w:r>
    </w:p>
    <w:p w14:paraId="7055D0F0" w14:textId="1B299314" w:rsidR="00DB1505" w:rsidRPr="00ED3698" w:rsidRDefault="00DB1505" w:rsidP="00DB1505">
      <w:pPr>
        <w:pStyle w:val="StyleCode"/>
      </w:pPr>
      <w:r w:rsidRPr="00ED3698">
        <w:t>'concentration inp</w:t>
      </w:r>
      <w:r w:rsidR="00F07E26">
        <w:t>’</w:t>
      </w:r>
      <w:r w:rsidRPr="00ED3698">
        <w:t>t'</w:t>
      </w:r>
    </w:p>
    <w:p w14:paraId="273D6C6B" w14:textId="7599E985" w:rsidR="00DB1505" w:rsidRPr="00ED3698" w:rsidRDefault="00DB1505" w:rsidP="00DB1505">
      <w:pPr>
        <w:pStyle w:val="StyleCode"/>
      </w:pPr>
      <w:r w:rsidRPr="00ED3698">
        <w:t xml:space="preserve">0.0      </w:t>
      </w:r>
      <w:r w:rsidR="00F07E26">
        <w:t>‘</w:t>
      </w:r>
      <w:r w:rsidRPr="00ED3698">
        <w:t xml:space="preserve"> 'ph_swe</w:t>
      </w:r>
      <w:r w:rsidR="00F07E26">
        <w:t>’</w:t>
      </w:r>
      <w:r w:rsidRPr="00ED3698">
        <w:t>p' 14.0  50  ;h+1</w:t>
      </w:r>
    </w:p>
    <w:p w14:paraId="76B2A59E" w14:textId="2F83B4A5" w:rsidR="00DB1505" w:rsidRPr="00ED3698" w:rsidRDefault="00DB1505" w:rsidP="00DB1505">
      <w:pPr>
        <w:pStyle w:val="StyleCode"/>
      </w:pPr>
      <w:r w:rsidRPr="00ED3698">
        <w:t xml:space="preserve">1.00d-4  </w:t>
      </w:r>
      <w:r w:rsidR="00F07E26">
        <w:t>‘</w:t>
      </w:r>
      <w:r w:rsidRPr="00ED3698">
        <w:t xml:space="preserve"> 'fr</w:t>
      </w:r>
      <w:r w:rsidR="00F07E26">
        <w:t>’</w:t>
      </w:r>
      <w:r w:rsidRPr="00ED3698">
        <w:t>e'               ;seo4-2</w:t>
      </w:r>
      <w:r w:rsidR="00F07E26">
        <w:t>‘</w:t>
      </w:r>
    </w:p>
    <w:p w14:paraId="1AAC4686" w14:textId="5E353043" w:rsidR="00DB1505" w:rsidRPr="00ED3698" w:rsidRDefault="00DB1505" w:rsidP="00DB1505">
      <w:pPr>
        <w:pStyle w:val="StyleCode"/>
      </w:pPr>
      <w:r w:rsidRPr="00ED3698">
        <w:t>'end of zo</w:t>
      </w:r>
      <w:r w:rsidR="00F07E26">
        <w:t>’</w:t>
      </w:r>
      <w:r w:rsidRPr="00ED3698">
        <w:t>e'</w:t>
      </w:r>
      <w:r w:rsidR="00F07E26">
        <w:t>‘</w:t>
      </w:r>
    </w:p>
    <w:p w14:paraId="5E1A3149" w14:textId="39896D35" w:rsidR="00DB1505" w:rsidRDefault="00DB1505" w:rsidP="006B680E">
      <w:pPr>
        <w:pStyle w:val="StyleCode"/>
      </w:pPr>
      <w:r w:rsidRPr="00ED3698">
        <w:t>'do</w:t>
      </w:r>
      <w:r w:rsidR="00F07E26">
        <w:t>’</w:t>
      </w:r>
      <w:r w:rsidRPr="00ED3698">
        <w:t>e'</w:t>
      </w:r>
    </w:p>
    <w:p w14:paraId="2DE1969C" w14:textId="77777777" w:rsidR="006B680E" w:rsidRDefault="006B680E" w:rsidP="006B680E">
      <w:pPr>
        <w:pStyle w:val="StyleCode"/>
      </w:pPr>
    </w:p>
    <w:p w14:paraId="12F8348B" w14:textId="682F4F30" w:rsidR="00CD4CE7" w:rsidRDefault="00CD4CE7" w:rsidP="00CD4CE7">
      <w:pPr>
        <w:pStyle w:val="StyleCode"/>
      </w:pPr>
      <w:r>
        <w:t xml:space="preserve">Example 5: </w:t>
      </w:r>
      <w:r w:rsidR="00595999">
        <w:t xml:space="preserve">Specification </w:t>
      </w:r>
      <w:r>
        <w:t>of mineral update types</w:t>
      </w:r>
      <w:r w:rsidR="00F07E26">
        <w:t>‘</w:t>
      </w:r>
    </w:p>
    <w:p w14:paraId="57046F0B" w14:textId="79FDC278" w:rsidR="00CD4CE7" w:rsidRDefault="00CD4CE7" w:rsidP="00CD4CE7">
      <w:pPr>
        <w:pStyle w:val="StyleCode"/>
      </w:pPr>
      <w:r>
        <w:t>'mineral inp</w:t>
      </w:r>
      <w:r w:rsidR="00F07E26">
        <w:t>’</w:t>
      </w:r>
      <w:r>
        <w:t xml:space="preserve">t'   </w:t>
      </w:r>
    </w:p>
    <w:p w14:paraId="6024DBD3" w14:textId="6CE987A5" w:rsidR="00CD4CE7" w:rsidRDefault="00CD4CE7" w:rsidP="00CD4CE7">
      <w:pPr>
        <w:pStyle w:val="StyleCode"/>
      </w:pPr>
      <w:r>
        <w:t>0.20     .true</w:t>
      </w:r>
      <w:r w:rsidR="00F07E26">
        <w:t>‘</w:t>
      </w:r>
      <w:r>
        <w:t xml:space="preserve"> 'line</w:t>
      </w:r>
      <w:r w:rsidR="00F07E26">
        <w:t>’</w:t>
      </w:r>
      <w:r>
        <w:t xml:space="preserve">r'  ;phim, minequil, update_type  - calcite                </w:t>
      </w:r>
    </w:p>
    <w:p w14:paraId="01121DE6" w14:textId="77777777" w:rsidR="00CD4CE7" w:rsidRDefault="00CD4CE7" w:rsidP="00CD4CE7">
      <w:pPr>
        <w:pStyle w:val="StyleCode"/>
      </w:pPr>
      <w:r>
        <w:t xml:space="preserve">1.d-10    5.0d-5    0.00d0    1.0d-7    ;phimin, areanuc, supsatm, phinuc         </w:t>
      </w:r>
    </w:p>
    <w:p w14:paraId="2F11B7C7" w14:textId="34272842" w:rsidR="00CD4CE7" w:rsidRDefault="00CD4CE7" w:rsidP="00CD4CE7">
      <w:pPr>
        <w:pStyle w:val="StyleCode"/>
      </w:pPr>
      <w:r>
        <w:t>0.15     .false</w:t>
      </w:r>
      <w:r w:rsidR="00F07E26">
        <w:t>‘</w:t>
      </w:r>
      <w:r>
        <w:t xml:space="preserve"> 'twothird-m</w:t>
      </w:r>
      <w:r w:rsidR="00F07E26">
        <w:t>’</w:t>
      </w:r>
      <w:r>
        <w:t xml:space="preserve">x'  ;phim, minequil, update_type  - gypsum               </w:t>
      </w:r>
    </w:p>
    <w:p w14:paraId="55C4221D" w14:textId="77777777" w:rsidR="00CD4CE7" w:rsidRDefault="00CD4CE7" w:rsidP="00CD4CE7">
      <w:pPr>
        <w:pStyle w:val="StyleCode"/>
      </w:pPr>
      <w:r>
        <w:t xml:space="preserve">1.d-10    200.0    0.00d0    1.0d-7    ;phimin, areanuc, supsatm, phinuc          </w:t>
      </w:r>
    </w:p>
    <w:p w14:paraId="095848A7" w14:textId="056FD85A" w:rsidR="005D0EB0" w:rsidRPr="005D0EB0" w:rsidRDefault="005D0EB0" w:rsidP="005D0EB0">
      <w:pPr>
        <w:pStyle w:val="StyleCode"/>
      </w:pPr>
      <w:r w:rsidRPr="005D0EB0">
        <w:t>5.00d-1   .true</w:t>
      </w:r>
      <w:r w:rsidR="00F07E26">
        <w:t>‘</w:t>
      </w:r>
      <w:r w:rsidRPr="005D0EB0">
        <w:t xml:space="preserve"> 'geometr</w:t>
      </w:r>
      <w:r w:rsidR="00F07E26">
        <w:t>’</w:t>
      </w:r>
      <w:r w:rsidRPr="005D0EB0">
        <w:t>c'  ;phim, minequil, update_type  - albite-ph-d</w:t>
      </w:r>
      <w:r>
        <w:t xml:space="preserve">  </w:t>
      </w:r>
    </w:p>
    <w:p w14:paraId="1AE7E106" w14:textId="77777777" w:rsidR="005D0EB0" w:rsidRPr="007C439D" w:rsidRDefault="005D0EB0" w:rsidP="005D0EB0">
      <w:pPr>
        <w:pStyle w:val="StyleCode"/>
        <w:rPr>
          <w:lang w:val="fr-FR"/>
        </w:rPr>
      </w:pPr>
      <w:r w:rsidRPr="007C439D">
        <w:rPr>
          <w:lang w:val="fr-FR"/>
        </w:rPr>
        <w:t>1.00d-7   0.1d0     0.00d0    ;phimin, scalfac, supsatm</w:t>
      </w:r>
    </w:p>
    <w:p w14:paraId="4C19B396" w14:textId="4CB0590D" w:rsidR="005D0EB0" w:rsidRPr="007C439D" w:rsidRDefault="005D0EB0" w:rsidP="005D0EB0">
      <w:pPr>
        <w:pStyle w:val="StyleCode"/>
        <w:rPr>
          <w:lang w:val="fr-FR"/>
        </w:rPr>
      </w:pPr>
      <w:r w:rsidRPr="007C439D">
        <w:rPr>
          <w:lang w:val="fr-FR"/>
        </w:rPr>
        <w:t>1.50d-4   1.50d-4   3.00d-7   ;radi, rads, radmin</w:t>
      </w:r>
    </w:p>
    <w:p w14:paraId="605D8930" w14:textId="5697CACD" w:rsidR="00CD4CE7" w:rsidRDefault="00CD4CE7" w:rsidP="00CD4CE7">
      <w:pPr>
        <w:pStyle w:val="StyleCode"/>
      </w:pPr>
      <w:r>
        <w:t>1.0d-10  .false</w:t>
      </w:r>
      <w:r w:rsidR="00F07E26">
        <w:t>‘</w:t>
      </w:r>
      <w:r>
        <w:t xml:space="preserve"> 'expone</w:t>
      </w:r>
      <w:r w:rsidR="00F07E26">
        <w:t>’</w:t>
      </w:r>
      <w:r>
        <w:t>t'  ;phim, minequil, update_type  - dolomite</w:t>
      </w:r>
    </w:p>
    <w:p w14:paraId="7F64E614" w14:textId="77777777" w:rsidR="00CD4CE7" w:rsidRDefault="00CD4CE7" w:rsidP="00CD4CE7">
      <w:pPr>
        <w:pStyle w:val="StyleCode"/>
      </w:pPr>
      <w:r>
        <w:t xml:space="preserve">1.d-10    200.0    0.80d0        ;phimin, areanuc, alpha          </w:t>
      </w:r>
    </w:p>
    <w:p w14:paraId="5CDB7FD4" w14:textId="77777777" w:rsidR="00CD4CE7" w:rsidRDefault="00CD4CE7" w:rsidP="00CD4CE7">
      <w:pPr>
        <w:pStyle w:val="StyleCode"/>
      </w:pPr>
    </w:p>
    <w:p w14:paraId="1A94CA9E" w14:textId="4AB22E6A" w:rsidR="00080A9A" w:rsidRPr="001C62E0" w:rsidRDefault="00080A9A" w:rsidP="00080A9A">
      <w:r w:rsidRPr="001C62E0">
        <w:rPr>
          <w:rFonts w:hint="eastAsia"/>
        </w:rPr>
        <w:t xml:space="preserve">Example </w:t>
      </w:r>
      <w:r>
        <w:t>6</w:t>
      </w:r>
      <w:r w:rsidRPr="001C62E0">
        <w:rPr>
          <w:rFonts w:hint="eastAsia"/>
        </w:rPr>
        <w:t xml:space="preserve">: </w:t>
      </w:r>
      <w:r w:rsidR="00595999">
        <w:t>C</w:t>
      </w:r>
      <w:r w:rsidR="00595999" w:rsidRPr="001C62E0">
        <w:rPr>
          <w:rFonts w:hint="eastAsia"/>
        </w:rPr>
        <w:t xml:space="preserve">ombine </w:t>
      </w:r>
      <w:r w:rsidRPr="001C62E0">
        <w:rPr>
          <w:rFonts w:hint="eastAsia"/>
        </w:rPr>
        <w:t xml:space="preserve">mineralogical parameters (see </w:t>
      </w:r>
      <w:r w:rsidR="00595999">
        <w:t>S</w:t>
      </w:r>
      <w:r w:rsidR="00595999" w:rsidRPr="001C62E0">
        <w:rPr>
          <w:rFonts w:hint="eastAsia"/>
        </w:rPr>
        <w:t xml:space="preserve">ection </w:t>
      </w:r>
      <w:r>
        <w:fldChar w:fldCharType="begin"/>
      </w:r>
      <w:r>
        <w:instrText xml:space="preserve"> REF _Ref363057444 \r \h  \* MERGEFORMAT </w:instrText>
      </w:r>
      <w:r>
        <w:fldChar w:fldCharType="separate"/>
      </w:r>
      <w:r w:rsidR="00D41448">
        <w:t>3.3.2.17</w:t>
      </w:r>
      <w:r>
        <w:fldChar w:fldCharType="end"/>
      </w:r>
      <w:r w:rsidRPr="001C62E0">
        <w:rPr>
          <w:rFonts w:hint="eastAsia"/>
        </w:rPr>
        <w:t>)</w:t>
      </w:r>
    </w:p>
    <w:p w14:paraId="592DD049" w14:textId="77777777" w:rsidR="00080A9A" w:rsidRDefault="00080A9A" w:rsidP="00080A9A">
      <w:pPr>
        <w:pStyle w:val="StyleCode"/>
      </w:pPr>
    </w:p>
    <w:p w14:paraId="4D9C65E6" w14:textId="184BFFA1" w:rsidR="00080A9A" w:rsidRPr="00503AC2" w:rsidRDefault="00080A9A" w:rsidP="00080A9A">
      <w:pPr>
        <w:pStyle w:val="StyleCode"/>
      </w:pPr>
      <w:r w:rsidRPr="00503AC2">
        <w:t>! --------------------------------------------------------------------------</w:t>
      </w:r>
      <w:r w:rsidR="00F07E26">
        <w:t>‘</w:t>
      </w:r>
    </w:p>
    <w:p w14:paraId="03FDF92E" w14:textId="369A7F35" w:rsidR="00080A9A" w:rsidRPr="00503AC2" w:rsidRDefault="00080A9A" w:rsidP="00080A9A">
      <w:pPr>
        <w:pStyle w:val="StyleCode"/>
      </w:pPr>
      <w:r w:rsidRPr="00503AC2">
        <w:t>'number and name of zo</w:t>
      </w:r>
      <w:r w:rsidR="00F07E26">
        <w:t>’</w:t>
      </w:r>
      <w:r w:rsidRPr="00503AC2">
        <w:t>e'</w:t>
      </w:r>
    </w:p>
    <w:p w14:paraId="414D1E45" w14:textId="600EE52D" w:rsidR="00080A9A" w:rsidRPr="00503AC2" w:rsidRDefault="00F07E26" w:rsidP="00080A9A">
      <w:pPr>
        <w:pStyle w:val="StyleCode"/>
      </w:pPr>
      <w:r>
        <w:t>‘</w:t>
      </w:r>
    </w:p>
    <w:p w14:paraId="7B96A6A1" w14:textId="35C959F1" w:rsidR="00080A9A" w:rsidRPr="00503AC2" w:rsidRDefault="00080A9A" w:rsidP="00080A9A">
      <w:pPr>
        <w:pStyle w:val="StyleCode"/>
      </w:pPr>
      <w:r w:rsidRPr="00503AC2">
        <w:t>'background chemistr</w:t>
      </w:r>
      <w:r w:rsidR="00F07E26">
        <w:t>–</w:t>
      </w:r>
      <w:r w:rsidRPr="00503AC2">
        <w:t xml:space="preserve"> - reactive barri</w:t>
      </w:r>
      <w:r w:rsidR="00F07E26">
        <w:t>’</w:t>
      </w:r>
      <w:r w:rsidRPr="00503AC2">
        <w:t>r'</w:t>
      </w:r>
      <w:r w:rsidR="00F07E26">
        <w:t>‘</w:t>
      </w:r>
    </w:p>
    <w:p w14:paraId="5D836BC4" w14:textId="088C3B63" w:rsidR="00080A9A" w:rsidRPr="00503AC2" w:rsidRDefault="00080A9A" w:rsidP="00080A9A">
      <w:pPr>
        <w:pStyle w:val="StyleCode"/>
      </w:pPr>
      <w:r w:rsidRPr="00503AC2">
        <w:t>'concentration inp</w:t>
      </w:r>
      <w:r w:rsidR="00F07E26">
        <w:t>’</w:t>
      </w:r>
      <w:r w:rsidRPr="00503AC2">
        <w:t>t'</w:t>
      </w:r>
    </w:p>
    <w:p w14:paraId="15CA3305" w14:textId="4B7BEF93" w:rsidR="00080A9A" w:rsidRPr="00503AC2" w:rsidRDefault="00080A9A" w:rsidP="00080A9A">
      <w:pPr>
        <w:pStyle w:val="StyleCode"/>
      </w:pPr>
      <w:r w:rsidRPr="00503AC2">
        <w:t xml:space="preserve">6.29    </w:t>
      </w:r>
      <w:r w:rsidR="00F07E26">
        <w:t>‘</w:t>
      </w:r>
      <w:r w:rsidRPr="00503AC2">
        <w:t xml:space="preserve"> '</w:t>
      </w:r>
      <w:r w:rsidR="00F07E26">
        <w:t>’</w:t>
      </w:r>
      <w:r w:rsidRPr="00503AC2">
        <w:t xml:space="preserve">h'            </w:t>
      </w:r>
      <w:r w:rsidR="00F07E26">
        <w:t>‘</w:t>
      </w:r>
      <w:r w:rsidRPr="00503AC2">
        <w:t xml:space="preserve"> 'h</w:t>
      </w:r>
      <w:r w:rsidR="00F07E26">
        <w:t>’</w:t>
      </w:r>
      <w:r w:rsidRPr="00503AC2">
        <w:t>1'</w:t>
      </w:r>
    </w:p>
    <w:p w14:paraId="0914011D" w14:textId="3F252AF3" w:rsidR="00080A9A" w:rsidRPr="00503AC2" w:rsidRDefault="00080A9A" w:rsidP="00080A9A">
      <w:pPr>
        <w:pStyle w:val="StyleCode"/>
      </w:pPr>
      <w:r w:rsidRPr="00503AC2">
        <w:t xml:space="preserve">4.04d-3 </w:t>
      </w:r>
      <w:r w:rsidR="00F07E26">
        <w:t>‘</w:t>
      </w:r>
      <w:r w:rsidRPr="00503AC2">
        <w:t xml:space="preserve"> 'fr</w:t>
      </w:r>
      <w:r w:rsidR="00F07E26">
        <w:t>’</w:t>
      </w:r>
      <w:r w:rsidRPr="00503AC2">
        <w:t xml:space="preserve">e'          </w:t>
      </w:r>
      <w:r w:rsidR="00F07E26">
        <w:t>‘</w:t>
      </w:r>
      <w:r w:rsidRPr="00503AC2">
        <w:t xml:space="preserve"> 'cl</w:t>
      </w:r>
      <w:r w:rsidR="00F07E26">
        <w:t>’</w:t>
      </w:r>
      <w:r w:rsidRPr="00503AC2">
        <w:t>1'</w:t>
      </w:r>
    </w:p>
    <w:p w14:paraId="5F7B7526" w14:textId="3D26932B" w:rsidR="00080A9A" w:rsidRPr="00503AC2" w:rsidRDefault="00080A9A" w:rsidP="00080A9A">
      <w:pPr>
        <w:pStyle w:val="StyleCode"/>
      </w:pPr>
      <w:r w:rsidRPr="00503AC2">
        <w:t xml:space="preserve">1.95d-3 </w:t>
      </w:r>
      <w:r w:rsidR="00F07E26">
        <w:t>‘</w:t>
      </w:r>
      <w:r w:rsidRPr="00503AC2">
        <w:t xml:space="preserve"> 'fr</w:t>
      </w:r>
      <w:r w:rsidR="00F07E26">
        <w:t>’</w:t>
      </w:r>
      <w:r w:rsidRPr="00503AC2">
        <w:t xml:space="preserve">e'          </w:t>
      </w:r>
      <w:r w:rsidR="00F07E26">
        <w:t>‘</w:t>
      </w:r>
      <w:r w:rsidRPr="00503AC2">
        <w:t xml:space="preserve"> 'co3</w:t>
      </w:r>
      <w:r w:rsidR="00F07E26">
        <w:t>’</w:t>
      </w:r>
      <w:r w:rsidRPr="00503AC2">
        <w:t>2'</w:t>
      </w:r>
    </w:p>
    <w:p w14:paraId="1E4A14D0" w14:textId="32C2CC5E" w:rsidR="00080A9A" w:rsidRPr="00503AC2" w:rsidRDefault="00080A9A" w:rsidP="00080A9A">
      <w:pPr>
        <w:pStyle w:val="StyleCode"/>
      </w:pPr>
      <w:r w:rsidRPr="00503AC2">
        <w:t xml:space="preserve">1.44d-3 </w:t>
      </w:r>
      <w:r w:rsidR="00F07E26">
        <w:t>‘</w:t>
      </w:r>
      <w:r w:rsidRPr="00503AC2">
        <w:t xml:space="preserve"> 'fr</w:t>
      </w:r>
      <w:r w:rsidR="00F07E26">
        <w:t>’</w:t>
      </w:r>
      <w:r w:rsidRPr="00503AC2">
        <w:t xml:space="preserve">e'          </w:t>
      </w:r>
      <w:r w:rsidR="00F07E26">
        <w:t>‘</w:t>
      </w:r>
      <w:r w:rsidRPr="00503AC2">
        <w:t xml:space="preserve"> 'so4</w:t>
      </w:r>
      <w:r w:rsidR="00F07E26">
        <w:t>’</w:t>
      </w:r>
      <w:r w:rsidRPr="00503AC2">
        <w:t>2'</w:t>
      </w:r>
    </w:p>
    <w:p w14:paraId="1B0D3985" w14:textId="16BC5AF0" w:rsidR="00080A9A" w:rsidRPr="00503AC2" w:rsidRDefault="00080A9A" w:rsidP="00080A9A">
      <w:pPr>
        <w:pStyle w:val="StyleCode"/>
      </w:pPr>
      <w:r w:rsidRPr="00503AC2">
        <w:t>5.29d-20</w:t>
      </w:r>
      <w:r w:rsidR="00F07E26">
        <w:t>‘</w:t>
      </w:r>
      <w:r w:rsidRPr="00503AC2">
        <w:t xml:space="preserve"> 'fr</w:t>
      </w:r>
      <w:r w:rsidR="00F07E26">
        <w:t>’</w:t>
      </w:r>
      <w:r w:rsidRPr="00503AC2">
        <w:t xml:space="preserve">e'          </w:t>
      </w:r>
      <w:r w:rsidR="00F07E26">
        <w:t>‘</w:t>
      </w:r>
      <w:r w:rsidRPr="00503AC2">
        <w:t xml:space="preserve"> 'hs</w:t>
      </w:r>
      <w:r w:rsidR="00F07E26">
        <w:t>’</w:t>
      </w:r>
      <w:r w:rsidRPr="00503AC2">
        <w:t>1'</w:t>
      </w:r>
    </w:p>
    <w:p w14:paraId="65646181" w14:textId="468E45D5" w:rsidR="00080A9A" w:rsidRPr="00503AC2" w:rsidRDefault="00080A9A" w:rsidP="00080A9A">
      <w:pPr>
        <w:pStyle w:val="StyleCode"/>
      </w:pPr>
      <w:r w:rsidRPr="00503AC2">
        <w:t xml:space="preserve">5.32d-4 </w:t>
      </w:r>
      <w:r w:rsidR="00F07E26">
        <w:t>‘</w:t>
      </w:r>
      <w:r w:rsidRPr="00503AC2">
        <w:t xml:space="preserve"> 'fr</w:t>
      </w:r>
      <w:r w:rsidR="00F07E26">
        <w:t>’</w:t>
      </w:r>
      <w:r w:rsidRPr="00503AC2">
        <w:t xml:space="preserve">e'          </w:t>
      </w:r>
      <w:r w:rsidR="00F07E26">
        <w:t>‘</w:t>
      </w:r>
      <w:r w:rsidRPr="00503AC2">
        <w:t xml:space="preserve"> 'ca</w:t>
      </w:r>
      <w:r w:rsidR="00F07E26">
        <w:t>’</w:t>
      </w:r>
      <w:r w:rsidRPr="00503AC2">
        <w:t>2'</w:t>
      </w:r>
    </w:p>
    <w:p w14:paraId="56FD88EC" w14:textId="2C9EFD5A" w:rsidR="00080A9A" w:rsidRPr="00503AC2" w:rsidRDefault="00080A9A" w:rsidP="00080A9A">
      <w:pPr>
        <w:pStyle w:val="StyleCode"/>
      </w:pPr>
      <w:r w:rsidRPr="00503AC2">
        <w:t>2.53d-13</w:t>
      </w:r>
      <w:r w:rsidR="00F07E26">
        <w:t>‘</w:t>
      </w:r>
      <w:r w:rsidRPr="00503AC2">
        <w:t xml:space="preserve"> 'fr</w:t>
      </w:r>
      <w:r w:rsidR="00F07E26">
        <w:t>’</w:t>
      </w:r>
      <w:r w:rsidRPr="00503AC2">
        <w:t xml:space="preserve">e'          </w:t>
      </w:r>
      <w:r w:rsidR="00F07E26">
        <w:t>‘</w:t>
      </w:r>
      <w:r w:rsidRPr="00503AC2">
        <w:t xml:space="preserve"> 'fe</w:t>
      </w:r>
      <w:r w:rsidR="00F07E26">
        <w:t>’</w:t>
      </w:r>
      <w:r w:rsidRPr="00503AC2">
        <w:t>2'</w:t>
      </w:r>
    </w:p>
    <w:p w14:paraId="577AB7A0" w14:textId="59CC2CED" w:rsidR="00080A9A" w:rsidRPr="00503AC2" w:rsidRDefault="00080A9A" w:rsidP="00080A9A">
      <w:pPr>
        <w:pStyle w:val="StyleCode"/>
      </w:pPr>
      <w:r w:rsidRPr="00503AC2">
        <w:t>4.72d-12</w:t>
      </w:r>
      <w:r w:rsidR="00F07E26">
        <w:t>‘</w:t>
      </w:r>
      <w:r w:rsidRPr="00503AC2">
        <w:t xml:space="preserve"> 'fr</w:t>
      </w:r>
      <w:r w:rsidR="00F07E26">
        <w:t>’</w:t>
      </w:r>
      <w:r w:rsidRPr="00503AC2">
        <w:t xml:space="preserve">e'          </w:t>
      </w:r>
      <w:r w:rsidR="00F07E26">
        <w:t>‘</w:t>
      </w:r>
      <w:r w:rsidRPr="00503AC2">
        <w:t xml:space="preserve"> 'fe</w:t>
      </w:r>
      <w:r w:rsidR="00F07E26">
        <w:t>’</w:t>
      </w:r>
      <w:r w:rsidRPr="00503AC2">
        <w:t>3'</w:t>
      </w:r>
    </w:p>
    <w:p w14:paraId="19E35290" w14:textId="1A49AAA3" w:rsidR="00080A9A" w:rsidRPr="00503AC2" w:rsidRDefault="00080A9A" w:rsidP="00080A9A">
      <w:pPr>
        <w:pStyle w:val="StyleCode"/>
      </w:pPr>
      <w:r w:rsidRPr="00503AC2">
        <w:t xml:space="preserve">9.84d-5 </w:t>
      </w:r>
      <w:r w:rsidR="00F07E26">
        <w:t>‘</w:t>
      </w:r>
      <w:r w:rsidRPr="00503AC2">
        <w:t xml:space="preserve"> 'fr</w:t>
      </w:r>
      <w:r w:rsidR="00F07E26">
        <w:t>’</w:t>
      </w:r>
      <w:r w:rsidRPr="00503AC2">
        <w:t xml:space="preserve">e'          </w:t>
      </w:r>
      <w:r w:rsidR="00F07E26">
        <w:t>‘</w:t>
      </w:r>
      <w:r w:rsidRPr="00503AC2">
        <w:t xml:space="preserve"> 'cro4</w:t>
      </w:r>
      <w:r w:rsidR="00F07E26">
        <w:t>’</w:t>
      </w:r>
      <w:r w:rsidRPr="00503AC2">
        <w:t>2'</w:t>
      </w:r>
    </w:p>
    <w:p w14:paraId="40E32532" w14:textId="7ACA792A" w:rsidR="00080A9A" w:rsidRPr="00503AC2" w:rsidRDefault="00080A9A" w:rsidP="00080A9A">
      <w:pPr>
        <w:pStyle w:val="StyleCode"/>
      </w:pPr>
      <w:r w:rsidRPr="00503AC2">
        <w:t xml:space="preserve">1.52d-7 </w:t>
      </w:r>
      <w:r w:rsidR="00F07E26">
        <w:t>‘</w:t>
      </w:r>
      <w:r w:rsidRPr="00503AC2">
        <w:t xml:space="preserve"> 'fr</w:t>
      </w:r>
      <w:r w:rsidR="00F07E26">
        <w:t>’</w:t>
      </w:r>
      <w:r w:rsidRPr="00503AC2">
        <w:t xml:space="preserve">e'          </w:t>
      </w:r>
      <w:r w:rsidR="00F07E26">
        <w:t>‘</w:t>
      </w:r>
      <w:r w:rsidRPr="00503AC2">
        <w:t xml:space="preserve"> 'cr(oh)</w:t>
      </w:r>
      <w:r w:rsidR="00F07E26">
        <w:t>’</w:t>
      </w:r>
      <w:r w:rsidRPr="00503AC2">
        <w:t>+'</w:t>
      </w:r>
    </w:p>
    <w:p w14:paraId="6516C28F" w14:textId="2D0FD3E4" w:rsidR="00080A9A" w:rsidRPr="00503AC2" w:rsidRDefault="00080A9A" w:rsidP="00080A9A">
      <w:pPr>
        <w:pStyle w:val="StyleCode"/>
      </w:pPr>
      <w:r w:rsidRPr="00503AC2">
        <w:t xml:space="preserve">1.98d-6 </w:t>
      </w:r>
      <w:r w:rsidR="00F07E26">
        <w:t>‘</w:t>
      </w:r>
      <w:r w:rsidRPr="00503AC2">
        <w:t xml:space="preserve"> 'fr</w:t>
      </w:r>
      <w:r w:rsidR="00F07E26">
        <w:t>’</w:t>
      </w:r>
      <w:r w:rsidRPr="00503AC2">
        <w:t xml:space="preserve">e'          </w:t>
      </w:r>
      <w:r w:rsidR="00F07E26">
        <w:t>‘</w:t>
      </w:r>
      <w:r w:rsidRPr="00503AC2">
        <w:t xml:space="preserve"> 't</w:t>
      </w:r>
      <w:r w:rsidR="00F07E26">
        <w:t>’</w:t>
      </w:r>
      <w:r w:rsidRPr="00503AC2">
        <w:t>e'</w:t>
      </w:r>
    </w:p>
    <w:p w14:paraId="3532C828" w14:textId="7359CD83" w:rsidR="00080A9A" w:rsidRPr="00503AC2" w:rsidRDefault="00080A9A" w:rsidP="00080A9A">
      <w:pPr>
        <w:pStyle w:val="StyleCode"/>
      </w:pPr>
      <w:r w:rsidRPr="00503AC2">
        <w:t xml:space="preserve">1.37d-6 </w:t>
      </w:r>
      <w:r w:rsidR="00F07E26">
        <w:t>‘</w:t>
      </w:r>
      <w:r w:rsidRPr="00503AC2">
        <w:t xml:space="preserve"> 'fr</w:t>
      </w:r>
      <w:r w:rsidR="00F07E26">
        <w:t>’</w:t>
      </w:r>
      <w:r w:rsidRPr="00503AC2">
        <w:t xml:space="preserve">e'          </w:t>
      </w:r>
      <w:r w:rsidR="00F07E26">
        <w:t>‘</w:t>
      </w:r>
      <w:r w:rsidRPr="00503AC2">
        <w:t xml:space="preserve"> 'cis-1,2-d</w:t>
      </w:r>
      <w:r w:rsidR="00F07E26">
        <w:t>’</w:t>
      </w:r>
      <w:r w:rsidRPr="00503AC2">
        <w:t>e'</w:t>
      </w:r>
    </w:p>
    <w:p w14:paraId="7835890F" w14:textId="0D550AC2" w:rsidR="00080A9A" w:rsidRPr="00503AC2" w:rsidRDefault="00080A9A" w:rsidP="00080A9A">
      <w:pPr>
        <w:pStyle w:val="StyleCode"/>
      </w:pPr>
      <w:r w:rsidRPr="00503AC2">
        <w:lastRenderedPageBreak/>
        <w:t xml:space="preserve">1.73d-7 </w:t>
      </w:r>
      <w:r w:rsidR="00F07E26">
        <w:t>‘</w:t>
      </w:r>
      <w:r w:rsidRPr="00503AC2">
        <w:t xml:space="preserve"> 'fr</w:t>
      </w:r>
      <w:r w:rsidR="00F07E26">
        <w:t>’</w:t>
      </w:r>
      <w:r w:rsidRPr="00503AC2">
        <w:t xml:space="preserve">e'          </w:t>
      </w:r>
      <w:r w:rsidR="00F07E26">
        <w:t>‘</w:t>
      </w:r>
      <w:r w:rsidRPr="00503AC2">
        <w:t xml:space="preserve"> '</w:t>
      </w:r>
      <w:r w:rsidR="00F07E26">
        <w:t>’</w:t>
      </w:r>
      <w:r w:rsidRPr="00503AC2">
        <w:t>c'</w:t>
      </w:r>
    </w:p>
    <w:p w14:paraId="38D7FF2F" w14:textId="2CC61672" w:rsidR="00080A9A" w:rsidRPr="00503AC2" w:rsidRDefault="00080A9A" w:rsidP="00080A9A">
      <w:pPr>
        <w:pStyle w:val="StyleCode"/>
      </w:pPr>
      <w:r w:rsidRPr="00503AC2">
        <w:t xml:space="preserve">2.99d-6 </w:t>
      </w:r>
      <w:r w:rsidR="00F07E26">
        <w:t>‘</w:t>
      </w:r>
      <w:r w:rsidRPr="00503AC2">
        <w:t xml:space="preserve"> 'fr</w:t>
      </w:r>
      <w:r w:rsidR="00F07E26">
        <w:t>’</w:t>
      </w:r>
      <w:r w:rsidRPr="00503AC2">
        <w:t xml:space="preserve">e'          </w:t>
      </w:r>
      <w:r w:rsidR="00F07E26">
        <w:t>‘</w:t>
      </w:r>
      <w:r w:rsidRPr="00503AC2">
        <w:t xml:space="preserve"> 'etha</w:t>
      </w:r>
      <w:r w:rsidR="00F07E26">
        <w:t>’</w:t>
      </w:r>
      <w:r w:rsidRPr="00503AC2">
        <w:t>e'</w:t>
      </w:r>
    </w:p>
    <w:p w14:paraId="3C6A0CB8" w14:textId="0C08276D" w:rsidR="00080A9A" w:rsidRPr="00503AC2" w:rsidRDefault="00080A9A" w:rsidP="00080A9A">
      <w:pPr>
        <w:pStyle w:val="StyleCode"/>
      </w:pPr>
      <w:r w:rsidRPr="00503AC2">
        <w:t>1.98d-31</w:t>
      </w:r>
      <w:r w:rsidR="00F07E26">
        <w:t>‘</w:t>
      </w:r>
      <w:r w:rsidRPr="00503AC2">
        <w:t xml:space="preserve"> 'fr</w:t>
      </w:r>
      <w:r w:rsidR="00F07E26">
        <w:t>’</w:t>
      </w:r>
      <w:r w:rsidRPr="00503AC2">
        <w:t xml:space="preserve">e'          </w:t>
      </w:r>
      <w:r w:rsidR="00F07E26">
        <w:t>‘</w:t>
      </w:r>
      <w:r w:rsidRPr="00503AC2">
        <w:t xml:space="preserve"> 'h2(a</w:t>
      </w:r>
      <w:r w:rsidR="00F07E26">
        <w:t>’</w:t>
      </w:r>
      <w:r w:rsidRPr="00503AC2">
        <w:t>)'</w:t>
      </w:r>
      <w:r w:rsidR="00F07E26">
        <w:t>‘</w:t>
      </w:r>
    </w:p>
    <w:p w14:paraId="4B76BFD7" w14:textId="2FDD27B6" w:rsidR="00080A9A" w:rsidRPr="00503AC2" w:rsidRDefault="00080A9A" w:rsidP="00080A9A">
      <w:pPr>
        <w:pStyle w:val="StyleCode"/>
      </w:pPr>
      <w:r w:rsidRPr="00503AC2">
        <w:t>'mineral inp</w:t>
      </w:r>
      <w:r w:rsidR="00F07E26">
        <w:t>’</w:t>
      </w:r>
      <w:r w:rsidRPr="00503AC2">
        <w:t>t'</w:t>
      </w:r>
    </w:p>
    <w:p w14:paraId="25AA8282" w14:textId="5FBF36D5" w:rsidR="00080A9A" w:rsidRPr="00503AC2" w:rsidRDefault="00080A9A" w:rsidP="00080A9A">
      <w:pPr>
        <w:pStyle w:val="StyleCode"/>
      </w:pPr>
      <w:r w:rsidRPr="00503AC2">
        <w:t xml:space="preserve">0.50d0    .false.  </w:t>
      </w:r>
      <w:r w:rsidR="00F07E26">
        <w:t>‘</w:t>
      </w:r>
      <w:r w:rsidRPr="00503AC2">
        <w:t xml:space="preserve"> 'twothi</w:t>
      </w:r>
      <w:r w:rsidR="00F07E26">
        <w:t>’</w:t>
      </w:r>
      <w:r w:rsidRPr="00503AC2">
        <w:t>d'  ;phim, minequil, update_type  - fe_0_h2o_1</w:t>
      </w:r>
    </w:p>
    <w:p w14:paraId="195D822E" w14:textId="77777777" w:rsidR="00080A9A" w:rsidRPr="00503AC2" w:rsidRDefault="00080A9A" w:rsidP="00080A9A">
      <w:pPr>
        <w:pStyle w:val="StyleCode"/>
      </w:pPr>
      <w:r w:rsidRPr="00503AC2">
        <w:t>1.00d-10  1.94d2       0.00d0    ;phimin, area, supsatm</w:t>
      </w:r>
    </w:p>
    <w:p w14:paraId="3357E718" w14:textId="4214A753" w:rsidR="00080A9A" w:rsidRPr="00503AC2" w:rsidRDefault="00080A9A" w:rsidP="00080A9A">
      <w:pPr>
        <w:pStyle w:val="StyleCode"/>
      </w:pPr>
      <w:r w:rsidRPr="00503AC2">
        <w:t xml:space="preserve">0.50d0    .false.  </w:t>
      </w:r>
      <w:r w:rsidR="00F07E26">
        <w:t>‘</w:t>
      </w:r>
      <w:r w:rsidRPr="00503AC2">
        <w:t xml:space="preserve"> 'twothi</w:t>
      </w:r>
      <w:r w:rsidR="00F07E26">
        <w:t>’</w:t>
      </w:r>
      <w:r w:rsidRPr="00503AC2">
        <w:t>d'  ;phim, minequil, update_type  - fe_0_cr</w:t>
      </w:r>
    </w:p>
    <w:p w14:paraId="4E494907" w14:textId="77777777" w:rsidR="00080A9A" w:rsidRPr="00503AC2" w:rsidRDefault="00080A9A" w:rsidP="00080A9A">
      <w:pPr>
        <w:pStyle w:val="StyleCode"/>
      </w:pPr>
      <w:r w:rsidRPr="00503AC2">
        <w:t>1.00d-10  1.94d2       0.00d0    ;phimin, area, supsatm</w:t>
      </w:r>
    </w:p>
    <w:p w14:paraId="6C836C0E" w14:textId="703BB49D" w:rsidR="00080A9A" w:rsidRPr="00503AC2" w:rsidRDefault="00080A9A" w:rsidP="00080A9A">
      <w:pPr>
        <w:pStyle w:val="StyleCode"/>
      </w:pPr>
      <w:r w:rsidRPr="00503AC2">
        <w:t xml:space="preserve">0.50d0    .false.  </w:t>
      </w:r>
      <w:r w:rsidR="00F07E26">
        <w:t>‘</w:t>
      </w:r>
      <w:r w:rsidRPr="00503AC2">
        <w:t xml:space="preserve"> 'twothi</w:t>
      </w:r>
      <w:r w:rsidR="00F07E26">
        <w:t>’</w:t>
      </w:r>
      <w:r w:rsidRPr="00503AC2">
        <w:t>d'  ;phim, minequil, update_type  - fe_0_tce</w:t>
      </w:r>
    </w:p>
    <w:p w14:paraId="08D53F1D" w14:textId="77777777" w:rsidR="00080A9A" w:rsidRPr="00503AC2" w:rsidRDefault="00080A9A" w:rsidP="00080A9A">
      <w:pPr>
        <w:pStyle w:val="StyleCode"/>
      </w:pPr>
      <w:r w:rsidRPr="00503AC2">
        <w:t>1.00d-10  1.94d2       0.00d0    ;phimin, area, supsatm</w:t>
      </w:r>
    </w:p>
    <w:p w14:paraId="77E2EFE8" w14:textId="5FD36FCE" w:rsidR="00080A9A" w:rsidRPr="00503AC2" w:rsidRDefault="00080A9A" w:rsidP="00080A9A">
      <w:pPr>
        <w:pStyle w:val="StyleCode"/>
      </w:pPr>
      <w:r w:rsidRPr="00503AC2">
        <w:t xml:space="preserve">0.50d0    .false.  </w:t>
      </w:r>
      <w:r w:rsidR="00F07E26">
        <w:t>‘</w:t>
      </w:r>
      <w:r w:rsidRPr="00503AC2">
        <w:t xml:space="preserve"> 'twothi</w:t>
      </w:r>
      <w:r w:rsidR="00F07E26">
        <w:t>’</w:t>
      </w:r>
      <w:r w:rsidRPr="00503AC2">
        <w:t>d'  ;phim, minequil, update_type  - fe_0_cdce</w:t>
      </w:r>
    </w:p>
    <w:p w14:paraId="581A9635" w14:textId="77777777" w:rsidR="00080A9A" w:rsidRPr="00503AC2" w:rsidRDefault="00080A9A" w:rsidP="00080A9A">
      <w:pPr>
        <w:pStyle w:val="StyleCode"/>
      </w:pPr>
      <w:r w:rsidRPr="00503AC2">
        <w:t>1.00d-10  1.94d2       0.00d0    ;phimin, area, supsatm</w:t>
      </w:r>
    </w:p>
    <w:p w14:paraId="0F016412" w14:textId="2141BB82" w:rsidR="00080A9A" w:rsidRPr="00503AC2" w:rsidRDefault="00080A9A" w:rsidP="00080A9A">
      <w:pPr>
        <w:pStyle w:val="StyleCode"/>
      </w:pPr>
      <w:r w:rsidRPr="00503AC2">
        <w:t xml:space="preserve">0.50d0    .false.  </w:t>
      </w:r>
      <w:r w:rsidR="00F07E26">
        <w:t>‘</w:t>
      </w:r>
      <w:r w:rsidRPr="00503AC2">
        <w:t xml:space="preserve"> 'twothi</w:t>
      </w:r>
      <w:r w:rsidR="00F07E26">
        <w:t>’</w:t>
      </w:r>
      <w:r w:rsidRPr="00503AC2">
        <w:t>d'  ;phim, minequil, update_type  - fe_0_vc</w:t>
      </w:r>
    </w:p>
    <w:p w14:paraId="4368C0D5" w14:textId="77777777" w:rsidR="00080A9A" w:rsidRPr="00503AC2" w:rsidRDefault="00080A9A" w:rsidP="00080A9A">
      <w:pPr>
        <w:pStyle w:val="StyleCode"/>
      </w:pPr>
      <w:r w:rsidRPr="00503AC2">
        <w:t>1.00d-10  1.94d2       0.00d0    ;phimin, area, supsatm</w:t>
      </w:r>
    </w:p>
    <w:p w14:paraId="24BA915C" w14:textId="6993034E" w:rsidR="00080A9A" w:rsidRPr="00503AC2" w:rsidRDefault="00080A9A" w:rsidP="00080A9A">
      <w:pPr>
        <w:pStyle w:val="StyleCode"/>
      </w:pPr>
      <w:r w:rsidRPr="00503AC2">
        <w:t xml:space="preserve">0.50d0    .false.  </w:t>
      </w:r>
      <w:r w:rsidR="00F07E26">
        <w:t>‘</w:t>
      </w:r>
      <w:r w:rsidRPr="00503AC2">
        <w:t xml:space="preserve"> 'twothi</w:t>
      </w:r>
      <w:r w:rsidR="00F07E26">
        <w:t>’</w:t>
      </w:r>
      <w:r w:rsidRPr="00503AC2">
        <w:t>d'  ;phim, minequil, update_type  - fe_0_so4_2</w:t>
      </w:r>
    </w:p>
    <w:p w14:paraId="24673211" w14:textId="77777777" w:rsidR="00080A9A" w:rsidRPr="00503AC2" w:rsidRDefault="00080A9A" w:rsidP="00080A9A">
      <w:pPr>
        <w:pStyle w:val="StyleCode"/>
      </w:pPr>
      <w:r w:rsidRPr="00503AC2">
        <w:t>1.00d-10  1.94d2       0.00d0    ;phimin, area, supsatm</w:t>
      </w:r>
    </w:p>
    <w:p w14:paraId="25F88022" w14:textId="44F26C6E" w:rsidR="00080A9A" w:rsidRPr="00503AC2" w:rsidRDefault="00080A9A" w:rsidP="00080A9A">
      <w:pPr>
        <w:pStyle w:val="StyleCode"/>
      </w:pPr>
      <w:r w:rsidRPr="00503AC2">
        <w:t xml:space="preserve">0.00d0    .false.  </w:t>
      </w:r>
      <w:r w:rsidR="00F07E26">
        <w:t>‘</w:t>
      </w:r>
      <w:r w:rsidRPr="00503AC2">
        <w:t xml:space="preserve"> 'consta</w:t>
      </w:r>
      <w:r w:rsidR="00F07E26">
        <w:t>’</w:t>
      </w:r>
      <w:r w:rsidRPr="00503AC2">
        <w:t>t'  ;phim, minequil, update_type  - calcite</w:t>
      </w:r>
    </w:p>
    <w:p w14:paraId="4958568B" w14:textId="77777777" w:rsidR="00080A9A" w:rsidRPr="00503AC2" w:rsidRDefault="00080A9A" w:rsidP="00080A9A">
      <w:pPr>
        <w:pStyle w:val="StyleCode"/>
      </w:pPr>
      <w:r w:rsidRPr="00503AC2">
        <w:t>1.00d-10  7.3030d-10   0.00d0    ;phimin, k_eff, supsatm</w:t>
      </w:r>
    </w:p>
    <w:p w14:paraId="5CFCE331" w14:textId="7F0B7C93" w:rsidR="00080A9A" w:rsidRPr="00503AC2" w:rsidRDefault="00080A9A" w:rsidP="00080A9A">
      <w:pPr>
        <w:pStyle w:val="StyleCode"/>
      </w:pPr>
      <w:r w:rsidRPr="00503AC2">
        <w:t xml:space="preserve">0.00d0    .false.  </w:t>
      </w:r>
      <w:r w:rsidR="00F07E26">
        <w:t>‘</w:t>
      </w:r>
      <w:r w:rsidRPr="00503AC2">
        <w:t xml:space="preserve"> 'consta</w:t>
      </w:r>
      <w:r w:rsidR="00F07E26">
        <w:t>’</w:t>
      </w:r>
      <w:r w:rsidRPr="00503AC2">
        <w:t>t'  ;phim, minequil, update_type  - siderite(d)</w:t>
      </w:r>
    </w:p>
    <w:p w14:paraId="6CA4C0B0" w14:textId="77777777" w:rsidR="00080A9A" w:rsidRPr="00503AC2" w:rsidRDefault="00080A9A" w:rsidP="00080A9A">
      <w:pPr>
        <w:pStyle w:val="StyleCode"/>
      </w:pPr>
      <w:r w:rsidRPr="00503AC2">
        <w:t>1.00d-10  1.1574d-10   0.00d0    ;phimin, k_eff, supsatm</w:t>
      </w:r>
    </w:p>
    <w:p w14:paraId="078123BD" w14:textId="65981429" w:rsidR="00080A9A" w:rsidRPr="00503AC2" w:rsidRDefault="00080A9A" w:rsidP="00080A9A">
      <w:pPr>
        <w:pStyle w:val="StyleCode"/>
      </w:pPr>
      <w:r w:rsidRPr="00503AC2">
        <w:t xml:space="preserve">0.00d0    .false.  </w:t>
      </w:r>
      <w:r w:rsidR="00F07E26">
        <w:t>‘</w:t>
      </w:r>
      <w:r w:rsidRPr="00503AC2">
        <w:t xml:space="preserve"> 'consta</w:t>
      </w:r>
      <w:r w:rsidR="00F07E26">
        <w:t>’</w:t>
      </w:r>
      <w:r w:rsidRPr="00503AC2">
        <w:t>t'  ;phim, minequil, update_type  - fe(oh)2(s)</w:t>
      </w:r>
    </w:p>
    <w:p w14:paraId="0044D09F" w14:textId="77777777" w:rsidR="00080A9A" w:rsidRPr="00503AC2" w:rsidRDefault="00080A9A" w:rsidP="00080A9A">
      <w:pPr>
        <w:pStyle w:val="StyleCode"/>
      </w:pPr>
      <w:r w:rsidRPr="00503AC2">
        <w:t>1.00d-10  1.1574d-9    0.00d0    ;phimin, k_eff, supsatm</w:t>
      </w:r>
    </w:p>
    <w:p w14:paraId="6B0417C2" w14:textId="3DCBCB7B" w:rsidR="00080A9A" w:rsidRPr="00503AC2" w:rsidRDefault="00080A9A" w:rsidP="00080A9A">
      <w:pPr>
        <w:pStyle w:val="StyleCode"/>
      </w:pPr>
      <w:r w:rsidRPr="00503AC2">
        <w:t xml:space="preserve">0.00d0    .false.  </w:t>
      </w:r>
      <w:r w:rsidR="00F07E26">
        <w:t>‘</w:t>
      </w:r>
      <w:r w:rsidRPr="00503AC2">
        <w:t xml:space="preserve"> 'consta</w:t>
      </w:r>
      <w:r w:rsidR="00F07E26">
        <w:t>’</w:t>
      </w:r>
      <w:r w:rsidRPr="00503AC2">
        <w:t>t'  ;phim, minequil, update_type  - cr(oh)3(a)</w:t>
      </w:r>
    </w:p>
    <w:p w14:paraId="17106FEE" w14:textId="77777777" w:rsidR="00080A9A" w:rsidRPr="00503AC2" w:rsidRDefault="00080A9A" w:rsidP="00080A9A">
      <w:pPr>
        <w:pStyle w:val="StyleCode"/>
      </w:pPr>
      <w:r w:rsidRPr="00503AC2">
        <w:t>1.00d-10  1.1574d-10   0.00d0    ;phimin, k_eff, supsatm</w:t>
      </w:r>
    </w:p>
    <w:p w14:paraId="6CA2C876" w14:textId="09432F07" w:rsidR="00080A9A" w:rsidRPr="00503AC2" w:rsidRDefault="00080A9A" w:rsidP="00080A9A">
      <w:pPr>
        <w:pStyle w:val="StyleCode"/>
      </w:pPr>
      <w:r w:rsidRPr="00503AC2">
        <w:t xml:space="preserve">0.00d0    .false.  </w:t>
      </w:r>
      <w:r w:rsidR="00F07E26">
        <w:t>‘</w:t>
      </w:r>
      <w:r w:rsidRPr="00503AC2">
        <w:t xml:space="preserve"> 'consta</w:t>
      </w:r>
      <w:r w:rsidR="00F07E26">
        <w:t>’</w:t>
      </w:r>
      <w:r w:rsidRPr="00503AC2">
        <w:t>t'  ;phim, minequil, update_type  - mackinawite</w:t>
      </w:r>
    </w:p>
    <w:p w14:paraId="3BF15040" w14:textId="77777777" w:rsidR="00080A9A" w:rsidRPr="00503AC2" w:rsidRDefault="00080A9A" w:rsidP="00080A9A">
      <w:pPr>
        <w:pStyle w:val="StyleCode"/>
      </w:pPr>
      <w:r w:rsidRPr="00503AC2">
        <w:t>1.00d-10  1.1574d-10   0.00d0    ;phimin, k_eff, supsatm</w:t>
      </w:r>
    </w:p>
    <w:p w14:paraId="33A08AFB" w14:textId="6A4FB4DD" w:rsidR="00080A9A" w:rsidRPr="00503AC2" w:rsidRDefault="00080A9A" w:rsidP="00080A9A">
      <w:pPr>
        <w:pStyle w:val="StyleCode"/>
      </w:pPr>
      <w:r w:rsidRPr="00503AC2">
        <w:t xml:space="preserve">0.00d0    .false.  </w:t>
      </w:r>
      <w:r w:rsidR="00F07E26">
        <w:t>‘</w:t>
      </w:r>
      <w:r w:rsidRPr="00503AC2">
        <w:t xml:space="preserve"> 'consta</w:t>
      </w:r>
      <w:r w:rsidR="00F07E26">
        <w:t>’</w:t>
      </w:r>
      <w:r w:rsidRPr="00503AC2">
        <w:t>t'  ;phim, minequil, update_type  - ferrihydrite</w:t>
      </w:r>
    </w:p>
    <w:p w14:paraId="7D9F7C7F" w14:textId="0EDA81E4" w:rsidR="00080A9A" w:rsidRPr="00503AC2" w:rsidRDefault="00080A9A" w:rsidP="00080A9A">
      <w:pPr>
        <w:pStyle w:val="StyleCode"/>
      </w:pPr>
      <w:r w:rsidRPr="00503AC2">
        <w:t>1.00d-10  1.1574d-9    0.00d0    ;phimin, k_eff, supsatm</w:t>
      </w:r>
      <w:r w:rsidR="00F07E26">
        <w:t>‘</w:t>
      </w:r>
    </w:p>
    <w:p w14:paraId="6A7813D0" w14:textId="6FB5C81D" w:rsidR="00080A9A" w:rsidRPr="00503AC2" w:rsidRDefault="00080A9A" w:rsidP="00080A9A">
      <w:pPr>
        <w:pStyle w:val="StyleCode"/>
      </w:pPr>
      <w:r w:rsidRPr="00503AC2">
        <w:t>'extent of zo</w:t>
      </w:r>
      <w:r w:rsidR="00F07E26">
        <w:t>’</w:t>
      </w:r>
      <w:r w:rsidRPr="00503AC2">
        <w:t>e'</w:t>
      </w:r>
    </w:p>
    <w:p w14:paraId="711CDAF2" w14:textId="2BCAFAE5" w:rsidR="00080A9A" w:rsidRPr="00503AC2" w:rsidRDefault="00080A9A" w:rsidP="00080A9A">
      <w:pPr>
        <w:pStyle w:val="StyleCode"/>
      </w:pPr>
      <w:r w:rsidRPr="00503AC2">
        <w:t>1.8 2.4  0.0 0.0  0.00 3.20</w:t>
      </w:r>
      <w:r w:rsidR="00F07E26">
        <w:t>‘</w:t>
      </w:r>
    </w:p>
    <w:p w14:paraId="0C860738" w14:textId="3C5546AB" w:rsidR="00080A9A" w:rsidRPr="00503AC2" w:rsidRDefault="00080A9A" w:rsidP="00080A9A">
      <w:pPr>
        <w:pStyle w:val="StyleCode"/>
      </w:pPr>
      <w:r w:rsidRPr="00503AC2">
        <w:t>'end of zo</w:t>
      </w:r>
      <w:r w:rsidR="00F07E26">
        <w:t>’</w:t>
      </w:r>
      <w:r w:rsidRPr="00503AC2">
        <w:t>e'</w:t>
      </w:r>
      <w:r w:rsidR="00F07E26">
        <w:t>‘</w:t>
      </w:r>
    </w:p>
    <w:p w14:paraId="0CCFB927" w14:textId="2E84E15E" w:rsidR="00080A9A" w:rsidRPr="00503AC2" w:rsidRDefault="00080A9A" w:rsidP="00080A9A">
      <w:pPr>
        <w:pStyle w:val="StyleCode"/>
      </w:pPr>
      <w:r w:rsidRPr="00503AC2">
        <w:t>'do</w:t>
      </w:r>
      <w:r w:rsidR="00F07E26">
        <w:t>’</w:t>
      </w:r>
      <w:r w:rsidRPr="00503AC2">
        <w:t>e'</w:t>
      </w:r>
    </w:p>
    <w:p w14:paraId="17FEBD6D" w14:textId="77777777" w:rsidR="00080A9A" w:rsidRPr="00ED3698" w:rsidRDefault="00080A9A" w:rsidP="00080A9A">
      <w:pPr>
        <w:pStyle w:val="StyleCode"/>
      </w:pPr>
      <w:r w:rsidRPr="00503AC2">
        <w:t>!</w:t>
      </w:r>
    </w:p>
    <w:p w14:paraId="0B05D540" w14:textId="7ABD54F0" w:rsidR="00CD4CE7" w:rsidRPr="00CD4CE7" w:rsidRDefault="00CD4CE7" w:rsidP="00CD4CE7"/>
    <w:p w14:paraId="27255FD2" w14:textId="523B1FBA" w:rsidR="00DB1505" w:rsidRDefault="00DB1505" w:rsidP="00DB1505">
      <w:pPr>
        <w:pStyle w:val="Heading3"/>
      </w:pPr>
      <w:bookmarkStart w:id="453" w:name="_Toc13056133"/>
      <w:r w:rsidRPr="00ED3698">
        <w:t xml:space="preserve">Description of </w:t>
      </w:r>
      <w:r w:rsidR="008D3306">
        <w:t xml:space="preserve">the </w:t>
      </w:r>
      <w:r w:rsidRPr="00ED3698">
        <w:t>Example Input</w:t>
      </w:r>
      <w:bookmarkEnd w:id="453"/>
    </w:p>
    <w:p w14:paraId="0A6D1871" w14:textId="54A22B70" w:rsidR="0015567F" w:rsidRDefault="000E2BF6" w:rsidP="0015567F">
      <w:r>
        <w:t>Example 1</w:t>
      </w:r>
      <w:r w:rsidR="0015567F">
        <w:t xml:space="preserve"> provides the initial conditions for two batch reactions. For the first batch reaction </w:t>
      </w:r>
      <w:r w:rsidR="00595999">
        <w:t>‘</w:t>
      </w:r>
      <w:r w:rsidR="0015567F" w:rsidRPr="00FC2059">
        <w:rPr>
          <w:noProof/>
        </w:rPr>
        <w:t>Sierras</w:t>
      </w:r>
      <w:r w:rsidR="0015567F" w:rsidRPr="0015567F">
        <w:t xml:space="preserve"> speciation calculation</w:t>
      </w:r>
      <w:r w:rsidR="00595999">
        <w:t>,’</w:t>
      </w:r>
      <w:r w:rsidR="0015567F">
        <w:t xml:space="preserve"> no minerals are considered</w:t>
      </w:r>
      <w:r w:rsidR="00595999">
        <w:t>, only</w:t>
      </w:r>
      <w:r w:rsidR="0015567F">
        <w:t xml:space="preserve"> the initial total concentrations of five components plus pH are provided. For the second batch reaction</w:t>
      </w:r>
      <w:r w:rsidR="00595999">
        <w:t>,</w:t>
      </w:r>
      <w:r w:rsidR="0015567F">
        <w:t xml:space="preserve"> </w:t>
      </w:r>
      <w:r w:rsidR="00EB176D">
        <w:t>‘</w:t>
      </w:r>
      <w:r w:rsidR="0015567F" w:rsidRPr="0015567F">
        <w:t>kinetically-controlled dissolution of calcite and albite</w:t>
      </w:r>
      <w:r w:rsidR="00EB176D">
        <w:t>,’</w:t>
      </w:r>
      <w:r w:rsidR="0015567F">
        <w:t xml:space="preserve"> in addition to the initial concentrations of the primary components, the parameters for the kinetic reactions of minerals calcite</w:t>
      </w:r>
      <w:r w:rsidR="00595999">
        <w:t xml:space="preserve"> </w:t>
      </w:r>
      <w:commentRangeStart w:id="454"/>
      <w:commentRangeStart w:id="455"/>
      <w:r w:rsidR="00595999">
        <w:t xml:space="preserve">and </w:t>
      </w:r>
      <w:r w:rsidR="0015567F">
        <w:t>albite</w:t>
      </w:r>
      <w:r w:rsidR="00595999">
        <w:t xml:space="preserve"> are considered</w:t>
      </w:r>
      <w:r w:rsidR="008C40CE">
        <w:t>.</w:t>
      </w:r>
      <w:commentRangeEnd w:id="454"/>
      <w:r w:rsidR="00595999">
        <w:rPr>
          <w:rStyle w:val="CommentReference"/>
        </w:rPr>
        <w:commentReference w:id="454"/>
      </w:r>
      <w:commentRangeEnd w:id="455"/>
      <w:r w:rsidR="0019452F">
        <w:rPr>
          <w:rStyle w:val="CommentReference"/>
        </w:rPr>
        <w:commentReference w:id="455"/>
      </w:r>
      <w:r w:rsidR="0084708E">
        <w:t xml:space="preserve"> The minerals </w:t>
      </w:r>
      <w:r w:rsidR="0084708E" w:rsidRPr="00ED3698">
        <w:rPr>
          <w:lang w:val="da-DK"/>
        </w:rPr>
        <w:t>al(oh)3(am)</w:t>
      </w:r>
      <w:r w:rsidR="0084708E">
        <w:rPr>
          <w:lang w:val="da-DK"/>
        </w:rPr>
        <w:t xml:space="preserve"> and sio2(am) are secondary minerals.</w:t>
      </w:r>
    </w:p>
    <w:p w14:paraId="48F1D921" w14:textId="1E2E9C44" w:rsidR="0015567F" w:rsidRDefault="000E2BF6" w:rsidP="0015567F">
      <w:r>
        <w:t xml:space="preserve">Example 2 specifies the initial conditions for two batch reactions (pH-sweep from 0.0 to 14.0) considering surface complexation. The difference </w:t>
      </w:r>
      <w:r w:rsidRPr="00FC2059">
        <w:rPr>
          <w:noProof/>
        </w:rPr>
        <w:t>of</w:t>
      </w:r>
      <w:r>
        <w:t xml:space="preserve"> the two reactions lies in</w:t>
      </w:r>
      <w:r w:rsidR="007E513C">
        <w:t xml:space="preserve"> the methods of the initial chemical speciation </w:t>
      </w:r>
      <w:r w:rsidR="00A3548F">
        <w:t>concerning</w:t>
      </w:r>
      <w:r>
        <w:t xml:space="preserve"> the sorbed species. For the first batch reaction, the total solution composition is provided and assumed as fixed total concentration.</w:t>
      </w:r>
      <w:r w:rsidR="00A3548F">
        <w:t xml:space="preserve"> MIN3P-THCm will calculate the concentrations of the aqueous and sorbed species.</w:t>
      </w:r>
      <w:r>
        <w:t xml:space="preserve"> The other batch reaction used the keywords </w:t>
      </w:r>
      <w:r w:rsidR="00033A04">
        <w:t>‘</w:t>
      </w:r>
      <w:r w:rsidR="007E513C" w:rsidRPr="00E560BC">
        <w:t>equilibrate with fixed solution composition</w:t>
      </w:r>
      <w:r w:rsidR="00033A04">
        <w:t>.</w:t>
      </w:r>
      <w:r w:rsidR="007E513C">
        <w:t>’</w:t>
      </w:r>
      <w:r w:rsidR="00C21AD9">
        <w:t xml:space="preserve"> The initialization calculation will determine the sorbed species concentration while the aqueous component concentration provided in the input file remains unchanged.</w:t>
      </w:r>
    </w:p>
    <w:p w14:paraId="535439E1" w14:textId="5CB85011" w:rsidR="007E513C" w:rsidRPr="00CD2D00" w:rsidRDefault="00CD2D00" w:rsidP="0015567F">
      <w:r>
        <w:t>Example 3 specifies the initial conditions for a batch reaction considering ion exchange reactions. The related sorption parameters of the soil are: CEC in 10.0 meq (100g solid)</w:t>
      </w:r>
      <w:r>
        <w:rPr>
          <w:vertAlign w:val="superscript"/>
        </w:rPr>
        <w:t>-1</w:t>
      </w:r>
      <w:r w:rsidR="00033A04">
        <w:t xml:space="preserve"> and</w:t>
      </w:r>
      <w:r>
        <w:t xml:space="preserve"> the dry bulk density </w:t>
      </w:r>
      <w:r w:rsidR="00033A04">
        <w:t xml:space="preserve">is </w:t>
      </w:r>
      <w:r>
        <w:t>1.875 g cm</w:t>
      </w:r>
      <w:r>
        <w:rPr>
          <w:vertAlign w:val="superscript"/>
        </w:rPr>
        <w:t>-3</w:t>
      </w:r>
      <w:r>
        <w:t>.</w:t>
      </w:r>
    </w:p>
    <w:p w14:paraId="654326C7" w14:textId="0154FFA8" w:rsidR="00CD2D00" w:rsidRDefault="00CD2D00" w:rsidP="0015567F">
      <w:r>
        <w:t>Example 4 demonstrates the initial condition setup for pH-sweep calculation for the specification of s</w:t>
      </w:r>
      <w:r w:rsidRPr="00CD2D00">
        <w:t>elenium</w:t>
      </w:r>
      <w:r>
        <w:t xml:space="preserve"> components depending on pH value spanning from 0.0 to 14.0.</w:t>
      </w:r>
    </w:p>
    <w:p w14:paraId="78D022A1" w14:textId="61EF37ED" w:rsidR="00CD4CE7" w:rsidRDefault="00CD4CE7" w:rsidP="00CD4CE7">
      <w:pPr>
        <w:pStyle w:val="BodyText"/>
      </w:pPr>
      <w:r>
        <w:t xml:space="preserve">Example 5 demonstrates the specification of the mineral update types and related parameters. The </w:t>
      </w:r>
      <w:r>
        <w:lastRenderedPageBreak/>
        <w:t>update type ‘linear’ of the mineral calcite is specified in the first two lines. The initial volume fraction of calcite (</w:t>
      </w:r>
      <m:oMath>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0</m:t>
            </m:r>
          </m:sup>
        </m:sSubSup>
      </m:oMath>
      <w:r>
        <w:t>) is 0.20. The volume fraction</w:t>
      </w:r>
      <w:r w:rsidRPr="00340F1E">
        <w:t xml:space="preserve"> of </w:t>
      </w:r>
      <w:r>
        <w:t>calcite</w:t>
      </w:r>
      <w:r w:rsidRPr="00340F1E">
        <w:t xml:space="preserve"> for</w:t>
      </w:r>
      <w:r w:rsidR="00033A04">
        <w:t xml:space="preserve"> the</w:t>
      </w:r>
      <w:r w:rsidRPr="00340F1E">
        <w:t xml:space="preserve"> nucleation threshold </w:t>
      </w:r>
      <m:oMath>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nuc</m:t>
            </m:r>
          </m:sup>
        </m:sSubSup>
      </m:oMath>
      <w:r>
        <w:t xml:space="preserve"> is 10</w:t>
      </w:r>
      <w:r>
        <w:rPr>
          <w:vertAlign w:val="superscript"/>
        </w:rPr>
        <w:t>-7</w:t>
      </w:r>
      <w:r>
        <w:t>. The initial mineral surface area is 100.0 m</w:t>
      </w:r>
      <w:r w:rsidRPr="009A3C50">
        <w:rPr>
          <w:vertAlign w:val="superscript"/>
        </w:rPr>
        <w:t>2</w:t>
      </w:r>
      <w:r>
        <w:t xml:space="preserve"> L</w:t>
      </w:r>
      <w:r>
        <w:rPr>
          <w:vertAlign w:val="superscript"/>
        </w:rPr>
        <w:t>-1</w:t>
      </w:r>
      <w:r>
        <w:t xml:space="preserve">bulk. The reference </w:t>
      </w:r>
      <m:oMath>
        <m:sSup>
          <m:sSupPr>
            <m:ctrlPr>
              <w:rPr>
                <w:rFonts w:ascii="Cambria Math" w:hAnsi="Cambria Math"/>
                <w:i/>
              </w:rPr>
            </m:ctrlPr>
          </m:sSupPr>
          <m:e>
            <m:r>
              <w:rPr>
                <w:rFonts w:ascii="Cambria Math" w:hAnsi="Cambria Math"/>
              </w:rPr>
              <m:t>S</m:t>
            </m:r>
          </m:e>
          <m:sup>
            <m:r>
              <w:rPr>
                <w:rFonts w:ascii="Cambria Math" w:hAnsi="Cambria Math"/>
              </w:rPr>
              <m:t>nuc</m:t>
            </m:r>
          </m:sup>
        </m:sSup>
      </m:oMath>
      <w:r>
        <w:t xml:space="preserve"> can be calculated according to </w:t>
      </w:r>
      <w:r>
        <w:fldChar w:fldCharType="begin"/>
      </w:r>
      <w:r>
        <w:instrText xml:space="preserve"> REF _Ref471749574 \h </w:instrText>
      </w:r>
      <w:r>
        <w:fldChar w:fldCharType="separate"/>
      </w:r>
      <w:r w:rsidR="00D41448" w:rsidRPr="002D66AE">
        <w:rPr>
          <w:rFonts w:cs="Arial"/>
        </w:rPr>
        <w:t xml:space="preserve">Equation </w:t>
      </w:r>
      <w:r w:rsidR="00D41448">
        <w:rPr>
          <w:rFonts w:cs="Arial"/>
          <w:noProof/>
        </w:rPr>
        <w:t>3</w:t>
      </w:r>
      <w:r w:rsidR="00D41448" w:rsidRPr="002D66AE">
        <w:rPr>
          <w:rFonts w:cs="Arial"/>
        </w:rPr>
        <w:t>-</w:t>
      </w:r>
      <w:r w:rsidR="00D41448">
        <w:rPr>
          <w:rFonts w:cs="Arial"/>
          <w:noProof/>
        </w:rPr>
        <w:t>52</w:t>
      </w:r>
      <w:r>
        <w:fldChar w:fldCharType="end"/>
      </w:r>
      <w:r>
        <w:t>: 100.0×1.0</w:t>
      </w:r>
      <w:r w:rsidRPr="009A3C50">
        <w:rPr>
          <w:vertAlign w:val="superscript"/>
        </w:rPr>
        <w:t>-7</w:t>
      </w:r>
      <w:r>
        <w:t>/0.2=5.0×1.0</w:t>
      </w:r>
      <w:r w:rsidRPr="009A3C50">
        <w:rPr>
          <w:vertAlign w:val="superscript"/>
        </w:rPr>
        <w:t>-</w:t>
      </w:r>
      <w:r>
        <w:rPr>
          <w:vertAlign w:val="superscript"/>
        </w:rPr>
        <w:t>5</w:t>
      </w:r>
      <w:r>
        <w:t> m</w:t>
      </w:r>
      <w:r w:rsidRPr="009A3C50">
        <w:rPr>
          <w:vertAlign w:val="superscript"/>
        </w:rPr>
        <w:t>2</w:t>
      </w:r>
      <w:r>
        <w:t xml:space="preserve"> L</w:t>
      </w:r>
      <w:r>
        <w:rPr>
          <w:vertAlign w:val="superscript"/>
        </w:rPr>
        <w:t>-1</w:t>
      </w:r>
      <w:r>
        <w:t>bulk, which is the 2</w:t>
      </w:r>
      <w:r w:rsidRPr="009A3C50">
        <w:rPr>
          <w:vertAlign w:val="superscript"/>
        </w:rPr>
        <w:t>nd</w:t>
      </w:r>
      <w:r>
        <w:t xml:space="preserve"> input parameter in the second line. T</w:t>
      </w:r>
      <w:r w:rsidR="005D0EB0">
        <w:t>he minimum volume fraction is 1</w:t>
      </w:r>
      <w:r>
        <w:t>0</w:t>
      </w:r>
      <w:r w:rsidRPr="009A3C50">
        <w:rPr>
          <w:vertAlign w:val="superscript"/>
        </w:rPr>
        <w:t>-</w:t>
      </w:r>
      <w:r>
        <w:rPr>
          <w:vertAlign w:val="superscript"/>
        </w:rPr>
        <w:t>10</w:t>
      </w:r>
      <w:r>
        <w:t xml:space="preserve"> (1</w:t>
      </w:r>
      <w:r w:rsidRPr="00CD4CE7">
        <w:rPr>
          <w:vertAlign w:val="superscript"/>
        </w:rPr>
        <w:t>st</w:t>
      </w:r>
      <w:r>
        <w:t xml:space="preserve"> parameter in the 2</w:t>
      </w:r>
      <w:r w:rsidRPr="00CD4CE7">
        <w:rPr>
          <w:vertAlign w:val="superscript"/>
        </w:rPr>
        <w:t>nd</w:t>
      </w:r>
      <w:r>
        <w:t xml:space="preserve"> line). The supersaturation parameter is 0.0 (the 3</w:t>
      </w:r>
      <w:r w:rsidRPr="00CD4CE7">
        <w:rPr>
          <w:vertAlign w:val="superscript"/>
        </w:rPr>
        <w:t>rd</w:t>
      </w:r>
      <w:r>
        <w:t xml:space="preserve"> parameter in the 2</w:t>
      </w:r>
      <w:r w:rsidRPr="00CD4CE7">
        <w:rPr>
          <w:vertAlign w:val="superscript"/>
        </w:rPr>
        <w:t>nd</w:t>
      </w:r>
      <w:r>
        <w:t xml:space="preserve"> line).</w:t>
      </w:r>
    </w:p>
    <w:p w14:paraId="63CD7E36" w14:textId="5D8FD69B" w:rsidR="00CD4CE7" w:rsidRDefault="00CD4CE7" w:rsidP="00CD4CE7">
      <w:pPr>
        <w:pStyle w:val="BodyText"/>
      </w:pPr>
      <w:r>
        <w:t>The update type ‘</w:t>
      </w:r>
      <w:r w:rsidRPr="00FC2059">
        <w:rPr>
          <w:noProof/>
        </w:rPr>
        <w:t>twothird</w:t>
      </w:r>
      <w:r>
        <w:t xml:space="preserve">-mix’ is specified to gypsum in the </w:t>
      </w:r>
      <w:r w:rsidR="00033A04">
        <w:t xml:space="preserve">third </w:t>
      </w:r>
      <w:r>
        <w:t xml:space="preserve">and </w:t>
      </w:r>
      <w:r w:rsidR="00033A04">
        <w:t xml:space="preserve">fourth </w:t>
      </w:r>
      <w:r>
        <w:t xml:space="preserve">lines. The </w:t>
      </w:r>
      <m:oMath>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0</m:t>
            </m:r>
          </m:sup>
        </m:sSubSup>
      </m:oMath>
      <w:r>
        <w:t xml:space="preserve"> of gypsum is 0.15. The initial mineral surface area is 200.</w:t>
      </w:r>
      <w:r w:rsidRPr="00CD4CE7">
        <w:t xml:space="preserve"> </w:t>
      </w:r>
      <w:r>
        <w:t>0 m</w:t>
      </w:r>
      <w:r w:rsidRPr="009A3C50">
        <w:rPr>
          <w:vertAlign w:val="superscript"/>
        </w:rPr>
        <w:t>2</w:t>
      </w:r>
      <w:r>
        <w:t xml:space="preserve"> L</w:t>
      </w:r>
      <w:r>
        <w:rPr>
          <w:vertAlign w:val="superscript"/>
        </w:rPr>
        <w:t xml:space="preserve">-1 </w:t>
      </w:r>
      <w:r>
        <w:t>bulk. The volume fraction</w:t>
      </w:r>
      <w:r w:rsidRPr="00340F1E">
        <w:t xml:space="preserve"> of </w:t>
      </w:r>
      <w:r>
        <w:t>calcite</w:t>
      </w:r>
      <w:r w:rsidRPr="00340F1E">
        <w:t xml:space="preserve"> for nucleation threshold </w:t>
      </w:r>
      <m:oMath>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nuc</m:t>
            </m:r>
          </m:sup>
        </m:sSubSup>
      </m:oMath>
      <w:r>
        <w:t xml:space="preserve"> is 10</w:t>
      </w:r>
      <w:r>
        <w:rPr>
          <w:vertAlign w:val="superscript"/>
        </w:rPr>
        <w:t>-7</w:t>
      </w:r>
      <w:r>
        <w:t>. The minimum volume fraction is 10</w:t>
      </w:r>
      <w:r w:rsidRPr="009A3C50">
        <w:rPr>
          <w:vertAlign w:val="superscript"/>
        </w:rPr>
        <w:t>-</w:t>
      </w:r>
      <w:r>
        <w:rPr>
          <w:vertAlign w:val="superscript"/>
        </w:rPr>
        <w:t>10</w:t>
      </w:r>
      <w:r>
        <w:t xml:space="preserve"> (1</w:t>
      </w:r>
      <w:r w:rsidRPr="00CD4CE7">
        <w:rPr>
          <w:vertAlign w:val="superscript"/>
        </w:rPr>
        <w:t>st</w:t>
      </w:r>
      <w:r>
        <w:t xml:space="preserve"> parameter in the 2</w:t>
      </w:r>
      <w:r w:rsidRPr="00CD4CE7">
        <w:rPr>
          <w:vertAlign w:val="superscript"/>
        </w:rPr>
        <w:t>nd</w:t>
      </w:r>
      <w:r>
        <w:t xml:space="preserve"> line). The supersaturation parameter is 0.0 (the 3</w:t>
      </w:r>
      <w:r w:rsidRPr="00CD4CE7">
        <w:rPr>
          <w:vertAlign w:val="superscript"/>
        </w:rPr>
        <w:t>rd</w:t>
      </w:r>
      <w:r>
        <w:t xml:space="preserve"> parameter in the 2</w:t>
      </w:r>
      <w:r w:rsidRPr="00CD4CE7">
        <w:rPr>
          <w:vertAlign w:val="superscript"/>
        </w:rPr>
        <w:t>nd</w:t>
      </w:r>
      <w:r>
        <w:t xml:space="preserve"> line).</w:t>
      </w:r>
    </w:p>
    <w:p w14:paraId="6C4391A9" w14:textId="7D4CDBEF" w:rsidR="005D0EB0" w:rsidRDefault="005D0EB0" w:rsidP="00CD4CE7">
      <w:pPr>
        <w:pStyle w:val="BodyText"/>
      </w:pPr>
      <w:r>
        <w:t xml:space="preserve">The following three lines </w:t>
      </w:r>
      <w:r w:rsidR="00033A04">
        <w:t>are</w:t>
      </w:r>
      <w:r>
        <w:t xml:space="preserve"> to specify the update type ‘</w:t>
      </w:r>
      <w:r w:rsidRPr="005D0EB0">
        <w:t>geometric</w:t>
      </w:r>
      <w:r w:rsidR="00033A04">
        <w:t>’</w:t>
      </w:r>
      <w:r w:rsidRPr="005D0EB0">
        <w:t xml:space="preserve"> </w:t>
      </w:r>
      <w:r>
        <w:t xml:space="preserve">to albite. The </w:t>
      </w:r>
      <m:oMath>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0</m:t>
            </m:r>
          </m:sup>
        </m:sSubSup>
      </m:oMath>
      <w:r>
        <w:t xml:space="preserve"> of gypsum is 0.50.</w:t>
      </w:r>
      <w:r w:rsidRPr="005D0EB0">
        <w:t xml:space="preserve"> </w:t>
      </w:r>
      <w:r w:rsidR="00130C2D">
        <w:t>The minimum volume fraction is 10</w:t>
      </w:r>
      <w:r w:rsidR="00130C2D" w:rsidRPr="009A3C50">
        <w:rPr>
          <w:vertAlign w:val="superscript"/>
        </w:rPr>
        <w:t>-</w:t>
      </w:r>
      <w:r w:rsidR="00130C2D">
        <w:rPr>
          <w:vertAlign w:val="superscript"/>
        </w:rPr>
        <w:t>10</w:t>
      </w:r>
      <w:r w:rsidR="00130C2D">
        <w:t xml:space="preserve">. The scale factor is 0.10. The supersaturation parameter is 0.0. </w:t>
      </w:r>
      <w:r>
        <w:t xml:space="preserve">The </w:t>
      </w:r>
      <w:r w:rsidRPr="005D0EB0">
        <w:t>initial radius of mineral grain</w:t>
      </w:r>
      <w:r>
        <w:t xml:space="preserve"> is 1.50×10</w:t>
      </w:r>
      <w:r w:rsidRPr="009A3C50">
        <w:rPr>
          <w:vertAlign w:val="superscript"/>
        </w:rPr>
        <w:t>-</w:t>
      </w:r>
      <w:r>
        <w:rPr>
          <w:vertAlign w:val="superscript"/>
        </w:rPr>
        <w:t>4</w:t>
      </w:r>
      <w:r>
        <w:t> </w:t>
      </w:r>
      <w:r w:rsidRPr="005D0EB0">
        <w:t>[m]</w:t>
      </w:r>
      <w:r>
        <w:t xml:space="preserve">. The </w:t>
      </w:r>
      <w:r w:rsidRPr="00ED3698">
        <w:t>initial radius of unre</w:t>
      </w:r>
      <w:r w:rsidRPr="00FC2059">
        <w:rPr>
          <w:noProof/>
        </w:rPr>
        <w:t>acted por</w:t>
      </w:r>
      <w:r w:rsidRPr="00ED3698">
        <w:t>tion of mineral grain</w:t>
      </w:r>
      <w:r>
        <w:t xml:space="preserve"> is also 1.50×10</w:t>
      </w:r>
      <w:r w:rsidRPr="009A3C50">
        <w:rPr>
          <w:vertAlign w:val="superscript"/>
        </w:rPr>
        <w:t>-</w:t>
      </w:r>
      <w:r>
        <w:rPr>
          <w:vertAlign w:val="superscript"/>
        </w:rPr>
        <w:t>4</w:t>
      </w:r>
      <w:r>
        <w:t> </w:t>
      </w:r>
      <w:r w:rsidRPr="005D0EB0">
        <w:t>[m]</w:t>
      </w:r>
      <w:r>
        <w:t xml:space="preserve">. The minimum </w:t>
      </w:r>
      <w:r w:rsidRPr="00ED3698">
        <w:t>radius of mineral grain</w:t>
      </w:r>
      <w:r>
        <w:t xml:space="preserve"> is </w:t>
      </w:r>
      <w:r w:rsidR="00130C2D">
        <w:t>3.0</w:t>
      </w:r>
      <w:r>
        <w:t>0×10</w:t>
      </w:r>
      <w:r w:rsidRPr="009A3C50">
        <w:rPr>
          <w:vertAlign w:val="superscript"/>
        </w:rPr>
        <w:t>-</w:t>
      </w:r>
      <w:r w:rsidR="00130C2D">
        <w:rPr>
          <w:vertAlign w:val="superscript"/>
        </w:rPr>
        <w:t>7</w:t>
      </w:r>
      <w:r>
        <w:t> </w:t>
      </w:r>
      <w:r w:rsidRPr="005D0EB0">
        <w:t>[m]</w:t>
      </w:r>
    </w:p>
    <w:p w14:paraId="34A6799F" w14:textId="089E4E46" w:rsidR="00CD4CE7" w:rsidRDefault="00CD4CE7" w:rsidP="00CD4CE7">
      <w:pPr>
        <w:pStyle w:val="BodyText"/>
        <w:rPr>
          <w:rFonts w:ascii="Cambria Math" w:hAnsi="Cambria Math"/>
        </w:rPr>
      </w:pPr>
      <w:r>
        <w:t xml:space="preserve">The last two lines </w:t>
      </w:r>
      <w:r w:rsidR="00033A04">
        <w:t>specify</w:t>
      </w:r>
      <w:r>
        <w:t xml:space="preserve"> the update type ‘exponent’ to dolomite. The </w:t>
      </w:r>
      <m:oMath>
        <m:sSubSup>
          <m:sSubSupPr>
            <m:ctrlPr>
              <w:rPr>
                <w:rFonts w:ascii="Cambria Math" w:hAnsi="Cambria Math"/>
                <w:i/>
              </w:rPr>
            </m:ctrlPr>
          </m:sSubSupPr>
          <m:e>
            <m:r>
              <w:rPr>
                <w:rFonts w:ascii="Cambria Math" w:hAnsi="Cambria Math"/>
              </w:rPr>
              <m:t>φ</m:t>
            </m:r>
          </m:e>
          <m:sub>
            <m:r>
              <w:rPr>
                <w:rFonts w:ascii="Cambria Math" w:hAnsi="Cambria Math"/>
              </w:rPr>
              <m:t>i</m:t>
            </m:r>
          </m:sub>
          <m:sup>
            <m:r>
              <w:rPr>
                <w:rFonts w:ascii="Cambria Math" w:hAnsi="Cambria Math"/>
              </w:rPr>
              <m:t>0</m:t>
            </m:r>
          </m:sup>
        </m:sSubSup>
      </m:oMath>
      <w:r>
        <w:t xml:space="preserve"> of gypsum is 0.15. T</w:t>
      </w:r>
      <w:r w:rsidR="005D0EB0">
        <w:t>he minimum volume fraction is 1</w:t>
      </w:r>
      <w:r>
        <w:t>0</w:t>
      </w:r>
      <w:r w:rsidRPr="009A3C50">
        <w:rPr>
          <w:vertAlign w:val="superscript"/>
        </w:rPr>
        <w:t>-</w:t>
      </w:r>
      <w:r>
        <w:rPr>
          <w:vertAlign w:val="superscript"/>
        </w:rPr>
        <w:t>10</w:t>
      </w:r>
      <w:r>
        <w:t>. The initial mineral surface area is 200.</w:t>
      </w:r>
      <w:r w:rsidRPr="00CD4CE7">
        <w:t xml:space="preserve"> </w:t>
      </w:r>
      <w:r>
        <w:t>0 m</w:t>
      </w:r>
      <w:r w:rsidRPr="009A3C50">
        <w:rPr>
          <w:vertAlign w:val="superscript"/>
        </w:rPr>
        <w:t>2</w:t>
      </w:r>
      <w:r>
        <w:t xml:space="preserve"> L</w:t>
      </w:r>
      <w:r>
        <w:rPr>
          <w:vertAlign w:val="superscript"/>
        </w:rPr>
        <w:t xml:space="preserve">-1 </w:t>
      </w:r>
      <w:r>
        <w:t xml:space="preserve">bulk. The coefficient </w:t>
      </w:r>
      <w:r w:rsidRPr="00CD4CE7">
        <w:rPr>
          <w:rFonts w:ascii="Cambria Math" w:hAnsi="Cambria Math" w:cs="Cambria Math"/>
        </w:rPr>
        <w:t>𝛼</w:t>
      </w:r>
      <w:r w:rsidRPr="00CD4CE7">
        <w:t xml:space="preserve"> is 0.8</w:t>
      </w:r>
      <w:r>
        <w:rPr>
          <w:rFonts w:ascii="Cambria Math" w:hAnsi="Cambria Math"/>
        </w:rPr>
        <w:t>.</w:t>
      </w:r>
    </w:p>
    <w:p w14:paraId="4AD56E1A" w14:textId="3821D506" w:rsidR="00080A9A" w:rsidRPr="00CD4CE7" w:rsidRDefault="00080A9A" w:rsidP="00CD4CE7">
      <w:pPr>
        <w:pStyle w:val="BodyText"/>
      </w:pPr>
      <w:r>
        <w:rPr>
          <w:rFonts w:ascii="Cambria Math" w:hAnsi="Cambria Math"/>
        </w:rPr>
        <w:t xml:space="preserve">Example 6 demonstrates the parameter inputs required as initial conditions for minerals to be combined. All the parameters are in line with </w:t>
      </w:r>
      <w:r w:rsidR="00033A04">
        <w:rPr>
          <w:rFonts w:ascii="Cambria Math" w:hAnsi="Cambria Math"/>
        </w:rPr>
        <w:t xml:space="preserve">Example </w:t>
      </w:r>
      <w:r w:rsidR="00840B6A">
        <w:rPr>
          <w:rFonts w:ascii="Cambria Math" w:hAnsi="Cambria Math"/>
        </w:rPr>
        <w:t xml:space="preserve">1 as described above. The only difference is the volume fraction of the first five minerals to be combined should be the same as the total </w:t>
      </w:r>
      <w:r w:rsidR="00840B6A" w:rsidRPr="0012625D">
        <w:rPr>
          <w:rFonts w:ascii="Cambria Math" w:hAnsi="Cambria Math"/>
          <w:noProof/>
        </w:rPr>
        <w:t>amount</w:t>
      </w:r>
      <w:r w:rsidR="00840B6A">
        <w:rPr>
          <w:rFonts w:ascii="Cambria Math" w:hAnsi="Cambria Math"/>
        </w:rPr>
        <w:t xml:space="preserve"> 0.5.</w:t>
      </w:r>
    </w:p>
    <w:p w14:paraId="5FD9CADC" w14:textId="77777777" w:rsidR="00DB1505" w:rsidRPr="004650E5" w:rsidRDefault="00DB1505" w:rsidP="00DB1505">
      <w:pPr>
        <w:pStyle w:val="Heading3"/>
      </w:pPr>
      <w:bookmarkStart w:id="456" w:name="_Toc13056134"/>
      <w:r w:rsidRPr="004650E5">
        <w:t>Additional Comments</w:t>
      </w:r>
      <w:bookmarkEnd w:id="456"/>
    </w:p>
    <w:p w14:paraId="0F2695C4" w14:textId="38D7BD66" w:rsidR="00DB1505" w:rsidRDefault="00130C2D" w:rsidP="00DB1505">
      <w:r>
        <w:t xml:space="preserve">MIN3P-THCm provides various forms to simulate </w:t>
      </w:r>
      <w:r w:rsidR="005E207F">
        <w:t xml:space="preserve">minerals’ </w:t>
      </w:r>
      <w:r>
        <w:t xml:space="preserve">kinetic reactions (see </w:t>
      </w:r>
      <w:r w:rsidR="005E207F">
        <w:t xml:space="preserve">Section </w:t>
      </w:r>
      <w:r>
        <w:fldChar w:fldCharType="begin"/>
      </w:r>
      <w:r>
        <w:instrText xml:space="preserve"> REF _Ref486656072 \r \h </w:instrText>
      </w:r>
      <w:r>
        <w:fldChar w:fldCharType="separate"/>
      </w:r>
      <w:r w:rsidR="00D41448">
        <w:t>4.7</w:t>
      </w:r>
      <w:r>
        <w:fldChar w:fldCharType="end"/>
      </w:r>
      <w:r>
        <w:t>). Some of the required parameters are provided in the database mineral.dbs. Additional parameters are provided in the input file.</w:t>
      </w:r>
    </w:p>
    <w:p w14:paraId="564C4177" w14:textId="77777777" w:rsidR="00DB1505" w:rsidRPr="00ED3698" w:rsidRDefault="00DB1505" w:rsidP="00DB1505">
      <w:pPr>
        <w:pStyle w:val="Heading2"/>
      </w:pPr>
      <w:bookmarkStart w:id="457" w:name="_Toc13056135"/>
      <w:r>
        <w:rPr>
          <w:rFonts w:hint="eastAsia"/>
        </w:rPr>
        <w:t>Initial condition</w:t>
      </w:r>
      <w:r w:rsidRPr="00ED3698">
        <w:t xml:space="preserve"> – </w:t>
      </w:r>
      <w:r>
        <w:rPr>
          <w:rFonts w:hint="eastAsia"/>
        </w:rPr>
        <w:t>reactive transport</w:t>
      </w:r>
      <w:r w:rsidRPr="00ED3698">
        <w:t xml:space="preserve"> (</w:t>
      </w:r>
      <w:r>
        <w:rPr>
          <w:rFonts w:hint="eastAsia"/>
        </w:rPr>
        <w:t xml:space="preserve">Data </w:t>
      </w:r>
      <w:r>
        <w:t>B</w:t>
      </w:r>
      <w:r>
        <w:rPr>
          <w:rFonts w:hint="eastAsia"/>
        </w:rPr>
        <w:t>lock</w:t>
      </w:r>
      <w:r w:rsidRPr="00ED3698">
        <w:t xml:space="preserve"> 15)</w:t>
      </w:r>
      <w:bookmarkEnd w:id="457"/>
    </w:p>
    <w:p w14:paraId="46785416" w14:textId="3D9394AC" w:rsidR="00DB1505" w:rsidRPr="00ED3698" w:rsidRDefault="00DB1505" w:rsidP="00DB1505">
      <w:pPr>
        <w:pStyle w:val="Heading3"/>
      </w:pPr>
      <w:bookmarkStart w:id="458" w:name="_Toc13056136"/>
      <w:r w:rsidRPr="00ED3698">
        <w:t xml:space="preserve">Description of </w:t>
      </w:r>
      <w:r w:rsidR="005E207F">
        <w:t xml:space="preserve">the </w:t>
      </w:r>
      <w:r>
        <w:t>Data Block</w:t>
      </w:r>
      <w:bookmarkEnd w:id="458"/>
    </w:p>
    <w:p w14:paraId="113EB260" w14:textId="31415DF5" w:rsidR="00DB1505" w:rsidRPr="00ED3698" w:rsidRDefault="00DB1505" w:rsidP="00DB1505">
      <w:r w:rsidRPr="00ED3698">
        <w:t xml:space="preserve">This data block defines the initial condition </w:t>
      </w:r>
      <w:r w:rsidRPr="0012625D">
        <w:rPr>
          <w:noProof/>
        </w:rPr>
        <w:t>for</w:t>
      </w:r>
      <w:r w:rsidRPr="00ED3698">
        <w:t xml:space="preserve"> the reactive transport problem. As for the flow problem, the specification of several zones is necessary. The input structure is consistent with the one for </w:t>
      </w:r>
      <w:r w:rsidR="005E207F">
        <w:t xml:space="preserve">the </w:t>
      </w:r>
      <w:r w:rsidRPr="00ED3698">
        <w:t>‘initial conditio</w:t>
      </w:r>
      <w:r w:rsidR="00F07E26">
        <w:t>–</w:t>
      </w:r>
      <w:r w:rsidRPr="00ED3698">
        <w:t xml:space="preserve"> - local chem</w:t>
      </w:r>
      <w:r w:rsidR="006B680E">
        <w:t>i</w:t>
      </w:r>
      <w:r w:rsidRPr="00ED3698">
        <w:t>stry’</w:t>
      </w:r>
      <w:r w:rsidR="00FF44A9">
        <w:t xml:space="preserve"> </w:t>
      </w:r>
      <w:r w:rsidR="005E207F" w:rsidRPr="00ED3698">
        <w:t>section</w:t>
      </w:r>
      <w:r w:rsidR="005E207F">
        <w:t>,</w:t>
      </w:r>
      <w:r w:rsidR="005E207F" w:rsidRPr="00ED3698">
        <w:t xml:space="preserve"> </w:t>
      </w:r>
      <w:r w:rsidR="00FF44A9">
        <w:t>with some restrictions:</w:t>
      </w:r>
    </w:p>
    <w:p w14:paraId="2D4DD34F" w14:textId="665A9831" w:rsidR="00DB1505" w:rsidRPr="00ED3698" w:rsidRDefault="00DB1505" w:rsidP="00DB1505">
      <w:pPr>
        <w:pStyle w:val="ListParagraph"/>
        <w:numPr>
          <w:ilvl w:val="0"/>
          <w:numId w:val="6"/>
        </w:numPr>
      </w:pPr>
      <w:r w:rsidRPr="00ED3698">
        <w:t xml:space="preserve">Kinetic batch simulations cannot be conducted (use </w:t>
      </w:r>
      <w:r w:rsidR="005E207F">
        <w:t xml:space="preserve">the </w:t>
      </w:r>
      <w:r w:rsidRPr="00ED3698">
        <w:t>batch option of</w:t>
      </w:r>
      <w:r w:rsidR="005E207F">
        <w:t xml:space="preserve"> the</w:t>
      </w:r>
      <w:r w:rsidRPr="00ED3698">
        <w:t xml:space="preserve"> model).</w:t>
      </w:r>
    </w:p>
    <w:p w14:paraId="1DB04DA6" w14:textId="19EC354D" w:rsidR="00DB1505" w:rsidRPr="00ED3698" w:rsidRDefault="00DB1505" w:rsidP="00DB1505">
      <w:pPr>
        <w:pStyle w:val="ListParagraph"/>
        <w:numPr>
          <w:ilvl w:val="0"/>
          <w:numId w:val="6"/>
        </w:numPr>
      </w:pPr>
      <w:r w:rsidRPr="00ED3698">
        <w:t xml:space="preserve">pH-sweep calculations </w:t>
      </w:r>
      <w:r w:rsidR="00E52E5D" w:rsidRPr="00ED3698">
        <w:t>cannot</w:t>
      </w:r>
      <w:r w:rsidRPr="00ED3698">
        <w:t xml:space="preserve"> be conducted (use </w:t>
      </w:r>
      <w:r w:rsidR="005E207F">
        <w:t xml:space="preserve">the </w:t>
      </w:r>
      <w:r w:rsidRPr="00ED3698">
        <w:t xml:space="preserve">batch option of </w:t>
      </w:r>
      <w:r w:rsidR="005E207F">
        <w:t xml:space="preserve">the </w:t>
      </w:r>
      <w:r w:rsidRPr="00ED3698">
        <w:t>model).</w:t>
      </w:r>
    </w:p>
    <w:p w14:paraId="0F9FABE1" w14:textId="1B936F0E" w:rsidR="00DB1505" w:rsidRPr="00ED3698" w:rsidRDefault="00FF44A9" w:rsidP="00DB1505">
      <w:pPr>
        <w:pStyle w:val="ListParagraph"/>
        <w:numPr>
          <w:ilvl w:val="0"/>
          <w:numId w:val="6"/>
        </w:numPr>
      </w:pPr>
      <w:r>
        <w:t>A</w:t>
      </w:r>
      <w:r w:rsidR="00DB1505" w:rsidRPr="00ED3698">
        <w:t>n additional input section is required defining the extent of the zone in the solution domain covered by the specified initial condition.</w:t>
      </w:r>
    </w:p>
    <w:p w14:paraId="7B9190A8" w14:textId="2B362857" w:rsidR="00DB1505" w:rsidRPr="00ED3698" w:rsidRDefault="005E207F" w:rsidP="00DB1505">
      <w:pPr>
        <w:pStyle w:val="Heading3"/>
      </w:pPr>
      <w:bookmarkStart w:id="459" w:name="_Toc13056137"/>
      <w:r w:rsidRPr="00ED3698">
        <w:lastRenderedPageBreak/>
        <w:t>Descriptio</w:t>
      </w:r>
      <w:r>
        <w:t>NS</w:t>
      </w:r>
      <w:r w:rsidRPr="00ED3698">
        <w:t xml:space="preserve"> </w:t>
      </w:r>
      <w:r w:rsidR="00DB1505" w:rsidRPr="00ED3698">
        <w:t xml:space="preserve">of </w:t>
      </w:r>
      <w:r>
        <w:t xml:space="preserve">the </w:t>
      </w:r>
      <w:r w:rsidR="00DB1505" w:rsidRPr="00ED3698">
        <w:t>Input Parameters</w:t>
      </w:r>
      <w:bookmarkEnd w:id="459"/>
    </w:p>
    <w:p w14:paraId="1A676688" w14:textId="4884EB60" w:rsidR="00DB1505" w:rsidRPr="00ED3698" w:rsidRDefault="00DB1505" w:rsidP="00DB1505">
      <w:pPr>
        <w:pStyle w:val="Heading4"/>
      </w:pPr>
      <w:bookmarkStart w:id="460" w:name="_Toc13056138"/>
      <w:r w:rsidRPr="00ED3698">
        <w:t>‘initial condition – reactive transport’</w:t>
      </w:r>
      <w:bookmarkEnd w:id="460"/>
    </w:p>
    <w:p w14:paraId="0BD53FA8" w14:textId="2B3D8D97" w:rsidR="00DB1505" w:rsidRPr="00ED3698" w:rsidRDefault="00DB1505" w:rsidP="00DB1505">
      <w:r w:rsidRPr="00ED3698">
        <w:t xml:space="preserve">The number of zones needs to be specified after the </w:t>
      </w:r>
      <w:r w:rsidR="005E207F">
        <w:t>keyword</w:t>
      </w:r>
      <w:r w:rsidR="005E207F" w:rsidRPr="00ED3698">
        <w:t xml:space="preserve"> </w:t>
      </w:r>
      <w:r w:rsidRPr="00ED3698">
        <w:t>‘initial condition – reactive transport</w:t>
      </w:r>
      <w:r w:rsidR="005E207F">
        <w:t>.</w:t>
      </w:r>
      <w:r w:rsidRPr="00ED3698">
        <w:t xml:space="preserve">’ In the following, a zone number and a zone name </w:t>
      </w:r>
      <w:r w:rsidR="0077235F">
        <w:t>must</w:t>
      </w:r>
      <w:r w:rsidRPr="00ED3698">
        <w:t xml:space="preserve"> be provided below the sub</w:t>
      </w:r>
      <w:r w:rsidR="00AE3D84">
        <w:t>-</w:t>
      </w:r>
      <w:r w:rsidR="00857CBB">
        <w:t>keywords</w:t>
      </w:r>
      <w:r w:rsidRPr="00ED3698">
        <w:t xml:space="preserve"> ‘number and name of zone’ for each zone. The zone names may or may not be identical with the names specified for the material property zones or the initial c</w:t>
      </w:r>
      <w:r w:rsidR="004B46A6">
        <w:t>onditions for the flow problem.</w:t>
      </w:r>
    </w:p>
    <w:p w14:paraId="0EF7D81E" w14:textId="33BE5832" w:rsidR="00DB1505" w:rsidRDefault="00DB1505" w:rsidP="00DB1505">
      <w:r w:rsidRPr="00ED3698">
        <w:t>The initial condition can be specified through the sections ‘concentration input</w:t>
      </w:r>
      <w:r w:rsidR="005E207F">
        <w:t>,</w:t>
      </w:r>
      <w:r w:rsidRPr="00ED3698">
        <w:t>’ ‘mineral input’</w:t>
      </w:r>
      <w:r w:rsidR="006B680E">
        <w:t xml:space="preserve"> </w:t>
      </w:r>
      <w:r w:rsidR="00CA3EC7">
        <w:t>and ‘sorption parameter input’ in the same way</w:t>
      </w:r>
      <w:r w:rsidRPr="00ED3698">
        <w:t xml:space="preserve"> as described in </w:t>
      </w:r>
      <w:r w:rsidR="005E207F">
        <w:t xml:space="preserve">the </w:t>
      </w:r>
      <w:r w:rsidRPr="00ED3698">
        <w:t>‘initial conditio</w:t>
      </w:r>
      <w:r w:rsidR="00F07E26">
        <w:t>–</w:t>
      </w:r>
      <w:r w:rsidRPr="00ED3698">
        <w:t xml:space="preserve"> - local chemistry’</w:t>
      </w:r>
      <w:r w:rsidR="005E207F" w:rsidRPr="005E207F">
        <w:t xml:space="preserve"> </w:t>
      </w:r>
      <w:r w:rsidR="005E207F" w:rsidRPr="00ED3698">
        <w:t>section</w:t>
      </w:r>
      <w:r w:rsidRPr="00ED3698">
        <w:t>.</w:t>
      </w:r>
    </w:p>
    <w:p w14:paraId="2DFD13C3" w14:textId="22B2A57D" w:rsidR="00DB1505" w:rsidRPr="00ED3698" w:rsidRDefault="005E207F" w:rsidP="00892E8E">
      <w:pPr>
        <w:pStyle w:val="Heading4"/>
      </w:pPr>
      <w:bookmarkStart w:id="461" w:name="_Toc13056139"/>
      <w:r>
        <w:t>‘</w:t>
      </w:r>
      <w:r w:rsidR="00DB1505">
        <w:t>R</w:t>
      </w:r>
      <w:r w:rsidR="00DB1505" w:rsidRPr="001C2568">
        <w:t>ead initial aqueous component concentrations from file</w:t>
      </w:r>
      <w:r>
        <w:t>’</w:t>
      </w:r>
      <w:bookmarkEnd w:id="461"/>
    </w:p>
    <w:p w14:paraId="60EBDCAE" w14:textId="284A47FD" w:rsidR="00DB1505" w:rsidRDefault="00DB1505" w:rsidP="00DB1505">
      <w:r>
        <w:t>The initial</w:t>
      </w:r>
      <w:r w:rsidRPr="008308C7">
        <w:t xml:space="preserve"> </w:t>
      </w:r>
      <w:r>
        <w:t>distributed total component concentrations for reactive transport can be specified through an external file</w:t>
      </w:r>
      <w:r w:rsidR="005E207F">
        <w:t xml:space="preserve"> called</w:t>
      </w:r>
      <w:r>
        <w:t xml:space="preserve"> prefix.aqt. To activate this function, the </w:t>
      </w:r>
      <w:r w:rsidR="005E207F">
        <w:t>keyword ‘</w:t>
      </w:r>
      <w:r w:rsidRPr="0029123E">
        <w:t>read initial aqueous component concentrations from file</w:t>
      </w:r>
      <w:r w:rsidR="005E207F">
        <w:t>’</w:t>
      </w:r>
      <w:r>
        <w:t xml:space="preserve"> should be provided in the </w:t>
      </w:r>
      <w:r w:rsidR="005E207F">
        <w:t>data block ‘</w:t>
      </w:r>
      <w:r w:rsidR="005E207F" w:rsidRPr="0029123E">
        <w:t xml:space="preserve">initial </w:t>
      </w:r>
      <w:r w:rsidRPr="0029123E">
        <w:t>conditio</w:t>
      </w:r>
      <w:r w:rsidR="00F07E26">
        <w:t>–</w:t>
      </w:r>
      <w:r w:rsidRPr="0029123E">
        <w:t xml:space="preserve"> - reactive transport</w:t>
      </w:r>
      <w:r w:rsidR="005E207F">
        <w:t>.’</w:t>
      </w:r>
      <w:r>
        <w:t xml:space="preserve"> In such case, </w:t>
      </w:r>
      <w:r w:rsidRPr="00C918A0">
        <w:rPr>
          <w:b/>
        </w:rPr>
        <w:t>the number of zones should be 1 no matter how many zones the domain includes.</w:t>
      </w:r>
      <w:r>
        <w:rPr>
          <w:b/>
        </w:rPr>
        <w:t xml:space="preserve"> The order of the aqueous components must be the same as defined in Data Block 2: </w:t>
      </w:r>
      <w:r w:rsidR="005E207F">
        <w:rPr>
          <w:b/>
        </w:rPr>
        <w:t>‘</w:t>
      </w:r>
      <w:r w:rsidRPr="00BF509A">
        <w:rPr>
          <w:b/>
        </w:rPr>
        <w:t>geochemical system</w:t>
      </w:r>
      <w:r w:rsidR="005E207F">
        <w:rPr>
          <w:b/>
        </w:rPr>
        <w:t>.’</w:t>
      </w:r>
      <w:r>
        <w:t xml:space="preserve"> The file provides the </w:t>
      </w:r>
      <w:r w:rsidR="005E207F">
        <w:t xml:space="preserve">x-, y- and </w:t>
      </w:r>
      <w:r>
        <w:t>z-coordinates and the total concentrations of each primary component in [mol L</w:t>
      </w:r>
      <w:r w:rsidRPr="0029123E">
        <w:rPr>
          <w:vertAlign w:val="superscript"/>
        </w:rPr>
        <w:t>-1</w:t>
      </w:r>
      <w:r>
        <w:t xml:space="preserve">] in each control volume. This file has the same format </w:t>
      </w:r>
      <w:r w:rsidR="005E207F">
        <w:t xml:space="preserve">as </w:t>
      </w:r>
      <w:r w:rsidR="00401AAD">
        <w:t>the output file prefix_0.gst.</w:t>
      </w:r>
    </w:p>
    <w:p w14:paraId="6E856EC6" w14:textId="251BAAC9" w:rsidR="00401AAD" w:rsidRDefault="00DD1EE1" w:rsidP="00DB1505">
      <w:r>
        <w:t>Tip: The user can generate a file prefix.aqt by running a simulation first. The code will generate a file prefix_0.gst and a file prefix_o.</w:t>
      </w:r>
      <w:r w:rsidRPr="0012625D">
        <w:rPr>
          <w:noProof/>
        </w:rPr>
        <w:t>aqt</w:t>
      </w:r>
      <w:r>
        <w:t xml:space="preserve"> (after version MIN3P-THCm.V1.0.549). The user can rename the prefix_o.</w:t>
      </w:r>
      <w:r w:rsidRPr="0012625D">
        <w:rPr>
          <w:noProof/>
        </w:rPr>
        <w:t>aqt</w:t>
      </w:r>
      <w:r>
        <w:t xml:space="preserve"> (or the file prefix_0.gat) to prefix.aqt. </w:t>
      </w:r>
      <w:r w:rsidRPr="00DD1EE1">
        <w:t xml:space="preserve">The difference between prefix_o.aqt and prefix_0.gst is that the concentration in the latter file is after </w:t>
      </w:r>
      <w:r w:rsidRPr="0012625D">
        <w:rPr>
          <w:noProof/>
        </w:rPr>
        <w:t>batch</w:t>
      </w:r>
      <w:r w:rsidRPr="00DD1EE1">
        <w:t xml:space="preserve"> reaction. When non-aqueous </w:t>
      </w:r>
      <w:r w:rsidR="005E207F" w:rsidRPr="00DD1EE1">
        <w:t>componen</w:t>
      </w:r>
      <w:r w:rsidR="005E207F">
        <w:t>ts are</w:t>
      </w:r>
      <w:r w:rsidR="005E207F" w:rsidRPr="00DD1EE1">
        <w:t xml:space="preserve"> </w:t>
      </w:r>
      <w:r w:rsidRPr="00DD1EE1">
        <w:t xml:space="preserve">excluded, there is </w:t>
      </w:r>
      <w:r w:rsidRPr="0012625D">
        <w:rPr>
          <w:noProof/>
        </w:rPr>
        <w:t>very</w:t>
      </w:r>
      <w:r w:rsidRPr="00DD1EE1">
        <w:t xml:space="preserve"> small difference in</w:t>
      </w:r>
      <w:r>
        <w:t xml:space="preserve"> the concentrations of components between</w:t>
      </w:r>
      <w:r w:rsidRPr="00DD1EE1">
        <w:t xml:space="preserve"> prefix_o.aqt and prefix_0.gst.</w:t>
      </w:r>
      <w:r w:rsidR="00F7179A">
        <w:t xml:space="preserve"> The user can use either file.</w:t>
      </w:r>
      <w:r w:rsidRPr="00DD1EE1">
        <w:t xml:space="preserve"> However, when non-aqueous components are included, the difference is significant and </w:t>
      </w:r>
      <w:r>
        <w:t>prefix_o.aqt has to be used</w:t>
      </w:r>
      <w:r w:rsidR="00F7179A">
        <w:t>.</w:t>
      </w:r>
    </w:p>
    <w:p w14:paraId="537DEBEE" w14:textId="3B25B186" w:rsidR="00DB1505" w:rsidRPr="00ED3698" w:rsidRDefault="00DC6195" w:rsidP="00892E8E">
      <w:pPr>
        <w:pStyle w:val="Heading4"/>
      </w:pPr>
      <w:bookmarkStart w:id="462" w:name="_Toc13056140"/>
      <w:r>
        <w:t>‘</w:t>
      </w:r>
      <w:r w:rsidR="00DB1505">
        <w:t>R</w:t>
      </w:r>
      <w:r w:rsidR="00DB1505" w:rsidRPr="0076172F">
        <w:t>ead initial mineral volume fractions from file</w:t>
      </w:r>
      <w:r>
        <w:t>’</w:t>
      </w:r>
      <w:bookmarkEnd w:id="462"/>
    </w:p>
    <w:p w14:paraId="20D0F8CE" w14:textId="44B875DF" w:rsidR="00DB1505" w:rsidRDefault="00DB1505" w:rsidP="00DB1505">
      <w:r>
        <w:t xml:space="preserve">The distributed initial mineral volume fractions and porosity can be specified through an external file prefix.min. To activate this function, the keywords </w:t>
      </w:r>
      <w:r w:rsidR="00DC6195">
        <w:t>‘</w:t>
      </w:r>
      <w:r w:rsidRPr="0076172F">
        <w:t>read initial mineral volume fractions from file</w:t>
      </w:r>
      <w:r w:rsidR="00DC6195">
        <w:t>’</w:t>
      </w:r>
      <w:r>
        <w:t xml:space="preserve"> should be provided in the </w:t>
      </w:r>
      <w:r w:rsidR="00DC6195">
        <w:t>data block ‘</w:t>
      </w:r>
      <w:r w:rsidRPr="0029123E">
        <w:t>initial conditio</w:t>
      </w:r>
      <w:r w:rsidR="00F07E26">
        <w:t>–</w:t>
      </w:r>
      <w:r w:rsidRPr="0029123E">
        <w:t xml:space="preserve"> - reactive transport</w:t>
      </w:r>
      <w:r w:rsidR="00DC6195">
        <w:t>.’</w:t>
      </w:r>
      <w:r>
        <w:t xml:space="preserve"> The file provides the </w:t>
      </w:r>
      <w:r w:rsidR="00DC6195">
        <w:t xml:space="preserve">x-, y- and </w:t>
      </w:r>
      <w:r>
        <w:t>z-coordinates, the initial mineral volume fractions in [m</w:t>
      </w:r>
      <w:r w:rsidRPr="0076172F">
        <w:rPr>
          <w:vertAlign w:val="superscript"/>
        </w:rPr>
        <w:t>3</w:t>
      </w:r>
      <w:r>
        <w:t xml:space="preserve"> m</w:t>
      </w:r>
      <w:r w:rsidRPr="0029123E">
        <w:rPr>
          <w:vertAlign w:val="superscript"/>
        </w:rPr>
        <w:t>-</w:t>
      </w:r>
      <w:r>
        <w:rPr>
          <w:vertAlign w:val="superscript"/>
        </w:rPr>
        <w:t>3</w:t>
      </w:r>
      <w:r>
        <w:t xml:space="preserve">] and the porosity for each control volume. </w:t>
      </w:r>
      <w:r>
        <w:rPr>
          <w:b/>
        </w:rPr>
        <w:t xml:space="preserve">The order of the minerals must be the same as defined in Data Block 2: </w:t>
      </w:r>
      <w:r w:rsidR="00DC6195">
        <w:rPr>
          <w:b/>
        </w:rPr>
        <w:t>’</w:t>
      </w:r>
      <w:r w:rsidRPr="00BF509A">
        <w:rPr>
          <w:b/>
        </w:rPr>
        <w:t>geochemical system</w:t>
      </w:r>
      <w:r w:rsidR="00DC6195">
        <w:rPr>
          <w:b/>
        </w:rPr>
        <w:t>.’</w:t>
      </w:r>
      <w:r>
        <w:t xml:space="preserve"> This file has the same format of the output file prefix_0.gsv.</w:t>
      </w:r>
    </w:p>
    <w:p w14:paraId="0BE5CD88" w14:textId="67A96ACB" w:rsidR="00DB1505" w:rsidRPr="00ED3698" w:rsidRDefault="00DC6195" w:rsidP="00892E8E">
      <w:pPr>
        <w:pStyle w:val="Heading4"/>
      </w:pPr>
      <w:bookmarkStart w:id="463" w:name="_Toc13056141"/>
      <w:r>
        <w:t>‘</w:t>
      </w:r>
      <w:r w:rsidR="00DB1505">
        <w:t>R</w:t>
      </w:r>
      <w:r w:rsidR="00DB1505" w:rsidRPr="001C2568">
        <w:t xml:space="preserve">ead </w:t>
      </w:r>
      <w:r w:rsidR="00DB1505" w:rsidRPr="00A909B6">
        <w:t>cec from file</w:t>
      </w:r>
      <w:r>
        <w:t>’</w:t>
      </w:r>
      <w:bookmarkEnd w:id="463"/>
    </w:p>
    <w:p w14:paraId="0A0A93F4" w14:textId="738ED85B" w:rsidR="00DB1505" w:rsidRDefault="00DB1505" w:rsidP="00DB1505">
      <w:r>
        <w:t xml:space="preserve">The distributed parameters CEC (cation exchange capacity) and dry bulk density can be specified through an external file prefix.cec. To activate this function, the keywords </w:t>
      </w:r>
      <w:r w:rsidR="00DC6195">
        <w:t>‘</w:t>
      </w:r>
      <w:r w:rsidRPr="00A909B6">
        <w:t>read cec from file</w:t>
      </w:r>
      <w:r w:rsidR="00DC6195">
        <w:t>’</w:t>
      </w:r>
      <w:r>
        <w:t xml:space="preserve"> should be provided in the </w:t>
      </w:r>
      <w:r w:rsidR="00DC6195">
        <w:t>data block ‘</w:t>
      </w:r>
      <w:r w:rsidR="00DC6195" w:rsidRPr="0029123E">
        <w:t xml:space="preserve">initial </w:t>
      </w:r>
      <w:r w:rsidRPr="0029123E">
        <w:t>conditio</w:t>
      </w:r>
      <w:r w:rsidR="00F07E26">
        <w:t>–</w:t>
      </w:r>
      <w:r w:rsidRPr="0029123E">
        <w:t xml:space="preserve"> - reactive transport</w:t>
      </w:r>
      <w:r w:rsidR="00DC6195">
        <w:t>.’</w:t>
      </w:r>
      <w:r>
        <w:t xml:space="preserve"> The file provides the </w:t>
      </w:r>
      <w:r w:rsidR="00DC6195">
        <w:t>x-, y- and z-coordinates</w:t>
      </w:r>
      <w:r>
        <w:t>, CEC in [</w:t>
      </w:r>
      <w:r w:rsidRPr="00A909B6">
        <w:t>meq</w:t>
      </w:r>
      <w:r>
        <w:t xml:space="preserve"> (</w:t>
      </w:r>
      <w:r w:rsidRPr="00A909B6">
        <w:t>100 g solid</w:t>
      </w:r>
      <w:r>
        <w:t>)</w:t>
      </w:r>
      <w:r w:rsidRPr="00F3063B">
        <w:rPr>
          <w:vertAlign w:val="superscript"/>
        </w:rPr>
        <w:t>-1</w:t>
      </w:r>
      <w:r w:rsidRPr="00A909B6">
        <w:t>]</w:t>
      </w:r>
      <w:r>
        <w:t xml:space="preserve"> and the dry bulk density in [g cm</w:t>
      </w:r>
      <w:r w:rsidRPr="0029123E">
        <w:rPr>
          <w:vertAlign w:val="superscript"/>
        </w:rPr>
        <w:t>-</w:t>
      </w:r>
      <w:r>
        <w:rPr>
          <w:vertAlign w:val="superscript"/>
        </w:rPr>
        <w:t>3</w:t>
      </w:r>
      <w:r>
        <w:t>] for each control volume. An example of the prefix.cec file</w:t>
      </w:r>
      <w:r w:rsidR="00DC6195">
        <w:t xml:space="preserve"> is below</w:t>
      </w:r>
      <w:r>
        <w:t>:</w:t>
      </w:r>
    </w:p>
    <w:p w14:paraId="52DABE4C" w14:textId="77777777" w:rsidR="00DB1505" w:rsidRDefault="00DB1505" w:rsidP="00DB1505">
      <w:pPr>
        <w:pStyle w:val="StyleCode"/>
      </w:pPr>
    </w:p>
    <w:p w14:paraId="2CC34E77" w14:textId="3E96021B" w:rsidR="00DB1505" w:rsidRDefault="00DB1505" w:rsidP="00DB1505">
      <w:pPr>
        <w:pStyle w:val="StyleCode"/>
      </w:pPr>
      <w:r>
        <w:t xml:space="preserve">title </w:t>
      </w:r>
      <w:r w:rsidR="00F07E26">
        <w:t>“</w:t>
      </w:r>
      <w:r>
        <w:t xml:space="preserve"> "dataset bas</w:t>
      </w:r>
      <w:r w:rsidR="00F07E26">
        <w:t>”</w:t>
      </w:r>
      <w:r>
        <w:t>n"</w:t>
      </w:r>
    </w:p>
    <w:p w14:paraId="5BA5F170" w14:textId="20022BC6" w:rsidR="00DB1505" w:rsidRPr="007C439D" w:rsidRDefault="00DB1505" w:rsidP="00DB1505">
      <w:pPr>
        <w:pStyle w:val="StyleCode"/>
        <w:rPr>
          <w:lang w:val="fr-FR"/>
        </w:rPr>
      </w:pPr>
      <w:r w:rsidRPr="007C439D">
        <w:rPr>
          <w:lang w:val="fr-FR"/>
        </w:rPr>
        <w:t xml:space="preserve">variables </w:t>
      </w:r>
      <w:r w:rsidR="00F07E26">
        <w:rPr>
          <w:lang w:val="fr-FR"/>
        </w:rPr>
        <w:t>« </w:t>
      </w:r>
      <w:r w:rsidRPr="007C439D">
        <w:rPr>
          <w:lang w:val="fr-FR"/>
        </w:rPr>
        <w:t xml:space="preserve"> </w:t>
      </w:r>
      <w:r w:rsidR="00F07E26">
        <w:rPr>
          <w:lang w:val="fr-FR"/>
        </w:rPr>
        <w:t> »</w:t>
      </w:r>
      <w:r w:rsidRPr="007C439D">
        <w:rPr>
          <w:lang w:val="fr-FR"/>
        </w:rPr>
        <w:t>x"</w:t>
      </w:r>
      <w:r w:rsidR="00F07E26">
        <w:rPr>
          <w:lang w:val="fr-FR"/>
        </w:rPr>
        <w:t>« </w:t>
      </w:r>
      <w:r w:rsidRPr="007C439D">
        <w:rPr>
          <w:lang w:val="fr-FR"/>
        </w:rPr>
        <w:t xml:space="preserve"> </w:t>
      </w:r>
      <w:r w:rsidR="00F07E26">
        <w:rPr>
          <w:lang w:val="fr-FR"/>
        </w:rPr>
        <w:t> »</w:t>
      </w:r>
      <w:r w:rsidRPr="007C439D">
        <w:rPr>
          <w:lang w:val="fr-FR"/>
        </w:rPr>
        <w:t>y"</w:t>
      </w:r>
      <w:r w:rsidR="00F07E26">
        <w:rPr>
          <w:lang w:val="fr-FR"/>
        </w:rPr>
        <w:t>« </w:t>
      </w:r>
      <w:r w:rsidRPr="007C439D">
        <w:rPr>
          <w:lang w:val="fr-FR"/>
        </w:rPr>
        <w:t xml:space="preserve"> </w:t>
      </w:r>
      <w:r w:rsidR="00F07E26">
        <w:rPr>
          <w:lang w:val="fr-FR"/>
        </w:rPr>
        <w:t> »</w:t>
      </w:r>
      <w:r w:rsidRPr="007C439D">
        <w:rPr>
          <w:lang w:val="fr-FR"/>
        </w:rPr>
        <w:t>z</w:t>
      </w:r>
      <w:r w:rsidR="00F07E26">
        <w:rPr>
          <w:lang w:val="fr-FR"/>
        </w:rPr>
        <w:t> »</w:t>
      </w:r>
      <w:r w:rsidRPr="007C439D">
        <w:rPr>
          <w:lang w:val="fr-FR"/>
        </w:rPr>
        <w:t>,"c</w:t>
      </w:r>
      <w:r w:rsidR="00F07E26">
        <w:rPr>
          <w:lang w:val="fr-FR"/>
        </w:rPr>
        <w:t> »</w:t>
      </w:r>
      <w:r w:rsidRPr="007C439D">
        <w:rPr>
          <w:lang w:val="fr-FR"/>
        </w:rPr>
        <w:t>c</w:t>
      </w:r>
      <w:r w:rsidR="00F07E26">
        <w:rPr>
          <w:lang w:val="fr-FR"/>
        </w:rPr>
        <w:t> »</w:t>
      </w:r>
      <w:r w:rsidRPr="007C439D">
        <w:rPr>
          <w:lang w:val="fr-FR"/>
        </w:rPr>
        <w:t>,"r</w:t>
      </w:r>
      <w:r w:rsidR="00F07E26">
        <w:rPr>
          <w:lang w:val="fr-FR"/>
        </w:rPr>
        <w:t> »</w:t>
      </w:r>
      <w:r w:rsidRPr="007C439D">
        <w:rPr>
          <w:lang w:val="fr-FR"/>
        </w:rPr>
        <w:t>o"</w:t>
      </w:r>
    </w:p>
    <w:p w14:paraId="082C3719" w14:textId="175507B1" w:rsidR="00DB1505" w:rsidRDefault="00DB1505" w:rsidP="00DB1505">
      <w:pPr>
        <w:pStyle w:val="StyleCode"/>
      </w:pPr>
      <w:r>
        <w:t xml:space="preserve">zone t </w:t>
      </w:r>
      <w:r w:rsidR="00F07E26">
        <w:t>“</w:t>
      </w:r>
      <w:r>
        <w:t xml:space="preserve"> "fie</w:t>
      </w:r>
      <w:r w:rsidR="00F07E26">
        <w:t>”</w:t>
      </w:r>
      <w:r>
        <w:t>d",i = 1000, j =  150, k =    1,  f=point</w:t>
      </w:r>
    </w:p>
    <w:p w14:paraId="234A72A8" w14:textId="77777777" w:rsidR="00DB1505" w:rsidRPr="007C439D" w:rsidRDefault="00DB1505" w:rsidP="00DB1505">
      <w:pPr>
        <w:pStyle w:val="StyleCode"/>
        <w:rPr>
          <w:lang w:val="fr-FR"/>
        </w:rPr>
      </w:pPr>
      <w:r>
        <w:t xml:space="preserve">  </w:t>
      </w:r>
      <w:r w:rsidRPr="007C439D">
        <w:rPr>
          <w:lang w:val="fr-FR"/>
        </w:rPr>
        <w:t>0.00000</w:t>
      </w:r>
      <w:r w:rsidRPr="007C439D">
        <w:rPr>
          <w:vertAlign w:val="superscript"/>
          <w:lang w:val="fr-FR"/>
        </w:rPr>
        <w:t>0</w:t>
      </w:r>
      <w:r w:rsidRPr="007C439D">
        <w:rPr>
          <w:lang w:val="fr-FR"/>
        </w:rPr>
        <w:t>0E+00  0.00000</w:t>
      </w:r>
      <w:r w:rsidRPr="007C439D">
        <w:rPr>
          <w:vertAlign w:val="superscript"/>
          <w:lang w:val="fr-FR"/>
        </w:rPr>
        <w:t>0</w:t>
      </w:r>
      <w:r w:rsidRPr="007C439D">
        <w:rPr>
          <w:lang w:val="fr-FR"/>
        </w:rPr>
        <w:t>0E+00  0.00000</w:t>
      </w:r>
      <w:r w:rsidRPr="007C439D">
        <w:rPr>
          <w:vertAlign w:val="superscript"/>
          <w:lang w:val="fr-FR"/>
        </w:rPr>
        <w:t>0</w:t>
      </w:r>
      <w:r w:rsidRPr="007C439D">
        <w:rPr>
          <w:lang w:val="fr-FR"/>
        </w:rPr>
        <w:t>0E+00  0.10000</w:t>
      </w:r>
      <w:r w:rsidRPr="007C439D">
        <w:rPr>
          <w:vertAlign w:val="superscript"/>
          <w:lang w:val="fr-FR"/>
        </w:rPr>
        <w:t>0</w:t>
      </w:r>
      <w:r w:rsidRPr="007C439D">
        <w:rPr>
          <w:lang w:val="fr-FR"/>
        </w:rPr>
        <w:t>0E+01  0.27500</w:t>
      </w:r>
      <w:r w:rsidRPr="007C439D">
        <w:rPr>
          <w:vertAlign w:val="superscript"/>
          <w:lang w:val="fr-FR"/>
        </w:rPr>
        <w:t>0</w:t>
      </w:r>
      <w:r w:rsidRPr="007C439D">
        <w:rPr>
          <w:lang w:val="fr-FR"/>
        </w:rPr>
        <w:t>0E+01</w:t>
      </w:r>
    </w:p>
    <w:p w14:paraId="7A1D4FD3" w14:textId="77777777" w:rsidR="00DB1505" w:rsidRPr="007C439D" w:rsidRDefault="00DB1505" w:rsidP="00DB1505">
      <w:pPr>
        <w:pStyle w:val="StyleCode"/>
        <w:rPr>
          <w:lang w:val="fr-FR"/>
        </w:rPr>
      </w:pPr>
      <w:r w:rsidRPr="007C439D">
        <w:rPr>
          <w:lang w:val="fr-FR"/>
        </w:rPr>
        <w:t xml:space="preserve">  0.44044</w:t>
      </w:r>
      <w:r w:rsidRPr="007C439D">
        <w:rPr>
          <w:vertAlign w:val="superscript"/>
          <w:lang w:val="fr-FR"/>
        </w:rPr>
        <w:t>0</w:t>
      </w:r>
      <w:r w:rsidRPr="007C439D">
        <w:rPr>
          <w:lang w:val="fr-FR"/>
        </w:rPr>
        <w:t>4E+03  0.00000</w:t>
      </w:r>
      <w:r w:rsidRPr="007C439D">
        <w:rPr>
          <w:vertAlign w:val="superscript"/>
          <w:lang w:val="fr-FR"/>
        </w:rPr>
        <w:t>0</w:t>
      </w:r>
      <w:r w:rsidRPr="007C439D">
        <w:rPr>
          <w:lang w:val="fr-FR"/>
        </w:rPr>
        <w:t>0E+00  0.00000</w:t>
      </w:r>
      <w:r w:rsidRPr="007C439D">
        <w:rPr>
          <w:vertAlign w:val="superscript"/>
          <w:lang w:val="fr-FR"/>
        </w:rPr>
        <w:t>0</w:t>
      </w:r>
      <w:r w:rsidRPr="007C439D">
        <w:rPr>
          <w:lang w:val="fr-FR"/>
        </w:rPr>
        <w:t>0E+00  0.10000</w:t>
      </w:r>
      <w:r w:rsidRPr="007C439D">
        <w:rPr>
          <w:vertAlign w:val="superscript"/>
          <w:lang w:val="fr-FR"/>
        </w:rPr>
        <w:t>0</w:t>
      </w:r>
      <w:r w:rsidRPr="007C439D">
        <w:rPr>
          <w:lang w:val="fr-FR"/>
        </w:rPr>
        <w:t>0E+01  0.27500</w:t>
      </w:r>
      <w:r w:rsidRPr="007C439D">
        <w:rPr>
          <w:vertAlign w:val="superscript"/>
          <w:lang w:val="fr-FR"/>
        </w:rPr>
        <w:t>0</w:t>
      </w:r>
      <w:r w:rsidRPr="007C439D">
        <w:rPr>
          <w:lang w:val="fr-FR"/>
        </w:rPr>
        <w:t>0E+01</w:t>
      </w:r>
    </w:p>
    <w:p w14:paraId="518C45B7" w14:textId="77777777" w:rsidR="00DB1505" w:rsidRPr="007C439D" w:rsidRDefault="00DB1505" w:rsidP="00DB1505">
      <w:pPr>
        <w:pStyle w:val="StyleCode"/>
        <w:rPr>
          <w:lang w:val="fr-FR"/>
        </w:rPr>
      </w:pPr>
      <w:r w:rsidRPr="007C439D">
        <w:rPr>
          <w:lang w:val="fr-FR"/>
        </w:rPr>
        <w:t xml:space="preserve">  0.88088</w:t>
      </w:r>
      <w:r w:rsidRPr="007C439D">
        <w:rPr>
          <w:vertAlign w:val="superscript"/>
          <w:lang w:val="fr-FR"/>
        </w:rPr>
        <w:t>0</w:t>
      </w:r>
      <w:r w:rsidRPr="007C439D">
        <w:rPr>
          <w:lang w:val="fr-FR"/>
        </w:rPr>
        <w:t>6E+03  0.00000</w:t>
      </w:r>
      <w:r w:rsidRPr="007C439D">
        <w:rPr>
          <w:vertAlign w:val="superscript"/>
          <w:lang w:val="fr-FR"/>
        </w:rPr>
        <w:t>0</w:t>
      </w:r>
      <w:r w:rsidRPr="007C439D">
        <w:rPr>
          <w:lang w:val="fr-FR"/>
        </w:rPr>
        <w:t>0E+00  0.00000</w:t>
      </w:r>
      <w:r w:rsidRPr="007C439D">
        <w:rPr>
          <w:vertAlign w:val="superscript"/>
          <w:lang w:val="fr-FR"/>
        </w:rPr>
        <w:t>0</w:t>
      </w:r>
      <w:r w:rsidRPr="007C439D">
        <w:rPr>
          <w:lang w:val="fr-FR"/>
        </w:rPr>
        <w:t>0E+00  0.10000</w:t>
      </w:r>
      <w:r w:rsidRPr="007C439D">
        <w:rPr>
          <w:vertAlign w:val="superscript"/>
          <w:lang w:val="fr-FR"/>
        </w:rPr>
        <w:t>0</w:t>
      </w:r>
      <w:r w:rsidRPr="007C439D">
        <w:rPr>
          <w:lang w:val="fr-FR"/>
        </w:rPr>
        <w:t>0E+01  0.27500</w:t>
      </w:r>
      <w:r w:rsidRPr="007C439D">
        <w:rPr>
          <w:vertAlign w:val="superscript"/>
          <w:lang w:val="fr-FR"/>
        </w:rPr>
        <w:t>0</w:t>
      </w:r>
      <w:r w:rsidRPr="007C439D">
        <w:rPr>
          <w:lang w:val="fr-FR"/>
        </w:rPr>
        <w:t>0E+01</w:t>
      </w:r>
    </w:p>
    <w:p w14:paraId="0D5B6542" w14:textId="77777777" w:rsidR="00DB1505" w:rsidRPr="007C439D" w:rsidRDefault="00DB1505" w:rsidP="00DB1505">
      <w:pPr>
        <w:pStyle w:val="StyleCode"/>
        <w:rPr>
          <w:lang w:val="fr-FR"/>
        </w:rPr>
      </w:pPr>
      <w:r w:rsidRPr="007C439D">
        <w:rPr>
          <w:lang w:val="fr-FR"/>
        </w:rPr>
        <w:t xml:space="preserve">  0.13213</w:t>
      </w:r>
      <w:r w:rsidRPr="007C439D">
        <w:rPr>
          <w:vertAlign w:val="superscript"/>
          <w:lang w:val="fr-FR"/>
        </w:rPr>
        <w:t>2</w:t>
      </w:r>
      <w:r w:rsidRPr="007C439D">
        <w:rPr>
          <w:lang w:val="fr-FR"/>
        </w:rPr>
        <w:t>1E+04  0.00000</w:t>
      </w:r>
      <w:r w:rsidRPr="007C439D">
        <w:rPr>
          <w:vertAlign w:val="superscript"/>
          <w:lang w:val="fr-FR"/>
        </w:rPr>
        <w:t>0</w:t>
      </w:r>
      <w:r w:rsidRPr="007C439D">
        <w:rPr>
          <w:lang w:val="fr-FR"/>
        </w:rPr>
        <w:t>0E+00  0.00000</w:t>
      </w:r>
      <w:r w:rsidRPr="007C439D">
        <w:rPr>
          <w:vertAlign w:val="superscript"/>
          <w:lang w:val="fr-FR"/>
        </w:rPr>
        <w:t>0</w:t>
      </w:r>
      <w:r w:rsidRPr="007C439D">
        <w:rPr>
          <w:lang w:val="fr-FR"/>
        </w:rPr>
        <w:t>0E+00  0.10000</w:t>
      </w:r>
      <w:r w:rsidRPr="007C439D">
        <w:rPr>
          <w:vertAlign w:val="superscript"/>
          <w:lang w:val="fr-FR"/>
        </w:rPr>
        <w:t>0</w:t>
      </w:r>
      <w:r w:rsidRPr="007C439D">
        <w:rPr>
          <w:lang w:val="fr-FR"/>
        </w:rPr>
        <w:t>0E+01  0.27500</w:t>
      </w:r>
      <w:r w:rsidRPr="007C439D">
        <w:rPr>
          <w:vertAlign w:val="superscript"/>
          <w:lang w:val="fr-FR"/>
        </w:rPr>
        <w:t>0</w:t>
      </w:r>
      <w:r w:rsidRPr="007C439D">
        <w:rPr>
          <w:lang w:val="fr-FR"/>
        </w:rPr>
        <w:t>0E+01</w:t>
      </w:r>
    </w:p>
    <w:p w14:paraId="06485E69" w14:textId="77777777" w:rsidR="00DB1505" w:rsidRDefault="00DB1505" w:rsidP="00DB1505">
      <w:pPr>
        <w:pStyle w:val="StyleCode"/>
      </w:pPr>
      <w:r w:rsidRPr="007C439D">
        <w:rPr>
          <w:lang w:val="fr-FR"/>
        </w:rPr>
        <w:lastRenderedPageBreak/>
        <w:t xml:space="preserve">  </w:t>
      </w:r>
      <w:r>
        <w:t>0.1761762E+04  0.0000000E+00  0.0000000E+00  0.1000000E+01  0.2750000E+01</w:t>
      </w:r>
    </w:p>
    <w:p w14:paraId="215A95EC" w14:textId="77777777" w:rsidR="00DB1505" w:rsidRDefault="00DB1505" w:rsidP="00DB1505">
      <w:pPr>
        <w:pStyle w:val="StyleCode"/>
      </w:pPr>
      <w:r>
        <w:t>……</w:t>
      </w:r>
    </w:p>
    <w:p w14:paraId="2B3645EB" w14:textId="77777777" w:rsidR="00DB1505" w:rsidRDefault="00DB1505" w:rsidP="00DB1505">
      <w:pPr>
        <w:pStyle w:val="StyleCode"/>
      </w:pPr>
    </w:p>
    <w:p w14:paraId="5C251146" w14:textId="12E00C11" w:rsidR="00DB1505" w:rsidRPr="00ED3698" w:rsidRDefault="00C94348" w:rsidP="00892E8E">
      <w:pPr>
        <w:pStyle w:val="Heading4"/>
      </w:pPr>
      <w:bookmarkStart w:id="464" w:name="_Toc13056142"/>
      <w:r>
        <w:t>‘</w:t>
      </w:r>
      <w:r w:rsidR="00DB1505">
        <w:t>R</w:t>
      </w:r>
      <w:r w:rsidR="00DB1505" w:rsidRPr="0076172F">
        <w:t>ead initial mineral areas from file</w:t>
      </w:r>
      <w:r>
        <w:t>’</w:t>
      </w:r>
      <w:bookmarkEnd w:id="464"/>
    </w:p>
    <w:p w14:paraId="1514A085" w14:textId="3414DC9B" w:rsidR="00DB1505" w:rsidRDefault="00DB1505" w:rsidP="00DB1505">
      <w:r>
        <w:t>The distributed initial mineral surface area of each mineral in each control volume can be specified through an external file prefix.</w:t>
      </w:r>
      <w:r w:rsidRPr="004C6ABB">
        <w:t>surf</w:t>
      </w:r>
      <w:r>
        <w:t xml:space="preserve">. To activate this function, the keywords </w:t>
      </w:r>
      <w:r w:rsidR="00C94348">
        <w:t>‘</w:t>
      </w:r>
      <w:r w:rsidRPr="004C6ABB">
        <w:t>read initial mineral areas from file</w:t>
      </w:r>
      <w:r w:rsidR="00C94348">
        <w:t>’</w:t>
      </w:r>
      <w:r>
        <w:t xml:space="preserve"> should be provided in Data Block 15: </w:t>
      </w:r>
      <w:r w:rsidR="00C94348">
        <w:t>‘</w:t>
      </w:r>
      <w:r w:rsidRPr="0029123E">
        <w:t>initial conditio</w:t>
      </w:r>
      <w:r w:rsidR="00F07E26">
        <w:t>–</w:t>
      </w:r>
      <w:r w:rsidRPr="0029123E">
        <w:t xml:space="preserve"> - reactive transport</w:t>
      </w:r>
      <w:r w:rsidR="00C94348">
        <w:t>.’</w:t>
      </w:r>
      <w:r>
        <w:t xml:space="preserve"> The file provides the </w:t>
      </w:r>
      <w:r w:rsidR="00C94348">
        <w:t>x-, y- and z-coordinates</w:t>
      </w:r>
      <w:r>
        <w:t>, the initial surface area of each mineral in [m</w:t>
      </w:r>
      <w:r w:rsidRPr="00390989">
        <w:rPr>
          <w:vertAlign w:val="superscript"/>
        </w:rPr>
        <w:t>2</w:t>
      </w:r>
      <w:r w:rsidRPr="004C6ABB">
        <w:t xml:space="preserve"> mineral</w:t>
      </w:r>
      <w:r>
        <w:t xml:space="preserve"> (</w:t>
      </w:r>
      <w:r w:rsidRPr="004C6ABB">
        <w:t>L bulk</w:t>
      </w:r>
      <w:r>
        <w:t>)</w:t>
      </w:r>
      <w:r>
        <w:rPr>
          <w:vertAlign w:val="superscript"/>
        </w:rPr>
        <w:t>-1</w:t>
      </w:r>
      <w:r w:rsidRPr="004C6ABB">
        <w:t>]</w:t>
      </w:r>
      <w:r>
        <w:t xml:space="preserve"> for </w:t>
      </w:r>
      <w:r w:rsidR="00C94348">
        <w:t xml:space="preserve">surface-controlled reactions </w:t>
      </w:r>
      <w:r>
        <w:t xml:space="preserve">and in </w:t>
      </w:r>
      <w:r w:rsidRPr="004C6ABB">
        <w:t>[m mineral</w:t>
      </w:r>
      <w:r>
        <w:t xml:space="preserve"> (</w:t>
      </w:r>
      <w:r w:rsidRPr="004C6ABB">
        <w:t>m</w:t>
      </w:r>
      <w:r>
        <w:rPr>
          <w:vertAlign w:val="superscript"/>
        </w:rPr>
        <w:t>3</w:t>
      </w:r>
      <w:r w:rsidRPr="004C6ABB">
        <w:t xml:space="preserve"> bulk</w:t>
      </w:r>
      <w:r>
        <w:t>)</w:t>
      </w:r>
      <w:r>
        <w:rPr>
          <w:vertAlign w:val="superscript"/>
        </w:rPr>
        <w:t>-1</w:t>
      </w:r>
      <w:r w:rsidRPr="004C6ABB">
        <w:t>]</w:t>
      </w:r>
      <w:r>
        <w:t xml:space="preserve"> for </w:t>
      </w:r>
      <w:r w:rsidR="00C94348">
        <w:t>transport-controlled reactions</w:t>
      </w:r>
      <w:r>
        <w:t xml:space="preserve">. </w:t>
      </w:r>
      <w:r>
        <w:rPr>
          <w:b/>
        </w:rPr>
        <w:t xml:space="preserve">The order of the minerals must be the same as defined in Data Block 2: </w:t>
      </w:r>
      <w:r w:rsidR="00C94348">
        <w:rPr>
          <w:b/>
        </w:rPr>
        <w:t>‘</w:t>
      </w:r>
      <w:r w:rsidRPr="00BF509A">
        <w:rPr>
          <w:b/>
        </w:rPr>
        <w:t>geochemical system</w:t>
      </w:r>
      <w:r w:rsidR="00C94348">
        <w:rPr>
          <w:b/>
        </w:rPr>
        <w:t>.’</w:t>
      </w:r>
      <w:r>
        <w:rPr>
          <w:b/>
        </w:rPr>
        <w:t>.</w:t>
      </w:r>
      <w:r>
        <w:t xml:space="preserve"> This file has the same format of the output file prefix_0.gsv.</w:t>
      </w:r>
    </w:p>
    <w:p w14:paraId="535ECBFB" w14:textId="105433CD" w:rsidR="00DB1505" w:rsidRPr="00ED3698" w:rsidRDefault="00C94348" w:rsidP="00892E8E">
      <w:pPr>
        <w:pStyle w:val="Heading4"/>
      </w:pPr>
      <w:bookmarkStart w:id="465" w:name="_Toc13056143"/>
      <w:r>
        <w:t>‘</w:t>
      </w:r>
      <w:commentRangeStart w:id="466"/>
      <w:r w:rsidR="00DB1505">
        <w:t>R</w:t>
      </w:r>
      <w:r w:rsidR="00DB1505" w:rsidRPr="0076172F">
        <w:t xml:space="preserve">ead </w:t>
      </w:r>
      <w:r w:rsidR="00DB1505" w:rsidRPr="007B53D5">
        <w:t>mineral volume fractions nucleation thresholds</w:t>
      </w:r>
      <w:r w:rsidR="00DB1505" w:rsidRPr="0076172F">
        <w:t xml:space="preserve"> from file</w:t>
      </w:r>
      <w:r>
        <w:t>’</w:t>
      </w:r>
      <w:commentRangeEnd w:id="466"/>
      <w:r w:rsidR="00514811">
        <w:rPr>
          <w:rStyle w:val="CommentReference"/>
        </w:rPr>
        <w:commentReference w:id="466"/>
      </w:r>
      <w:bookmarkEnd w:id="465"/>
    </w:p>
    <w:p w14:paraId="76C448D4" w14:textId="78BF7FF7" w:rsidR="00DB1505" w:rsidRDefault="00DB1505" w:rsidP="00DB1505">
      <w:r>
        <w:t xml:space="preserve">The </w:t>
      </w:r>
      <w:r w:rsidRPr="007B53D5">
        <w:t>mineral volume fractions nucle</w:t>
      </w:r>
      <w:r>
        <w:t>ation threshold (</w:t>
      </w:r>
      <m:oMath>
        <m:sSub>
          <m:sSubPr>
            <m:ctrlPr>
              <w:rPr>
                <w:rFonts w:ascii="Cambria Math" w:hAnsi="Cambria Math"/>
                <w:i/>
              </w:rPr>
            </m:ctrlPr>
          </m:sSubPr>
          <m:e>
            <m:r>
              <w:rPr>
                <w:rFonts w:ascii="Cambria Math" w:hAnsi="Cambria Math"/>
              </w:rPr>
              <m:t>φ</m:t>
            </m:r>
          </m:e>
          <m:sub>
            <m:r>
              <w:rPr>
                <w:rFonts w:ascii="Cambria Math" w:hAnsi="Cambria Math"/>
              </w:rPr>
              <m:t>nuc</m:t>
            </m:r>
          </m:sub>
        </m:sSub>
      </m:oMath>
      <w:r>
        <w:t>) in [m</w:t>
      </w:r>
      <w:r w:rsidRPr="0076172F">
        <w:rPr>
          <w:vertAlign w:val="superscript"/>
        </w:rPr>
        <w:t>3</w:t>
      </w:r>
      <w:r>
        <w:t xml:space="preserve"> m</w:t>
      </w:r>
      <w:r w:rsidRPr="0029123E">
        <w:rPr>
          <w:vertAlign w:val="superscript"/>
        </w:rPr>
        <w:t>-</w:t>
      </w:r>
      <w:r>
        <w:rPr>
          <w:vertAlign w:val="superscript"/>
        </w:rPr>
        <w:t>3</w:t>
      </w:r>
      <w:r>
        <w:t xml:space="preserve">] is a parameter defined for </w:t>
      </w:r>
      <w:r w:rsidR="00E07944">
        <w:t>limiting the mineral reactive surface area S from updating</w:t>
      </w:r>
      <w:r w:rsidR="00C94348">
        <w:t>,</w:t>
      </w:r>
      <w:r>
        <w:t xml:space="preserve"> </w:t>
      </w:r>
      <w:commentRangeStart w:id="467"/>
      <w:commentRangeStart w:id="468"/>
      <w:r>
        <w:t xml:space="preserve">till </w:t>
      </w:r>
      <w:r w:rsidR="00C94348">
        <w:t xml:space="preserve">the </w:t>
      </w:r>
      <w:r>
        <w:t xml:space="preserve">mineral </w:t>
      </w:r>
      <w:r w:rsidR="00C94348">
        <w:t xml:space="preserve">approaches </w:t>
      </w:r>
      <w:r>
        <w:t>disappearance according to:</w:t>
      </w:r>
      <w:commentRangeEnd w:id="467"/>
      <w:r w:rsidR="00C94348">
        <w:rPr>
          <w:rStyle w:val="CommentReference"/>
        </w:rPr>
        <w:commentReference w:id="467"/>
      </w:r>
      <w:commentRangeEnd w:id="468"/>
      <w:r w:rsidR="0019452F">
        <w:rPr>
          <w:rStyle w:val="CommentReference"/>
        </w:rPr>
        <w:commentReference w:id="468"/>
      </w:r>
    </w:p>
    <w:tbl>
      <w:tblPr>
        <w:tblW w:w="0" w:type="auto"/>
        <w:tblLook w:val="04A0" w:firstRow="1" w:lastRow="0" w:firstColumn="1" w:lastColumn="0" w:noHBand="0" w:noVBand="1"/>
      </w:tblPr>
      <w:tblGrid>
        <w:gridCol w:w="6251"/>
        <w:gridCol w:w="2389"/>
      </w:tblGrid>
      <w:tr w:rsidR="00280326" w:rsidRPr="002D66AE" w14:paraId="7CFE7C7B" w14:textId="77777777" w:rsidTr="008A4A97">
        <w:tc>
          <w:tcPr>
            <w:tcW w:w="6419" w:type="dxa"/>
            <w:vAlign w:val="center"/>
          </w:tcPr>
          <w:p w14:paraId="577169F9" w14:textId="02BE357E" w:rsidR="00280326" w:rsidRDefault="00280326" w:rsidP="00E07944">
            <w:pPr>
              <w:pStyle w:val="Simpleline"/>
            </w:pPr>
            <m:oMath>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0</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φ</m:t>
                  </m:r>
                </m:num>
                <m:den>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0</m:t>
                      </m:r>
                    </m:sub>
                  </m:sSub>
                </m:den>
              </m:f>
              <m:sSup>
                <m:sSupPr>
                  <m:ctrlPr>
                    <w:rPr>
                      <w:rFonts w:ascii="Cambria Math" w:hAnsi="Cambria Math"/>
                      <w:i/>
                      <w:sz w:val="24"/>
                      <w:szCs w:val="24"/>
                    </w:rPr>
                  </m:ctrlPr>
                </m:sSupPr>
                <m:e>
                  <m:r>
                    <w:rPr>
                      <w:rFonts w:ascii="Cambria Math" w:hAnsi="Cambria Math"/>
                      <w:sz w:val="24"/>
                      <w:szCs w:val="24"/>
                    </w:rPr>
                    <m:t>)</m:t>
                  </m:r>
                </m:e>
                <m:sup>
                  <m:r>
                    <w:rPr>
                      <w:rFonts w:ascii="Cambria Math" w:hAnsi="Cambria Math"/>
                      <w:sz w:val="24"/>
                      <w:szCs w:val="24"/>
                    </w:rPr>
                    <m:t>2/3</m:t>
                  </m:r>
                </m:sup>
              </m:sSup>
              <m:r>
                <w:rPr>
                  <w:rFonts w:ascii="Cambria Math" w:hAnsi="Cambria Math"/>
                  <w:sz w:val="24"/>
                  <w:szCs w:val="24"/>
                </w:rPr>
                <m:t xml:space="preserve">, </m:t>
              </m:r>
            </m:oMath>
            <w:r w:rsidR="0096735A">
              <w:rPr>
                <w:sz w:val="24"/>
                <w:szCs w:val="24"/>
              </w:rPr>
              <w:t xml:space="preserve">if </w:t>
            </w:r>
            <m:oMath>
              <m:r>
                <w:rPr>
                  <w:rFonts w:ascii="Cambria Math" w:hAnsi="Cambria Math"/>
                  <w:sz w:val="24"/>
                  <w:szCs w:val="24"/>
                </w:rPr>
                <m:t xml:space="preserve">φ&gt; </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nuc</m:t>
                  </m:r>
                </m:sub>
              </m:sSub>
            </m:oMath>
          </w:p>
          <w:p w14:paraId="632AD564" w14:textId="09206198" w:rsidR="00E07944" w:rsidRPr="00280326" w:rsidRDefault="00E07944" w:rsidP="00514811">
            <w:pPr>
              <w:pStyle w:val="Simpleline"/>
              <w:rPr>
                <w:sz w:val="24"/>
                <w:szCs w:val="24"/>
              </w:rPr>
            </w:pPr>
            <m:oMath>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S</m:t>
                  </m:r>
                  <w:commentRangeStart w:id="469"/>
                  <w:commentRangeEnd w:id="469"/>
                  <m:r>
                    <m:rPr>
                      <m:sty m:val="p"/>
                    </m:rPr>
                    <w:rPr>
                      <w:rStyle w:val="CommentReference"/>
                    </w:rPr>
                    <w:commentReference w:id="469"/>
                  </m:r>
                </m:e>
                <m:sub>
                  <m:r>
                    <w:rPr>
                      <w:rFonts w:ascii="Cambria Math" w:hAnsi="Cambria Math"/>
                      <w:sz w:val="24"/>
                      <w:szCs w:val="24"/>
                    </w:rPr>
                    <m:t>0</m:t>
                  </m:r>
                </m:sub>
              </m:sSub>
              <m:r>
                <w:rPr>
                  <w:rFonts w:ascii="Cambria Math" w:hAnsi="Cambria Math"/>
                  <w:sz w:val="24"/>
                  <w:szCs w:val="24"/>
                </w:rPr>
                <m:t>,</m:t>
              </m:r>
            </m:oMath>
            <w:r>
              <w:rPr>
                <w:sz w:val="24"/>
                <w:szCs w:val="24"/>
              </w:rPr>
              <w:t xml:space="preserve"> if </w:t>
            </w:r>
            <m:oMath>
              <m:r>
                <w:rPr>
                  <w:rFonts w:ascii="Cambria Math" w:hAnsi="Cambria Math"/>
                  <w:sz w:val="24"/>
                  <w:szCs w:val="24"/>
                </w:rPr>
                <m:t xml:space="preserve">φ≤ </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nuc</m:t>
                  </m:r>
                </m:sub>
              </m:sSub>
            </m:oMath>
          </w:p>
        </w:tc>
        <w:tc>
          <w:tcPr>
            <w:tcW w:w="2437" w:type="dxa"/>
            <w:vAlign w:val="center"/>
          </w:tcPr>
          <w:p w14:paraId="7D493836" w14:textId="3E5A815A" w:rsidR="00280326" w:rsidRPr="002D66AE" w:rsidRDefault="00280326" w:rsidP="008A4A97">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56</w:t>
            </w:r>
            <w:r w:rsidRPr="002D66AE">
              <w:rPr>
                <w:rFonts w:cs="Arial"/>
              </w:rPr>
              <w:fldChar w:fldCharType="end"/>
            </w:r>
          </w:p>
        </w:tc>
      </w:tr>
    </w:tbl>
    <w:p w14:paraId="49FA671B" w14:textId="6342F99E" w:rsidR="00DB1505" w:rsidRDefault="00DB1505" w:rsidP="00DB1505">
      <w:r>
        <w:t xml:space="preserve">In which </w:t>
      </w:r>
      <m:oMath>
        <m:sSub>
          <m:sSubPr>
            <m:ctrlPr>
              <w:rPr>
                <w:rFonts w:ascii="Cambria Math" w:hAnsi="Cambria Math"/>
                <w:i/>
              </w:rPr>
            </m:ctrlPr>
          </m:sSubPr>
          <m:e>
            <m:r>
              <w:rPr>
                <w:rFonts w:ascii="Cambria Math" w:hAnsi="Cambria Math"/>
              </w:rPr>
              <m:t>φ</m:t>
            </m:r>
          </m:e>
          <m:sub>
            <m:r>
              <w:rPr>
                <w:rFonts w:ascii="Cambria Math" w:hAnsi="Cambria Math"/>
              </w:rPr>
              <m:t>0</m:t>
            </m:r>
          </m:sub>
        </m:sSub>
      </m:oMath>
      <w:r>
        <w:t xml:space="preserve"> and </w:t>
      </w:r>
      <m:oMath>
        <m:r>
          <w:rPr>
            <w:rFonts w:ascii="Cambria Math" w:hAnsi="Cambria Math"/>
          </w:rPr>
          <m:t>φ</m:t>
        </m:r>
      </m:oMath>
      <w:r>
        <w:t xml:space="preserve"> refer to the initial and current mineral volume fraction [m</w:t>
      </w:r>
      <w:r w:rsidRPr="0076172F">
        <w:rPr>
          <w:vertAlign w:val="superscript"/>
        </w:rPr>
        <w:t>3</w:t>
      </w:r>
      <w:r>
        <w:t xml:space="preserve"> m</w:t>
      </w:r>
      <w:r w:rsidRPr="0029123E">
        <w:rPr>
          <w:vertAlign w:val="superscript"/>
        </w:rPr>
        <w:t>-</w:t>
      </w:r>
      <w:r>
        <w:rPr>
          <w:vertAlign w:val="superscript"/>
        </w:rPr>
        <w:t>3</w:t>
      </w:r>
      <w:r w:rsidR="00C94348">
        <w:t xml:space="preserve">].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0</m:t>
            </m:r>
          </m:sub>
        </m:sSub>
      </m:oMath>
      <w:r>
        <w:t xml:space="preserve"> is the reference mineral surface area. To use the parameter, the mineral update type should be ‘</w:t>
      </w:r>
      <w:r w:rsidR="00E07944">
        <w:t>twothird-mix</w:t>
      </w:r>
      <w:r w:rsidR="00C94348">
        <w:t>.</w:t>
      </w:r>
      <w:r>
        <w:t>’</w:t>
      </w:r>
    </w:p>
    <w:p w14:paraId="687E0CA5" w14:textId="31212BF8" w:rsidR="00514811" w:rsidRDefault="00514811" w:rsidP="00DB1505">
      <w:r>
        <w:t>To use the parameter for the mineral update type of ‘linear’, it must be used in combination with the keyword</w:t>
      </w:r>
      <w:r w:rsidR="00F07E26">
        <w:t>‘</w:t>
      </w:r>
      <w:r>
        <w:t xml:space="preserve"> </w:t>
      </w:r>
      <w:r w:rsidRPr="00514811">
        <w:t>'Read nucleation threshold reference surface area from file’</w:t>
      </w:r>
      <w:r>
        <w:t xml:space="preserve"> described in the subsection follows. </w:t>
      </w:r>
    </w:p>
    <w:tbl>
      <w:tblPr>
        <w:tblW w:w="0" w:type="auto"/>
        <w:tblLook w:val="04A0" w:firstRow="1" w:lastRow="0" w:firstColumn="1" w:lastColumn="0" w:noHBand="0" w:noVBand="1"/>
      </w:tblPr>
      <w:tblGrid>
        <w:gridCol w:w="6250"/>
        <w:gridCol w:w="2390"/>
      </w:tblGrid>
      <w:tr w:rsidR="00514811" w:rsidRPr="002D66AE" w14:paraId="3722D7B1" w14:textId="77777777" w:rsidTr="0094544F">
        <w:tc>
          <w:tcPr>
            <w:tcW w:w="6419" w:type="dxa"/>
            <w:vAlign w:val="center"/>
          </w:tcPr>
          <w:p w14:paraId="504F0AD3" w14:textId="05117CDC" w:rsidR="00514811" w:rsidRDefault="00514811" w:rsidP="0094544F">
            <w:pPr>
              <w:pStyle w:val="Simpleline"/>
            </w:pPr>
            <m:oMath>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nuc</m:t>
                  </m:r>
                </m:sub>
              </m:sSub>
              <m:f>
                <m:fPr>
                  <m:ctrlPr>
                    <w:rPr>
                      <w:rFonts w:ascii="Cambria Math" w:hAnsi="Cambria Math"/>
                      <w:i/>
                      <w:sz w:val="24"/>
                      <w:szCs w:val="24"/>
                    </w:rPr>
                  </m:ctrlPr>
                </m:fPr>
                <m:num>
                  <m:r>
                    <w:rPr>
                      <w:rFonts w:ascii="Cambria Math" w:hAnsi="Cambria Math"/>
                      <w:sz w:val="24"/>
                      <w:szCs w:val="24"/>
                    </w:rPr>
                    <m:t>φ</m:t>
                  </m:r>
                </m:num>
                <m:den>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nuc</m:t>
                      </m:r>
                    </m:sub>
                  </m:sSub>
                </m:den>
              </m:f>
              <m:r>
                <w:rPr>
                  <w:rFonts w:ascii="Cambria Math" w:hAnsi="Cambria Math"/>
                  <w:sz w:val="24"/>
                  <w:szCs w:val="24"/>
                </w:rPr>
                <m:t xml:space="preserve">, </m:t>
              </m:r>
            </m:oMath>
            <w:r>
              <w:rPr>
                <w:sz w:val="24"/>
                <w:szCs w:val="24"/>
              </w:rPr>
              <w:t xml:space="preserve">if </w:t>
            </w:r>
            <m:oMath>
              <m:r>
                <w:rPr>
                  <w:rFonts w:ascii="Cambria Math" w:hAnsi="Cambria Math"/>
                  <w:sz w:val="24"/>
                  <w:szCs w:val="24"/>
                </w:rPr>
                <m:t xml:space="preserve">φ≥ </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nuc</m:t>
                  </m:r>
                </m:sub>
              </m:sSub>
            </m:oMath>
          </w:p>
          <w:p w14:paraId="035F10FB" w14:textId="0F064373" w:rsidR="00514811" w:rsidRPr="00280326" w:rsidRDefault="00514811" w:rsidP="00514811">
            <w:pPr>
              <w:pStyle w:val="Simpleline"/>
              <w:rPr>
                <w:sz w:val="24"/>
                <w:szCs w:val="24"/>
              </w:rPr>
            </w:pPr>
            <m:oMath>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nuc</m:t>
                  </m:r>
                </m:sub>
              </m:sSub>
              <m:r>
                <w:rPr>
                  <w:rFonts w:ascii="Cambria Math" w:hAnsi="Cambria Math"/>
                  <w:sz w:val="24"/>
                  <w:szCs w:val="24"/>
                </w:rPr>
                <m:t>,</m:t>
              </m:r>
            </m:oMath>
            <w:r>
              <w:rPr>
                <w:sz w:val="24"/>
                <w:szCs w:val="24"/>
              </w:rPr>
              <w:t xml:space="preserve"> if </w:t>
            </w:r>
            <m:oMath>
              <m:r>
                <w:rPr>
                  <w:rFonts w:ascii="Cambria Math" w:hAnsi="Cambria Math"/>
                  <w:sz w:val="24"/>
                  <w:szCs w:val="24"/>
                </w:rPr>
                <m:t xml:space="preserve">φ&lt; </m:t>
              </m:r>
              <w:commentRangeStart w:id="470"/>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nuc</m:t>
                  </m:r>
                </m:sub>
              </m:sSub>
              <w:commentRangeEnd w:id="470"/>
              <m:r>
                <m:rPr>
                  <m:sty m:val="p"/>
                </m:rPr>
                <w:rPr>
                  <w:rStyle w:val="CommentReference"/>
                </w:rPr>
                <w:commentReference w:id="470"/>
              </m:r>
            </m:oMath>
          </w:p>
        </w:tc>
        <w:tc>
          <w:tcPr>
            <w:tcW w:w="2437" w:type="dxa"/>
            <w:vAlign w:val="center"/>
          </w:tcPr>
          <w:p w14:paraId="711B15DE" w14:textId="0A61617D" w:rsidR="00514811" w:rsidRPr="002D66AE" w:rsidRDefault="00514811" w:rsidP="0094544F">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57</w:t>
            </w:r>
            <w:r w:rsidRPr="002D66AE">
              <w:rPr>
                <w:rFonts w:cs="Arial"/>
              </w:rPr>
              <w:fldChar w:fldCharType="end"/>
            </w:r>
          </w:p>
        </w:tc>
      </w:tr>
    </w:tbl>
    <w:p w14:paraId="652B7C5E" w14:textId="4D7707BB" w:rsidR="00514811" w:rsidRDefault="00514811" w:rsidP="00DB1505">
      <w:r>
        <w:t xml:space="preserve">In which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nuc</m:t>
            </m:r>
          </m:sub>
        </m:sSub>
      </m:oMath>
      <w:r>
        <w:rPr>
          <w:sz w:val="24"/>
          <w:szCs w:val="24"/>
        </w:rPr>
        <w:t xml:space="preserve"> is the </w:t>
      </w:r>
      <w:r w:rsidRPr="00F26DDC">
        <w:t>nucleation threshold reference surface area</w:t>
      </w:r>
      <w:r>
        <w:t>.</w:t>
      </w:r>
    </w:p>
    <w:p w14:paraId="26524A5B" w14:textId="54E5A0CC" w:rsidR="00DB1505" w:rsidRDefault="00DB1505" w:rsidP="00DB1505">
      <w:r>
        <w:t xml:space="preserve">The distributed </w:t>
      </w:r>
      <w:r w:rsidRPr="007B53D5">
        <w:t xml:space="preserve">mineral volume fractions nucleation thresholds as nodal values </w:t>
      </w:r>
      <w:r>
        <w:t xml:space="preserve">at each control volume can be specified through an external file prefix.vnuc. To activate this function, the keywords </w:t>
      </w:r>
      <w:r w:rsidR="00C94348">
        <w:t>‘</w:t>
      </w:r>
      <w:r w:rsidRPr="007B53D5">
        <w:t>read mineral volume fractions nucleation thresholds from file</w:t>
      </w:r>
      <w:r w:rsidR="00C94348">
        <w:t>’</w:t>
      </w:r>
      <w:r>
        <w:t xml:space="preserve"> should be provided in the </w:t>
      </w:r>
      <w:r w:rsidR="00C94348">
        <w:t>data block ‘</w:t>
      </w:r>
      <w:r w:rsidRPr="0029123E">
        <w:t>initial conditio</w:t>
      </w:r>
      <w:r w:rsidR="00F07E26">
        <w:t>–</w:t>
      </w:r>
      <w:r w:rsidRPr="0029123E">
        <w:t xml:space="preserve"> - reactive transport</w:t>
      </w:r>
      <w:r w:rsidR="00C94348">
        <w:t>.’</w:t>
      </w:r>
      <w:r>
        <w:t xml:space="preserve"> The file provides the </w:t>
      </w:r>
      <w:r w:rsidR="00C94348">
        <w:t xml:space="preserve">x-, y- and </w:t>
      </w:r>
      <w:r>
        <w:t>z-coordinates</w:t>
      </w:r>
      <w:r w:rsidR="00C94348">
        <w:t xml:space="preserve"> and</w:t>
      </w:r>
      <w:r>
        <w:t xml:space="preserve"> the </w:t>
      </w:r>
      <w:r w:rsidRPr="007B53D5">
        <w:t>mineral volume fractions nucleation thresholds</w:t>
      </w:r>
      <w:r>
        <w:t xml:space="preserve"> in </w:t>
      </w:r>
      <w:r w:rsidRPr="007B53D5">
        <w:t>[m</w:t>
      </w:r>
      <w:r w:rsidRPr="007B53D5">
        <w:rPr>
          <w:vertAlign w:val="superscript"/>
        </w:rPr>
        <w:t>3</w:t>
      </w:r>
      <w:r w:rsidRPr="007B53D5">
        <w:t xml:space="preserve"> m</w:t>
      </w:r>
      <w:r w:rsidRPr="007B53D5">
        <w:rPr>
          <w:vertAlign w:val="superscript"/>
        </w:rPr>
        <w:t>-3</w:t>
      </w:r>
      <w:r w:rsidRPr="007B53D5">
        <w:t>]</w:t>
      </w:r>
      <w:r>
        <w:t>.</w:t>
      </w:r>
      <w:r w:rsidRPr="007B53D5">
        <w:t xml:space="preserve"> </w:t>
      </w:r>
      <w:r>
        <w:rPr>
          <w:b/>
        </w:rPr>
        <w:t xml:space="preserve">The order of the minerals must be the same as defined in Data Block 2: </w:t>
      </w:r>
      <w:r w:rsidR="008D248C">
        <w:rPr>
          <w:b/>
        </w:rPr>
        <w:t>‘</w:t>
      </w:r>
      <w:r w:rsidRPr="00BF509A">
        <w:rPr>
          <w:b/>
        </w:rPr>
        <w:t>geochemical system</w:t>
      </w:r>
      <w:r w:rsidR="008D248C">
        <w:rPr>
          <w:b/>
        </w:rPr>
        <w:t>.’</w:t>
      </w:r>
      <w:r>
        <w:t xml:space="preserve"> The prefix.vnuc file has the same format of the output file prefix_0.</w:t>
      </w:r>
      <w:r w:rsidRPr="0012625D">
        <w:rPr>
          <w:noProof/>
        </w:rPr>
        <w:t>gsv</w:t>
      </w:r>
      <w:r>
        <w:t xml:space="preserve"> but without porosity.</w:t>
      </w:r>
    </w:p>
    <w:p w14:paraId="3DFB4CD7" w14:textId="1040FE78" w:rsidR="00DB1505" w:rsidRPr="00ED3698" w:rsidRDefault="008D248C" w:rsidP="00892E8E">
      <w:pPr>
        <w:pStyle w:val="Heading4"/>
      </w:pPr>
      <w:bookmarkStart w:id="471" w:name="_Toc13056144"/>
      <w:r>
        <w:t>‘</w:t>
      </w:r>
      <w:commentRangeStart w:id="472"/>
      <w:r w:rsidR="00DB1505">
        <w:t>R</w:t>
      </w:r>
      <w:r w:rsidR="00DB1505" w:rsidRPr="0076172F">
        <w:t xml:space="preserve">ead </w:t>
      </w:r>
      <w:r w:rsidR="00DB1505" w:rsidRPr="00F26DDC">
        <w:t>nucleation threshold reference surface area</w:t>
      </w:r>
      <w:r w:rsidR="00DB1505">
        <w:t xml:space="preserve"> </w:t>
      </w:r>
      <w:r w:rsidR="00DB1505" w:rsidRPr="0076172F">
        <w:t>from file</w:t>
      </w:r>
      <w:r>
        <w:t>’</w:t>
      </w:r>
      <w:commentRangeEnd w:id="472"/>
      <w:r w:rsidR="00514811">
        <w:rPr>
          <w:rStyle w:val="CommentReference"/>
        </w:rPr>
        <w:commentReference w:id="472"/>
      </w:r>
      <w:bookmarkEnd w:id="471"/>
    </w:p>
    <w:p w14:paraId="6CBFAE64" w14:textId="08568848" w:rsidR="00DB1505" w:rsidRDefault="00DB1505" w:rsidP="00DB1505">
      <w:r>
        <w:t xml:space="preserve">The distributed </w:t>
      </w:r>
      <w:r w:rsidRPr="00F26DDC">
        <w:t>nucleation threshold reference surface area</w:t>
      </w:r>
      <w:r w:rsidR="00514811">
        <w:t xml:space="preserve">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nuc</m:t>
            </m:r>
          </m:sub>
        </m:sSub>
      </m:oMath>
      <w:r>
        <w:t xml:space="preserve"> </w:t>
      </w:r>
      <w:r w:rsidRPr="007B53D5">
        <w:t xml:space="preserve">as nodal values </w:t>
      </w:r>
      <w:r>
        <w:t xml:space="preserve">at each control volume can be specified through an external file prefix.anuc. To activate this function, the keywords </w:t>
      </w:r>
      <w:r w:rsidR="008D248C">
        <w:t>‘</w:t>
      </w:r>
      <w:r w:rsidRPr="007B53D5">
        <w:t xml:space="preserve">read </w:t>
      </w:r>
      <w:r w:rsidRPr="00F26DDC">
        <w:t>nucleation threshold reference surface area</w:t>
      </w:r>
      <w:r w:rsidRPr="007B53D5">
        <w:t xml:space="preserve"> from file</w:t>
      </w:r>
      <w:r w:rsidR="008D248C">
        <w:t>’</w:t>
      </w:r>
      <w:r>
        <w:t xml:space="preserve"> should be provided in the </w:t>
      </w:r>
      <w:r w:rsidR="008D248C">
        <w:t>data block ‘</w:t>
      </w:r>
      <w:r w:rsidRPr="0029123E">
        <w:t>initial conditio</w:t>
      </w:r>
      <w:r w:rsidR="00F07E26">
        <w:t>–</w:t>
      </w:r>
      <w:r w:rsidRPr="0029123E">
        <w:t xml:space="preserve"> - reactive transport</w:t>
      </w:r>
      <w:r w:rsidR="008D248C">
        <w:t>.’</w:t>
      </w:r>
      <w:r>
        <w:t xml:space="preserve"> The file provides the </w:t>
      </w:r>
      <w:r w:rsidR="008D248C">
        <w:t>x-, y- and z-coordinates</w:t>
      </w:r>
      <w:r w:rsidR="00EB2699">
        <w:t xml:space="preserve"> and </w:t>
      </w:r>
      <w:r>
        <w:t xml:space="preserve">the </w:t>
      </w:r>
      <w:r w:rsidRPr="00F26DDC">
        <w:t>nucleation threshold reference surface area</w:t>
      </w:r>
      <w:r>
        <w:t xml:space="preserve">. </w:t>
      </w:r>
      <w:r>
        <w:rPr>
          <w:b/>
        </w:rPr>
        <w:t xml:space="preserve">The order of the minerals must be the same as defined in Data Block 2: </w:t>
      </w:r>
      <w:r w:rsidR="00EB2699">
        <w:rPr>
          <w:b/>
        </w:rPr>
        <w:t>‘</w:t>
      </w:r>
      <w:r w:rsidRPr="00BF509A">
        <w:rPr>
          <w:b/>
        </w:rPr>
        <w:t>geochemical system</w:t>
      </w:r>
      <w:r w:rsidR="00EB2699">
        <w:rPr>
          <w:b/>
        </w:rPr>
        <w:t>.’</w:t>
      </w:r>
    </w:p>
    <w:p w14:paraId="10922DD0" w14:textId="205DD69D" w:rsidR="00DB1505" w:rsidRPr="00ED3698" w:rsidRDefault="00DB1505" w:rsidP="00892E8E">
      <w:pPr>
        <w:pStyle w:val="Heading4"/>
      </w:pPr>
      <w:r>
        <w:lastRenderedPageBreak/>
        <w:t xml:space="preserve"> </w:t>
      </w:r>
      <w:bookmarkStart w:id="473" w:name="_Toc13056145"/>
      <w:r w:rsidR="00EB2699">
        <w:t>‘</w:t>
      </w:r>
      <w:r>
        <w:t>initial condition for isotope components</w:t>
      </w:r>
      <w:r w:rsidR="00EB2699">
        <w:t>’</w:t>
      </w:r>
      <w:bookmarkEnd w:id="473"/>
    </w:p>
    <w:p w14:paraId="52F4453A" w14:textId="01D61B15" w:rsidR="00DB1505" w:rsidRDefault="00DB1505" w:rsidP="00DB1505">
      <w:r w:rsidRPr="00142806">
        <w:t xml:space="preserve">Input parameters for </w:t>
      </w:r>
      <w:r>
        <w:t>the initial condition for isotope components (</w:t>
      </w:r>
      <w:r w:rsidR="00EB2699">
        <w:t>D</w:t>
      </w:r>
      <w:r w:rsidR="00EB2699" w:rsidRPr="00142806">
        <w:t xml:space="preserve">ata </w:t>
      </w:r>
      <w:r w:rsidR="00EB2699">
        <w:t>B</w:t>
      </w:r>
      <w:r w:rsidR="00EB2699" w:rsidRPr="00142806">
        <w:t xml:space="preserve">lock </w:t>
      </w:r>
      <w:r w:rsidRPr="00142806">
        <w:t>15</w:t>
      </w:r>
      <w:r>
        <w:t>)</w:t>
      </w:r>
      <w:r w:rsidRPr="00142806">
        <w:t xml:space="preserve"> are essentially the same as for non-isotope simulations although ensure that inputs for component concentration and mineral inputs include all isotopes </w:t>
      </w:r>
      <w:r w:rsidR="00EB2699" w:rsidRPr="00142806">
        <w:t>include</w:t>
      </w:r>
      <w:r w:rsidR="00EB2699">
        <w:t>d</w:t>
      </w:r>
      <w:r w:rsidR="00EB2699" w:rsidRPr="00142806">
        <w:t xml:space="preserve"> </w:t>
      </w:r>
      <w:r w:rsidRPr="00142806">
        <w:t xml:space="preserve">in the component and mineral sections in </w:t>
      </w:r>
      <w:r w:rsidR="00EB2699">
        <w:t>D</w:t>
      </w:r>
      <w:r w:rsidR="00EB2699" w:rsidRPr="00142806">
        <w:t xml:space="preserve">ata </w:t>
      </w:r>
      <w:r w:rsidR="00EB2699">
        <w:t>B</w:t>
      </w:r>
      <w:r w:rsidR="00EB2699" w:rsidRPr="00142806">
        <w:t xml:space="preserve">lock </w:t>
      </w:r>
      <w:r w:rsidRPr="00142806">
        <w:t>2. In addition, the ratio of isotope component concentrations needs to be such that the initial isotopic ratio of the solution is represented.</w:t>
      </w:r>
    </w:p>
    <w:p w14:paraId="0010928C" w14:textId="73D6312D" w:rsidR="00DB1505" w:rsidRPr="00ED3698" w:rsidRDefault="00DB1505" w:rsidP="00892E8E">
      <w:pPr>
        <w:pStyle w:val="Heading4"/>
      </w:pPr>
      <w:r>
        <w:t xml:space="preserve"> </w:t>
      </w:r>
      <w:bookmarkStart w:id="474" w:name="_Toc13056146"/>
      <w:r w:rsidR="00EB2699">
        <w:t>‘</w:t>
      </w:r>
      <w:r>
        <w:t>linear sorption input</w:t>
      </w:r>
      <w:r w:rsidR="00EB2699">
        <w:t>’</w:t>
      </w:r>
      <w:bookmarkEnd w:id="474"/>
    </w:p>
    <w:p w14:paraId="2D6F477C" w14:textId="7AB6E148" w:rsidR="00DB1505" w:rsidRDefault="00DB1505" w:rsidP="00DB1505">
      <w:pPr>
        <w:pStyle w:val="StyleCode"/>
      </w:pPr>
      <w:r>
        <w:t>The dimensionless linear sorption coefficient K</w:t>
      </w:r>
      <w:r w:rsidRPr="00B11744">
        <w:rPr>
          <w:vertAlign w:val="subscript"/>
        </w:rPr>
        <w:t>s</w:t>
      </w:r>
      <w:r>
        <w:t xml:space="preserve"> (defined in </w:t>
      </w:r>
      <w:r w:rsidR="00EB2699">
        <w:t xml:space="preserve">Section </w:t>
      </w:r>
      <w:r>
        <w:fldChar w:fldCharType="begin"/>
      </w:r>
      <w:r>
        <w:instrText xml:space="preserve"> REF _Ref416341281 \r \h </w:instrText>
      </w:r>
      <w:r>
        <w:fldChar w:fldCharType="separate"/>
      </w:r>
      <w:r w:rsidR="00D41448">
        <w:t>3.3.2.7</w:t>
      </w:r>
      <w:r>
        <w:fldChar w:fldCharType="end"/>
      </w:r>
      <w:r>
        <w:t xml:space="preserve">) can be specified using the keyword </w:t>
      </w:r>
      <w:r w:rsidR="00EB2699">
        <w:t>‘</w:t>
      </w:r>
      <w:r>
        <w:t>linear sorption input</w:t>
      </w:r>
      <w:r w:rsidR="00EB2699">
        <w:t>’</w:t>
      </w:r>
      <w:r>
        <w:t xml:space="preserve"> as </w:t>
      </w:r>
      <w:r w:rsidR="00EB2699">
        <w:t>follows</w:t>
      </w:r>
      <w:r>
        <w:t xml:space="preserve">: </w:t>
      </w:r>
      <w:r w:rsidR="00F07E26">
        <w:t>‘</w:t>
      </w:r>
    </w:p>
    <w:p w14:paraId="21163377" w14:textId="38E17569" w:rsidR="00DB1505" w:rsidRDefault="00DB1505" w:rsidP="00DB1505">
      <w:pPr>
        <w:pStyle w:val="StyleCode"/>
      </w:pPr>
      <w:r>
        <w:t>'linear sorption inp</w:t>
      </w:r>
      <w:r w:rsidR="00F07E26">
        <w:t>’</w:t>
      </w:r>
      <w:r>
        <w:t>t</w:t>
      </w:r>
      <w:r w:rsidR="00F07E26">
        <w:t>‘</w:t>
      </w:r>
    </w:p>
    <w:p w14:paraId="6BC10E35" w14:textId="1AD92A8E" w:rsidR="00DB1505" w:rsidRDefault="00DB1505" w:rsidP="00DB1505">
      <w:pPr>
        <w:pStyle w:val="StyleCode"/>
      </w:pPr>
      <w:r>
        <w:t>'sr_85</w:t>
      </w:r>
      <w:r w:rsidR="00F07E26">
        <w:t>’</w:t>
      </w:r>
      <w:r>
        <w:t>2'   14.53</w:t>
      </w:r>
      <w:r w:rsidR="00F07E26">
        <w:t>‘</w:t>
      </w:r>
    </w:p>
    <w:p w14:paraId="684AE703" w14:textId="18425B69" w:rsidR="00DB1505" w:rsidRDefault="00DB1505" w:rsidP="00DB1505">
      <w:pPr>
        <w:pStyle w:val="StyleCode"/>
      </w:pPr>
      <w:r>
        <w:t>'co_60</w:t>
      </w:r>
      <w:r w:rsidR="00F07E26">
        <w:t>’</w:t>
      </w:r>
      <w:r>
        <w:t>2'   1377.0</w:t>
      </w:r>
    </w:p>
    <w:p w14:paraId="1C8D3D54" w14:textId="77777777" w:rsidR="00DB1505" w:rsidRDefault="00DB1505" w:rsidP="00DB1505">
      <w:pPr>
        <w:pStyle w:val="StyleCode"/>
      </w:pPr>
    </w:p>
    <w:p w14:paraId="2AA1D439" w14:textId="4E88BE99" w:rsidR="00CA3EC7" w:rsidRPr="00ED3698" w:rsidRDefault="00933344" w:rsidP="00892E8E">
      <w:pPr>
        <w:pStyle w:val="Heading4"/>
      </w:pPr>
      <w:r>
        <w:t xml:space="preserve"> </w:t>
      </w:r>
      <w:bookmarkStart w:id="475" w:name="_Toc13056147"/>
      <w:r>
        <w:t>‘</w:t>
      </w:r>
      <w:r w:rsidR="00CA3EC7" w:rsidRPr="00857D11">
        <w:t>salinity dependent reaction rate of minerals</w:t>
      </w:r>
      <w:r>
        <w:t>’</w:t>
      </w:r>
      <w:bookmarkEnd w:id="475"/>
    </w:p>
    <w:p w14:paraId="538A2BCA" w14:textId="1D40D428" w:rsidR="00892E8E" w:rsidRDefault="00892E8E" w:rsidP="00892E8E">
      <w:r>
        <w:t>The sectio</w:t>
      </w:r>
      <w:r w:rsidR="00F07E26">
        <w:t>‘</w:t>
      </w:r>
      <w:r>
        <w:t xml:space="preserve"> </w:t>
      </w:r>
      <w:r w:rsidRPr="00857D11">
        <w:t>'salinity dependent reaction rate of minera</w:t>
      </w:r>
      <w:r w:rsidR="00F07E26">
        <w:t>’</w:t>
      </w:r>
      <w:r w:rsidRPr="00857D11">
        <w:t>s'</w:t>
      </w:r>
      <w:r>
        <w:t xml:space="preserve"> can be added to this block to activate the function </w:t>
      </w:r>
      <w:commentRangeStart w:id="476"/>
      <w:commentRangeStart w:id="477"/>
      <w:r>
        <w:t>accounting</w:t>
      </w:r>
      <w:r w:rsidR="00933344">
        <w:t xml:space="preserve"> for</w:t>
      </w:r>
      <w:r>
        <w:t xml:space="preserve"> the </w:t>
      </w:r>
      <w:r w:rsidR="00933344">
        <w:t xml:space="preserve">salinity-dependent sulphur-reducing </w:t>
      </w:r>
      <w:r>
        <w:t>bacterial (SR</w:t>
      </w:r>
      <w:commentRangeEnd w:id="476"/>
      <w:r w:rsidR="00933344">
        <w:rPr>
          <w:rStyle w:val="CommentReference"/>
        </w:rPr>
        <w:commentReference w:id="476"/>
      </w:r>
      <w:commentRangeEnd w:id="477"/>
      <w:r w:rsidR="00587294">
        <w:rPr>
          <w:rStyle w:val="CommentReference"/>
        </w:rPr>
        <w:commentReference w:id="477"/>
      </w:r>
      <w:r>
        <w:t>B) reaction by organic substances. To use the model, please follow the following:</w:t>
      </w:r>
    </w:p>
    <w:p w14:paraId="76BEBC6C" w14:textId="77777777" w:rsidR="00892E8E" w:rsidRDefault="00892E8E" w:rsidP="00892E8E"/>
    <w:p w14:paraId="0E4F657C" w14:textId="5B17CF08" w:rsidR="00892E8E" w:rsidRDefault="00892E8E" w:rsidP="00892E8E">
      <w:pPr>
        <w:pStyle w:val="ListParagraph"/>
        <w:widowControl/>
        <w:numPr>
          <w:ilvl w:val="0"/>
          <w:numId w:val="18"/>
        </w:numPr>
        <w:spacing w:before="0" w:after="0"/>
        <w:ind w:left="284" w:hanging="284"/>
      </w:pPr>
      <w:r>
        <w:t xml:space="preserve">Add the keywords </w:t>
      </w:r>
      <w:r w:rsidR="00933344">
        <w:t>‘</w:t>
      </w:r>
      <w:r w:rsidRPr="00857D11">
        <w:t>salinity dependent reaction rate of minerals</w:t>
      </w:r>
      <w:r w:rsidR="00933344">
        <w:t>’</w:t>
      </w:r>
      <w:r>
        <w:t xml:space="preserve"> to block </w:t>
      </w:r>
      <w:r w:rsidR="00933344">
        <w:t>‘</w:t>
      </w:r>
      <w:r w:rsidRPr="00C16E2A">
        <w:t>initial conditio</w:t>
      </w:r>
      <w:r w:rsidR="00F07E26">
        <w:t>–</w:t>
      </w:r>
      <w:r w:rsidRPr="00C16E2A">
        <w:t xml:space="preserve"> - reactive transport</w:t>
      </w:r>
      <w:r w:rsidR="00933344">
        <w:t>’</w:t>
      </w:r>
      <w:r>
        <w:t xml:space="preserve"> followed by the number of the mineral(s) to be considered for the model;</w:t>
      </w:r>
    </w:p>
    <w:p w14:paraId="16F50F68" w14:textId="77777777" w:rsidR="00892E8E" w:rsidRDefault="00892E8E" w:rsidP="00892E8E">
      <w:pPr>
        <w:pStyle w:val="ListParagraph"/>
        <w:widowControl/>
        <w:numPr>
          <w:ilvl w:val="0"/>
          <w:numId w:val="18"/>
        </w:numPr>
        <w:spacing w:before="0" w:after="0"/>
        <w:ind w:left="284" w:hanging="284"/>
      </w:pPr>
      <w:r>
        <w:t xml:space="preserve">Add the name of the first mineral plus the type of functions to describe the model. Currently, there are two options: </w:t>
      </w:r>
    </w:p>
    <w:p w14:paraId="525CB596" w14:textId="6B30F8F1" w:rsidR="00892E8E" w:rsidRDefault="00892E8E" w:rsidP="00892E8E">
      <w:pPr>
        <w:pStyle w:val="ListParagraph"/>
        <w:widowControl/>
        <w:numPr>
          <w:ilvl w:val="0"/>
          <w:numId w:val="25"/>
        </w:numPr>
        <w:spacing w:before="0" w:after="0"/>
      </w:pPr>
      <w:r>
        <w:t>Polynomial function using</w:t>
      </w:r>
      <w:r w:rsidR="00933344">
        <w:t xml:space="preserve"> the</w:t>
      </w:r>
      <w:r>
        <w:t xml:space="preserve"> keyword ‘equation’ and the number and the values of  the coefficients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of a function to calculate the </w:t>
      </w:r>
      <w:r w:rsidRPr="00E15A7B">
        <w:t>salinity inhibition factor</w:t>
      </w:r>
      <w:r>
        <w:t xml:space="preserve"> </w:t>
      </w:r>
      <m:oMath>
        <m:sSub>
          <m:sSubPr>
            <m:ctrlPr>
              <w:rPr>
                <w:rFonts w:ascii="Cambria Math" w:hAnsi="Cambria Math"/>
                <w:i/>
              </w:rPr>
            </m:ctrlPr>
          </m:sSubPr>
          <m:e>
            <m:r>
              <w:rPr>
                <w:rFonts w:ascii="Cambria Math" w:hAnsi="Cambria Math"/>
              </w:rPr>
              <m:t>k</m:t>
            </m:r>
          </m:e>
          <m:sub>
            <m:r>
              <w:rPr>
                <w:rFonts w:ascii="Cambria Math" w:hAnsi="Cambria Math"/>
              </w:rPr>
              <m:t>sal</m:t>
            </m:r>
          </m:sub>
        </m:sSub>
      </m:oMath>
      <w:r>
        <w:t xml:space="preserve"> (in [-]) depending on the salinity S (in [g/L]) based on the experimental data:</w:t>
      </w:r>
    </w:p>
    <w:p w14:paraId="49AF2D28" w14:textId="77777777" w:rsidR="00892E8E" w:rsidRDefault="00892E8E" w:rsidP="00892E8E">
      <w:pPr>
        <w:pStyle w:val="ListParagraph"/>
        <w:widowControl/>
        <w:spacing w:before="0" w:after="0"/>
        <w:ind w:left="644"/>
      </w:pPr>
    </w:p>
    <w:tbl>
      <w:tblPr>
        <w:tblW w:w="0" w:type="auto"/>
        <w:tblLook w:val="04A0" w:firstRow="1" w:lastRow="0" w:firstColumn="1" w:lastColumn="0" w:noHBand="0" w:noVBand="1"/>
      </w:tblPr>
      <w:tblGrid>
        <w:gridCol w:w="6247"/>
        <w:gridCol w:w="2393"/>
      </w:tblGrid>
      <w:tr w:rsidR="00892E8E" w:rsidRPr="002D66AE" w14:paraId="391DAEBE" w14:textId="77777777" w:rsidTr="007469B4">
        <w:tc>
          <w:tcPr>
            <w:tcW w:w="6247" w:type="dxa"/>
            <w:vAlign w:val="center"/>
          </w:tcPr>
          <w:p w14:paraId="6064466C" w14:textId="77777777" w:rsidR="00892E8E" w:rsidRPr="00AC1306" w:rsidRDefault="00000000" w:rsidP="007469B4">
            <w:pPr>
              <w:pStyle w:val="Simpleline"/>
              <w:jc w:val="left"/>
              <w:rPr>
                <w:rFonts w:ascii="Cambria Math" w:hAnsi="Cambria Math"/>
                <w:sz w:val="22"/>
                <w:oMath/>
              </w:rPr>
            </w:pPr>
            <m:oMathPara>
              <m:oMathParaPr>
                <m:jc m:val="left"/>
              </m:oMathParaPr>
              <m:oMath>
                <m:sSub>
                  <m:sSubPr>
                    <m:ctrlPr>
                      <w:rPr>
                        <w:rFonts w:ascii="Cambria Math" w:hAnsi="Cambria Math"/>
                        <w:i/>
                        <w:sz w:val="22"/>
                      </w:rPr>
                    </m:ctrlPr>
                  </m:sSubPr>
                  <m:e>
                    <m:r>
                      <w:rPr>
                        <w:rFonts w:ascii="Cambria Math" w:hAnsi="Cambria Math"/>
                        <w:sz w:val="22"/>
                      </w:rPr>
                      <m:t>k</m:t>
                    </m:r>
                  </m:e>
                  <m:sub>
                    <m:r>
                      <w:rPr>
                        <w:rFonts w:ascii="Cambria Math" w:hAnsi="Cambria Math"/>
                        <w:sz w:val="22"/>
                      </w:rPr>
                      <m:t>sal</m:t>
                    </m:r>
                  </m:sub>
                </m:sSub>
                <m:r>
                  <w:rPr>
                    <w:rFonts w:ascii="Cambria Math" w:hAnsi="Cambria Math"/>
                    <w:sz w:val="22"/>
                  </w:rPr>
                  <m:t>=</m:t>
                </m:r>
                <m:nary>
                  <m:naryPr>
                    <m:chr m:val="∑"/>
                    <m:limLoc m:val="undOvr"/>
                    <m:ctrlPr>
                      <w:rPr>
                        <w:rFonts w:ascii="Cambria Math" w:hAnsi="Cambria Math"/>
                        <w:i/>
                        <w:sz w:val="22"/>
                      </w:rPr>
                    </m:ctrlPr>
                  </m:naryPr>
                  <m:sub>
                    <m:r>
                      <w:rPr>
                        <w:rFonts w:ascii="Cambria Math" w:hAnsi="Cambria Math"/>
                        <w:sz w:val="22"/>
                      </w:rPr>
                      <m:t>i=0</m:t>
                    </m:r>
                  </m:sub>
                  <m:sup>
                    <m:r>
                      <w:rPr>
                        <w:rFonts w:ascii="Cambria Math" w:hAnsi="Cambria Math"/>
                        <w:sz w:val="22"/>
                      </w:rPr>
                      <m:t>n</m:t>
                    </m:r>
                  </m:sup>
                  <m:e>
                    <m:sSub>
                      <m:sSubPr>
                        <m:ctrlPr>
                          <w:rPr>
                            <w:rFonts w:ascii="Cambria Math" w:hAnsi="Cambria Math"/>
                            <w:i/>
                            <w:sz w:val="22"/>
                          </w:rPr>
                        </m:ctrlPr>
                      </m:sSubPr>
                      <m:e>
                        <m:r>
                          <w:rPr>
                            <w:rFonts w:ascii="Cambria Math" w:hAnsi="Cambria Math"/>
                            <w:sz w:val="22"/>
                          </w:rPr>
                          <m:t>f</m:t>
                        </m:r>
                      </m:e>
                      <m:sub>
                        <m:r>
                          <w:rPr>
                            <w:rFonts w:ascii="Cambria Math" w:hAnsi="Cambria Math"/>
                            <w:sz w:val="22"/>
                          </w:rPr>
                          <m:t>i</m:t>
                        </m:r>
                      </m:sub>
                    </m:sSub>
                    <m:sSup>
                      <m:sSupPr>
                        <m:ctrlPr>
                          <w:rPr>
                            <w:rFonts w:ascii="Cambria Math" w:hAnsi="Cambria Math"/>
                            <w:i/>
                            <w:sz w:val="22"/>
                          </w:rPr>
                        </m:ctrlPr>
                      </m:sSupPr>
                      <m:e>
                        <m:r>
                          <w:rPr>
                            <w:rFonts w:ascii="Cambria Math" w:hAnsi="Cambria Math"/>
                            <w:sz w:val="22"/>
                          </w:rPr>
                          <m:t>S</m:t>
                        </m:r>
                      </m:e>
                      <m:sup>
                        <m:r>
                          <w:rPr>
                            <w:rFonts w:ascii="Cambria Math" w:hAnsi="Cambria Math"/>
                            <w:sz w:val="22"/>
                          </w:rPr>
                          <m:t>i</m:t>
                        </m:r>
                      </m:sup>
                    </m:sSup>
                  </m:e>
                </m:nary>
              </m:oMath>
            </m:oMathPara>
          </w:p>
        </w:tc>
        <w:tc>
          <w:tcPr>
            <w:tcW w:w="2393" w:type="dxa"/>
            <w:vAlign w:val="center"/>
          </w:tcPr>
          <w:p w14:paraId="01EE96D9" w14:textId="122E15EE" w:rsidR="00892E8E" w:rsidRPr="00AB30A6" w:rsidRDefault="00892E8E" w:rsidP="007469B4">
            <w:pPr>
              <w:pStyle w:val="Caption"/>
            </w:pPr>
            <w:r>
              <w:t>Equation 3</w:t>
            </w:r>
            <w:r w:rsidRPr="003C7135">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58</w:t>
            </w:r>
            <w:r w:rsidR="00606172">
              <w:rPr>
                <w:noProof/>
              </w:rPr>
              <w:fldChar w:fldCharType="end"/>
            </w:r>
          </w:p>
        </w:tc>
      </w:tr>
    </w:tbl>
    <w:p w14:paraId="42C5736F" w14:textId="77777777" w:rsidR="00892E8E" w:rsidRPr="00C845DF" w:rsidRDefault="00892E8E" w:rsidP="00892E8E">
      <w:pPr>
        <w:ind w:left="284" w:hanging="284"/>
      </w:pPr>
    </w:p>
    <w:p w14:paraId="57A356F6" w14:textId="48C0379B" w:rsidR="00892E8E" w:rsidRDefault="00892E8E" w:rsidP="007C439D">
      <w:pPr>
        <w:pStyle w:val="ListParagraph"/>
        <w:numPr>
          <w:ilvl w:val="0"/>
          <w:numId w:val="45"/>
        </w:numPr>
      </w:pPr>
      <w:r>
        <w:t xml:space="preserve">Add the minimum salinity and the corresponding value of </w:t>
      </w:r>
      <m:oMath>
        <m:sSub>
          <m:sSubPr>
            <m:ctrlPr>
              <w:rPr>
                <w:rFonts w:ascii="Cambria Math" w:hAnsi="Cambria Math"/>
                <w:i/>
              </w:rPr>
            </m:ctrlPr>
          </m:sSubPr>
          <m:e>
            <m:r>
              <w:rPr>
                <w:rFonts w:ascii="Cambria Math" w:hAnsi="Cambria Math"/>
              </w:rPr>
              <m:t>k</m:t>
            </m:r>
          </m:e>
          <m:sub>
            <m:r>
              <w:rPr>
                <w:rFonts w:ascii="Cambria Math" w:hAnsi="Cambria Math"/>
              </w:rPr>
              <m:t>sal_min</m:t>
            </m:r>
          </m:sub>
        </m:sSub>
      </m:oMath>
      <w:r>
        <w:t xml:space="preserve">, and the maximum salinity </w:t>
      </w:r>
      <w:r w:rsidR="00933344">
        <w:t xml:space="preserve">and </w:t>
      </w:r>
      <w:r>
        <w:t xml:space="preserve">the corresponding value of </w:t>
      </w:r>
      <m:oMath>
        <m:sSub>
          <m:sSubPr>
            <m:ctrlPr>
              <w:rPr>
                <w:rFonts w:ascii="Cambria Math" w:hAnsi="Cambria Math"/>
                <w:i/>
              </w:rPr>
            </m:ctrlPr>
          </m:sSubPr>
          <m:e>
            <m:r>
              <w:rPr>
                <w:rFonts w:ascii="Cambria Math" w:hAnsi="Cambria Math"/>
              </w:rPr>
              <m:t>k</m:t>
            </m:r>
          </m:e>
          <m:sub>
            <m:r>
              <w:rPr>
                <w:rFonts w:ascii="Cambria Math" w:hAnsi="Cambria Math"/>
              </w:rPr>
              <m:t>sal_max</m:t>
            </m:r>
          </m:sub>
        </m:sSub>
      </m:oMath>
      <w:r>
        <w:t xml:space="preserve"> for the first mineral to ensure no negative </w:t>
      </w:r>
      <m:oMath>
        <m:sSub>
          <m:sSubPr>
            <m:ctrlPr>
              <w:rPr>
                <w:rFonts w:ascii="Cambria Math" w:hAnsi="Cambria Math"/>
                <w:i/>
              </w:rPr>
            </m:ctrlPr>
          </m:sSubPr>
          <m:e>
            <m:r>
              <w:rPr>
                <w:rFonts w:ascii="Cambria Math" w:hAnsi="Cambria Math"/>
              </w:rPr>
              <m:t>k</m:t>
            </m:r>
          </m:e>
          <m:sub>
            <m:r>
              <w:rPr>
                <w:rFonts w:ascii="Cambria Math" w:hAnsi="Cambria Math"/>
              </w:rPr>
              <m:t>sal</m:t>
            </m:r>
          </m:sub>
        </m:sSub>
      </m:oMath>
      <w:r>
        <w:t xml:space="preserve"> will be calculated according to the above equation</w:t>
      </w:r>
      <w:r w:rsidR="00933344">
        <w:t xml:space="preserve">.  </w:t>
      </w:r>
      <w:r>
        <w:t xml:space="preserve">) Cosine function using keyword </w:t>
      </w:r>
      <w:r w:rsidR="00933344">
        <w:t>‘</w:t>
      </w:r>
      <w:r w:rsidRPr="00C845DF">
        <w:t>strong inhibition by one component</w:t>
      </w:r>
      <w:r w:rsidR="00933344">
        <w:t>.’</w:t>
      </w:r>
      <w:r>
        <w:t xml:space="preserve"> This model uses one component (e.g.</w:t>
      </w:r>
      <w:r w:rsidR="00933344">
        <w:t>,</w:t>
      </w:r>
      <w:r>
        <w:t xml:space="preserve"> Cl-), which is normally the most abundant component in a saline solution and linearly correlated to the salinity, to simulate the strong inhibition effect of salinity on the biogenic sulfate reduction </w:t>
      </w:r>
      <w:r w:rsidRPr="0012625D">
        <w:rPr>
          <w:noProof/>
        </w:rPr>
        <w:t>reactio</w:t>
      </w:r>
      <w:r>
        <w:t>n according to:</w:t>
      </w:r>
    </w:p>
    <w:tbl>
      <w:tblPr>
        <w:tblW w:w="0" w:type="auto"/>
        <w:tblLook w:val="04A0" w:firstRow="1" w:lastRow="0" w:firstColumn="1" w:lastColumn="0" w:noHBand="0" w:noVBand="1"/>
      </w:tblPr>
      <w:tblGrid>
        <w:gridCol w:w="6247"/>
        <w:gridCol w:w="2393"/>
      </w:tblGrid>
      <w:tr w:rsidR="00892E8E" w:rsidRPr="002D66AE" w14:paraId="72977CA4" w14:textId="77777777" w:rsidTr="007469B4">
        <w:tc>
          <w:tcPr>
            <w:tcW w:w="6247" w:type="dxa"/>
            <w:vAlign w:val="center"/>
          </w:tcPr>
          <w:p w14:paraId="304BF25C" w14:textId="77777777" w:rsidR="00892E8E" w:rsidRPr="00AB30A6" w:rsidRDefault="00000000" w:rsidP="007469B4">
            <w:pPr>
              <w:pStyle w:val="Simpleline"/>
              <w:jc w:val="left"/>
              <w:rPr>
                <w:rFonts w:ascii="Cambria Math" w:hAnsi="Cambria Math"/>
                <w:sz w:val="22"/>
                <w:oMath/>
              </w:rPr>
            </w:pPr>
            <m:oMathPara>
              <m:oMathParaPr>
                <m:jc m:val="left"/>
              </m:oMathParaPr>
              <m:oMath>
                <m:sSub>
                  <m:sSubPr>
                    <m:ctrlPr>
                      <w:rPr>
                        <w:rFonts w:ascii="Cambria Math" w:hAnsi="Cambria Math"/>
                        <w:i/>
                        <w:iCs/>
                        <w:sz w:val="22"/>
                      </w:rPr>
                    </m:ctrlPr>
                  </m:sSubPr>
                  <m:e>
                    <m:r>
                      <w:rPr>
                        <w:rFonts w:ascii="Cambria Math" w:hAnsi="Cambria Math"/>
                        <w:sz w:val="22"/>
                      </w:rPr>
                      <m:t>k</m:t>
                    </m:r>
                  </m:e>
                  <m:sub>
                    <m:r>
                      <w:rPr>
                        <w:rFonts w:ascii="Cambria Math" w:hAnsi="Cambria Math"/>
                        <w:sz w:val="22"/>
                      </w:rPr>
                      <m:t>sal</m:t>
                    </m:r>
                  </m:sub>
                </m:sSub>
                <m:r>
                  <w:rPr>
                    <w:rFonts w:ascii="Cambria Math" w:hAnsi="Cambria Math"/>
                    <w:sz w:val="22"/>
                  </w:rPr>
                  <m:t>=</m:t>
                </m:r>
                <m:d>
                  <m:dPr>
                    <m:begChr m:val="{"/>
                    <m:endChr m:val=""/>
                    <m:ctrlPr>
                      <w:rPr>
                        <w:rFonts w:ascii="Cambria Math" w:hAnsi="Cambria Math"/>
                        <w:i/>
                        <w:sz w:val="22"/>
                      </w:rPr>
                    </m:ctrlPr>
                  </m:dPr>
                  <m:e>
                    <m:m>
                      <m:mPr>
                        <m:mcs>
                          <m:mc>
                            <m:mcPr>
                              <m:count m:val="2"/>
                              <m:mcJc m:val="center"/>
                            </m:mcPr>
                          </m:mc>
                        </m:mcs>
                        <m:ctrlPr>
                          <w:rPr>
                            <w:rFonts w:ascii="Cambria Math" w:hAnsi="Cambria Math"/>
                            <w:i/>
                            <w:sz w:val="22"/>
                          </w:rPr>
                        </m:ctrlPr>
                      </m:mPr>
                      <m:mr>
                        <m:e>
                          <m:r>
                            <w:rPr>
                              <w:rFonts w:ascii="Cambria Math" w:hAnsi="Cambria Math"/>
                              <w:sz w:val="22"/>
                            </w:rPr>
                            <m:t>1</m:t>
                          </m:r>
                        </m:e>
                        <m:e>
                          <m:r>
                            <w:rPr>
                              <w:rFonts w:ascii="Cambria Math" w:hAnsi="Cambria Math"/>
                              <w:sz w:val="22"/>
                            </w:rPr>
                            <m:t xml:space="preserve">, if </m:t>
                          </m:r>
                          <m:r>
                            <w:rPr>
                              <w:rFonts w:ascii="Cambria Math" w:hAnsi="Cambria Math"/>
                            </w:rPr>
                            <m:t>S&lt;</m:t>
                          </m:r>
                          <m:sSub>
                            <m:sSubPr>
                              <m:ctrlPr>
                                <w:rPr>
                                  <w:rFonts w:ascii="Cambria Math" w:hAnsi="Cambria Math"/>
                                  <w:i/>
                                  <w:sz w:val="22"/>
                                </w:rPr>
                              </m:ctrlPr>
                            </m:sSubPr>
                            <m:e>
                              <m:r>
                                <w:rPr>
                                  <w:rFonts w:ascii="Cambria Math" w:hAnsi="Cambria Math"/>
                                  <w:sz w:val="22"/>
                                </w:rPr>
                                <m:t>C</m:t>
                              </m:r>
                            </m:e>
                            <m:sub>
                              <m:r>
                                <w:rPr>
                                  <w:rFonts w:ascii="Cambria Math" w:hAnsi="Cambria Math"/>
                                </w:rPr>
                                <m:t>L</m:t>
                              </m:r>
                            </m:sub>
                          </m:sSub>
                        </m:e>
                      </m:mr>
                      <m:mr>
                        <m:e>
                          <m:func>
                            <m:funcPr>
                              <m:ctrlPr>
                                <w:rPr>
                                  <w:rFonts w:ascii="Cambria Math" w:hAnsi="Cambria Math"/>
                                  <w:sz w:val="22"/>
                                </w:rPr>
                              </m:ctrlPr>
                            </m:funcPr>
                            <m:fName>
                              <m:r>
                                <m:rPr>
                                  <m:sty m:val="p"/>
                                </m:rPr>
                                <w:rPr>
                                  <w:rFonts w:ascii="Cambria Math" w:hAnsi="Cambria Math"/>
                                  <w:sz w:val="22"/>
                                </w:rPr>
                                <m:t>[cos</m:t>
                              </m:r>
                            </m:fName>
                            <m:e>
                              <m:d>
                                <m:dPr>
                                  <m:ctrlPr>
                                    <w:rPr>
                                      <w:rFonts w:ascii="Cambria Math" w:hAnsi="Cambria Math"/>
                                      <w:i/>
                                      <w:sz w:val="22"/>
                                    </w:rPr>
                                  </m:ctrlPr>
                                </m:dPr>
                                <m:e>
                                  <m:r>
                                    <w:rPr>
                                      <w:rFonts w:ascii="Cambria Math" w:hAnsi="Cambria Math"/>
                                      <w:sz w:val="22"/>
                                    </w:rPr>
                                    <m:t>a*S+b</m:t>
                                  </m:r>
                                </m:e>
                              </m:d>
                            </m:e>
                          </m:func>
                          <m:r>
                            <w:rPr>
                              <w:rFonts w:ascii="Cambria Math" w:hAnsi="Cambria Math"/>
                              <w:sz w:val="22"/>
                            </w:rPr>
                            <m:t>+1]/2</m:t>
                          </m:r>
                        </m:e>
                        <m:e>
                          <m:r>
                            <w:rPr>
                              <w:rFonts w:ascii="Cambria Math" w:hAnsi="Cambria Math"/>
                              <w:sz w:val="22"/>
                            </w:rPr>
                            <m:t xml:space="preserve">, if </m:t>
                          </m:r>
                          <m:sSub>
                            <m:sSubPr>
                              <m:ctrlPr>
                                <w:rPr>
                                  <w:rFonts w:ascii="Cambria Math" w:hAnsi="Cambria Math"/>
                                  <w:i/>
                                  <w:sz w:val="22"/>
                                </w:rPr>
                              </m:ctrlPr>
                            </m:sSubPr>
                            <m:e>
                              <m:r>
                                <w:rPr>
                                  <w:rFonts w:ascii="Cambria Math" w:hAnsi="Cambria Math"/>
                                  <w:sz w:val="22"/>
                                </w:rPr>
                                <m:t>C</m:t>
                              </m:r>
                            </m:e>
                            <m:sub>
                              <m:r>
                                <w:rPr>
                                  <w:rFonts w:ascii="Cambria Math" w:hAnsi="Cambria Math"/>
                                </w:rPr>
                                <m:t>L</m:t>
                              </m:r>
                            </m:sub>
                          </m:sSub>
                          <m:r>
                            <w:rPr>
                              <w:rFonts w:ascii="Cambria Math" w:hAnsi="Cambria Math"/>
                            </w:rPr>
                            <m:t>≤S≤</m:t>
                          </m:r>
                          <m:sSub>
                            <m:sSubPr>
                              <m:ctrlPr>
                                <w:rPr>
                                  <w:rFonts w:ascii="Cambria Math" w:hAnsi="Cambria Math"/>
                                  <w:i/>
                                  <w:sz w:val="22"/>
                                </w:rPr>
                              </m:ctrlPr>
                            </m:sSubPr>
                            <m:e>
                              <m:r>
                                <w:rPr>
                                  <w:rFonts w:ascii="Cambria Math" w:hAnsi="Cambria Math"/>
                                  <w:sz w:val="22"/>
                                </w:rPr>
                                <m:t>C</m:t>
                              </m:r>
                            </m:e>
                            <m:sub>
                              <m:r>
                                <w:rPr>
                                  <w:rFonts w:ascii="Cambria Math" w:hAnsi="Cambria Math"/>
                                </w:rPr>
                                <m:t>H</m:t>
                              </m:r>
                            </m:sub>
                          </m:sSub>
                        </m:e>
                      </m:mr>
                      <m:mr>
                        <m:e>
                          <m:r>
                            <w:rPr>
                              <w:rFonts w:ascii="Cambria Math" w:hAnsi="Cambria Math"/>
                              <w:sz w:val="22"/>
                            </w:rPr>
                            <m:t>0</m:t>
                          </m:r>
                        </m:e>
                        <m:e>
                          <m:r>
                            <w:rPr>
                              <w:rFonts w:ascii="Cambria Math" w:hAnsi="Cambria Math"/>
                              <w:sz w:val="22"/>
                            </w:rPr>
                            <m:t xml:space="preserve">, if </m:t>
                          </m:r>
                          <m:r>
                            <w:rPr>
                              <w:rFonts w:ascii="Cambria Math" w:hAnsi="Cambria Math"/>
                            </w:rPr>
                            <m:t>S&gt;</m:t>
                          </m:r>
                          <m:sSub>
                            <m:sSubPr>
                              <m:ctrlPr>
                                <w:rPr>
                                  <w:rFonts w:ascii="Cambria Math" w:hAnsi="Cambria Math"/>
                                  <w:i/>
                                  <w:sz w:val="22"/>
                                </w:rPr>
                              </m:ctrlPr>
                            </m:sSubPr>
                            <m:e>
                              <m:r>
                                <w:rPr>
                                  <w:rFonts w:ascii="Cambria Math" w:hAnsi="Cambria Math"/>
                                  <w:sz w:val="22"/>
                                </w:rPr>
                                <m:t>C</m:t>
                              </m:r>
                            </m:e>
                            <m:sub>
                              <m:r>
                                <w:rPr>
                                  <w:rFonts w:ascii="Cambria Math" w:hAnsi="Cambria Math"/>
                                </w:rPr>
                                <m:t>H</m:t>
                              </m:r>
                            </m:sub>
                          </m:sSub>
                        </m:e>
                      </m:mr>
                    </m:m>
                  </m:e>
                </m:d>
              </m:oMath>
            </m:oMathPara>
          </w:p>
        </w:tc>
        <w:tc>
          <w:tcPr>
            <w:tcW w:w="2393" w:type="dxa"/>
            <w:vAlign w:val="center"/>
          </w:tcPr>
          <w:p w14:paraId="6C9D88D6" w14:textId="658055E2" w:rsidR="00892E8E" w:rsidRPr="002D66AE" w:rsidRDefault="00892E8E" w:rsidP="007469B4">
            <w:pPr>
              <w:pStyle w:val="Caption"/>
            </w:pPr>
            <w:bookmarkStart w:id="478" w:name="_Ref489003732"/>
            <w:r>
              <w:t>Equation 3</w:t>
            </w:r>
            <w:r w:rsidRPr="003C7135">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59</w:t>
            </w:r>
            <w:r w:rsidR="00606172">
              <w:rPr>
                <w:noProof/>
              </w:rPr>
              <w:fldChar w:fldCharType="end"/>
            </w:r>
            <w:bookmarkEnd w:id="478"/>
          </w:p>
        </w:tc>
      </w:tr>
    </w:tbl>
    <w:p w14:paraId="38958602" w14:textId="77777777" w:rsidR="00892E8E" w:rsidRPr="00B20B40" w:rsidRDefault="00892E8E" w:rsidP="00892E8E"/>
    <w:p w14:paraId="5B42B9E4" w14:textId="2489BFE7" w:rsidR="00892E8E" w:rsidRDefault="00892E8E" w:rsidP="00892E8E">
      <w:r>
        <w:t>where S is the concentration of Cl</w:t>
      </w:r>
      <w:r w:rsidRPr="00E233C2">
        <w:rPr>
          <w:vertAlign w:val="superscript"/>
        </w:rPr>
        <w:t>-</w:t>
      </w:r>
      <w:r>
        <w:t xml:space="preserve"> in [mol </w:t>
      </w:r>
      <w:r w:rsidRPr="00B20B40">
        <w:t>L</w:t>
      </w:r>
      <w:r>
        <w:rPr>
          <w:vertAlign w:val="superscript"/>
        </w:rPr>
        <w:t>-1</w:t>
      </w:r>
      <w:r w:rsidRPr="00B20B40">
        <w:t>].</w:t>
      </w:r>
      <w:r>
        <w:t xml:space="preserve">  The coefficients a and b can be determined based on Cl</w:t>
      </w:r>
      <w:r w:rsidRPr="00E233C2">
        <w:rPr>
          <w:vertAlign w:val="superscript"/>
        </w:rPr>
        <w:t>-</w:t>
      </w:r>
      <w:r>
        <w:t xml:space="preserve"> concentration levels </w:t>
      </w:r>
      <m:oMath>
        <m:sSub>
          <m:sSubPr>
            <m:ctrlPr>
              <w:rPr>
                <w:rFonts w:ascii="Cambria Math" w:hAnsi="Cambria Math"/>
                <w:i/>
              </w:rPr>
            </m:ctrlPr>
          </m:sSubPr>
          <m:e>
            <m:r>
              <w:rPr>
                <w:rFonts w:ascii="Cambria Math" w:hAnsi="Cambria Math"/>
              </w:rPr>
              <m:t>C</m:t>
            </m:r>
          </m:e>
          <m:sub>
            <m:r>
              <w:rPr>
                <w:rFonts w:ascii="Cambria Math" w:hAnsi="Cambria Math"/>
              </w:rPr>
              <m:t>H</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L</m:t>
            </m:r>
          </m:sub>
        </m:sSub>
      </m:oMath>
      <w:r>
        <w:t xml:space="preserve">. Below concentration </w:t>
      </w:r>
      <m:oMath>
        <m:sSub>
          <m:sSubPr>
            <m:ctrlPr>
              <w:rPr>
                <w:rFonts w:ascii="Cambria Math" w:hAnsi="Cambria Math"/>
                <w:i/>
              </w:rPr>
            </m:ctrlPr>
          </m:sSubPr>
          <m:e>
            <m:r>
              <w:rPr>
                <w:rFonts w:ascii="Cambria Math" w:hAnsi="Cambria Math"/>
              </w:rPr>
              <m:t>C</m:t>
            </m:r>
          </m:e>
          <m:sub>
            <m:r>
              <w:rPr>
                <w:rFonts w:ascii="Cambria Math" w:hAnsi="Cambria Math"/>
              </w:rPr>
              <m:t>L</m:t>
            </m:r>
          </m:sub>
        </m:sSub>
      </m:oMath>
      <w:r>
        <w:t xml:space="preserve">,  there is no inhibition of </w:t>
      </w:r>
      <w:r w:rsidR="00933344">
        <w:t xml:space="preserve">sulphate </w:t>
      </w:r>
      <w:r>
        <w:lastRenderedPageBreak/>
        <w:t xml:space="preserve">reduction while above concentration </w:t>
      </w:r>
      <m:oMath>
        <m:sSub>
          <m:sSubPr>
            <m:ctrlPr>
              <w:rPr>
                <w:rFonts w:ascii="Cambria Math" w:hAnsi="Cambria Math"/>
                <w:i/>
              </w:rPr>
            </m:ctrlPr>
          </m:sSubPr>
          <m:e>
            <m:r>
              <w:rPr>
                <w:rFonts w:ascii="Cambria Math" w:hAnsi="Cambria Math"/>
              </w:rPr>
              <m:t>C</m:t>
            </m:r>
          </m:e>
          <m:sub>
            <m:r>
              <w:rPr>
                <w:rFonts w:ascii="Cambria Math" w:hAnsi="Cambria Math"/>
              </w:rPr>
              <m:t>H</m:t>
            </m:r>
          </m:sub>
        </m:sSub>
      </m:oMath>
      <w:r>
        <w:t xml:space="preserve">, </w:t>
      </w:r>
      <w:r w:rsidR="00933344">
        <w:t xml:space="preserve">sulphate </w:t>
      </w:r>
      <w:r>
        <w:t xml:space="preserve">reduction is completely inhibited. The rate of biogenic </w:t>
      </w:r>
      <w:r w:rsidR="00933344">
        <w:t xml:space="preserve">sulphate </w:t>
      </w:r>
      <w:r>
        <w:t xml:space="preserve">reduction between these two concentration values is assumed to follow a cosine function, with the parameters a and b defined according to </w:t>
      </w:r>
      <w:r w:rsidR="00933344" w:rsidRPr="00AB30A6">
        <w:fldChar w:fldCharType="begin"/>
      </w:r>
      <w:r w:rsidR="00933344" w:rsidRPr="00AB30A6">
        <w:instrText xml:space="preserve"> REF _Ref489004383 \h  \* MERGEFORMAT </w:instrText>
      </w:r>
      <w:r w:rsidR="00933344" w:rsidRPr="00AB30A6">
        <w:fldChar w:fldCharType="separate"/>
      </w:r>
      <w:r w:rsidR="00D41448" w:rsidRPr="00755731">
        <w:rPr>
          <w:rFonts w:cs="Arial"/>
        </w:rPr>
        <w:t>Equation 3-</w:t>
      </w:r>
      <w:r w:rsidR="00D41448" w:rsidRPr="007C439D">
        <w:rPr>
          <w:rFonts w:cs="Arial"/>
        </w:rPr>
        <w:t>60</w:t>
      </w:r>
      <w:r w:rsidR="00933344" w:rsidRPr="00AB30A6">
        <w:fldChar w:fldCharType="end"/>
      </w:r>
      <w:r w:rsidRPr="00AB30A6">
        <w:t xml:space="preserve"> and </w:t>
      </w:r>
      <w:r w:rsidRPr="00AB30A6">
        <w:fldChar w:fldCharType="begin"/>
      </w:r>
      <w:r w:rsidRPr="00AB30A6">
        <w:instrText xml:space="preserve"> REF _Ref489004396 \h  \* MERGEFORMAT </w:instrText>
      </w:r>
      <w:r w:rsidRPr="00AB30A6">
        <w:fldChar w:fldCharType="separate"/>
      </w:r>
      <w:r w:rsidR="00D41448" w:rsidRPr="00755731">
        <w:rPr>
          <w:rFonts w:cs="Arial"/>
        </w:rPr>
        <w:t>Equatio</w:t>
      </w:r>
      <w:r w:rsidR="00D41448" w:rsidRPr="007C439D">
        <w:rPr>
          <w:rFonts w:cs="Arial"/>
        </w:rPr>
        <w:t>n 3-61</w:t>
      </w:r>
      <w:r w:rsidRPr="00AB30A6">
        <w:fldChar w:fldCharType="end"/>
      </w:r>
      <w:r>
        <w:t>:</w:t>
      </w:r>
    </w:p>
    <w:p w14:paraId="29E23E64" w14:textId="77777777" w:rsidR="00892E8E" w:rsidRDefault="00892E8E" w:rsidP="00892E8E"/>
    <w:tbl>
      <w:tblPr>
        <w:tblW w:w="0" w:type="auto"/>
        <w:tblLook w:val="04A0" w:firstRow="1" w:lastRow="0" w:firstColumn="1" w:lastColumn="0" w:noHBand="0" w:noVBand="1"/>
      </w:tblPr>
      <w:tblGrid>
        <w:gridCol w:w="6247"/>
        <w:gridCol w:w="2393"/>
      </w:tblGrid>
      <w:tr w:rsidR="00892E8E" w:rsidRPr="002D66AE" w14:paraId="405EB0B7" w14:textId="77777777" w:rsidTr="007469B4">
        <w:tc>
          <w:tcPr>
            <w:tcW w:w="6247" w:type="dxa"/>
            <w:vAlign w:val="center"/>
          </w:tcPr>
          <w:p w14:paraId="67803EA5" w14:textId="77777777" w:rsidR="00892E8E" w:rsidRPr="009471F6" w:rsidRDefault="00892E8E" w:rsidP="007469B4">
            <w:pPr>
              <w:pStyle w:val="Simpleline"/>
              <w:jc w:val="left"/>
              <w:rPr>
                <w:rFonts w:ascii="Arial" w:hAnsi="Arial"/>
                <w:sz w:val="22"/>
              </w:rPr>
            </w:pPr>
            <m:oMathPara>
              <m:oMathParaPr>
                <m:jc m:val="left"/>
              </m:oMathParaPr>
              <m:oMath>
                <m:r>
                  <w:rPr>
                    <w:rFonts w:ascii="Cambria Math" w:hAnsi="Cambria Math"/>
                    <w:sz w:val="22"/>
                  </w:rPr>
                  <m:t>a=</m:t>
                </m:r>
                <m:f>
                  <m:fPr>
                    <m:ctrlPr>
                      <w:rPr>
                        <w:rFonts w:ascii="Cambria Math" w:hAnsi="Cambria Math"/>
                        <w:i/>
                        <w:sz w:val="22"/>
                      </w:rPr>
                    </m:ctrlPr>
                  </m:fPr>
                  <m:num>
                    <m:r>
                      <w:rPr>
                        <w:rFonts w:ascii="Cambria Math" w:hAnsi="Cambria Math"/>
                        <w:sz w:val="22"/>
                      </w:rPr>
                      <m:t>180</m:t>
                    </m:r>
                  </m:num>
                  <m:den>
                    <m:sSub>
                      <m:sSubPr>
                        <m:ctrlPr>
                          <w:rPr>
                            <w:rFonts w:ascii="Cambria Math" w:hAnsi="Cambria Math"/>
                            <w:i/>
                            <w:sz w:val="22"/>
                          </w:rPr>
                        </m:ctrlPr>
                      </m:sSubPr>
                      <m:e>
                        <m:r>
                          <w:rPr>
                            <w:rFonts w:ascii="Cambria Math" w:hAnsi="Cambria Math"/>
                            <w:sz w:val="22"/>
                          </w:rPr>
                          <m:t>C</m:t>
                        </m:r>
                      </m:e>
                      <m:sub>
                        <m:r>
                          <w:rPr>
                            <w:rFonts w:ascii="Cambria Math" w:hAnsi="Cambria Math"/>
                            <w:sz w:val="22"/>
                          </w:rPr>
                          <m:t>H</m:t>
                        </m:r>
                      </m:sub>
                    </m:sSub>
                    <m:r>
                      <w:rPr>
                        <w:rFonts w:ascii="Cambria Math" w:hAnsi="Cambria Math"/>
                        <w:sz w:val="22"/>
                      </w:rPr>
                      <m:t>-</m:t>
                    </m:r>
                    <m:sSub>
                      <m:sSubPr>
                        <m:ctrlPr>
                          <w:rPr>
                            <w:rFonts w:ascii="Cambria Math" w:hAnsi="Cambria Math"/>
                            <w:i/>
                            <w:sz w:val="22"/>
                          </w:rPr>
                        </m:ctrlPr>
                      </m:sSubPr>
                      <m:e>
                        <m:r>
                          <w:rPr>
                            <w:rFonts w:ascii="Cambria Math" w:hAnsi="Cambria Math"/>
                            <w:sz w:val="22"/>
                          </w:rPr>
                          <m:t>C</m:t>
                        </m:r>
                      </m:e>
                      <m:sub>
                        <m:r>
                          <w:rPr>
                            <w:rFonts w:ascii="Cambria Math" w:hAnsi="Cambria Math"/>
                            <w:sz w:val="22"/>
                          </w:rPr>
                          <m:t>L</m:t>
                        </m:r>
                      </m:sub>
                    </m:sSub>
                  </m:den>
                </m:f>
              </m:oMath>
            </m:oMathPara>
          </w:p>
        </w:tc>
        <w:tc>
          <w:tcPr>
            <w:tcW w:w="2393" w:type="dxa"/>
            <w:vAlign w:val="center"/>
          </w:tcPr>
          <w:p w14:paraId="3DF0223F" w14:textId="67705659" w:rsidR="00892E8E" w:rsidRPr="002D66AE" w:rsidRDefault="00892E8E" w:rsidP="007469B4">
            <w:pPr>
              <w:pStyle w:val="Caption"/>
            </w:pPr>
            <w:bookmarkStart w:id="479" w:name="_Ref489004383"/>
            <w:r>
              <w:t>Equation 3</w:t>
            </w:r>
            <w:r w:rsidRPr="003C7135">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60</w:t>
            </w:r>
            <w:r w:rsidR="00606172">
              <w:rPr>
                <w:noProof/>
              </w:rPr>
              <w:fldChar w:fldCharType="end"/>
            </w:r>
            <w:bookmarkEnd w:id="479"/>
          </w:p>
        </w:tc>
      </w:tr>
      <w:tr w:rsidR="00892E8E" w:rsidRPr="002D66AE" w14:paraId="15B7E3AE" w14:textId="77777777" w:rsidTr="007469B4">
        <w:tc>
          <w:tcPr>
            <w:tcW w:w="6247" w:type="dxa"/>
            <w:vAlign w:val="center"/>
          </w:tcPr>
          <w:p w14:paraId="0BAE308E" w14:textId="77777777" w:rsidR="00892E8E" w:rsidRPr="00AB30A6" w:rsidRDefault="00892E8E" w:rsidP="007469B4">
            <w:pPr>
              <w:pStyle w:val="Simpleline"/>
              <w:jc w:val="left"/>
              <w:rPr>
                <w:rFonts w:ascii="Cambria Math" w:hAnsi="Cambria Math"/>
                <w:sz w:val="22"/>
                <w:oMath/>
              </w:rPr>
            </w:pPr>
            <m:oMathPara>
              <m:oMathParaPr>
                <m:jc m:val="left"/>
              </m:oMathParaPr>
              <m:oMath>
                <m:r>
                  <w:rPr>
                    <w:rFonts w:ascii="Cambria Math" w:hAnsi="Cambria Math"/>
                    <w:sz w:val="22"/>
                  </w:rPr>
                  <m:t>b=-a</m:t>
                </m:r>
                <m:sSub>
                  <m:sSubPr>
                    <m:ctrlPr>
                      <w:rPr>
                        <w:rFonts w:ascii="Cambria Math" w:hAnsi="Cambria Math"/>
                        <w:i/>
                        <w:iCs/>
                        <w:sz w:val="22"/>
                      </w:rPr>
                    </m:ctrlPr>
                  </m:sSubPr>
                  <m:e>
                    <m:r>
                      <w:rPr>
                        <w:rFonts w:ascii="Cambria Math" w:hAnsi="Cambria Math"/>
                        <w:sz w:val="22"/>
                      </w:rPr>
                      <m:t>C</m:t>
                    </m:r>
                  </m:e>
                  <m:sub>
                    <m:r>
                      <w:rPr>
                        <w:rFonts w:ascii="Cambria Math" w:hAnsi="Cambria Math"/>
                        <w:sz w:val="22"/>
                      </w:rPr>
                      <m:t>L</m:t>
                    </m:r>
                  </m:sub>
                </m:sSub>
              </m:oMath>
            </m:oMathPara>
          </w:p>
        </w:tc>
        <w:tc>
          <w:tcPr>
            <w:tcW w:w="2393" w:type="dxa"/>
            <w:vAlign w:val="center"/>
          </w:tcPr>
          <w:p w14:paraId="3489636C" w14:textId="35B82992" w:rsidR="00892E8E" w:rsidRPr="00AB30A6" w:rsidRDefault="00892E8E" w:rsidP="007469B4">
            <w:pPr>
              <w:pStyle w:val="Caption"/>
            </w:pPr>
            <w:bookmarkStart w:id="480" w:name="_Ref489004396"/>
            <w:r>
              <w:t>Equation 3</w:t>
            </w:r>
            <w:r w:rsidRPr="003C7135">
              <w:t>-</w:t>
            </w:r>
            <w:r w:rsidR="00606172">
              <w:rPr>
                <w:noProof/>
              </w:rPr>
              <w:fldChar w:fldCharType="begin"/>
            </w:r>
            <w:r w:rsidR="00606172">
              <w:rPr>
                <w:noProof/>
              </w:rPr>
              <w:instrText xml:space="preserve"> SEQ Equation \* ARABIC \s 1 </w:instrText>
            </w:r>
            <w:r w:rsidR="00606172">
              <w:rPr>
                <w:noProof/>
              </w:rPr>
              <w:fldChar w:fldCharType="separate"/>
            </w:r>
            <w:r w:rsidR="00D41448">
              <w:rPr>
                <w:noProof/>
              </w:rPr>
              <w:t>61</w:t>
            </w:r>
            <w:r w:rsidR="00606172">
              <w:rPr>
                <w:noProof/>
              </w:rPr>
              <w:fldChar w:fldCharType="end"/>
            </w:r>
            <w:bookmarkEnd w:id="480"/>
          </w:p>
        </w:tc>
      </w:tr>
    </w:tbl>
    <w:p w14:paraId="4AA63B97" w14:textId="77777777" w:rsidR="00892E8E" w:rsidRDefault="00892E8E" w:rsidP="00892E8E">
      <w:pPr>
        <w:ind w:left="284" w:hanging="284"/>
      </w:pPr>
    </w:p>
    <w:p w14:paraId="6648DE3A" w14:textId="257F2F14" w:rsidR="00892E8E" w:rsidRDefault="00892E8E" w:rsidP="00892E8E">
      <w:pPr>
        <w:pStyle w:val="ListParagraph"/>
        <w:widowControl/>
        <w:numPr>
          <w:ilvl w:val="0"/>
          <w:numId w:val="18"/>
        </w:numPr>
        <w:spacing w:before="0" w:after="0"/>
        <w:ind w:left="284" w:hanging="284"/>
      </w:pPr>
      <w:r>
        <w:t>If more than one minerals are considered, follow steps 2 and 3 for the rest of the minerals</w:t>
      </w:r>
      <w:r w:rsidR="00933344">
        <w:t>.</w:t>
      </w:r>
    </w:p>
    <w:p w14:paraId="14825720" w14:textId="292C56C4" w:rsidR="00892E8E" w:rsidRDefault="00892E8E" w:rsidP="00892E8E">
      <w:pPr>
        <w:pStyle w:val="ListParagraph"/>
        <w:widowControl/>
        <w:numPr>
          <w:ilvl w:val="0"/>
          <w:numId w:val="18"/>
        </w:numPr>
        <w:spacing w:before="0" w:after="0"/>
        <w:ind w:left="284" w:hanging="284"/>
      </w:pPr>
      <w:r>
        <w:t>The other properties of the minerals (e.g.</w:t>
      </w:r>
      <w:r w:rsidR="00933344">
        <w:t>,</w:t>
      </w:r>
      <w:r>
        <w:t xml:space="preserve"> kinetics) remain unchanged.</w:t>
      </w:r>
    </w:p>
    <w:p w14:paraId="75DA5209" w14:textId="77777777" w:rsidR="00892E8E" w:rsidRDefault="00892E8E" w:rsidP="00892E8E">
      <w:pPr>
        <w:widowControl/>
        <w:spacing w:before="0" w:after="0"/>
      </w:pPr>
    </w:p>
    <w:p w14:paraId="68F3E169" w14:textId="2E7B5D4E" w:rsidR="00CA3EC7" w:rsidRDefault="00CA3EC7" w:rsidP="00CA3EC7">
      <w:pPr>
        <w:widowControl/>
        <w:spacing w:before="0" w:after="0"/>
      </w:pPr>
      <w:r>
        <w:t xml:space="preserve">The input format is demonstrated in </w:t>
      </w:r>
      <w:r w:rsidR="0012625D">
        <w:rPr>
          <w:noProof/>
        </w:rPr>
        <w:t>E</w:t>
      </w:r>
      <w:r w:rsidRPr="0012625D">
        <w:rPr>
          <w:noProof/>
        </w:rPr>
        <w:t>xample</w:t>
      </w:r>
      <w:r>
        <w:t xml:space="preserve"> 3 (</w:t>
      </w:r>
      <w:r w:rsidR="0012625D">
        <w:t xml:space="preserve">Section </w:t>
      </w:r>
      <w:r>
        <w:fldChar w:fldCharType="begin"/>
      </w:r>
      <w:r>
        <w:instrText xml:space="preserve"> REF _Ref471911249 \r \h </w:instrText>
      </w:r>
      <w:r>
        <w:fldChar w:fldCharType="separate"/>
      </w:r>
      <w:r w:rsidR="00D41448">
        <w:t>3.21.3</w:t>
      </w:r>
      <w:r>
        <w:fldChar w:fldCharType="end"/>
      </w:r>
      <w:r>
        <w:t>).</w:t>
      </w:r>
    </w:p>
    <w:p w14:paraId="01E6995B" w14:textId="612CF82D" w:rsidR="00CA3EC7" w:rsidRPr="00ED3698" w:rsidRDefault="00CA3EC7" w:rsidP="00892E8E">
      <w:pPr>
        <w:pStyle w:val="Heading4"/>
      </w:pPr>
      <w:bookmarkStart w:id="481" w:name="_Ref392511951"/>
      <w:r w:rsidRPr="00ED3698">
        <w:t xml:space="preserve"> </w:t>
      </w:r>
      <w:bookmarkStart w:id="482" w:name="_Toc13056148"/>
      <w:r w:rsidRPr="00ED3698">
        <w:t>‘extent of zone’</w:t>
      </w:r>
      <w:bookmarkEnd w:id="481"/>
      <w:bookmarkEnd w:id="482"/>
    </w:p>
    <w:p w14:paraId="3A029891" w14:textId="629F7435" w:rsidR="00CA3EC7" w:rsidRDefault="00933344" w:rsidP="00CA3EC7">
      <w:r>
        <w:t>For</w:t>
      </w:r>
      <w:r w:rsidR="00CA3EC7" w:rsidRPr="00ED3698">
        <w:t xml:space="preserve"> the flow problem, the specified initial condition needs to be allocated to a specific area of the solution domain below the </w:t>
      </w:r>
      <w:r w:rsidR="00CA3EC7" w:rsidRPr="0012625D">
        <w:rPr>
          <w:noProof/>
        </w:rPr>
        <w:t>subkeywords</w:t>
      </w:r>
      <w:r w:rsidR="00CA3EC7" w:rsidRPr="00ED3698">
        <w:t xml:space="preserve"> ‘extent of </w:t>
      </w:r>
      <w:r w:rsidR="00CA3EC7" w:rsidRPr="0012625D">
        <w:rPr>
          <w:noProof/>
        </w:rPr>
        <w:t>zone</w:t>
      </w:r>
      <w:r>
        <w:t>.</w:t>
      </w:r>
      <w:r w:rsidR="00CA3EC7" w:rsidRPr="00ED3698">
        <w:t xml:space="preserve">’ </w:t>
      </w:r>
      <w:r w:rsidR="00CA3EC7">
        <w:t xml:space="preserve">MIN3P-THCm </w:t>
      </w:r>
      <w:r w:rsidR="00CA3EC7" w:rsidRPr="00ED3698">
        <w:t>allows</w:t>
      </w:r>
      <w:r>
        <w:t xml:space="preserve"> for</w:t>
      </w:r>
      <w:r w:rsidR="00CA3EC7" w:rsidRPr="00ED3698">
        <w:t xml:space="preserve"> the simulation of flow and reactive transport in three spatial dimensions. The following input defines the location of minimum and maximum coordinates in the </w:t>
      </w:r>
      <w:r w:rsidR="00EB176D">
        <w:t>x-</w:t>
      </w:r>
      <w:r w:rsidR="00CA3EC7" w:rsidRPr="00ED3698">
        <w:t xml:space="preserve">, </w:t>
      </w:r>
      <w:r w:rsidR="00EB176D">
        <w:t>y-</w:t>
      </w:r>
      <w:r w:rsidR="00EB176D" w:rsidRPr="00ED3698">
        <w:t xml:space="preserve"> </w:t>
      </w:r>
      <w:r w:rsidR="00CA3EC7" w:rsidRPr="00ED3698">
        <w:t xml:space="preserve">and z-directions for the initial condition to be allocated. If a 1D or 2D-simulation is conducted, the minimum and maximum coordinates for the excluded dimensions should be specified as 0.0 and 1.0, respectively. The input for each section is concluded with the statement ‘end of zone’ </w:t>
      </w:r>
      <w:r>
        <w:t>and it</w:t>
      </w:r>
      <w:r w:rsidRPr="00ED3698">
        <w:t xml:space="preserve"> </w:t>
      </w:r>
      <w:r w:rsidR="00CA3EC7" w:rsidRPr="00ED3698">
        <w:t xml:space="preserve">is possible to overlay initial conditions. The input in the zone with the higher number replaces earlier input. The input zones do not have to coincide with the material property zones or initial condition zones specified in </w:t>
      </w:r>
      <w:r w:rsidR="00CD4BF7">
        <w:t>data blocks</w:t>
      </w:r>
      <w:r w:rsidR="00CD4BF7" w:rsidRPr="00ED3698">
        <w:t xml:space="preserve"> </w:t>
      </w:r>
      <w:r w:rsidR="00CA3EC7" w:rsidRPr="00ED3698">
        <w:t>9-12 of the input file</w:t>
      </w:r>
      <w:r w:rsidR="00CA3EC7">
        <w:t>.</w:t>
      </w:r>
    </w:p>
    <w:p w14:paraId="1AB1C7F2" w14:textId="3F39937D" w:rsidR="00083C3D" w:rsidRPr="00ED3698" w:rsidRDefault="00083C3D" w:rsidP="00083C3D">
      <w:pPr>
        <w:pStyle w:val="Heading3"/>
      </w:pPr>
      <w:bookmarkStart w:id="483" w:name="_Ref471911249"/>
      <w:bookmarkStart w:id="484" w:name="_Toc13056149"/>
      <w:r w:rsidRPr="00ED3698">
        <w:t xml:space="preserve">Example </w:t>
      </w:r>
      <w:bookmarkEnd w:id="483"/>
      <w:r w:rsidR="005C0C03">
        <w:t>Data input file</w:t>
      </w:r>
      <w:bookmarkEnd w:id="484"/>
    </w:p>
    <w:p w14:paraId="31505BCB" w14:textId="1CB6D30E" w:rsidR="00083C3D" w:rsidRPr="00ED3698" w:rsidRDefault="00083C3D" w:rsidP="00083C3D">
      <w:r>
        <w:t xml:space="preserve">Example 1: </w:t>
      </w:r>
      <w:r w:rsidRPr="0012625D">
        <w:rPr>
          <w:noProof/>
        </w:rPr>
        <w:t>input</w:t>
      </w:r>
      <w:r>
        <w:t xml:space="preserve"> is as </w:t>
      </w:r>
      <w:r w:rsidR="007C19BF">
        <w:t>follows</w:t>
      </w:r>
      <w:r>
        <w:t>:</w:t>
      </w:r>
    </w:p>
    <w:p w14:paraId="72DE3C28" w14:textId="77777777" w:rsidR="00083C3D" w:rsidRPr="00ED3698" w:rsidRDefault="00083C3D" w:rsidP="00083C3D">
      <w:pPr>
        <w:pStyle w:val="StyleCode"/>
      </w:pPr>
      <w:r w:rsidRPr="00ED3698">
        <w:t>! Section 15: initial condition – reactive transport</w:t>
      </w:r>
    </w:p>
    <w:p w14:paraId="52B6BA53" w14:textId="77777777" w:rsidR="00083C3D" w:rsidRPr="00ED3698" w:rsidRDefault="00083C3D" w:rsidP="00083C3D">
      <w:pPr>
        <w:pStyle w:val="StyleCode"/>
      </w:pPr>
      <w:r w:rsidRPr="00ED3698">
        <w:t>! ---------------------------------------------------------------------------</w:t>
      </w:r>
    </w:p>
    <w:p w14:paraId="4716DC4A" w14:textId="3B7DF90D" w:rsidR="00083C3D" w:rsidRPr="00ED3698" w:rsidRDefault="00F07E26" w:rsidP="00083C3D">
      <w:pPr>
        <w:pStyle w:val="StyleCode"/>
      </w:pPr>
      <w:r>
        <w:t>‘</w:t>
      </w:r>
    </w:p>
    <w:p w14:paraId="58CD74DD" w14:textId="1497CA29" w:rsidR="00083C3D" w:rsidRPr="00ED3698" w:rsidRDefault="00083C3D" w:rsidP="007C439D">
      <w:pPr>
        <w:pStyle w:val="StyleCode"/>
        <w:numPr>
          <w:ilvl w:val="0"/>
          <w:numId w:val="46"/>
        </w:numPr>
      </w:pPr>
      <w:r w:rsidRPr="00ED3698">
        <w:t>'initial condition – reactive transpo</w:t>
      </w:r>
      <w:r w:rsidR="00F07E26">
        <w:t>’</w:t>
      </w:r>
      <w:r w:rsidRPr="00ED3698">
        <w:t>t</w:t>
      </w:r>
      <w:r w:rsidRPr="0012625D">
        <w:rPr>
          <w:noProof/>
        </w:rPr>
        <w:t xml:space="preserve">  ;number</w:t>
      </w:r>
      <w:r w:rsidRPr="00ED3698">
        <w:t xml:space="preserve"> of zones</w:t>
      </w:r>
    </w:p>
    <w:p w14:paraId="5D09385F" w14:textId="77777777" w:rsidR="00083C3D" w:rsidRPr="00ED3698" w:rsidRDefault="00083C3D" w:rsidP="00083C3D">
      <w:pPr>
        <w:pStyle w:val="StyleCode"/>
      </w:pPr>
    </w:p>
    <w:p w14:paraId="45C4788A" w14:textId="1E33538C" w:rsidR="00083C3D" w:rsidRPr="00ED3698" w:rsidRDefault="00083C3D" w:rsidP="00083C3D">
      <w:pPr>
        <w:pStyle w:val="StyleCode"/>
      </w:pPr>
      <w:r w:rsidRPr="00ED3698">
        <w:t>! --------------------------------------------------------------------------</w:t>
      </w:r>
      <w:r w:rsidR="00F07E26">
        <w:t>‘</w:t>
      </w:r>
    </w:p>
    <w:p w14:paraId="1D5132C8" w14:textId="3218F4BB" w:rsidR="00083C3D" w:rsidRPr="00ED3698" w:rsidRDefault="00083C3D" w:rsidP="00083C3D">
      <w:pPr>
        <w:pStyle w:val="StyleCode"/>
      </w:pPr>
      <w:r w:rsidRPr="00ED3698">
        <w:t>'number and name of zo</w:t>
      </w:r>
      <w:r w:rsidR="00F07E26">
        <w:t>’</w:t>
      </w:r>
      <w:r w:rsidRPr="00ED3698">
        <w:t>e'</w:t>
      </w:r>
    </w:p>
    <w:p w14:paraId="4F15E4AB" w14:textId="02717FBB" w:rsidR="00083C3D" w:rsidRPr="00ED3698" w:rsidRDefault="00F07E26" w:rsidP="00083C3D">
      <w:pPr>
        <w:pStyle w:val="StyleCode"/>
      </w:pPr>
      <w:r>
        <w:t>‘</w:t>
      </w:r>
    </w:p>
    <w:p w14:paraId="0BCB065C" w14:textId="7B1DDB3D" w:rsidR="00083C3D" w:rsidRPr="00ED3698" w:rsidRDefault="00083C3D" w:rsidP="00083C3D">
      <w:pPr>
        <w:pStyle w:val="StyleCode"/>
      </w:pPr>
      <w:r w:rsidRPr="00ED3698">
        <w:t>'aquif</w:t>
      </w:r>
      <w:r w:rsidR="00F07E26">
        <w:t>’</w:t>
      </w:r>
      <w:r w:rsidRPr="00ED3698">
        <w:t>r'</w:t>
      </w:r>
      <w:r w:rsidR="00F07E26">
        <w:t>‘</w:t>
      </w:r>
    </w:p>
    <w:p w14:paraId="06BFC19B" w14:textId="4370AA85" w:rsidR="00083C3D" w:rsidRPr="00ED3698" w:rsidRDefault="00083C3D" w:rsidP="00083C3D">
      <w:pPr>
        <w:pStyle w:val="StyleCode"/>
      </w:pPr>
      <w:r w:rsidRPr="00ED3698">
        <w:t>'concentration inp</w:t>
      </w:r>
      <w:r w:rsidR="00F07E26">
        <w:t>’</w:t>
      </w:r>
      <w:r w:rsidRPr="00ED3698">
        <w:t>t'</w:t>
      </w:r>
    </w:p>
    <w:p w14:paraId="0573040B" w14:textId="4CAE1AAA" w:rsidR="00083C3D" w:rsidRPr="00ED3698" w:rsidRDefault="00083C3D" w:rsidP="00083C3D">
      <w:pPr>
        <w:pStyle w:val="StyleCode"/>
      </w:pPr>
      <w:r w:rsidRPr="00ED3698">
        <w:t xml:space="preserve">1.7d-5  </w:t>
      </w:r>
      <w:r w:rsidR="00F07E26">
        <w:t>‘</w:t>
      </w:r>
      <w:r w:rsidRPr="00ED3698">
        <w:t xml:space="preserve"> 'fr</w:t>
      </w:r>
      <w:r w:rsidR="00F07E26">
        <w:t>’</w:t>
      </w:r>
      <w:r w:rsidRPr="00ED3698">
        <w:t>e'                 ;conc,    type            - ca2+</w:t>
      </w:r>
    </w:p>
    <w:p w14:paraId="286EDE55" w14:textId="4ECA3349" w:rsidR="00083C3D" w:rsidRPr="00ED3698" w:rsidRDefault="00083C3D" w:rsidP="00083C3D">
      <w:pPr>
        <w:pStyle w:val="StyleCode"/>
      </w:pPr>
      <w:r w:rsidRPr="00ED3698">
        <w:t xml:space="preserve">1.0d-6  </w:t>
      </w:r>
      <w:r w:rsidR="00F07E26">
        <w:t>‘</w:t>
      </w:r>
      <w:r w:rsidRPr="00ED3698">
        <w:t xml:space="preserve"> 'fr</w:t>
      </w:r>
      <w:r w:rsidR="00F07E26">
        <w:t>’</w:t>
      </w:r>
      <w:r w:rsidRPr="00ED3698">
        <w:t>e'                 ;conc,    type            - na+</w:t>
      </w:r>
    </w:p>
    <w:p w14:paraId="40542F88" w14:textId="2BB6CD02" w:rsidR="00083C3D" w:rsidRPr="00ED3698" w:rsidRDefault="00083C3D" w:rsidP="00083C3D">
      <w:pPr>
        <w:pStyle w:val="StyleCode"/>
      </w:pPr>
      <w:r w:rsidRPr="00ED3698">
        <w:t xml:space="preserve">2.0d-5  </w:t>
      </w:r>
      <w:r w:rsidR="00F07E26">
        <w:t>‘</w:t>
      </w:r>
      <w:r w:rsidRPr="00ED3698">
        <w:t xml:space="preserve"> 'fr</w:t>
      </w:r>
      <w:r w:rsidR="00F07E26">
        <w:t>’</w:t>
      </w:r>
      <w:r w:rsidRPr="00ED3698">
        <w:t>e'                 ;conc,    type            - co32-</w:t>
      </w:r>
    </w:p>
    <w:p w14:paraId="78B04746" w14:textId="1DD4CAB2" w:rsidR="00083C3D" w:rsidRPr="00ED3698" w:rsidRDefault="00083C3D" w:rsidP="00083C3D">
      <w:pPr>
        <w:pStyle w:val="StyleCode"/>
      </w:pPr>
      <w:r w:rsidRPr="00ED3698">
        <w:t xml:space="preserve">1.0d-6  </w:t>
      </w:r>
      <w:r w:rsidR="00F07E26">
        <w:t>‘</w:t>
      </w:r>
      <w:r w:rsidRPr="00ED3698">
        <w:t xml:space="preserve"> 'fr</w:t>
      </w:r>
      <w:r w:rsidR="00F07E26">
        <w:t>’</w:t>
      </w:r>
      <w:r w:rsidRPr="00ED3698">
        <w:t>e'                 ;conc,    type            - h4sio4</w:t>
      </w:r>
    </w:p>
    <w:p w14:paraId="1DAB4497" w14:textId="0C86E8BC" w:rsidR="00083C3D" w:rsidRPr="00ED3698" w:rsidRDefault="00083C3D" w:rsidP="00083C3D">
      <w:pPr>
        <w:pStyle w:val="StyleCode"/>
      </w:pPr>
      <w:r w:rsidRPr="00ED3698">
        <w:t xml:space="preserve">1.0d-6  </w:t>
      </w:r>
      <w:r w:rsidR="00F07E26">
        <w:t>‘</w:t>
      </w:r>
      <w:r w:rsidRPr="00ED3698">
        <w:t xml:space="preserve"> 'fr</w:t>
      </w:r>
      <w:r w:rsidR="00F07E26">
        <w:t>’</w:t>
      </w:r>
      <w:r w:rsidRPr="00ED3698">
        <w:t>e'                 ;conc,    type            - al3+</w:t>
      </w:r>
    </w:p>
    <w:p w14:paraId="2DF6B7D8" w14:textId="62F372F7" w:rsidR="00083C3D" w:rsidRPr="00ED3698" w:rsidRDefault="00083C3D" w:rsidP="00083C3D">
      <w:pPr>
        <w:pStyle w:val="StyleCode"/>
      </w:pPr>
      <w:r w:rsidRPr="00ED3698">
        <w:t xml:space="preserve">5.0     </w:t>
      </w:r>
      <w:r w:rsidR="00F07E26">
        <w:t>‘</w:t>
      </w:r>
      <w:r w:rsidRPr="00ED3698">
        <w:t xml:space="preserve"> '</w:t>
      </w:r>
      <w:r w:rsidR="00F07E26">
        <w:t>’</w:t>
      </w:r>
      <w:r w:rsidRPr="00ED3698">
        <w:t>H'                   ;conc,    type            - h+</w:t>
      </w:r>
      <w:r w:rsidR="00F07E26">
        <w:t>‘</w:t>
      </w:r>
    </w:p>
    <w:p w14:paraId="6CF7B5B4" w14:textId="308E5489" w:rsidR="00083C3D" w:rsidRPr="00ED3698" w:rsidRDefault="00083C3D" w:rsidP="00083C3D">
      <w:pPr>
        <w:pStyle w:val="StyleCode"/>
      </w:pPr>
      <w:r w:rsidRPr="00ED3698">
        <w:t>'mineral inp</w:t>
      </w:r>
      <w:r w:rsidR="00F07E26">
        <w:t>’</w:t>
      </w:r>
      <w:r w:rsidRPr="00ED3698">
        <w:t>t'</w:t>
      </w:r>
    </w:p>
    <w:p w14:paraId="7602AB3B" w14:textId="45E51797" w:rsidR="00083C3D" w:rsidRPr="007C439D" w:rsidRDefault="00083C3D" w:rsidP="00083C3D">
      <w:pPr>
        <w:pStyle w:val="StyleCode"/>
      </w:pPr>
      <w:r w:rsidRPr="007C439D">
        <w:t xml:space="preserve">5.0d-4    .true. </w:t>
      </w:r>
      <w:r w:rsidR="00F07E26">
        <w:t>‘</w:t>
      </w:r>
      <w:r w:rsidRPr="007C439D">
        <w:t xml:space="preserve"> 'consta</w:t>
      </w:r>
      <w:r w:rsidR="00F07E26">
        <w:t>’</w:t>
      </w:r>
      <w:r w:rsidRPr="007C439D">
        <w:t>t'    ;phi,     minequil, type  - calcite</w:t>
      </w:r>
    </w:p>
    <w:p w14:paraId="5F6FE58D" w14:textId="77777777" w:rsidR="00083C3D" w:rsidRPr="00ED3698" w:rsidRDefault="00083C3D" w:rsidP="00083C3D">
      <w:pPr>
        <w:pStyle w:val="StyleCode"/>
        <w:rPr>
          <w:lang w:val="da-DK"/>
        </w:rPr>
      </w:pPr>
      <w:r w:rsidRPr="00ED3698">
        <w:rPr>
          <w:lang w:val="da-DK"/>
        </w:rPr>
        <w:t>1.0d-10   1.0d-8    0.0          ;phi_min, k_eff,    sat</w:t>
      </w:r>
    </w:p>
    <w:p w14:paraId="62C63A72" w14:textId="693A05BA" w:rsidR="00083C3D" w:rsidRPr="007C439D" w:rsidRDefault="00083C3D" w:rsidP="00083C3D">
      <w:pPr>
        <w:pStyle w:val="StyleCode"/>
      </w:pPr>
      <w:r w:rsidRPr="007C439D">
        <w:t xml:space="preserve">5.0d-1    .true. </w:t>
      </w:r>
      <w:r w:rsidR="00F07E26">
        <w:t>‘</w:t>
      </w:r>
      <w:r w:rsidRPr="007C439D">
        <w:t xml:space="preserve"> 'consta</w:t>
      </w:r>
      <w:r w:rsidR="00F07E26">
        <w:t>’</w:t>
      </w:r>
      <w:r w:rsidRPr="007C439D">
        <w:t>t'    ;phi,     minequil, type  - albite</w:t>
      </w:r>
    </w:p>
    <w:p w14:paraId="69BD1AA7" w14:textId="77777777" w:rsidR="00083C3D" w:rsidRPr="00ED3698" w:rsidRDefault="00083C3D" w:rsidP="00083C3D">
      <w:pPr>
        <w:pStyle w:val="StyleCode"/>
        <w:rPr>
          <w:lang w:val="da-DK"/>
        </w:rPr>
      </w:pPr>
      <w:r w:rsidRPr="00ED3698">
        <w:rPr>
          <w:lang w:val="da-DK"/>
        </w:rPr>
        <w:t>1.0d-10   1.0d-13   0.0          ;phi_min, k_eff,    sat</w:t>
      </w:r>
    </w:p>
    <w:p w14:paraId="16B46072" w14:textId="37BE8BB0" w:rsidR="00083C3D" w:rsidRPr="00ED3698" w:rsidRDefault="00083C3D" w:rsidP="00083C3D">
      <w:pPr>
        <w:pStyle w:val="StyleCode"/>
        <w:rPr>
          <w:lang w:val="da-DK"/>
        </w:rPr>
      </w:pPr>
      <w:r w:rsidRPr="00ED3698">
        <w:rPr>
          <w:lang w:val="da-DK"/>
        </w:rPr>
        <w:t>0.0d0     .false.</w:t>
      </w:r>
      <w:r w:rsidR="00F07E26">
        <w:rPr>
          <w:lang w:val="da-DK"/>
        </w:rPr>
        <w:t>’</w:t>
      </w:r>
      <w:r w:rsidRPr="00ED3698">
        <w:rPr>
          <w:lang w:val="da-DK"/>
        </w:rPr>
        <w:t xml:space="preserve"> 'consta</w:t>
      </w:r>
      <w:r w:rsidR="00F07E26">
        <w:rPr>
          <w:lang w:val="da-DK"/>
        </w:rPr>
        <w:t>’</w:t>
      </w:r>
      <w:r w:rsidRPr="00ED3698">
        <w:rPr>
          <w:lang w:val="da-DK"/>
        </w:rPr>
        <w:t>t'    ;phi,     minequil, type  - al(oh)3(am)</w:t>
      </w:r>
    </w:p>
    <w:p w14:paraId="20E4BED9" w14:textId="77777777" w:rsidR="00083C3D" w:rsidRPr="00ED3698" w:rsidRDefault="00083C3D" w:rsidP="00083C3D">
      <w:pPr>
        <w:pStyle w:val="StyleCode"/>
        <w:rPr>
          <w:lang w:val="da-DK"/>
        </w:rPr>
      </w:pPr>
      <w:r w:rsidRPr="00ED3698">
        <w:rPr>
          <w:lang w:val="da-DK"/>
        </w:rPr>
        <w:t>1.0d-10   1.0d-8    0.0          ;phi_min, k_eff,    sat</w:t>
      </w:r>
    </w:p>
    <w:p w14:paraId="027A3E9D" w14:textId="728A6B69" w:rsidR="00083C3D" w:rsidRPr="007C439D" w:rsidRDefault="00083C3D" w:rsidP="00083C3D">
      <w:pPr>
        <w:pStyle w:val="StyleCode"/>
        <w:rPr>
          <w:lang w:val="da-DK"/>
        </w:rPr>
      </w:pPr>
      <w:r w:rsidRPr="007C439D">
        <w:rPr>
          <w:lang w:val="da-DK"/>
        </w:rPr>
        <w:lastRenderedPageBreak/>
        <w:t>0.0d0     .false.</w:t>
      </w:r>
      <w:r w:rsidR="00F07E26">
        <w:rPr>
          <w:lang w:val="da-DK"/>
        </w:rPr>
        <w:t>’</w:t>
      </w:r>
      <w:r w:rsidRPr="007C439D">
        <w:rPr>
          <w:lang w:val="da-DK"/>
        </w:rPr>
        <w:t xml:space="preserve"> 'consta</w:t>
      </w:r>
      <w:r w:rsidR="00F07E26">
        <w:rPr>
          <w:lang w:val="da-DK"/>
        </w:rPr>
        <w:t>’</w:t>
      </w:r>
      <w:r w:rsidRPr="007C439D">
        <w:rPr>
          <w:lang w:val="da-DK"/>
        </w:rPr>
        <w:t>t'    ;phi,     minequil, type  - sio2(am)</w:t>
      </w:r>
    </w:p>
    <w:p w14:paraId="48DA7377" w14:textId="43477E20" w:rsidR="00083C3D" w:rsidRPr="00ED3698" w:rsidRDefault="00083C3D" w:rsidP="00083C3D">
      <w:pPr>
        <w:pStyle w:val="StyleCode"/>
        <w:rPr>
          <w:lang w:val="da-DK"/>
        </w:rPr>
      </w:pPr>
      <w:r w:rsidRPr="00ED3698">
        <w:rPr>
          <w:lang w:val="da-DK"/>
        </w:rPr>
        <w:t>1.0d-10   1.0d-8    0.0          ;phi_min, k_eff,    sat</w:t>
      </w:r>
      <w:r w:rsidR="00F07E26">
        <w:rPr>
          <w:lang w:val="da-DK"/>
        </w:rPr>
        <w:t>‘</w:t>
      </w:r>
    </w:p>
    <w:p w14:paraId="3705B05A" w14:textId="27110C42" w:rsidR="00083C3D" w:rsidRPr="00ED3698" w:rsidRDefault="00083C3D" w:rsidP="00083C3D">
      <w:pPr>
        <w:pStyle w:val="StyleCode"/>
      </w:pPr>
      <w:r w:rsidRPr="00ED3698">
        <w:t>'extent of zo</w:t>
      </w:r>
      <w:r w:rsidR="00F07E26">
        <w:t>’</w:t>
      </w:r>
      <w:r w:rsidRPr="00ED3698">
        <w:t>e0 1.0  0.0 1.0  0.0 4.0</w:t>
      </w:r>
      <w:r w:rsidR="00F07E26">
        <w:t>‘</w:t>
      </w:r>
    </w:p>
    <w:p w14:paraId="115F78A5" w14:textId="0673B2DB" w:rsidR="00083C3D" w:rsidRPr="00ED3698" w:rsidRDefault="00083C3D" w:rsidP="00083C3D">
      <w:pPr>
        <w:pStyle w:val="StyleCode"/>
      </w:pPr>
      <w:r w:rsidRPr="00ED3698">
        <w:t>'end of zo</w:t>
      </w:r>
      <w:r w:rsidR="00F07E26">
        <w:t>’</w:t>
      </w:r>
      <w:r w:rsidRPr="00ED3698">
        <w:t>e'</w:t>
      </w:r>
      <w:r w:rsidR="00F07E26">
        <w:t>‘</w:t>
      </w:r>
    </w:p>
    <w:p w14:paraId="16A4100F" w14:textId="1FA1272B" w:rsidR="00083C3D" w:rsidRDefault="00083C3D" w:rsidP="00083C3D">
      <w:pPr>
        <w:pStyle w:val="StyleCode"/>
      </w:pPr>
      <w:r w:rsidRPr="00ED3698">
        <w:t>'do</w:t>
      </w:r>
      <w:r w:rsidR="00F07E26">
        <w:t>’</w:t>
      </w:r>
      <w:r w:rsidRPr="00ED3698">
        <w:t>e'</w:t>
      </w:r>
    </w:p>
    <w:p w14:paraId="2F08D92E" w14:textId="77777777" w:rsidR="00083C3D" w:rsidRDefault="00083C3D" w:rsidP="00083C3D">
      <w:pPr>
        <w:pStyle w:val="StyleCode"/>
      </w:pPr>
    </w:p>
    <w:p w14:paraId="0180895D" w14:textId="1C2BBF40" w:rsidR="00083C3D" w:rsidRPr="001C62E0" w:rsidRDefault="00083C3D" w:rsidP="00083C3D">
      <w:r>
        <w:rPr>
          <w:rFonts w:hint="eastAsia"/>
        </w:rPr>
        <w:t>Example 2</w:t>
      </w:r>
      <w:r w:rsidRPr="001C62E0">
        <w:rPr>
          <w:rFonts w:hint="eastAsia"/>
        </w:rPr>
        <w:t xml:space="preserve">: </w:t>
      </w:r>
      <w:r w:rsidR="007C19BF" w:rsidRPr="001C62E0">
        <w:rPr>
          <w:rFonts w:hint="eastAsia"/>
        </w:rPr>
        <w:t>combin</w:t>
      </w:r>
      <w:r w:rsidR="007C19BF">
        <w:t>ing</w:t>
      </w:r>
      <w:r w:rsidR="007C19BF" w:rsidRPr="001C62E0">
        <w:rPr>
          <w:rFonts w:hint="eastAsia"/>
        </w:rPr>
        <w:t xml:space="preserve"> </w:t>
      </w:r>
      <w:r w:rsidR="007C19BF">
        <w:t xml:space="preserve">the </w:t>
      </w:r>
      <w:r w:rsidRPr="001C62E0">
        <w:rPr>
          <w:rFonts w:hint="eastAsia"/>
        </w:rPr>
        <w:t xml:space="preserve">mineralogical parameters (see </w:t>
      </w:r>
      <w:r w:rsidR="007C19BF">
        <w:t>S</w:t>
      </w:r>
      <w:r w:rsidR="007C19BF" w:rsidRPr="001C62E0">
        <w:rPr>
          <w:rFonts w:hint="eastAsia"/>
        </w:rPr>
        <w:t xml:space="preserve">ection </w:t>
      </w:r>
      <w:r>
        <w:fldChar w:fldCharType="begin"/>
      </w:r>
      <w:r>
        <w:instrText xml:space="preserve"> REF _Ref363057444 \r \h  \* MERGEFORMAT </w:instrText>
      </w:r>
      <w:r>
        <w:fldChar w:fldCharType="separate"/>
      </w:r>
      <w:r w:rsidR="00D41448">
        <w:t>3.3.2.17</w:t>
      </w:r>
      <w:r>
        <w:fldChar w:fldCharType="end"/>
      </w:r>
      <w:r w:rsidRPr="001C62E0">
        <w:rPr>
          <w:rFonts w:hint="eastAsia"/>
        </w:rPr>
        <w:t>)</w:t>
      </w:r>
    </w:p>
    <w:p w14:paraId="3B226B7C" w14:textId="77777777" w:rsidR="00083C3D" w:rsidRDefault="00083C3D" w:rsidP="00083C3D">
      <w:pPr>
        <w:pStyle w:val="StyleCode"/>
      </w:pPr>
    </w:p>
    <w:p w14:paraId="32823E74" w14:textId="77777777" w:rsidR="00083C3D" w:rsidRPr="00ED3698" w:rsidRDefault="00083C3D" w:rsidP="00083C3D">
      <w:pPr>
        <w:pStyle w:val="StyleCode"/>
      </w:pPr>
      <w:r w:rsidRPr="00ED3698">
        <w:t>! Section 15: initial condition – reactive transport</w:t>
      </w:r>
    </w:p>
    <w:p w14:paraId="49A2B53E" w14:textId="04686B86" w:rsidR="00083C3D" w:rsidRDefault="00083C3D" w:rsidP="00083C3D">
      <w:pPr>
        <w:pStyle w:val="StyleCode"/>
      </w:pPr>
      <w:r w:rsidRPr="00ED3698">
        <w:t>! --------------------------------------------------------------------------</w:t>
      </w:r>
      <w:r w:rsidR="00F07E26">
        <w:t>‘</w:t>
      </w:r>
    </w:p>
    <w:p w14:paraId="3657D889" w14:textId="134BAB2A" w:rsidR="00083C3D" w:rsidRPr="00ED3698" w:rsidRDefault="00083C3D" w:rsidP="007C439D">
      <w:pPr>
        <w:pStyle w:val="StyleCode"/>
        <w:numPr>
          <w:ilvl w:val="0"/>
          <w:numId w:val="48"/>
        </w:numPr>
      </w:pPr>
      <w:r w:rsidRPr="00ED3698">
        <w:t>'initial condition – reactive transpo</w:t>
      </w:r>
      <w:r w:rsidR="00F07E26">
        <w:t>’</w:t>
      </w:r>
      <w:r w:rsidRPr="00ED3698">
        <w:t>t</w:t>
      </w:r>
      <w:r w:rsidRPr="0012625D">
        <w:rPr>
          <w:noProof/>
        </w:rPr>
        <w:t xml:space="preserve">  ;number</w:t>
      </w:r>
      <w:r w:rsidRPr="00ED3698">
        <w:t xml:space="preserve"> of zones</w:t>
      </w:r>
    </w:p>
    <w:p w14:paraId="631ADB08" w14:textId="58F21FE8" w:rsidR="00083C3D" w:rsidRPr="00ED3698" w:rsidRDefault="00083C3D" w:rsidP="00083C3D">
      <w:pPr>
        <w:pStyle w:val="StyleCode"/>
      </w:pPr>
      <w:r>
        <w:t xml:space="preserve">… </w:t>
      </w:r>
      <w:r w:rsidR="00F07E26">
        <w:t>‘</w:t>
      </w:r>
    </w:p>
    <w:p w14:paraId="1851BBE4" w14:textId="5BBEE338" w:rsidR="00083C3D" w:rsidRDefault="00083C3D" w:rsidP="00083C3D">
      <w:pPr>
        <w:pStyle w:val="StyleCode"/>
      </w:pPr>
      <w:r w:rsidRPr="00503AC2">
        <w:t>'number and name of zo</w:t>
      </w:r>
      <w:r w:rsidR="00F07E26">
        <w:t>’</w:t>
      </w:r>
      <w:r w:rsidRPr="00503AC2">
        <w:t>e'</w:t>
      </w:r>
    </w:p>
    <w:p w14:paraId="12A1E895" w14:textId="451FB050" w:rsidR="00083C3D" w:rsidRPr="00503AC2" w:rsidRDefault="00F07E26" w:rsidP="00083C3D">
      <w:pPr>
        <w:pStyle w:val="StyleCode"/>
      </w:pPr>
      <w:r>
        <w:t>‘</w:t>
      </w:r>
    </w:p>
    <w:p w14:paraId="6AC1E551" w14:textId="28B52057" w:rsidR="00083C3D" w:rsidRPr="00503AC2" w:rsidRDefault="00083C3D" w:rsidP="00083C3D">
      <w:pPr>
        <w:pStyle w:val="StyleCode"/>
      </w:pPr>
      <w:r w:rsidRPr="00503AC2">
        <w:t>'background chemistr</w:t>
      </w:r>
      <w:r w:rsidR="00F07E26">
        <w:t>–</w:t>
      </w:r>
      <w:r w:rsidRPr="00503AC2">
        <w:t xml:space="preserve"> - reactive barri</w:t>
      </w:r>
      <w:r w:rsidR="00F07E26">
        <w:t>’</w:t>
      </w:r>
      <w:r w:rsidRPr="00503AC2">
        <w:t>r'</w:t>
      </w:r>
      <w:r w:rsidR="00F07E26">
        <w:t>‘</w:t>
      </w:r>
    </w:p>
    <w:p w14:paraId="2B8737EF" w14:textId="47A67416" w:rsidR="00083C3D" w:rsidRPr="00503AC2" w:rsidRDefault="00083C3D" w:rsidP="00083C3D">
      <w:pPr>
        <w:pStyle w:val="StyleCode"/>
      </w:pPr>
      <w:r w:rsidRPr="00503AC2">
        <w:t>'concentration inp</w:t>
      </w:r>
      <w:r w:rsidR="00F07E26">
        <w:t>’</w:t>
      </w:r>
      <w:r w:rsidRPr="00503AC2">
        <w:t>t'</w:t>
      </w:r>
    </w:p>
    <w:p w14:paraId="7D7987B0" w14:textId="269C0620" w:rsidR="00083C3D" w:rsidRPr="00503AC2" w:rsidRDefault="00083C3D" w:rsidP="00083C3D">
      <w:pPr>
        <w:pStyle w:val="StyleCode"/>
      </w:pPr>
      <w:r w:rsidRPr="00503AC2">
        <w:t xml:space="preserve">6.29    </w:t>
      </w:r>
      <w:r w:rsidR="00F07E26">
        <w:t>‘</w:t>
      </w:r>
      <w:r w:rsidRPr="00503AC2">
        <w:t xml:space="preserve"> '</w:t>
      </w:r>
      <w:r w:rsidR="00F07E26">
        <w:t>’</w:t>
      </w:r>
      <w:r w:rsidRPr="00503AC2">
        <w:t xml:space="preserve">h'            </w:t>
      </w:r>
      <w:r w:rsidR="00F07E26">
        <w:t>‘</w:t>
      </w:r>
      <w:r w:rsidRPr="00503AC2">
        <w:t xml:space="preserve"> 'h</w:t>
      </w:r>
      <w:r w:rsidR="00F07E26">
        <w:t>’</w:t>
      </w:r>
      <w:r w:rsidRPr="00503AC2">
        <w:t>1'</w:t>
      </w:r>
    </w:p>
    <w:p w14:paraId="3A577029" w14:textId="7AE99A90" w:rsidR="00083C3D" w:rsidRPr="00503AC2" w:rsidRDefault="00083C3D" w:rsidP="00083C3D">
      <w:pPr>
        <w:pStyle w:val="StyleCode"/>
      </w:pPr>
      <w:r w:rsidRPr="00503AC2">
        <w:t xml:space="preserve">4.04d-3 </w:t>
      </w:r>
      <w:r w:rsidR="00F07E26">
        <w:t>‘</w:t>
      </w:r>
      <w:r w:rsidRPr="00503AC2">
        <w:t xml:space="preserve"> 'fr</w:t>
      </w:r>
      <w:r w:rsidR="00F07E26">
        <w:t>’</w:t>
      </w:r>
      <w:r w:rsidRPr="00503AC2">
        <w:t xml:space="preserve">e'          </w:t>
      </w:r>
      <w:r w:rsidR="00F07E26">
        <w:t>‘</w:t>
      </w:r>
      <w:r w:rsidRPr="00503AC2">
        <w:t xml:space="preserve"> 'cl</w:t>
      </w:r>
      <w:r w:rsidR="00F07E26">
        <w:t>’</w:t>
      </w:r>
      <w:r w:rsidRPr="00503AC2">
        <w:t>1'</w:t>
      </w:r>
    </w:p>
    <w:p w14:paraId="4776AD3C" w14:textId="290E5968" w:rsidR="00083C3D" w:rsidRPr="00503AC2" w:rsidRDefault="00083C3D" w:rsidP="00083C3D">
      <w:pPr>
        <w:pStyle w:val="StyleCode"/>
      </w:pPr>
      <w:r w:rsidRPr="00503AC2">
        <w:t xml:space="preserve">1.95d-3 </w:t>
      </w:r>
      <w:r w:rsidR="00F07E26">
        <w:t>‘</w:t>
      </w:r>
      <w:r w:rsidRPr="00503AC2">
        <w:t xml:space="preserve"> 'fr</w:t>
      </w:r>
      <w:r w:rsidR="00F07E26">
        <w:t>’</w:t>
      </w:r>
      <w:r w:rsidRPr="00503AC2">
        <w:t xml:space="preserve">e'          </w:t>
      </w:r>
      <w:r w:rsidR="00F07E26">
        <w:t>‘</w:t>
      </w:r>
      <w:r w:rsidRPr="00503AC2">
        <w:t xml:space="preserve"> 'co3</w:t>
      </w:r>
      <w:r w:rsidR="00F07E26">
        <w:t>’</w:t>
      </w:r>
      <w:r w:rsidRPr="00503AC2">
        <w:t>2'</w:t>
      </w:r>
    </w:p>
    <w:p w14:paraId="2EE0B68E" w14:textId="5F183194" w:rsidR="00083C3D" w:rsidRPr="00503AC2" w:rsidRDefault="00083C3D" w:rsidP="00083C3D">
      <w:pPr>
        <w:pStyle w:val="StyleCode"/>
      </w:pPr>
      <w:r w:rsidRPr="00503AC2">
        <w:t xml:space="preserve">1.44d-3 </w:t>
      </w:r>
      <w:r w:rsidR="00F07E26">
        <w:t>‘</w:t>
      </w:r>
      <w:r w:rsidRPr="00503AC2">
        <w:t xml:space="preserve"> 'fr</w:t>
      </w:r>
      <w:r w:rsidR="00F07E26">
        <w:t>’</w:t>
      </w:r>
      <w:r w:rsidRPr="00503AC2">
        <w:t xml:space="preserve">e'          </w:t>
      </w:r>
      <w:r w:rsidR="00F07E26">
        <w:t>‘</w:t>
      </w:r>
      <w:r w:rsidRPr="00503AC2">
        <w:t xml:space="preserve"> 'so4</w:t>
      </w:r>
      <w:r w:rsidR="00F07E26">
        <w:t>’</w:t>
      </w:r>
      <w:r w:rsidRPr="00503AC2">
        <w:t>2'</w:t>
      </w:r>
    </w:p>
    <w:p w14:paraId="7DC844AB" w14:textId="4FE04A1C" w:rsidR="00083C3D" w:rsidRPr="00503AC2" w:rsidRDefault="00083C3D" w:rsidP="00083C3D">
      <w:pPr>
        <w:pStyle w:val="StyleCode"/>
      </w:pPr>
      <w:r w:rsidRPr="00503AC2">
        <w:t>5.29d-20</w:t>
      </w:r>
      <w:r w:rsidR="00F07E26">
        <w:t>‘</w:t>
      </w:r>
      <w:r w:rsidRPr="00503AC2">
        <w:t xml:space="preserve"> 'fr</w:t>
      </w:r>
      <w:r w:rsidR="00F07E26">
        <w:t>’</w:t>
      </w:r>
      <w:r w:rsidRPr="00503AC2">
        <w:t xml:space="preserve">e'          </w:t>
      </w:r>
      <w:r w:rsidR="00F07E26">
        <w:t>‘</w:t>
      </w:r>
      <w:r w:rsidRPr="00503AC2">
        <w:t xml:space="preserve"> 'hs</w:t>
      </w:r>
      <w:r w:rsidR="00F07E26">
        <w:t>’</w:t>
      </w:r>
      <w:r w:rsidRPr="00503AC2">
        <w:t>1'</w:t>
      </w:r>
    </w:p>
    <w:p w14:paraId="06FF4138" w14:textId="34383D0E" w:rsidR="00083C3D" w:rsidRPr="00503AC2" w:rsidRDefault="00083C3D" w:rsidP="00083C3D">
      <w:pPr>
        <w:pStyle w:val="StyleCode"/>
      </w:pPr>
      <w:r w:rsidRPr="00503AC2">
        <w:t xml:space="preserve">5.32d-4 </w:t>
      </w:r>
      <w:r w:rsidR="00F07E26">
        <w:t>‘</w:t>
      </w:r>
      <w:r w:rsidRPr="00503AC2">
        <w:t xml:space="preserve"> 'fr</w:t>
      </w:r>
      <w:r w:rsidR="00F07E26">
        <w:t>’</w:t>
      </w:r>
      <w:r w:rsidRPr="00503AC2">
        <w:t xml:space="preserve">e'          </w:t>
      </w:r>
      <w:r w:rsidR="00F07E26">
        <w:t>‘</w:t>
      </w:r>
      <w:r w:rsidRPr="00503AC2">
        <w:t xml:space="preserve"> 'ca</w:t>
      </w:r>
      <w:r w:rsidR="00F07E26">
        <w:t>’</w:t>
      </w:r>
      <w:r w:rsidRPr="00503AC2">
        <w:t>2'</w:t>
      </w:r>
    </w:p>
    <w:p w14:paraId="0975C6CE" w14:textId="684B0AB1" w:rsidR="00083C3D" w:rsidRPr="00503AC2" w:rsidRDefault="00083C3D" w:rsidP="00083C3D">
      <w:pPr>
        <w:pStyle w:val="StyleCode"/>
      </w:pPr>
      <w:r w:rsidRPr="00503AC2">
        <w:t>2.53d-13</w:t>
      </w:r>
      <w:r w:rsidR="00F07E26">
        <w:t>‘</w:t>
      </w:r>
      <w:r w:rsidRPr="00503AC2">
        <w:t xml:space="preserve"> 'fr</w:t>
      </w:r>
      <w:r w:rsidR="00F07E26">
        <w:t>’</w:t>
      </w:r>
      <w:r w:rsidRPr="00503AC2">
        <w:t xml:space="preserve">e'          </w:t>
      </w:r>
      <w:r w:rsidR="00F07E26">
        <w:t>‘</w:t>
      </w:r>
      <w:r w:rsidRPr="00503AC2">
        <w:t xml:space="preserve"> 'fe</w:t>
      </w:r>
      <w:r w:rsidR="00F07E26">
        <w:t>’</w:t>
      </w:r>
      <w:r w:rsidRPr="00503AC2">
        <w:t>2'</w:t>
      </w:r>
    </w:p>
    <w:p w14:paraId="06588EED" w14:textId="7FC54AD6" w:rsidR="00083C3D" w:rsidRPr="00503AC2" w:rsidRDefault="00083C3D" w:rsidP="00083C3D">
      <w:pPr>
        <w:pStyle w:val="StyleCode"/>
      </w:pPr>
      <w:r w:rsidRPr="00503AC2">
        <w:t>4.72d-12</w:t>
      </w:r>
      <w:r w:rsidR="00F07E26">
        <w:t>‘</w:t>
      </w:r>
      <w:r w:rsidRPr="00503AC2">
        <w:t xml:space="preserve"> 'fr</w:t>
      </w:r>
      <w:r w:rsidR="00F07E26">
        <w:t>’</w:t>
      </w:r>
      <w:r w:rsidRPr="00503AC2">
        <w:t xml:space="preserve">e'          </w:t>
      </w:r>
      <w:r w:rsidR="00F07E26">
        <w:t>‘</w:t>
      </w:r>
      <w:r w:rsidRPr="00503AC2">
        <w:t xml:space="preserve"> 'fe</w:t>
      </w:r>
      <w:r w:rsidR="00F07E26">
        <w:t>’</w:t>
      </w:r>
      <w:r w:rsidRPr="00503AC2">
        <w:t>3'</w:t>
      </w:r>
    </w:p>
    <w:p w14:paraId="0E6FD585" w14:textId="7B703041" w:rsidR="00083C3D" w:rsidRPr="00503AC2" w:rsidRDefault="00083C3D" w:rsidP="00083C3D">
      <w:pPr>
        <w:pStyle w:val="StyleCode"/>
      </w:pPr>
      <w:r w:rsidRPr="00503AC2">
        <w:t xml:space="preserve">9.84d-5 </w:t>
      </w:r>
      <w:r w:rsidR="00F07E26">
        <w:t>‘</w:t>
      </w:r>
      <w:r w:rsidRPr="00503AC2">
        <w:t xml:space="preserve"> 'fr</w:t>
      </w:r>
      <w:r w:rsidR="00F07E26">
        <w:t>’</w:t>
      </w:r>
      <w:r w:rsidRPr="00503AC2">
        <w:t xml:space="preserve">e'          </w:t>
      </w:r>
      <w:r w:rsidR="00F07E26">
        <w:t>‘</w:t>
      </w:r>
      <w:r w:rsidRPr="00503AC2">
        <w:t xml:space="preserve"> 'cro4</w:t>
      </w:r>
      <w:r w:rsidR="00F07E26">
        <w:t>’</w:t>
      </w:r>
      <w:r w:rsidRPr="00503AC2">
        <w:t>2'</w:t>
      </w:r>
    </w:p>
    <w:p w14:paraId="735F045D" w14:textId="60F2FFBA" w:rsidR="00083C3D" w:rsidRPr="00503AC2" w:rsidRDefault="00083C3D" w:rsidP="00083C3D">
      <w:pPr>
        <w:pStyle w:val="StyleCode"/>
      </w:pPr>
      <w:r w:rsidRPr="00503AC2">
        <w:t xml:space="preserve">1.52d-7 </w:t>
      </w:r>
      <w:r w:rsidR="00F07E26">
        <w:t>‘</w:t>
      </w:r>
      <w:r w:rsidRPr="00503AC2">
        <w:t xml:space="preserve"> 'fr</w:t>
      </w:r>
      <w:r w:rsidR="00F07E26">
        <w:t>’</w:t>
      </w:r>
      <w:r w:rsidRPr="00503AC2">
        <w:t xml:space="preserve">e'          </w:t>
      </w:r>
      <w:r w:rsidR="00F07E26">
        <w:t>‘</w:t>
      </w:r>
      <w:r w:rsidRPr="00503AC2">
        <w:t xml:space="preserve"> 'cr(oh)</w:t>
      </w:r>
      <w:r w:rsidR="00F07E26">
        <w:t>’</w:t>
      </w:r>
      <w:r w:rsidRPr="00503AC2">
        <w:t>+'</w:t>
      </w:r>
    </w:p>
    <w:p w14:paraId="1F3754B4" w14:textId="43EA1A8E" w:rsidR="00083C3D" w:rsidRPr="00503AC2" w:rsidRDefault="00083C3D" w:rsidP="00083C3D">
      <w:pPr>
        <w:pStyle w:val="StyleCode"/>
      </w:pPr>
      <w:r w:rsidRPr="00503AC2">
        <w:t xml:space="preserve">1.98d-6 </w:t>
      </w:r>
      <w:r w:rsidR="00F07E26">
        <w:t>‘</w:t>
      </w:r>
      <w:r w:rsidRPr="00503AC2">
        <w:t xml:space="preserve"> 'fr</w:t>
      </w:r>
      <w:r w:rsidR="00F07E26">
        <w:t>’</w:t>
      </w:r>
      <w:r w:rsidRPr="00503AC2">
        <w:t xml:space="preserve">e'          </w:t>
      </w:r>
      <w:r w:rsidR="00F07E26">
        <w:t>‘</w:t>
      </w:r>
      <w:r w:rsidRPr="00503AC2">
        <w:t xml:space="preserve"> 't</w:t>
      </w:r>
      <w:r w:rsidR="00F07E26">
        <w:t>’</w:t>
      </w:r>
      <w:r w:rsidRPr="00503AC2">
        <w:t>e'</w:t>
      </w:r>
    </w:p>
    <w:p w14:paraId="28B94D0B" w14:textId="1220D4EB" w:rsidR="00083C3D" w:rsidRPr="00503AC2" w:rsidRDefault="00083C3D" w:rsidP="00083C3D">
      <w:pPr>
        <w:pStyle w:val="StyleCode"/>
      </w:pPr>
      <w:r w:rsidRPr="00503AC2">
        <w:t xml:space="preserve">1.37d-6 </w:t>
      </w:r>
      <w:r w:rsidR="00F07E26">
        <w:t>‘</w:t>
      </w:r>
      <w:r w:rsidRPr="00503AC2">
        <w:t xml:space="preserve"> 'fr</w:t>
      </w:r>
      <w:r w:rsidR="00F07E26">
        <w:t>’</w:t>
      </w:r>
      <w:r w:rsidRPr="00503AC2">
        <w:t xml:space="preserve">e'          </w:t>
      </w:r>
      <w:r w:rsidR="00F07E26">
        <w:t>‘</w:t>
      </w:r>
      <w:r w:rsidRPr="00503AC2">
        <w:t xml:space="preserve"> 'cis-1,2-d</w:t>
      </w:r>
      <w:r w:rsidR="00F07E26">
        <w:t>’</w:t>
      </w:r>
      <w:r w:rsidRPr="00503AC2">
        <w:t>e'</w:t>
      </w:r>
    </w:p>
    <w:p w14:paraId="67CD55B1" w14:textId="3589D8C0" w:rsidR="00083C3D" w:rsidRPr="00503AC2" w:rsidRDefault="00083C3D" w:rsidP="00083C3D">
      <w:pPr>
        <w:pStyle w:val="StyleCode"/>
      </w:pPr>
      <w:r w:rsidRPr="00503AC2">
        <w:t xml:space="preserve">1.73d-7 </w:t>
      </w:r>
      <w:r w:rsidR="00F07E26">
        <w:t>‘</w:t>
      </w:r>
      <w:r w:rsidRPr="00503AC2">
        <w:t xml:space="preserve"> 'fr</w:t>
      </w:r>
      <w:r w:rsidR="00F07E26">
        <w:t>’</w:t>
      </w:r>
      <w:r w:rsidRPr="00503AC2">
        <w:t xml:space="preserve">e'          </w:t>
      </w:r>
      <w:r w:rsidR="00F07E26">
        <w:t>‘</w:t>
      </w:r>
      <w:r w:rsidRPr="00503AC2">
        <w:t xml:space="preserve"> '</w:t>
      </w:r>
      <w:r w:rsidR="00F07E26">
        <w:t>’</w:t>
      </w:r>
      <w:r w:rsidRPr="00503AC2">
        <w:t>c'</w:t>
      </w:r>
    </w:p>
    <w:p w14:paraId="4B5D5811" w14:textId="5AFE7C34" w:rsidR="00083C3D" w:rsidRPr="00503AC2" w:rsidRDefault="00083C3D" w:rsidP="00083C3D">
      <w:pPr>
        <w:pStyle w:val="StyleCode"/>
      </w:pPr>
      <w:r w:rsidRPr="00503AC2">
        <w:t xml:space="preserve">2.99d-6 </w:t>
      </w:r>
      <w:r w:rsidR="00F07E26">
        <w:t>‘</w:t>
      </w:r>
      <w:r w:rsidRPr="00503AC2">
        <w:t xml:space="preserve"> 'fr</w:t>
      </w:r>
      <w:r w:rsidR="00F07E26">
        <w:t>’</w:t>
      </w:r>
      <w:r w:rsidRPr="00503AC2">
        <w:t xml:space="preserve">e'          </w:t>
      </w:r>
      <w:r w:rsidR="00F07E26">
        <w:t>‘</w:t>
      </w:r>
      <w:r w:rsidRPr="00503AC2">
        <w:t xml:space="preserve"> 'etha</w:t>
      </w:r>
      <w:r w:rsidR="00F07E26">
        <w:t>’</w:t>
      </w:r>
      <w:r w:rsidRPr="00503AC2">
        <w:t>e'</w:t>
      </w:r>
    </w:p>
    <w:p w14:paraId="792AD8AE" w14:textId="48DC6B92" w:rsidR="00083C3D" w:rsidRPr="00503AC2" w:rsidRDefault="00083C3D" w:rsidP="00083C3D">
      <w:pPr>
        <w:pStyle w:val="StyleCode"/>
      </w:pPr>
      <w:r w:rsidRPr="00503AC2">
        <w:t>1.98d-31</w:t>
      </w:r>
      <w:r w:rsidR="00F07E26">
        <w:t>‘</w:t>
      </w:r>
      <w:r w:rsidRPr="00503AC2">
        <w:t xml:space="preserve"> 'fr</w:t>
      </w:r>
      <w:r w:rsidR="00F07E26">
        <w:t>’</w:t>
      </w:r>
      <w:r w:rsidRPr="00503AC2">
        <w:t xml:space="preserve">e'          </w:t>
      </w:r>
      <w:r w:rsidR="00F07E26">
        <w:t>‘</w:t>
      </w:r>
      <w:r w:rsidRPr="00503AC2">
        <w:t xml:space="preserve"> 'h2(a</w:t>
      </w:r>
      <w:r w:rsidR="00F07E26">
        <w:t>’</w:t>
      </w:r>
      <w:r w:rsidRPr="00503AC2">
        <w:t>)'</w:t>
      </w:r>
      <w:r w:rsidR="00F07E26">
        <w:t>‘</w:t>
      </w:r>
    </w:p>
    <w:p w14:paraId="7BC77F59" w14:textId="4B179DA0" w:rsidR="00083C3D" w:rsidRPr="00503AC2" w:rsidRDefault="00083C3D" w:rsidP="00083C3D">
      <w:pPr>
        <w:pStyle w:val="StyleCode"/>
      </w:pPr>
      <w:r w:rsidRPr="00503AC2">
        <w:t>'mineral inp</w:t>
      </w:r>
      <w:r w:rsidR="00F07E26">
        <w:t>’</w:t>
      </w:r>
      <w:r w:rsidRPr="00503AC2">
        <w:t>t'</w:t>
      </w:r>
    </w:p>
    <w:p w14:paraId="2F6D6827" w14:textId="75972A10" w:rsidR="00083C3D" w:rsidRPr="00503AC2" w:rsidRDefault="00083C3D" w:rsidP="00083C3D">
      <w:pPr>
        <w:pStyle w:val="StyleCode"/>
      </w:pPr>
      <w:r w:rsidRPr="00503AC2">
        <w:t xml:space="preserve">0.50d0    .false.  </w:t>
      </w:r>
      <w:r w:rsidR="00F07E26">
        <w:t>‘</w:t>
      </w:r>
      <w:r w:rsidRPr="00503AC2">
        <w:t xml:space="preserve"> 'twothi</w:t>
      </w:r>
      <w:r w:rsidR="00F07E26">
        <w:t>’</w:t>
      </w:r>
      <w:r w:rsidRPr="00503AC2">
        <w:t>d'  ;phim, minequil, update_type  - fe_0_h2o_1</w:t>
      </w:r>
    </w:p>
    <w:p w14:paraId="13416C86" w14:textId="77777777" w:rsidR="00083C3D" w:rsidRPr="00503AC2" w:rsidRDefault="00083C3D" w:rsidP="00083C3D">
      <w:pPr>
        <w:pStyle w:val="StyleCode"/>
      </w:pPr>
      <w:r w:rsidRPr="00503AC2">
        <w:t>1.00d-10  1.94d2       0.00d0    ;phimin, area, supsatm</w:t>
      </w:r>
    </w:p>
    <w:p w14:paraId="4FED07AD" w14:textId="7D8C86FC" w:rsidR="00083C3D" w:rsidRPr="00503AC2" w:rsidRDefault="00083C3D" w:rsidP="00083C3D">
      <w:pPr>
        <w:pStyle w:val="StyleCode"/>
      </w:pPr>
      <w:r w:rsidRPr="00503AC2">
        <w:t xml:space="preserve">0.50d0    .false.  </w:t>
      </w:r>
      <w:r w:rsidR="00F07E26">
        <w:t>‘</w:t>
      </w:r>
      <w:r w:rsidRPr="00503AC2">
        <w:t xml:space="preserve"> 'twothi</w:t>
      </w:r>
      <w:r w:rsidR="00F07E26">
        <w:t>’</w:t>
      </w:r>
      <w:r w:rsidRPr="00503AC2">
        <w:t>d'  ;phim, minequil, update_type  - fe_0_cr</w:t>
      </w:r>
    </w:p>
    <w:p w14:paraId="534C5E20" w14:textId="77777777" w:rsidR="00083C3D" w:rsidRPr="00503AC2" w:rsidRDefault="00083C3D" w:rsidP="00083C3D">
      <w:pPr>
        <w:pStyle w:val="StyleCode"/>
      </w:pPr>
      <w:r w:rsidRPr="00503AC2">
        <w:t>1.00d-10  1.94d2       0.00d0    ;phimin, area, supsatm</w:t>
      </w:r>
    </w:p>
    <w:p w14:paraId="33C3C924" w14:textId="52A73ADF" w:rsidR="00083C3D" w:rsidRPr="00503AC2" w:rsidRDefault="00083C3D" w:rsidP="00083C3D">
      <w:pPr>
        <w:pStyle w:val="StyleCode"/>
      </w:pPr>
      <w:r w:rsidRPr="00503AC2">
        <w:t xml:space="preserve">0.50d0    .false.  </w:t>
      </w:r>
      <w:r w:rsidR="00F07E26">
        <w:t>‘</w:t>
      </w:r>
      <w:r w:rsidRPr="00503AC2">
        <w:t xml:space="preserve"> 'twothi</w:t>
      </w:r>
      <w:r w:rsidR="00F07E26">
        <w:t>’</w:t>
      </w:r>
      <w:r w:rsidRPr="00503AC2">
        <w:t>d'  ;phim, minequil, update_type  - fe_0_tce</w:t>
      </w:r>
    </w:p>
    <w:p w14:paraId="790849E9" w14:textId="77777777" w:rsidR="00083C3D" w:rsidRPr="00503AC2" w:rsidRDefault="00083C3D" w:rsidP="00083C3D">
      <w:pPr>
        <w:pStyle w:val="StyleCode"/>
      </w:pPr>
      <w:r w:rsidRPr="00503AC2">
        <w:t>1.00d-10  1.94d2       0.00d0    ;phimin, area, supsatm</w:t>
      </w:r>
    </w:p>
    <w:p w14:paraId="4E0855B2" w14:textId="7BE4C756" w:rsidR="00083C3D" w:rsidRPr="00503AC2" w:rsidRDefault="00083C3D" w:rsidP="00083C3D">
      <w:pPr>
        <w:pStyle w:val="StyleCode"/>
      </w:pPr>
      <w:r w:rsidRPr="00503AC2">
        <w:t xml:space="preserve">0.50d0    .false.  </w:t>
      </w:r>
      <w:r w:rsidR="00F07E26">
        <w:t>‘</w:t>
      </w:r>
      <w:r w:rsidRPr="00503AC2">
        <w:t xml:space="preserve"> 'twothi</w:t>
      </w:r>
      <w:r w:rsidR="00F07E26">
        <w:t>’</w:t>
      </w:r>
      <w:r w:rsidRPr="00503AC2">
        <w:t>d'  ;phim, minequil, update_type  - fe_0_cdce</w:t>
      </w:r>
    </w:p>
    <w:p w14:paraId="30CC76CA" w14:textId="77777777" w:rsidR="00083C3D" w:rsidRPr="00503AC2" w:rsidRDefault="00083C3D" w:rsidP="00083C3D">
      <w:pPr>
        <w:pStyle w:val="StyleCode"/>
      </w:pPr>
      <w:r w:rsidRPr="00503AC2">
        <w:t>1.00d-10  1.94d2       0.00d0    ;phimin, area, supsatm</w:t>
      </w:r>
    </w:p>
    <w:p w14:paraId="2EF5F727" w14:textId="706F6C6B" w:rsidR="00083C3D" w:rsidRPr="00503AC2" w:rsidRDefault="00083C3D" w:rsidP="00083C3D">
      <w:pPr>
        <w:pStyle w:val="StyleCode"/>
      </w:pPr>
      <w:r w:rsidRPr="00503AC2">
        <w:t xml:space="preserve">0.50d0    .false.  </w:t>
      </w:r>
      <w:r w:rsidR="00F07E26">
        <w:t>‘</w:t>
      </w:r>
      <w:r w:rsidRPr="00503AC2">
        <w:t xml:space="preserve"> 'twothi</w:t>
      </w:r>
      <w:r w:rsidR="00F07E26">
        <w:t>’</w:t>
      </w:r>
      <w:r w:rsidRPr="00503AC2">
        <w:t>d'  ;phim, minequil, update_type  - fe_0_vc</w:t>
      </w:r>
    </w:p>
    <w:p w14:paraId="2D176FDB" w14:textId="77777777" w:rsidR="00083C3D" w:rsidRPr="00503AC2" w:rsidRDefault="00083C3D" w:rsidP="00083C3D">
      <w:pPr>
        <w:pStyle w:val="StyleCode"/>
      </w:pPr>
      <w:r w:rsidRPr="00503AC2">
        <w:t>1.00d-10  1.94d2       0.00d0    ;phimin, area, supsatm</w:t>
      </w:r>
    </w:p>
    <w:p w14:paraId="772AF27B" w14:textId="6146A5CA" w:rsidR="00083C3D" w:rsidRPr="00503AC2" w:rsidRDefault="00083C3D" w:rsidP="00083C3D">
      <w:pPr>
        <w:pStyle w:val="StyleCode"/>
      </w:pPr>
      <w:r w:rsidRPr="00503AC2">
        <w:t xml:space="preserve">0.50d0    .false.  </w:t>
      </w:r>
      <w:r w:rsidR="00F07E26">
        <w:t>‘</w:t>
      </w:r>
      <w:r w:rsidRPr="00503AC2">
        <w:t xml:space="preserve"> 'twothi</w:t>
      </w:r>
      <w:r w:rsidR="00F07E26">
        <w:t>’</w:t>
      </w:r>
      <w:r w:rsidRPr="00503AC2">
        <w:t>d'  ;phim, minequil, update_type  - fe_0_so4_2</w:t>
      </w:r>
    </w:p>
    <w:p w14:paraId="45A5554A" w14:textId="77777777" w:rsidR="00083C3D" w:rsidRPr="00503AC2" w:rsidRDefault="00083C3D" w:rsidP="00083C3D">
      <w:pPr>
        <w:pStyle w:val="StyleCode"/>
      </w:pPr>
      <w:r w:rsidRPr="00503AC2">
        <w:t>1.00d-10  1.94d2       0.00d0    ;phimin, area, supsatm</w:t>
      </w:r>
    </w:p>
    <w:p w14:paraId="72C5D46B" w14:textId="065F8CD4" w:rsidR="00083C3D" w:rsidRPr="00503AC2" w:rsidRDefault="00083C3D" w:rsidP="00083C3D">
      <w:pPr>
        <w:pStyle w:val="StyleCode"/>
      </w:pPr>
      <w:r w:rsidRPr="00503AC2">
        <w:t xml:space="preserve">0.00d0    .false.  </w:t>
      </w:r>
      <w:r w:rsidR="00F07E26">
        <w:t>‘</w:t>
      </w:r>
      <w:r w:rsidRPr="00503AC2">
        <w:t xml:space="preserve"> 'consta</w:t>
      </w:r>
      <w:r w:rsidR="00F07E26">
        <w:t>’</w:t>
      </w:r>
      <w:r w:rsidRPr="00503AC2">
        <w:t>t'  ;phim, minequil, update_type  - calcite</w:t>
      </w:r>
    </w:p>
    <w:p w14:paraId="2A72F33A" w14:textId="77777777" w:rsidR="00083C3D" w:rsidRPr="00503AC2" w:rsidRDefault="00083C3D" w:rsidP="00083C3D">
      <w:pPr>
        <w:pStyle w:val="StyleCode"/>
      </w:pPr>
      <w:r w:rsidRPr="00503AC2">
        <w:t>1.00d-10  7.3030d-10   0.00d0    ;phimin, k_eff, supsatm</w:t>
      </w:r>
    </w:p>
    <w:p w14:paraId="16E9B058" w14:textId="123645EF" w:rsidR="00083C3D" w:rsidRPr="00503AC2" w:rsidRDefault="00083C3D" w:rsidP="00083C3D">
      <w:pPr>
        <w:pStyle w:val="StyleCode"/>
      </w:pPr>
      <w:r w:rsidRPr="00503AC2">
        <w:t xml:space="preserve">0.00d0    .false.  </w:t>
      </w:r>
      <w:r w:rsidR="00F07E26">
        <w:t>‘</w:t>
      </w:r>
      <w:r w:rsidRPr="00503AC2">
        <w:t xml:space="preserve"> 'consta</w:t>
      </w:r>
      <w:r w:rsidR="00F07E26">
        <w:t>’</w:t>
      </w:r>
      <w:r w:rsidRPr="00503AC2">
        <w:t>t'  ;phim, minequil, update_type  - siderite(d)</w:t>
      </w:r>
    </w:p>
    <w:p w14:paraId="1E1EE342" w14:textId="77777777" w:rsidR="00083C3D" w:rsidRPr="00503AC2" w:rsidRDefault="00083C3D" w:rsidP="00083C3D">
      <w:pPr>
        <w:pStyle w:val="StyleCode"/>
      </w:pPr>
      <w:r w:rsidRPr="00503AC2">
        <w:t>1.00d-10  1.1574d-10   0.00d0    ;phimin, k_eff, supsatm</w:t>
      </w:r>
    </w:p>
    <w:p w14:paraId="220112CD" w14:textId="07FA3B5B" w:rsidR="00083C3D" w:rsidRPr="00503AC2" w:rsidRDefault="00083C3D" w:rsidP="00083C3D">
      <w:pPr>
        <w:pStyle w:val="StyleCode"/>
      </w:pPr>
      <w:r w:rsidRPr="00503AC2">
        <w:t xml:space="preserve">0.00d0    .false.  </w:t>
      </w:r>
      <w:r w:rsidR="00F07E26">
        <w:t>‘</w:t>
      </w:r>
      <w:r w:rsidRPr="00503AC2">
        <w:t xml:space="preserve"> 'consta</w:t>
      </w:r>
      <w:r w:rsidR="00F07E26">
        <w:t>’</w:t>
      </w:r>
      <w:r w:rsidRPr="00503AC2">
        <w:t>t'  ;phim, minequil, update_type  - fe(oh)2(s)</w:t>
      </w:r>
    </w:p>
    <w:p w14:paraId="1E3B0250" w14:textId="77777777" w:rsidR="00083C3D" w:rsidRPr="00503AC2" w:rsidRDefault="00083C3D" w:rsidP="00083C3D">
      <w:pPr>
        <w:pStyle w:val="StyleCode"/>
      </w:pPr>
      <w:r w:rsidRPr="00503AC2">
        <w:t>1.00d-10  1.1574d-9    0.00d0    ;phimin, k_eff, supsatm</w:t>
      </w:r>
    </w:p>
    <w:p w14:paraId="58D4879C" w14:textId="61FF7021" w:rsidR="00083C3D" w:rsidRPr="00503AC2" w:rsidRDefault="00083C3D" w:rsidP="00083C3D">
      <w:pPr>
        <w:pStyle w:val="StyleCode"/>
      </w:pPr>
      <w:r w:rsidRPr="00503AC2">
        <w:t xml:space="preserve">0.00d0    .false.  </w:t>
      </w:r>
      <w:r w:rsidR="00F07E26">
        <w:t>‘</w:t>
      </w:r>
      <w:r w:rsidRPr="00503AC2">
        <w:t xml:space="preserve"> 'consta</w:t>
      </w:r>
      <w:r w:rsidR="00F07E26">
        <w:t>’</w:t>
      </w:r>
      <w:r w:rsidRPr="00503AC2">
        <w:t>t'  ;phim, minequil, update_type  - cr(oh)3(a)</w:t>
      </w:r>
    </w:p>
    <w:p w14:paraId="6C634FA0" w14:textId="77777777" w:rsidR="00083C3D" w:rsidRPr="00503AC2" w:rsidRDefault="00083C3D" w:rsidP="00083C3D">
      <w:pPr>
        <w:pStyle w:val="StyleCode"/>
      </w:pPr>
      <w:r w:rsidRPr="00503AC2">
        <w:t>1.00d-10  1.1574d-10   0.00d0    ;phimin, k_eff, supsatm</w:t>
      </w:r>
    </w:p>
    <w:p w14:paraId="38F292CE" w14:textId="3020565B" w:rsidR="00083C3D" w:rsidRPr="00503AC2" w:rsidRDefault="00083C3D" w:rsidP="00083C3D">
      <w:pPr>
        <w:pStyle w:val="StyleCode"/>
      </w:pPr>
      <w:r w:rsidRPr="00503AC2">
        <w:t xml:space="preserve">0.00d0    .false.  </w:t>
      </w:r>
      <w:r w:rsidR="00F07E26">
        <w:t>‘</w:t>
      </w:r>
      <w:r w:rsidRPr="00503AC2">
        <w:t xml:space="preserve"> 'consta</w:t>
      </w:r>
      <w:r w:rsidR="00F07E26">
        <w:t>’</w:t>
      </w:r>
      <w:r w:rsidRPr="00503AC2">
        <w:t>t'  ;phim, minequil, update_type  - mackinawite</w:t>
      </w:r>
    </w:p>
    <w:p w14:paraId="4CF6AF0B" w14:textId="77777777" w:rsidR="00083C3D" w:rsidRPr="00503AC2" w:rsidRDefault="00083C3D" w:rsidP="00083C3D">
      <w:pPr>
        <w:pStyle w:val="StyleCode"/>
      </w:pPr>
      <w:r w:rsidRPr="00503AC2">
        <w:t>1.00d-10  1.1574d-10   0.00d0    ;phimin, k_eff, supsatm</w:t>
      </w:r>
    </w:p>
    <w:p w14:paraId="2EA61A67" w14:textId="3334F0F4" w:rsidR="00083C3D" w:rsidRPr="00503AC2" w:rsidRDefault="00083C3D" w:rsidP="00083C3D">
      <w:pPr>
        <w:pStyle w:val="StyleCode"/>
      </w:pPr>
      <w:r w:rsidRPr="00503AC2">
        <w:t xml:space="preserve">0.00d0    .false.  </w:t>
      </w:r>
      <w:r w:rsidR="00F07E26">
        <w:t>‘</w:t>
      </w:r>
      <w:r w:rsidRPr="00503AC2">
        <w:t xml:space="preserve"> 'consta</w:t>
      </w:r>
      <w:r w:rsidR="00F07E26">
        <w:t>’</w:t>
      </w:r>
      <w:r w:rsidRPr="00503AC2">
        <w:t>t'  ;phim, minequil, update_type  - ferrihydrite</w:t>
      </w:r>
    </w:p>
    <w:p w14:paraId="4F931BDB" w14:textId="110C9BD5" w:rsidR="00083C3D" w:rsidRPr="00503AC2" w:rsidRDefault="00083C3D" w:rsidP="00083C3D">
      <w:pPr>
        <w:pStyle w:val="StyleCode"/>
      </w:pPr>
      <w:r w:rsidRPr="00503AC2">
        <w:t>1.00d-10  1.1574d-9    0.00d0    ;phimin, k_eff, supsatm</w:t>
      </w:r>
      <w:r w:rsidR="00F07E26">
        <w:t>‘</w:t>
      </w:r>
    </w:p>
    <w:p w14:paraId="59A06E42" w14:textId="2BC2F007" w:rsidR="00083C3D" w:rsidRPr="00503AC2" w:rsidRDefault="00083C3D" w:rsidP="00083C3D">
      <w:pPr>
        <w:pStyle w:val="StyleCode"/>
      </w:pPr>
      <w:r w:rsidRPr="00503AC2">
        <w:t>'extent of zo</w:t>
      </w:r>
      <w:r w:rsidR="00F07E26">
        <w:t>’</w:t>
      </w:r>
      <w:r w:rsidRPr="00503AC2">
        <w:t>e'</w:t>
      </w:r>
    </w:p>
    <w:p w14:paraId="36BCF2AC" w14:textId="707F187A" w:rsidR="00083C3D" w:rsidRPr="00503AC2" w:rsidRDefault="00083C3D" w:rsidP="00083C3D">
      <w:pPr>
        <w:pStyle w:val="StyleCode"/>
      </w:pPr>
      <w:r w:rsidRPr="00503AC2">
        <w:t>1.8 2.4  0.0 0.0  0.00 3.20</w:t>
      </w:r>
      <w:r w:rsidR="00F07E26">
        <w:t>‘</w:t>
      </w:r>
    </w:p>
    <w:p w14:paraId="3B91DC11" w14:textId="29F50EE9" w:rsidR="00083C3D" w:rsidRPr="00503AC2" w:rsidRDefault="00083C3D" w:rsidP="00083C3D">
      <w:pPr>
        <w:pStyle w:val="StyleCode"/>
      </w:pPr>
      <w:r w:rsidRPr="00503AC2">
        <w:t>'end of zo</w:t>
      </w:r>
      <w:r w:rsidR="00F07E26">
        <w:t>’</w:t>
      </w:r>
      <w:r w:rsidRPr="00503AC2">
        <w:t>e'</w:t>
      </w:r>
      <w:r w:rsidR="00F07E26">
        <w:t>‘</w:t>
      </w:r>
    </w:p>
    <w:p w14:paraId="65B4407B" w14:textId="3949C0EF" w:rsidR="00083C3D" w:rsidRPr="00503AC2" w:rsidRDefault="00083C3D" w:rsidP="00083C3D">
      <w:pPr>
        <w:pStyle w:val="StyleCode"/>
      </w:pPr>
      <w:r w:rsidRPr="00503AC2">
        <w:t>'do</w:t>
      </w:r>
      <w:r w:rsidR="00F07E26">
        <w:t>’</w:t>
      </w:r>
      <w:r w:rsidRPr="00503AC2">
        <w:t>e'</w:t>
      </w:r>
    </w:p>
    <w:p w14:paraId="4F1A9363" w14:textId="77777777" w:rsidR="00083C3D" w:rsidRPr="00ED3698" w:rsidRDefault="00083C3D" w:rsidP="00083C3D">
      <w:pPr>
        <w:pStyle w:val="StyleCode"/>
      </w:pPr>
      <w:r w:rsidRPr="00503AC2">
        <w:t>!</w:t>
      </w:r>
    </w:p>
    <w:p w14:paraId="37F49264" w14:textId="5554B704" w:rsidR="00CA3EC7" w:rsidRDefault="00CA3EC7" w:rsidP="00CA3EC7">
      <w:pPr>
        <w:widowControl/>
        <w:spacing w:before="0" w:after="0"/>
      </w:pPr>
      <w:r>
        <w:t xml:space="preserve">Example 3: </w:t>
      </w:r>
      <w:r w:rsidR="007C19BF" w:rsidRPr="00857D11">
        <w:t>salinity</w:t>
      </w:r>
      <w:r w:rsidR="007C19BF">
        <w:t>-</w:t>
      </w:r>
      <w:r w:rsidR="007C19BF" w:rsidRPr="00857D11">
        <w:t xml:space="preserve">dependent </w:t>
      </w:r>
      <w:r w:rsidRPr="00857D11">
        <w:t>reaction rate of minerals</w:t>
      </w:r>
    </w:p>
    <w:p w14:paraId="3CA0C5CB" w14:textId="77777777" w:rsidR="00CA3EC7" w:rsidRDefault="00CA3EC7" w:rsidP="00CA3EC7">
      <w:pPr>
        <w:pStyle w:val="StyleCode"/>
      </w:pPr>
    </w:p>
    <w:p w14:paraId="7ED0D0D0" w14:textId="5D7B64D1" w:rsidR="00CA3EC7" w:rsidRDefault="00CA3EC7" w:rsidP="00CA3EC7">
      <w:pPr>
        <w:pStyle w:val="StyleCode"/>
      </w:pPr>
      <w:r>
        <w:t>! Data Block 15: initial conditio</w:t>
      </w:r>
      <w:r w:rsidR="00F07E26">
        <w:t>–</w:t>
      </w:r>
      <w:r>
        <w:t xml:space="preserve"> - reactive transport</w:t>
      </w:r>
    </w:p>
    <w:p w14:paraId="2BE7B420" w14:textId="77777777" w:rsidR="00CA3EC7" w:rsidRDefault="00CA3EC7" w:rsidP="00CA3EC7">
      <w:pPr>
        <w:pStyle w:val="StyleCode"/>
      </w:pPr>
      <w:r>
        <w:t>! ---------------------------------------------------------------------------</w:t>
      </w:r>
    </w:p>
    <w:p w14:paraId="72F5ED23" w14:textId="61D79784" w:rsidR="00CA3EC7" w:rsidRDefault="00F07E26" w:rsidP="00CA3EC7">
      <w:pPr>
        <w:pStyle w:val="StyleCode"/>
      </w:pPr>
      <w:r>
        <w:t>‘</w:t>
      </w:r>
    </w:p>
    <w:p w14:paraId="4CCF7BA3" w14:textId="758CE6AB" w:rsidR="00CA3EC7" w:rsidRDefault="00CA3EC7" w:rsidP="007C439D">
      <w:pPr>
        <w:pStyle w:val="StyleCode"/>
        <w:numPr>
          <w:ilvl w:val="0"/>
          <w:numId w:val="49"/>
        </w:numPr>
      </w:pPr>
      <w:r>
        <w:t>'initial conditio</w:t>
      </w:r>
      <w:r w:rsidR="00F07E26">
        <w:t>–</w:t>
      </w:r>
      <w:r>
        <w:t xml:space="preserve"> - reactive transpo</w:t>
      </w:r>
      <w:r w:rsidR="00F07E26">
        <w:t>’</w:t>
      </w:r>
      <w:r>
        <w:t>t</w:t>
      </w:r>
      <w:r w:rsidRPr="0012625D">
        <w:rPr>
          <w:noProof/>
        </w:rPr>
        <w:t xml:space="preserve">  ;number</w:t>
      </w:r>
      <w:r>
        <w:t xml:space="preserve"> of zones</w:t>
      </w:r>
    </w:p>
    <w:p w14:paraId="4EC6F647" w14:textId="397A1D3E" w:rsidR="00CA3EC7" w:rsidRDefault="00CA3EC7" w:rsidP="00CA3EC7">
      <w:pPr>
        <w:pStyle w:val="StyleCode"/>
      </w:pPr>
      <w:r>
        <w:t>! --------------------------------------------------------------------------</w:t>
      </w:r>
      <w:r w:rsidR="00F07E26">
        <w:t>‘</w:t>
      </w:r>
    </w:p>
    <w:p w14:paraId="41E2E85F" w14:textId="1CC09563" w:rsidR="00CA3EC7" w:rsidRDefault="00CA3EC7" w:rsidP="00CA3EC7">
      <w:pPr>
        <w:pStyle w:val="StyleCode"/>
      </w:pPr>
      <w:r>
        <w:lastRenderedPageBreak/>
        <w:t>'number and name of zo</w:t>
      </w:r>
      <w:r w:rsidR="00F07E26">
        <w:t>’</w:t>
      </w:r>
      <w:r>
        <w:t>e'</w:t>
      </w:r>
    </w:p>
    <w:p w14:paraId="38F9518A" w14:textId="232FC3D8" w:rsidR="00CA3EC7" w:rsidRDefault="00F07E26" w:rsidP="00CA3EC7">
      <w:pPr>
        <w:pStyle w:val="StyleCode"/>
      </w:pPr>
      <w:r>
        <w:t>‘</w:t>
      </w:r>
    </w:p>
    <w:p w14:paraId="2A65583C" w14:textId="0DA40589" w:rsidR="00CA3EC7" w:rsidRDefault="00CA3EC7" w:rsidP="00CA3EC7">
      <w:pPr>
        <w:pStyle w:val="StyleCode"/>
      </w:pPr>
      <w:r>
        <w:t>'infl</w:t>
      </w:r>
      <w:r w:rsidR="00F07E26">
        <w:t>’</w:t>
      </w:r>
      <w:r>
        <w:t>w'</w:t>
      </w:r>
      <w:r w:rsidR="00F07E26">
        <w:t>‘</w:t>
      </w:r>
    </w:p>
    <w:p w14:paraId="0CF6D0B0" w14:textId="68750C8B" w:rsidR="00CA3EC7" w:rsidRDefault="00CA3EC7" w:rsidP="00CA3EC7">
      <w:pPr>
        <w:pStyle w:val="StyleCode"/>
      </w:pPr>
      <w:r>
        <w:t>'concentration inp</w:t>
      </w:r>
      <w:r w:rsidR="00F07E26">
        <w:t>’</w:t>
      </w:r>
      <w:r>
        <w:t>t'</w:t>
      </w:r>
    </w:p>
    <w:p w14:paraId="73B0B013" w14:textId="29B6E47B" w:rsidR="00CA3EC7" w:rsidRDefault="00CA3EC7" w:rsidP="00CA3EC7">
      <w:pPr>
        <w:pStyle w:val="StyleCode"/>
      </w:pPr>
      <w:r>
        <w:t>6000.0</w:t>
      </w:r>
      <w:r w:rsidR="00F07E26">
        <w:t>‘</w:t>
      </w:r>
      <w:r>
        <w:tab/>
        <w:t>'fr</w:t>
      </w:r>
      <w:r w:rsidR="00F07E26">
        <w:t>’</w:t>
      </w:r>
      <w:r>
        <w:t>e</w:t>
      </w:r>
      <w:r w:rsidR="00F07E26">
        <w:t>‘</w:t>
      </w:r>
      <w:r>
        <w:tab/>
        <w:t>'ca</w:t>
      </w:r>
      <w:r w:rsidR="00F07E26">
        <w:t>’</w:t>
      </w:r>
      <w:r>
        <w:t>2'</w:t>
      </w:r>
    </w:p>
    <w:p w14:paraId="5C5FB552" w14:textId="6EBD7A37" w:rsidR="00CA3EC7" w:rsidRDefault="00CA3EC7" w:rsidP="00CA3EC7">
      <w:pPr>
        <w:pStyle w:val="StyleCode"/>
      </w:pPr>
      <w:r>
        <w:t>10900.0</w:t>
      </w:r>
      <w:r w:rsidR="00F07E26">
        <w:t>‘</w:t>
      </w:r>
      <w:r>
        <w:tab/>
        <w:t>'char</w:t>
      </w:r>
      <w:r w:rsidR="00F07E26">
        <w:t>’</w:t>
      </w:r>
      <w:r>
        <w:t>e</w:t>
      </w:r>
      <w:r w:rsidR="00F07E26">
        <w:t>‘</w:t>
      </w:r>
      <w:r>
        <w:tab/>
        <w:t>'na</w:t>
      </w:r>
      <w:r w:rsidR="00F07E26">
        <w:t>’</w:t>
      </w:r>
      <w:r>
        <w:t>1'</w:t>
      </w:r>
    </w:p>
    <w:p w14:paraId="5EBC04B2" w14:textId="1524DC1C" w:rsidR="00CA3EC7" w:rsidRDefault="00CA3EC7" w:rsidP="00CA3EC7">
      <w:pPr>
        <w:pStyle w:val="StyleCode"/>
      </w:pPr>
      <w:r>
        <w:t>2800.0</w:t>
      </w:r>
      <w:r w:rsidR="00F07E26">
        <w:t>‘</w:t>
      </w:r>
      <w:r>
        <w:tab/>
        <w:t>'fr</w:t>
      </w:r>
      <w:r w:rsidR="00F07E26">
        <w:t>’</w:t>
      </w:r>
      <w:r>
        <w:t>e</w:t>
      </w:r>
      <w:r w:rsidR="00F07E26">
        <w:t>‘</w:t>
      </w:r>
      <w:r>
        <w:tab/>
        <w:t>'mg</w:t>
      </w:r>
      <w:r w:rsidR="00F07E26">
        <w:t>’</w:t>
      </w:r>
      <w:r>
        <w:t>2'</w:t>
      </w:r>
    </w:p>
    <w:p w14:paraId="6E0D0ECE" w14:textId="1411919D" w:rsidR="00CA3EC7" w:rsidRDefault="00CA3EC7" w:rsidP="00CA3EC7">
      <w:pPr>
        <w:pStyle w:val="StyleCode"/>
      </w:pPr>
      <w:r>
        <w:t>450.0</w:t>
      </w:r>
      <w:r w:rsidR="00F07E26">
        <w:t>‘</w:t>
      </w:r>
      <w:r>
        <w:tab/>
        <w:t>'fr</w:t>
      </w:r>
      <w:r w:rsidR="00F07E26">
        <w:t>’</w:t>
      </w:r>
      <w:r>
        <w:t>e</w:t>
      </w:r>
      <w:r w:rsidR="00F07E26">
        <w:t>‘</w:t>
      </w:r>
      <w:r>
        <w:tab/>
        <w:t>'k</w:t>
      </w:r>
      <w:r w:rsidR="00F07E26">
        <w:t>’</w:t>
      </w:r>
      <w:r>
        <w:t>1'</w:t>
      </w:r>
    </w:p>
    <w:p w14:paraId="05FDF57E" w14:textId="5D9F8789" w:rsidR="00CA3EC7" w:rsidRDefault="00CA3EC7" w:rsidP="00CA3EC7">
      <w:pPr>
        <w:pStyle w:val="StyleCode"/>
      </w:pPr>
      <w:r>
        <w:t>31000.0</w:t>
      </w:r>
      <w:r w:rsidR="00F07E26">
        <w:t>‘</w:t>
      </w:r>
      <w:r>
        <w:tab/>
        <w:t>'fr</w:t>
      </w:r>
      <w:r w:rsidR="00F07E26">
        <w:t>’</w:t>
      </w:r>
      <w:r>
        <w:t>e</w:t>
      </w:r>
      <w:r w:rsidR="00F07E26">
        <w:t>‘</w:t>
      </w:r>
      <w:r>
        <w:tab/>
        <w:t>'cl</w:t>
      </w:r>
      <w:r w:rsidR="00F07E26">
        <w:t>’</w:t>
      </w:r>
      <w:r>
        <w:t>1'</w:t>
      </w:r>
    </w:p>
    <w:p w14:paraId="7ABF919A" w14:textId="1131383C" w:rsidR="00CA3EC7" w:rsidRDefault="00CA3EC7" w:rsidP="00CA3EC7">
      <w:pPr>
        <w:pStyle w:val="StyleCode"/>
      </w:pPr>
      <w:r>
        <w:t>1240.0</w:t>
      </w:r>
      <w:r w:rsidR="00F07E26">
        <w:t>‘</w:t>
      </w:r>
      <w:r>
        <w:tab/>
        <w:t>'fr</w:t>
      </w:r>
      <w:r w:rsidR="00F07E26">
        <w:t>’</w:t>
      </w:r>
      <w:r>
        <w:t>e</w:t>
      </w:r>
      <w:r w:rsidR="00F07E26">
        <w:t>‘</w:t>
      </w:r>
      <w:r>
        <w:tab/>
        <w:t>'so4</w:t>
      </w:r>
      <w:r w:rsidR="00F07E26">
        <w:t>’</w:t>
      </w:r>
      <w:r>
        <w:t>2'</w:t>
      </w:r>
    </w:p>
    <w:p w14:paraId="2241AEF1" w14:textId="3A227C0D" w:rsidR="00CA3EC7" w:rsidRDefault="00CA3EC7" w:rsidP="00CA3EC7">
      <w:pPr>
        <w:pStyle w:val="StyleCode"/>
      </w:pPr>
      <w:r>
        <w:t>5.9</w:t>
      </w:r>
      <w:r w:rsidR="00F07E26">
        <w:t>‘</w:t>
      </w:r>
      <w:r>
        <w:tab/>
        <w:t>'</w:t>
      </w:r>
      <w:r w:rsidR="00F07E26">
        <w:t>’</w:t>
      </w:r>
      <w:r>
        <w:t>h</w:t>
      </w:r>
      <w:r w:rsidR="00F07E26">
        <w:t>‘</w:t>
      </w:r>
      <w:r>
        <w:tab/>
        <w:t>'h</w:t>
      </w:r>
      <w:r w:rsidR="00F07E26">
        <w:t>’</w:t>
      </w:r>
      <w:r>
        <w:t>1'</w:t>
      </w:r>
    </w:p>
    <w:p w14:paraId="4CE11FE7" w14:textId="58C06227" w:rsidR="00CA3EC7" w:rsidRDefault="00CA3EC7" w:rsidP="00CA3EC7">
      <w:pPr>
        <w:pStyle w:val="StyleCode"/>
      </w:pPr>
      <w:r>
        <w:t>303.0</w:t>
      </w:r>
      <w:r w:rsidR="00F07E26">
        <w:t>‘</w:t>
      </w:r>
      <w:r>
        <w:tab/>
        <w:t>'fr</w:t>
      </w:r>
      <w:r w:rsidR="00F07E26">
        <w:t>’</w:t>
      </w:r>
      <w:r>
        <w:t>e</w:t>
      </w:r>
      <w:r w:rsidR="00F07E26">
        <w:t>‘</w:t>
      </w:r>
      <w:r>
        <w:tab/>
        <w:t>'co3</w:t>
      </w:r>
      <w:r w:rsidR="00F07E26">
        <w:t>’</w:t>
      </w:r>
      <w:r>
        <w:t>2'</w:t>
      </w:r>
    </w:p>
    <w:p w14:paraId="7391BE47" w14:textId="174E31D6" w:rsidR="00CA3EC7" w:rsidRDefault="00CA3EC7" w:rsidP="00CA3EC7">
      <w:pPr>
        <w:pStyle w:val="StyleCode"/>
      </w:pPr>
      <w:r>
        <w:t>1.0d-1</w:t>
      </w:r>
      <w:r w:rsidR="00F07E26">
        <w:t>‘</w:t>
      </w:r>
      <w:r>
        <w:tab/>
        <w:t>'fr</w:t>
      </w:r>
      <w:r w:rsidR="00F07E26">
        <w:t>’</w:t>
      </w:r>
      <w:r>
        <w:t>e</w:t>
      </w:r>
      <w:r w:rsidR="00F07E26">
        <w:t>‘</w:t>
      </w:r>
      <w:r>
        <w:tab/>
        <w:t>'hs</w:t>
      </w:r>
      <w:r w:rsidR="00F07E26">
        <w:t>’</w:t>
      </w:r>
      <w:r>
        <w:t>1'</w:t>
      </w:r>
    </w:p>
    <w:p w14:paraId="12D90ACB" w14:textId="71F5E1A8" w:rsidR="00CA3EC7" w:rsidRDefault="00CA3EC7" w:rsidP="00CA3EC7">
      <w:pPr>
        <w:pStyle w:val="StyleCode"/>
      </w:pPr>
      <w:r>
        <w:t>-200.0</w:t>
      </w:r>
      <w:r w:rsidR="00F07E26">
        <w:t>‘</w:t>
      </w:r>
      <w:r>
        <w:tab/>
        <w:t>'</w:t>
      </w:r>
      <w:r w:rsidR="00F07E26">
        <w:t>’</w:t>
      </w:r>
      <w:r>
        <w:t>h</w:t>
      </w:r>
      <w:r w:rsidR="00F07E26">
        <w:t>‘</w:t>
      </w:r>
      <w:r>
        <w:tab/>
        <w:t>'o2(a</w:t>
      </w:r>
      <w:r w:rsidR="00F07E26">
        <w:t>’</w:t>
      </w:r>
      <w:r>
        <w:t>)'</w:t>
      </w:r>
      <w:r w:rsidR="00F07E26">
        <w:t>‘</w:t>
      </w:r>
    </w:p>
    <w:p w14:paraId="2B7FC951" w14:textId="00DEDE19" w:rsidR="00CA3EC7" w:rsidRDefault="00CA3EC7" w:rsidP="00CA3EC7">
      <w:pPr>
        <w:pStyle w:val="StyleCode"/>
      </w:pPr>
      <w:r>
        <w:t>'mineral inp</w:t>
      </w:r>
      <w:r w:rsidR="00F07E26">
        <w:t>’</w:t>
      </w:r>
      <w:r>
        <w:t>t'</w:t>
      </w:r>
      <w:r>
        <w:tab/>
      </w:r>
      <w:r>
        <w:tab/>
        <w:t xml:space="preserve">       ;bottom</w:t>
      </w:r>
    </w:p>
    <w:p w14:paraId="605AEB69" w14:textId="3E009F91" w:rsidR="00CA3EC7" w:rsidRDefault="00CA3EC7" w:rsidP="00CA3EC7">
      <w:pPr>
        <w:pStyle w:val="StyleCode"/>
      </w:pPr>
      <w:r>
        <w:t xml:space="preserve">1.00d-10  .false. </w:t>
      </w:r>
      <w:r w:rsidR="00F07E26">
        <w:t>‘</w:t>
      </w:r>
      <w:r>
        <w:t xml:space="preserve"> 'consta</w:t>
      </w:r>
      <w:r w:rsidR="00F07E26">
        <w:t>’</w:t>
      </w:r>
      <w:r>
        <w:t>t' ;ch2o-h2s</w:t>
      </w:r>
    </w:p>
    <w:p w14:paraId="1B0603D2" w14:textId="77777777" w:rsidR="00CA3EC7" w:rsidRDefault="00CA3EC7" w:rsidP="00CA3EC7">
      <w:pPr>
        <w:pStyle w:val="StyleCode"/>
      </w:pPr>
      <w:r>
        <w:t>1.00d-10  6.9d-9     0.00d0    ;</w:t>
      </w:r>
    </w:p>
    <w:p w14:paraId="50CD5F9D" w14:textId="2238D4EF" w:rsidR="00CA3EC7" w:rsidRPr="007C439D" w:rsidRDefault="00CA3EC7" w:rsidP="00CA3EC7">
      <w:pPr>
        <w:pStyle w:val="StyleCode"/>
        <w:rPr>
          <w:lang w:val="fr-FR"/>
        </w:rPr>
      </w:pPr>
      <w:r w:rsidRPr="007C439D">
        <w:rPr>
          <w:lang w:val="fr-FR"/>
        </w:rPr>
        <w:t xml:space="preserve">1.00d-10  .false. </w:t>
      </w:r>
      <w:r w:rsidR="00F07E26">
        <w:rPr>
          <w:lang w:val="fr-FR"/>
        </w:rPr>
        <w:t>‘</w:t>
      </w:r>
      <w:r w:rsidRPr="007C439D">
        <w:rPr>
          <w:lang w:val="fr-FR"/>
        </w:rPr>
        <w:t xml:space="preserve"> 'consta</w:t>
      </w:r>
      <w:r w:rsidR="00F07E26">
        <w:rPr>
          <w:lang w:val="fr-FR"/>
        </w:rPr>
        <w:t>’ </w:t>
      </w:r>
      <w:r w:rsidRPr="007C439D">
        <w:rPr>
          <w:lang w:val="fr-FR"/>
        </w:rPr>
        <w:t>' ;calcite</w:t>
      </w:r>
    </w:p>
    <w:p w14:paraId="71D9D915" w14:textId="77777777" w:rsidR="00CA3EC7" w:rsidRPr="007C439D" w:rsidRDefault="00CA3EC7" w:rsidP="00CA3EC7">
      <w:pPr>
        <w:pStyle w:val="StyleCode"/>
        <w:rPr>
          <w:lang w:val="fr-FR"/>
        </w:rPr>
      </w:pPr>
      <w:r w:rsidRPr="007C439D">
        <w:rPr>
          <w:lang w:val="fr-FR"/>
        </w:rPr>
        <w:t>1.00d-10  4.0d-8     0.00d0    ;</w:t>
      </w:r>
    </w:p>
    <w:p w14:paraId="4D69ECAB" w14:textId="1CC03961" w:rsidR="00CA3EC7" w:rsidRPr="007C439D" w:rsidRDefault="00CA3EC7" w:rsidP="00CA3EC7">
      <w:pPr>
        <w:pStyle w:val="StyleCode"/>
        <w:rPr>
          <w:lang w:val="fr-FR"/>
        </w:rPr>
      </w:pPr>
      <w:r w:rsidRPr="007C439D">
        <w:rPr>
          <w:lang w:val="fr-FR"/>
        </w:rPr>
        <w:t xml:space="preserve">0.50d-10  .false. </w:t>
      </w:r>
      <w:r w:rsidR="00F07E26">
        <w:rPr>
          <w:lang w:val="fr-FR"/>
        </w:rPr>
        <w:t>‘</w:t>
      </w:r>
      <w:r w:rsidRPr="007C439D">
        <w:rPr>
          <w:lang w:val="fr-FR"/>
        </w:rPr>
        <w:t xml:space="preserve"> 'consta</w:t>
      </w:r>
      <w:r w:rsidR="00F07E26">
        <w:rPr>
          <w:lang w:val="fr-FR"/>
        </w:rPr>
        <w:t>’ </w:t>
      </w:r>
      <w:r w:rsidRPr="007C439D">
        <w:rPr>
          <w:lang w:val="fr-FR"/>
        </w:rPr>
        <w:t>' ;anhydrite</w:t>
      </w:r>
    </w:p>
    <w:p w14:paraId="73A947A4" w14:textId="77777777" w:rsidR="00CA3EC7" w:rsidRPr="007C439D" w:rsidRDefault="00CA3EC7" w:rsidP="00CA3EC7">
      <w:pPr>
        <w:pStyle w:val="StyleCode"/>
        <w:rPr>
          <w:lang w:val="fr-FR"/>
        </w:rPr>
      </w:pPr>
      <w:r w:rsidRPr="007C439D">
        <w:rPr>
          <w:lang w:val="fr-FR"/>
        </w:rPr>
        <w:t>0.50d-10  4.0d-9     0.00d0    ;</w:t>
      </w:r>
    </w:p>
    <w:p w14:paraId="402E5185" w14:textId="629606AA" w:rsidR="00CA3EC7" w:rsidRPr="007C439D" w:rsidRDefault="00CA3EC7" w:rsidP="00CA3EC7">
      <w:pPr>
        <w:pStyle w:val="StyleCode"/>
        <w:rPr>
          <w:lang w:val="fr-FR"/>
        </w:rPr>
      </w:pPr>
      <w:r w:rsidRPr="007C439D">
        <w:rPr>
          <w:lang w:val="fr-FR"/>
        </w:rPr>
        <w:t xml:space="preserve">0.50d-10  .false. </w:t>
      </w:r>
      <w:r w:rsidR="00F07E26">
        <w:rPr>
          <w:lang w:val="fr-FR"/>
        </w:rPr>
        <w:t>‘</w:t>
      </w:r>
      <w:r w:rsidRPr="007C439D">
        <w:rPr>
          <w:lang w:val="fr-FR"/>
        </w:rPr>
        <w:t xml:space="preserve"> 'consta</w:t>
      </w:r>
      <w:r w:rsidR="00F07E26">
        <w:rPr>
          <w:lang w:val="fr-FR"/>
        </w:rPr>
        <w:t>’ </w:t>
      </w:r>
      <w:r w:rsidRPr="007C439D">
        <w:rPr>
          <w:lang w:val="fr-FR"/>
        </w:rPr>
        <w:t>' ;halite</w:t>
      </w:r>
    </w:p>
    <w:p w14:paraId="56C528FF" w14:textId="308A9BFA" w:rsidR="00CA3EC7" w:rsidRPr="007C439D" w:rsidRDefault="00CA3EC7" w:rsidP="00CA3EC7">
      <w:pPr>
        <w:pStyle w:val="StyleCode"/>
        <w:rPr>
          <w:lang w:val="fr-FR"/>
        </w:rPr>
      </w:pPr>
      <w:r w:rsidRPr="007C439D">
        <w:rPr>
          <w:lang w:val="fr-FR"/>
        </w:rPr>
        <w:t>0.50d-10  1.16d-8   0.00d0    ;</w:t>
      </w:r>
      <w:r w:rsidR="00F07E26">
        <w:rPr>
          <w:lang w:val="fr-FR"/>
        </w:rPr>
        <w:t>‘</w:t>
      </w:r>
    </w:p>
    <w:p w14:paraId="1CB5E013" w14:textId="64D8FBBE" w:rsidR="00CA3EC7" w:rsidRDefault="00CA3EC7" w:rsidP="007C439D">
      <w:pPr>
        <w:pStyle w:val="StyleCode"/>
        <w:numPr>
          <w:ilvl w:val="0"/>
          <w:numId w:val="50"/>
        </w:numPr>
      </w:pPr>
      <w:r w:rsidRPr="00D654C3">
        <w:rPr>
          <w:b/>
        </w:rPr>
        <w:t>'salinity dependent reaction rate of minera</w:t>
      </w:r>
      <w:r w:rsidR="00F07E26">
        <w:rPr>
          <w:b/>
        </w:rPr>
        <w:t>’</w:t>
      </w:r>
      <w:r w:rsidRPr="00D654C3">
        <w:rPr>
          <w:b/>
        </w:rPr>
        <w:t>s'</w:t>
      </w:r>
      <w:r>
        <w:t xml:space="preserve">  ;number of minerals</w:t>
      </w:r>
    </w:p>
    <w:p w14:paraId="08620076" w14:textId="733E90FF" w:rsidR="00CA3EC7" w:rsidRDefault="00CA3EC7" w:rsidP="00CA3EC7">
      <w:pPr>
        <w:pStyle w:val="StyleCode"/>
      </w:pPr>
      <w:r>
        <w:t>ch2o-h2s                       ;name of minerals</w:t>
      </w:r>
      <w:r w:rsidR="00F07E26">
        <w:t>‘</w:t>
      </w:r>
    </w:p>
    <w:p w14:paraId="32B87440" w14:textId="424D72D5" w:rsidR="00CA3EC7" w:rsidRDefault="00CA3EC7" w:rsidP="00CA3EC7">
      <w:pPr>
        <w:pStyle w:val="StyleCode"/>
      </w:pPr>
      <w:r>
        <w:t>'equati</w:t>
      </w:r>
      <w:r w:rsidR="00F07E26">
        <w:t>’</w:t>
      </w:r>
      <w:r>
        <w:t xml:space="preserve">n' 4                   ;type of relation (=equation), no of parameters </w:t>
      </w:r>
    </w:p>
    <w:p w14:paraId="69509CBB" w14:textId="77777777" w:rsidR="00CA3EC7" w:rsidRDefault="00CA3EC7" w:rsidP="00CA3EC7">
      <w:pPr>
        <w:pStyle w:val="StyleCode"/>
      </w:pPr>
      <w:r>
        <w:t>-2.716E-01</w:t>
      </w:r>
      <w:r>
        <w:tab/>
        <w:t>2.11E-02</w:t>
      </w:r>
      <w:r>
        <w:tab/>
        <w:t>-9.455E-05</w:t>
      </w:r>
      <w:r>
        <w:tab/>
        <w:t>-3.20E-08     ;coefficients</w:t>
      </w:r>
    </w:p>
    <w:p w14:paraId="549997D6" w14:textId="77777777" w:rsidR="00CA3EC7" w:rsidRDefault="00CA3EC7" w:rsidP="00CA3EC7">
      <w:pPr>
        <w:pStyle w:val="StyleCode"/>
      </w:pPr>
      <w:r>
        <w:t>15.0</w:t>
      </w:r>
      <w:r>
        <w:tab/>
        <w:t>3.0E-02                ; minimum salinity [g/L], k_sal [-]</w:t>
      </w:r>
    </w:p>
    <w:p w14:paraId="1F9711BC" w14:textId="303B3A4F" w:rsidR="00CA3EC7" w:rsidRDefault="00CA3EC7" w:rsidP="00CA3EC7">
      <w:pPr>
        <w:pStyle w:val="StyleCode"/>
      </w:pPr>
      <w:r>
        <w:t>225.0</w:t>
      </w:r>
      <w:r>
        <w:tab/>
        <w:t xml:space="preserve">0.046e-4        </w:t>
      </w:r>
      <w:r>
        <w:tab/>
        <w:t xml:space="preserve">   ; maximum salinity [g/L], k_sal [-]</w:t>
      </w:r>
      <w:r w:rsidR="00F07E26">
        <w:t>‘</w:t>
      </w:r>
    </w:p>
    <w:p w14:paraId="410BD73F" w14:textId="144BC3D7" w:rsidR="00CA3EC7" w:rsidRDefault="00CA3EC7" w:rsidP="00CA3EC7">
      <w:pPr>
        <w:pStyle w:val="StyleCode"/>
      </w:pPr>
      <w:r>
        <w:t>'extent of zo</w:t>
      </w:r>
      <w:r w:rsidR="00F07E26">
        <w:t>’</w:t>
      </w:r>
      <w:r>
        <w:t>e0 20.0  0.0 1.0  0.0 1.0</w:t>
      </w:r>
      <w:r w:rsidR="00F07E26">
        <w:t>‘</w:t>
      </w:r>
    </w:p>
    <w:p w14:paraId="7E4D72F2" w14:textId="39A4D58A" w:rsidR="00CA3EC7" w:rsidRDefault="00CA3EC7" w:rsidP="00CA3EC7">
      <w:pPr>
        <w:pStyle w:val="StyleCode"/>
      </w:pPr>
      <w:r>
        <w:t>'end of zo</w:t>
      </w:r>
      <w:r w:rsidR="00F07E26">
        <w:t>’</w:t>
      </w:r>
      <w:r>
        <w:t>e'</w:t>
      </w:r>
    </w:p>
    <w:p w14:paraId="4C1C94CF" w14:textId="77777777" w:rsidR="00083C3D" w:rsidRDefault="00083C3D" w:rsidP="00DB1505">
      <w:pPr>
        <w:pStyle w:val="StyleCode"/>
      </w:pPr>
    </w:p>
    <w:p w14:paraId="4666A2D1" w14:textId="29D2C961" w:rsidR="00892E8E" w:rsidRDefault="00892E8E" w:rsidP="00892E8E">
      <w:r>
        <w:t xml:space="preserve">Example 4: Data input for initial conditions – reactive transport considering the </w:t>
      </w:r>
      <w:r w:rsidR="007C19BF" w:rsidRPr="00857D11">
        <w:t>salinity</w:t>
      </w:r>
      <w:r w:rsidR="007C19BF">
        <w:t>-</w:t>
      </w:r>
      <w:r w:rsidR="007C19BF" w:rsidRPr="00857D11">
        <w:t xml:space="preserve">dependent </w:t>
      </w:r>
      <w:r>
        <w:t xml:space="preserve">biogenic </w:t>
      </w:r>
      <w:r w:rsidR="0012625D" w:rsidRPr="0012625D">
        <w:rPr>
          <w:noProof/>
        </w:rPr>
        <w:t>su</w:t>
      </w:r>
      <w:r w:rsidR="0012625D">
        <w:rPr>
          <w:noProof/>
        </w:rPr>
        <w:t>lph</w:t>
      </w:r>
      <w:r w:rsidR="0012625D" w:rsidRPr="0012625D">
        <w:rPr>
          <w:noProof/>
        </w:rPr>
        <w:t>ate</w:t>
      </w:r>
      <w:r w:rsidR="0012625D">
        <w:t xml:space="preserve"> </w:t>
      </w:r>
      <w:r>
        <w:t xml:space="preserve">reduction reaction – option (b) </w:t>
      </w:r>
    </w:p>
    <w:p w14:paraId="6A80FDD2" w14:textId="03A0DF16" w:rsidR="00892E8E" w:rsidRPr="005B3EB2" w:rsidRDefault="00892E8E" w:rsidP="00892E8E">
      <w:pPr>
        <w:pStyle w:val="StyleCode"/>
      </w:pPr>
      <w:r w:rsidRPr="005B3EB2">
        <w:t>! Data Block 14: initial conditio</w:t>
      </w:r>
      <w:r w:rsidR="00F07E26">
        <w:t>–</w:t>
      </w:r>
      <w:r w:rsidRPr="005B3EB2">
        <w:t xml:space="preserve"> - reactive transport</w:t>
      </w:r>
    </w:p>
    <w:p w14:paraId="71964F95" w14:textId="77777777" w:rsidR="00892E8E" w:rsidRPr="005B3EB2" w:rsidRDefault="00892E8E" w:rsidP="00892E8E">
      <w:pPr>
        <w:pStyle w:val="StyleCode"/>
      </w:pPr>
      <w:r w:rsidRPr="005B3EB2">
        <w:t>! ---------------------------------------------------------------------------</w:t>
      </w:r>
    </w:p>
    <w:p w14:paraId="2E77EF5B" w14:textId="4D9AFB33" w:rsidR="00892E8E" w:rsidRPr="005B3EB2" w:rsidRDefault="00F07E26" w:rsidP="00892E8E">
      <w:pPr>
        <w:pStyle w:val="StyleCode"/>
      </w:pPr>
      <w:r>
        <w:t>‘</w:t>
      </w:r>
    </w:p>
    <w:p w14:paraId="38E59279" w14:textId="427E042C" w:rsidR="00892E8E" w:rsidRPr="005B3EB2" w:rsidRDefault="00892E8E" w:rsidP="007C439D">
      <w:pPr>
        <w:pStyle w:val="StyleCode"/>
        <w:numPr>
          <w:ilvl w:val="0"/>
          <w:numId w:val="52"/>
        </w:numPr>
      </w:pPr>
      <w:r w:rsidRPr="005B3EB2">
        <w:t>'initial conditio</w:t>
      </w:r>
      <w:r w:rsidR="00F07E26">
        <w:t>–</w:t>
      </w:r>
      <w:r w:rsidRPr="005B3EB2">
        <w:t xml:space="preserve"> - reactive transpo</w:t>
      </w:r>
      <w:r w:rsidR="00F07E26">
        <w:t>’</w:t>
      </w:r>
      <w:r w:rsidRPr="005B3EB2">
        <w:t>t</w:t>
      </w:r>
      <w:r w:rsidRPr="0012625D">
        <w:rPr>
          <w:noProof/>
        </w:rPr>
        <w:t xml:space="preserve">  ;number</w:t>
      </w:r>
      <w:r w:rsidRPr="005B3EB2">
        <w:t xml:space="preserve"> of zones</w:t>
      </w:r>
    </w:p>
    <w:p w14:paraId="5A30F144" w14:textId="77777777" w:rsidR="00892E8E" w:rsidRPr="005B3EB2" w:rsidRDefault="00892E8E" w:rsidP="00892E8E">
      <w:pPr>
        <w:pStyle w:val="StyleCode"/>
      </w:pPr>
    </w:p>
    <w:p w14:paraId="22A49838" w14:textId="7772F6FB" w:rsidR="00892E8E" w:rsidRPr="005B3EB2" w:rsidRDefault="00892E8E" w:rsidP="00892E8E">
      <w:pPr>
        <w:pStyle w:val="StyleCode"/>
      </w:pPr>
      <w:r w:rsidRPr="005B3EB2">
        <w:t>! --------------------------------------------------------------------------</w:t>
      </w:r>
      <w:r w:rsidR="00F07E26">
        <w:t>‘</w:t>
      </w:r>
    </w:p>
    <w:p w14:paraId="1F706002" w14:textId="1079E3B6" w:rsidR="00892E8E" w:rsidRPr="005B3EB2" w:rsidRDefault="00892E8E" w:rsidP="00892E8E">
      <w:pPr>
        <w:pStyle w:val="StyleCode"/>
      </w:pPr>
      <w:r w:rsidRPr="005B3EB2">
        <w:t>'number and name of zo</w:t>
      </w:r>
      <w:r w:rsidR="00F07E26">
        <w:t>’</w:t>
      </w:r>
      <w:r w:rsidRPr="005B3EB2">
        <w:t>e'</w:t>
      </w:r>
    </w:p>
    <w:p w14:paraId="351FE107" w14:textId="2F217F94" w:rsidR="00892E8E" w:rsidRPr="005B3EB2" w:rsidRDefault="00F07E26" w:rsidP="00892E8E">
      <w:pPr>
        <w:pStyle w:val="StyleCode"/>
      </w:pPr>
      <w:r>
        <w:t>‘</w:t>
      </w:r>
    </w:p>
    <w:p w14:paraId="1C348680" w14:textId="62B1D71F" w:rsidR="00892E8E" w:rsidRPr="005B3EB2" w:rsidRDefault="00892E8E" w:rsidP="00892E8E">
      <w:pPr>
        <w:pStyle w:val="StyleCode"/>
      </w:pPr>
      <w:r w:rsidRPr="005B3EB2">
        <w:t>'background chemistr</w:t>
      </w:r>
      <w:r w:rsidR="00F07E26">
        <w:t>–</w:t>
      </w:r>
      <w:r w:rsidRPr="005B3EB2">
        <w:t xml:space="preserve"> - aquif</w:t>
      </w:r>
      <w:r w:rsidR="00F07E26">
        <w:t>’</w:t>
      </w:r>
      <w:r w:rsidRPr="005B3EB2">
        <w:t>r'</w:t>
      </w:r>
      <w:r w:rsidR="00F07E26">
        <w:t>‘</w:t>
      </w:r>
    </w:p>
    <w:p w14:paraId="2618AED9" w14:textId="5B96A497" w:rsidR="00892E8E" w:rsidRPr="005B3EB2" w:rsidRDefault="00892E8E" w:rsidP="00892E8E">
      <w:pPr>
        <w:pStyle w:val="StyleCode"/>
      </w:pPr>
      <w:r w:rsidRPr="005B3EB2">
        <w:t>'concentration inp</w:t>
      </w:r>
      <w:r w:rsidR="00F07E26">
        <w:t>’</w:t>
      </w:r>
      <w:r w:rsidRPr="005B3EB2">
        <w:t xml:space="preserve">t'                </w:t>
      </w:r>
    </w:p>
    <w:p w14:paraId="1BF88636" w14:textId="5E7E5B95" w:rsidR="00892E8E" w:rsidRPr="005B3EB2" w:rsidRDefault="00892E8E" w:rsidP="00892E8E">
      <w:pPr>
        <w:pStyle w:val="StyleCode"/>
      </w:pPr>
      <w:r w:rsidRPr="005B3EB2">
        <w:t>9600.00</w:t>
      </w:r>
      <w:r w:rsidR="00F07E26">
        <w:t>‘</w:t>
      </w:r>
      <w:r>
        <w:tab/>
      </w:r>
      <w:r w:rsidRPr="005B3EB2">
        <w:t>'fr</w:t>
      </w:r>
      <w:r w:rsidR="00F07E26">
        <w:t>’</w:t>
      </w:r>
      <w:r w:rsidRPr="005B3EB2">
        <w:t>e'</w:t>
      </w:r>
      <w:r w:rsidRPr="005B3EB2">
        <w:tab/>
      </w:r>
      <w:r w:rsidR="00F07E26">
        <w:t>’</w:t>
      </w:r>
      <w:r w:rsidRPr="005B3EB2">
        <w:t>;'ca</w:t>
      </w:r>
      <w:r w:rsidR="00F07E26">
        <w:t>’</w:t>
      </w:r>
      <w:r w:rsidRPr="005B3EB2">
        <w:t>2'</w:t>
      </w:r>
      <w:r>
        <w:t xml:space="preserve"> in [mg/L]</w:t>
      </w:r>
    </w:p>
    <w:p w14:paraId="2841951E" w14:textId="259F4A79" w:rsidR="00892E8E" w:rsidRPr="005B3EB2" w:rsidRDefault="00892E8E" w:rsidP="00892E8E">
      <w:pPr>
        <w:pStyle w:val="StyleCode"/>
      </w:pPr>
      <w:r w:rsidRPr="005B3EB2">
        <w:t>94000.00</w:t>
      </w:r>
      <w:r w:rsidR="00F07E26">
        <w:t>‘</w:t>
      </w:r>
      <w:r>
        <w:tab/>
      </w:r>
      <w:r w:rsidRPr="005B3EB2">
        <w:t>'char</w:t>
      </w:r>
      <w:r w:rsidR="00F07E26">
        <w:t>’</w:t>
      </w:r>
      <w:r w:rsidRPr="005B3EB2">
        <w:t xml:space="preserve">e' </w:t>
      </w:r>
      <w:r w:rsidR="00F07E26">
        <w:t>’</w:t>
      </w:r>
      <w:r w:rsidRPr="005B3EB2">
        <w:t>;'na</w:t>
      </w:r>
      <w:r w:rsidR="00F07E26">
        <w:t>’</w:t>
      </w:r>
      <w:r w:rsidRPr="005B3EB2">
        <w:t>1'</w:t>
      </w:r>
    </w:p>
    <w:p w14:paraId="77026F05" w14:textId="5F2AEB2A" w:rsidR="00892E8E" w:rsidRPr="005B3EB2" w:rsidRDefault="00892E8E" w:rsidP="00892E8E">
      <w:pPr>
        <w:pStyle w:val="StyleCode"/>
      </w:pPr>
      <w:r w:rsidRPr="005B3EB2">
        <w:t>3400.00</w:t>
      </w:r>
      <w:r w:rsidR="00F07E26">
        <w:t>‘</w:t>
      </w:r>
      <w:r>
        <w:tab/>
      </w:r>
      <w:r w:rsidRPr="005B3EB2">
        <w:t>'fr</w:t>
      </w:r>
      <w:r w:rsidR="00F07E26">
        <w:t>’</w:t>
      </w:r>
      <w:r w:rsidRPr="005B3EB2">
        <w:t>e'</w:t>
      </w:r>
      <w:r w:rsidRPr="005B3EB2">
        <w:tab/>
      </w:r>
      <w:r w:rsidR="00F07E26">
        <w:t>’</w:t>
      </w:r>
      <w:r w:rsidRPr="005B3EB2">
        <w:t>;'mg</w:t>
      </w:r>
      <w:r w:rsidR="00F07E26">
        <w:t>’</w:t>
      </w:r>
      <w:r w:rsidRPr="005B3EB2">
        <w:t>2'</w:t>
      </w:r>
    </w:p>
    <w:p w14:paraId="336A0BD4" w14:textId="7DC4A91E" w:rsidR="00892E8E" w:rsidRPr="005B3EB2" w:rsidRDefault="00892E8E" w:rsidP="00892E8E">
      <w:pPr>
        <w:pStyle w:val="StyleCode"/>
      </w:pPr>
      <w:r w:rsidRPr="005B3EB2">
        <w:t>2600.00</w:t>
      </w:r>
      <w:r w:rsidR="00F07E26">
        <w:t>‘</w:t>
      </w:r>
      <w:r>
        <w:tab/>
      </w:r>
      <w:r w:rsidRPr="005B3EB2">
        <w:t>'fr</w:t>
      </w:r>
      <w:r w:rsidR="00F07E26">
        <w:t>’</w:t>
      </w:r>
      <w:r w:rsidRPr="005B3EB2">
        <w:t>e'</w:t>
      </w:r>
      <w:r w:rsidRPr="005B3EB2">
        <w:tab/>
      </w:r>
      <w:r w:rsidR="00F07E26">
        <w:t>’</w:t>
      </w:r>
      <w:r w:rsidRPr="005B3EB2">
        <w:t>;'k</w:t>
      </w:r>
      <w:r w:rsidR="00F07E26">
        <w:t>’</w:t>
      </w:r>
      <w:r w:rsidRPr="005B3EB2">
        <w:t>1'</w:t>
      </w:r>
    </w:p>
    <w:p w14:paraId="065484FB" w14:textId="5B28C1C2" w:rsidR="00892E8E" w:rsidRPr="005B3EB2" w:rsidRDefault="00892E8E" w:rsidP="00892E8E">
      <w:pPr>
        <w:pStyle w:val="StyleCode"/>
      </w:pPr>
      <w:r w:rsidRPr="005B3EB2">
        <w:t>193000.00</w:t>
      </w:r>
      <w:r w:rsidR="00F07E26">
        <w:t>‘</w:t>
      </w:r>
      <w:r>
        <w:tab/>
      </w:r>
      <w:r w:rsidRPr="005B3EB2">
        <w:t>'fr</w:t>
      </w:r>
      <w:r w:rsidR="00F07E26">
        <w:t>’</w:t>
      </w:r>
      <w:r w:rsidRPr="005B3EB2">
        <w:t>e'</w:t>
      </w:r>
      <w:r w:rsidRPr="005B3EB2">
        <w:tab/>
      </w:r>
      <w:r w:rsidR="00F07E26">
        <w:t>’</w:t>
      </w:r>
      <w:r>
        <w:t>;</w:t>
      </w:r>
      <w:r w:rsidRPr="005B3EB2">
        <w:t>'cl</w:t>
      </w:r>
      <w:r w:rsidR="00F07E26">
        <w:t>’</w:t>
      </w:r>
      <w:r w:rsidRPr="005B3EB2">
        <w:t>1'</w:t>
      </w:r>
    </w:p>
    <w:p w14:paraId="737E572A" w14:textId="68FC30F2" w:rsidR="00892E8E" w:rsidRPr="005B3EB2" w:rsidRDefault="00892E8E" w:rsidP="00892E8E">
      <w:pPr>
        <w:pStyle w:val="StyleCode"/>
      </w:pPr>
      <w:r w:rsidRPr="005B3EB2">
        <w:t>600.00</w:t>
      </w:r>
      <w:r w:rsidR="00F07E26">
        <w:t>‘</w:t>
      </w:r>
      <w:r>
        <w:tab/>
      </w:r>
      <w:r w:rsidRPr="005B3EB2">
        <w:t>'fr</w:t>
      </w:r>
      <w:r w:rsidR="00F07E26">
        <w:t>’</w:t>
      </w:r>
      <w:r w:rsidRPr="005B3EB2">
        <w:t>e'</w:t>
      </w:r>
      <w:r w:rsidRPr="005B3EB2">
        <w:tab/>
      </w:r>
      <w:r w:rsidR="00F07E26">
        <w:t>’</w:t>
      </w:r>
      <w:r>
        <w:t>;</w:t>
      </w:r>
      <w:r w:rsidRPr="005B3EB2">
        <w:t>'so4</w:t>
      </w:r>
      <w:r w:rsidR="00F07E26">
        <w:t>’</w:t>
      </w:r>
      <w:r w:rsidRPr="005B3EB2">
        <w:t>2'</w:t>
      </w:r>
    </w:p>
    <w:p w14:paraId="50E2D91F" w14:textId="1A2B6189" w:rsidR="00892E8E" w:rsidRPr="005B3EB2" w:rsidRDefault="00892E8E" w:rsidP="00892E8E">
      <w:pPr>
        <w:pStyle w:val="StyleCode"/>
      </w:pPr>
      <w:r w:rsidRPr="005B3EB2">
        <w:t>5.95</w:t>
      </w:r>
      <w:r w:rsidR="00F07E26">
        <w:t>‘</w:t>
      </w:r>
      <w:r>
        <w:tab/>
      </w:r>
      <w:r w:rsidRPr="005B3EB2">
        <w:t>'</w:t>
      </w:r>
      <w:r w:rsidR="00F07E26">
        <w:t>’</w:t>
      </w:r>
      <w:r w:rsidRPr="005B3EB2">
        <w:t>h'</w:t>
      </w:r>
      <w:r w:rsidRPr="005B3EB2">
        <w:tab/>
      </w:r>
      <w:r w:rsidR="00F07E26">
        <w:t>’</w:t>
      </w:r>
      <w:r>
        <w:t>;</w:t>
      </w:r>
      <w:r w:rsidRPr="005B3EB2">
        <w:t>'h</w:t>
      </w:r>
      <w:r w:rsidR="00F07E26">
        <w:t>’</w:t>
      </w:r>
      <w:r w:rsidRPr="005B3EB2">
        <w:t>1'</w:t>
      </w:r>
    </w:p>
    <w:p w14:paraId="29B065A3" w14:textId="0E7ACCD5" w:rsidR="00892E8E" w:rsidRPr="005B3EB2" w:rsidRDefault="00892E8E" w:rsidP="00892E8E">
      <w:pPr>
        <w:pStyle w:val="StyleCode"/>
      </w:pPr>
      <w:r w:rsidRPr="005B3EB2">
        <w:t>76.00</w:t>
      </w:r>
      <w:r w:rsidR="00F07E26">
        <w:t>‘</w:t>
      </w:r>
      <w:r>
        <w:tab/>
      </w:r>
      <w:r w:rsidRPr="005B3EB2">
        <w:t>'fr</w:t>
      </w:r>
      <w:r w:rsidR="00F07E26">
        <w:t>’</w:t>
      </w:r>
      <w:r w:rsidRPr="005B3EB2">
        <w:t>e'</w:t>
      </w:r>
      <w:r w:rsidRPr="005B3EB2">
        <w:tab/>
      </w:r>
      <w:r w:rsidR="00F07E26">
        <w:t>’</w:t>
      </w:r>
      <w:r>
        <w:t>;</w:t>
      </w:r>
      <w:r w:rsidRPr="005B3EB2">
        <w:t>'co3</w:t>
      </w:r>
      <w:r w:rsidR="00F07E26">
        <w:t>’</w:t>
      </w:r>
      <w:r w:rsidRPr="005B3EB2">
        <w:t>2'</w:t>
      </w:r>
    </w:p>
    <w:p w14:paraId="6F37DCDA" w14:textId="53927B93" w:rsidR="00892E8E" w:rsidRPr="005B3EB2" w:rsidRDefault="00892E8E" w:rsidP="00892E8E">
      <w:pPr>
        <w:pStyle w:val="StyleCode"/>
      </w:pPr>
      <w:r w:rsidRPr="005B3EB2">
        <w:t>1.5d-10</w:t>
      </w:r>
      <w:r w:rsidR="00F07E26">
        <w:t>‘</w:t>
      </w:r>
      <w:r>
        <w:tab/>
      </w:r>
      <w:r w:rsidRPr="005B3EB2">
        <w:t>'fr</w:t>
      </w:r>
      <w:r w:rsidR="00F07E26">
        <w:t>’</w:t>
      </w:r>
      <w:r w:rsidRPr="005B3EB2">
        <w:t>e'</w:t>
      </w:r>
      <w:r w:rsidRPr="005B3EB2">
        <w:tab/>
      </w:r>
      <w:r w:rsidR="00F07E26">
        <w:t>’</w:t>
      </w:r>
      <w:r>
        <w:t>;</w:t>
      </w:r>
      <w:r w:rsidRPr="005B3EB2">
        <w:t>'hs</w:t>
      </w:r>
      <w:r w:rsidR="00F07E26">
        <w:t>’</w:t>
      </w:r>
      <w:r w:rsidRPr="005B3EB2">
        <w:t>1'</w:t>
      </w:r>
    </w:p>
    <w:p w14:paraId="75827FA1" w14:textId="7EEEE6A6" w:rsidR="00892E8E" w:rsidRPr="005B3EB2" w:rsidRDefault="00892E8E" w:rsidP="00892E8E">
      <w:pPr>
        <w:pStyle w:val="StyleCode"/>
      </w:pPr>
      <w:r w:rsidRPr="005B3EB2">
        <w:t>-200.00</w:t>
      </w:r>
      <w:r w:rsidR="00F07E26">
        <w:t>‘</w:t>
      </w:r>
      <w:r>
        <w:tab/>
      </w:r>
      <w:r w:rsidRPr="005B3EB2">
        <w:t>'</w:t>
      </w:r>
      <w:r w:rsidR="00F07E26">
        <w:t>’</w:t>
      </w:r>
      <w:r w:rsidRPr="005B3EB2">
        <w:t>h'</w:t>
      </w:r>
      <w:r w:rsidRPr="005B3EB2">
        <w:tab/>
      </w:r>
      <w:r w:rsidR="00F07E26">
        <w:t>’</w:t>
      </w:r>
      <w:r>
        <w:t>;</w:t>
      </w:r>
      <w:r w:rsidRPr="005B3EB2">
        <w:t>'o2(a</w:t>
      </w:r>
      <w:r w:rsidR="00F07E26">
        <w:t>’</w:t>
      </w:r>
      <w:r w:rsidRPr="005B3EB2">
        <w:t>)'</w:t>
      </w:r>
      <w:r w:rsidR="00F07E26">
        <w:t>‘</w:t>
      </w:r>
    </w:p>
    <w:p w14:paraId="2A672A24" w14:textId="2E1363B8" w:rsidR="00892E8E" w:rsidRPr="005B3EB2" w:rsidRDefault="00892E8E" w:rsidP="00892E8E">
      <w:pPr>
        <w:pStyle w:val="StyleCode"/>
      </w:pPr>
      <w:r>
        <w:t>'mineral inp</w:t>
      </w:r>
      <w:r w:rsidR="00F07E26">
        <w:t>’</w:t>
      </w:r>
      <w:r>
        <w:t>t'</w:t>
      </w:r>
      <w:r>
        <w:tab/>
      </w:r>
      <w:r>
        <w:tab/>
      </w:r>
    </w:p>
    <w:p w14:paraId="52C87B39" w14:textId="51119A8F" w:rsidR="00892E8E" w:rsidRPr="005B3EB2" w:rsidRDefault="00892E8E" w:rsidP="00892E8E">
      <w:pPr>
        <w:pStyle w:val="StyleCode"/>
      </w:pPr>
      <w:r w:rsidRPr="005B3EB2">
        <w:t xml:space="preserve">1.00d-1  .false. </w:t>
      </w:r>
      <w:r w:rsidR="00F07E26">
        <w:t>‘</w:t>
      </w:r>
      <w:r w:rsidRPr="005B3EB2">
        <w:t xml:space="preserve"> 'consta</w:t>
      </w:r>
      <w:r w:rsidR="00F07E26">
        <w:t>’</w:t>
      </w:r>
      <w:r w:rsidRPr="005B3EB2">
        <w:t>t' ;ch2o-h2s</w:t>
      </w:r>
    </w:p>
    <w:p w14:paraId="702C12DE" w14:textId="77777777" w:rsidR="00892E8E" w:rsidRPr="005B3EB2" w:rsidRDefault="00892E8E" w:rsidP="00892E8E">
      <w:pPr>
        <w:pStyle w:val="StyleCode"/>
      </w:pPr>
      <w:r w:rsidRPr="005B3EB2">
        <w:t>1.00d-10  6.9d-9     0.00d0    ;</w:t>
      </w:r>
    </w:p>
    <w:p w14:paraId="65DCD4B1" w14:textId="35F7F033" w:rsidR="00892E8E" w:rsidRPr="007C439D" w:rsidRDefault="00892E8E" w:rsidP="00892E8E">
      <w:pPr>
        <w:pStyle w:val="StyleCode"/>
        <w:rPr>
          <w:lang w:val="fr-FR"/>
        </w:rPr>
      </w:pPr>
      <w:r w:rsidRPr="007C439D">
        <w:rPr>
          <w:lang w:val="fr-FR"/>
        </w:rPr>
        <w:t xml:space="preserve">1.00d-1  .false. </w:t>
      </w:r>
      <w:r w:rsidR="00F07E26">
        <w:rPr>
          <w:lang w:val="fr-FR"/>
        </w:rPr>
        <w:t>‘</w:t>
      </w:r>
      <w:r w:rsidRPr="007C439D">
        <w:rPr>
          <w:lang w:val="fr-FR"/>
        </w:rPr>
        <w:t xml:space="preserve"> 'consta</w:t>
      </w:r>
      <w:r w:rsidR="00F07E26">
        <w:rPr>
          <w:lang w:val="fr-FR"/>
        </w:rPr>
        <w:t>’ </w:t>
      </w:r>
      <w:r w:rsidRPr="007C439D">
        <w:rPr>
          <w:lang w:val="fr-FR"/>
        </w:rPr>
        <w:t>' ;calcite</w:t>
      </w:r>
    </w:p>
    <w:p w14:paraId="63D888DA" w14:textId="77777777" w:rsidR="00892E8E" w:rsidRPr="007C439D" w:rsidRDefault="00892E8E" w:rsidP="00892E8E">
      <w:pPr>
        <w:pStyle w:val="StyleCode"/>
        <w:rPr>
          <w:lang w:val="fr-FR"/>
        </w:rPr>
      </w:pPr>
      <w:r w:rsidRPr="007C439D">
        <w:rPr>
          <w:lang w:val="fr-FR"/>
        </w:rPr>
        <w:t>1.00d-10  4.0d-8     0.00d0    ;</w:t>
      </w:r>
    </w:p>
    <w:p w14:paraId="05070B62" w14:textId="0D815E39" w:rsidR="00892E8E" w:rsidRPr="007C439D" w:rsidRDefault="00892E8E" w:rsidP="00892E8E">
      <w:pPr>
        <w:pStyle w:val="StyleCode"/>
        <w:rPr>
          <w:lang w:val="fr-FR"/>
        </w:rPr>
      </w:pPr>
      <w:r w:rsidRPr="007C439D">
        <w:rPr>
          <w:lang w:val="fr-FR"/>
        </w:rPr>
        <w:t xml:space="preserve">0.32d-0  .false. </w:t>
      </w:r>
      <w:r w:rsidR="00F07E26">
        <w:rPr>
          <w:lang w:val="fr-FR"/>
        </w:rPr>
        <w:t>‘</w:t>
      </w:r>
      <w:r w:rsidRPr="007C439D">
        <w:rPr>
          <w:lang w:val="fr-FR"/>
        </w:rPr>
        <w:t xml:space="preserve"> 'consta</w:t>
      </w:r>
      <w:r w:rsidR="00F07E26">
        <w:rPr>
          <w:lang w:val="fr-FR"/>
        </w:rPr>
        <w:t>’ </w:t>
      </w:r>
      <w:r w:rsidRPr="007C439D">
        <w:rPr>
          <w:lang w:val="fr-FR"/>
        </w:rPr>
        <w:t>' ;Anhydrite</w:t>
      </w:r>
    </w:p>
    <w:p w14:paraId="7A4C6F90" w14:textId="77777777" w:rsidR="00892E8E" w:rsidRPr="007C439D" w:rsidRDefault="00892E8E" w:rsidP="00892E8E">
      <w:pPr>
        <w:pStyle w:val="StyleCode"/>
        <w:rPr>
          <w:lang w:val="fr-FR"/>
        </w:rPr>
      </w:pPr>
      <w:r w:rsidRPr="007C439D">
        <w:rPr>
          <w:lang w:val="fr-FR"/>
        </w:rPr>
        <w:t>0.50d-10  4.0d-9     0.00d0    ;</w:t>
      </w:r>
    </w:p>
    <w:p w14:paraId="6160D3A8" w14:textId="6F8AED75" w:rsidR="00892E8E" w:rsidRPr="007C439D" w:rsidRDefault="00892E8E" w:rsidP="00892E8E">
      <w:pPr>
        <w:pStyle w:val="StyleCode"/>
        <w:rPr>
          <w:lang w:val="fr-FR"/>
        </w:rPr>
      </w:pPr>
      <w:r w:rsidRPr="007C439D">
        <w:rPr>
          <w:lang w:val="fr-FR"/>
        </w:rPr>
        <w:t xml:space="preserve">0.30d-0  .false. </w:t>
      </w:r>
      <w:r w:rsidR="00F07E26">
        <w:rPr>
          <w:lang w:val="fr-FR"/>
        </w:rPr>
        <w:t>‘</w:t>
      </w:r>
      <w:r w:rsidRPr="007C439D">
        <w:rPr>
          <w:lang w:val="fr-FR"/>
        </w:rPr>
        <w:t xml:space="preserve"> 'consta</w:t>
      </w:r>
      <w:r w:rsidR="00F07E26">
        <w:rPr>
          <w:lang w:val="fr-FR"/>
        </w:rPr>
        <w:t>’ </w:t>
      </w:r>
      <w:r w:rsidRPr="007C439D">
        <w:rPr>
          <w:lang w:val="fr-FR"/>
        </w:rPr>
        <w:t>' ;halite</w:t>
      </w:r>
    </w:p>
    <w:p w14:paraId="7E74EA3A" w14:textId="3FC490FF" w:rsidR="00892E8E" w:rsidRPr="007C439D" w:rsidRDefault="00892E8E" w:rsidP="00892E8E">
      <w:pPr>
        <w:pStyle w:val="StyleCode"/>
        <w:rPr>
          <w:lang w:val="fr-FR"/>
        </w:rPr>
      </w:pPr>
      <w:r w:rsidRPr="007C439D">
        <w:rPr>
          <w:lang w:val="fr-FR"/>
        </w:rPr>
        <w:t>0.50d-10  1.16d-8   0.00d0    ;</w:t>
      </w:r>
      <w:r w:rsidR="00F07E26">
        <w:rPr>
          <w:lang w:val="fr-FR"/>
        </w:rPr>
        <w:t>‘</w:t>
      </w:r>
    </w:p>
    <w:p w14:paraId="5A311D29" w14:textId="76A52137" w:rsidR="00892E8E" w:rsidRPr="005B3EB2" w:rsidRDefault="00892E8E" w:rsidP="007C439D">
      <w:pPr>
        <w:pStyle w:val="StyleCode"/>
        <w:numPr>
          <w:ilvl w:val="0"/>
          <w:numId w:val="53"/>
        </w:numPr>
      </w:pPr>
      <w:r w:rsidRPr="005B3EB2">
        <w:t>'salinity dependent reaction rate of minera</w:t>
      </w:r>
      <w:r w:rsidR="00F07E26">
        <w:t>’</w:t>
      </w:r>
      <w:r w:rsidRPr="005B3EB2">
        <w:t>s'</w:t>
      </w:r>
      <w:r>
        <w:t xml:space="preserve">  </w:t>
      </w:r>
      <w:r w:rsidRPr="005B3EB2">
        <w:t>;number of mineral</w:t>
      </w:r>
      <w:r w:rsidR="00F07E26">
        <w:t>‘</w:t>
      </w:r>
    </w:p>
    <w:p w14:paraId="2938869D" w14:textId="45125924" w:rsidR="00892E8E" w:rsidRPr="005B3EB2" w:rsidRDefault="00892E8E" w:rsidP="00892E8E">
      <w:pPr>
        <w:pStyle w:val="StyleCode"/>
      </w:pPr>
      <w:r>
        <w:t>'ch2o-h</w:t>
      </w:r>
      <w:r w:rsidR="00F07E26">
        <w:t>’</w:t>
      </w:r>
      <w:r>
        <w:t xml:space="preserve">s'            </w:t>
      </w:r>
      <w:r w:rsidRPr="005B3EB2">
        <w:t>;name of minerals</w:t>
      </w:r>
      <w:r w:rsidR="00F07E26">
        <w:t>‘</w:t>
      </w:r>
    </w:p>
    <w:p w14:paraId="7890EAE8" w14:textId="525E2459" w:rsidR="00892E8E" w:rsidRPr="005B3EB2" w:rsidRDefault="00892E8E" w:rsidP="00892E8E">
      <w:pPr>
        <w:pStyle w:val="StyleCode"/>
      </w:pPr>
      <w:r w:rsidRPr="005B3EB2">
        <w:t>'strong inhibition by one compone</w:t>
      </w:r>
      <w:r w:rsidR="00F07E26">
        <w:t>’</w:t>
      </w:r>
      <w:r w:rsidRPr="005B3EB2">
        <w:t>t' 1     ;type of relation (f=cos(a*x+b))</w:t>
      </w:r>
      <w:r w:rsidR="00F07E26">
        <w:t>‘</w:t>
      </w:r>
    </w:p>
    <w:p w14:paraId="6A90B71F" w14:textId="00A53EA1" w:rsidR="00892E8E" w:rsidRPr="005B3EB2" w:rsidRDefault="00892E8E" w:rsidP="00892E8E">
      <w:pPr>
        <w:pStyle w:val="StyleCode"/>
      </w:pPr>
      <w:r>
        <w:lastRenderedPageBreak/>
        <w:t>'cl</w:t>
      </w:r>
      <w:r w:rsidR="00F07E26">
        <w:t>’</w:t>
      </w:r>
      <w:r>
        <w:t xml:space="preserve">1'                </w:t>
      </w:r>
      <w:r w:rsidRPr="005B3EB2">
        <w:t xml:space="preserve">; Name of the component </w:t>
      </w:r>
    </w:p>
    <w:p w14:paraId="4CCE0F61" w14:textId="77777777" w:rsidR="00892E8E" w:rsidRPr="005B3EB2" w:rsidRDefault="00892E8E" w:rsidP="00892E8E">
      <w:pPr>
        <w:pStyle w:val="StyleCode"/>
      </w:pPr>
      <w:r>
        <w:t>0.076              ; component c</w:t>
      </w:r>
      <w:r w:rsidRPr="005B3EB2">
        <w:t>oncentration when the reaction rate is the highest (f=1.0).</w:t>
      </w:r>
    </w:p>
    <w:p w14:paraId="26B6963D" w14:textId="5E60673A" w:rsidR="00892E8E" w:rsidRPr="005B3EB2" w:rsidRDefault="00892E8E" w:rsidP="00892E8E">
      <w:pPr>
        <w:pStyle w:val="StyleCode"/>
      </w:pPr>
      <w:r>
        <w:t xml:space="preserve">1.41              ; component </w:t>
      </w:r>
      <w:r w:rsidRPr="005B3EB2">
        <w:t>concentration when th</w:t>
      </w:r>
      <w:r>
        <w:t>e reaction rate is the lowest (</w:t>
      </w:r>
      <w:r w:rsidRPr="005B3EB2">
        <w:t>f=0.0).</w:t>
      </w:r>
      <w:r w:rsidR="00F07E26">
        <w:t>‘</w:t>
      </w:r>
    </w:p>
    <w:p w14:paraId="24D5D082" w14:textId="62D2D436" w:rsidR="00892E8E" w:rsidRPr="005B3EB2" w:rsidRDefault="00892E8E" w:rsidP="00892E8E">
      <w:pPr>
        <w:pStyle w:val="StyleCode"/>
      </w:pPr>
      <w:r w:rsidRPr="005B3EB2">
        <w:t>'extent of zo</w:t>
      </w:r>
      <w:r w:rsidR="00F07E26">
        <w:t>’</w:t>
      </w:r>
      <w:r w:rsidRPr="005B3EB2">
        <w:t xml:space="preserve">e0 </w:t>
      </w:r>
      <w:r>
        <w:t>1</w:t>
      </w:r>
      <w:r w:rsidRPr="005B3EB2">
        <w:t xml:space="preserve">.0  0.0 </w:t>
      </w:r>
      <w:r>
        <w:t>1</w:t>
      </w:r>
      <w:r w:rsidRPr="005B3EB2">
        <w:t>.0  0.00 16.0</w:t>
      </w:r>
      <w:r w:rsidR="00F07E26">
        <w:t>‘</w:t>
      </w:r>
    </w:p>
    <w:p w14:paraId="39ACC0A7" w14:textId="4D23F408" w:rsidR="00892E8E" w:rsidRDefault="00892E8E" w:rsidP="00892E8E">
      <w:pPr>
        <w:pStyle w:val="StyleCode"/>
      </w:pPr>
      <w:r w:rsidRPr="005B3EB2">
        <w:t>'end of zo</w:t>
      </w:r>
      <w:r w:rsidR="00F07E26">
        <w:t>’</w:t>
      </w:r>
      <w:r w:rsidRPr="005B3EB2">
        <w:t>e'</w:t>
      </w:r>
    </w:p>
    <w:p w14:paraId="1AA4FC10" w14:textId="77777777" w:rsidR="00892E8E" w:rsidRDefault="00892E8E" w:rsidP="00DB1505">
      <w:pPr>
        <w:pStyle w:val="StyleCode"/>
      </w:pPr>
    </w:p>
    <w:p w14:paraId="2F2301EA" w14:textId="26B3ED5C" w:rsidR="00892E8E" w:rsidRDefault="00892E8E" w:rsidP="00892E8E">
      <w:r>
        <w:t xml:space="preserve">Example 5: Initial conditions through </w:t>
      </w:r>
      <w:r w:rsidRPr="0012625D">
        <w:rPr>
          <w:noProof/>
        </w:rPr>
        <w:t>external</w:t>
      </w:r>
      <w:r>
        <w:t xml:space="preserve"> input file(s)</w:t>
      </w:r>
    </w:p>
    <w:p w14:paraId="6D0D2D52" w14:textId="77777777" w:rsidR="00892E8E" w:rsidRDefault="00892E8E" w:rsidP="00892E8E">
      <w:pPr>
        <w:pStyle w:val="StyleCode"/>
      </w:pPr>
    </w:p>
    <w:p w14:paraId="2D908F49" w14:textId="7755BDA1" w:rsidR="00892E8E" w:rsidRDefault="00892E8E" w:rsidP="00892E8E">
      <w:pPr>
        <w:pStyle w:val="StyleCode"/>
      </w:pPr>
      <w:r>
        <w:t>! Data Block 15: initial condition</w:t>
      </w:r>
      <w:r w:rsidR="00F07E26">
        <w:t>–</w:t>
      </w:r>
      <w:r>
        <w:t xml:space="preserve"> - reactive transport</w:t>
      </w:r>
    </w:p>
    <w:p w14:paraId="1DD5BDF6" w14:textId="77777777" w:rsidR="00892E8E" w:rsidRDefault="00892E8E" w:rsidP="00892E8E">
      <w:pPr>
        <w:pStyle w:val="StyleCode"/>
      </w:pPr>
      <w:r>
        <w:t>! ---------------------------------------------------------------------------</w:t>
      </w:r>
    </w:p>
    <w:p w14:paraId="2BE54310" w14:textId="2F58CAD1" w:rsidR="00892E8E" w:rsidRDefault="00F07E26" w:rsidP="00892E8E">
      <w:pPr>
        <w:pStyle w:val="StyleCode"/>
      </w:pPr>
      <w:r>
        <w:t>‘</w:t>
      </w:r>
    </w:p>
    <w:p w14:paraId="64805004" w14:textId="15C9F7DB" w:rsidR="00892E8E" w:rsidRDefault="00892E8E" w:rsidP="007C439D">
      <w:pPr>
        <w:pStyle w:val="StyleCode"/>
        <w:numPr>
          <w:ilvl w:val="0"/>
          <w:numId w:val="55"/>
        </w:numPr>
      </w:pPr>
      <w:r>
        <w:t>'initial conditio</w:t>
      </w:r>
      <w:r w:rsidR="00F07E26">
        <w:t>–</w:t>
      </w:r>
      <w:r>
        <w:t xml:space="preserve"> - reactive transpo</w:t>
      </w:r>
      <w:r w:rsidR="00F07E26">
        <w:t>’</w:t>
      </w:r>
      <w:r>
        <w:t>t</w:t>
      </w:r>
      <w:r w:rsidRPr="0012625D">
        <w:rPr>
          <w:noProof/>
        </w:rPr>
        <w:t xml:space="preserve">  ;number</w:t>
      </w:r>
      <w:r>
        <w:t xml:space="preserve"> of zones</w:t>
      </w:r>
    </w:p>
    <w:p w14:paraId="298AA5C3" w14:textId="00365CF6" w:rsidR="00892E8E" w:rsidRDefault="00892E8E" w:rsidP="00892E8E">
      <w:pPr>
        <w:pStyle w:val="StyleCode"/>
      </w:pPr>
      <w:r>
        <w:t>! --------------------------------------------------------------------------</w:t>
      </w:r>
      <w:r w:rsidR="00F07E26">
        <w:t>‘</w:t>
      </w:r>
    </w:p>
    <w:p w14:paraId="4705EA6E" w14:textId="479622BD" w:rsidR="00892E8E" w:rsidRDefault="00892E8E" w:rsidP="00892E8E">
      <w:pPr>
        <w:pStyle w:val="StyleCode"/>
      </w:pPr>
      <w:r>
        <w:t>'read initial aqueous component concentrations from fi</w:t>
      </w:r>
      <w:r w:rsidR="00F07E26">
        <w:t>’</w:t>
      </w:r>
      <w:r>
        <w:t xml:space="preserve">e'  </w:t>
      </w:r>
      <w:r>
        <w:tab/>
        <w:t>; *.aq</w:t>
      </w:r>
      <w:r w:rsidR="00F07E26">
        <w:t>‘</w:t>
      </w:r>
    </w:p>
    <w:p w14:paraId="48FF4777" w14:textId="7EAED8A5" w:rsidR="00892E8E" w:rsidRDefault="00892E8E" w:rsidP="00892E8E">
      <w:pPr>
        <w:pStyle w:val="StyleCode"/>
      </w:pPr>
      <w:r>
        <w:t>'read initial mineral volume fractions from fi</w:t>
      </w:r>
      <w:r w:rsidR="00F07E26">
        <w:t>’</w:t>
      </w:r>
      <w:r>
        <w:t>e'</w:t>
      </w:r>
      <w:r>
        <w:tab/>
      </w:r>
      <w:r>
        <w:tab/>
        <w:t>; *.mi</w:t>
      </w:r>
      <w:r w:rsidR="00F07E26">
        <w:t>‘</w:t>
      </w:r>
    </w:p>
    <w:p w14:paraId="04658157" w14:textId="14BA263C" w:rsidR="00892E8E" w:rsidRDefault="00892E8E" w:rsidP="00892E8E">
      <w:pPr>
        <w:pStyle w:val="StyleCode"/>
      </w:pPr>
      <w:r>
        <w:t xml:space="preserve">'read </w:t>
      </w:r>
      <w:r w:rsidRPr="0012625D">
        <w:rPr>
          <w:noProof/>
        </w:rPr>
        <w:t>cec</w:t>
      </w:r>
      <w:r>
        <w:t xml:space="preserve"> from fi</w:t>
      </w:r>
      <w:r w:rsidR="00F07E26">
        <w:t>’</w:t>
      </w:r>
      <w:r>
        <w:t>e'</w:t>
      </w:r>
      <w:r>
        <w:tab/>
      </w:r>
      <w:r>
        <w:tab/>
      </w:r>
      <w:r>
        <w:tab/>
      </w:r>
      <w:r>
        <w:tab/>
      </w:r>
      <w:r>
        <w:tab/>
      </w:r>
      <w:r>
        <w:tab/>
        <w:t>; *.cec</w:t>
      </w:r>
    </w:p>
    <w:p w14:paraId="6ABCCE66" w14:textId="44597BAD" w:rsidR="00892E8E" w:rsidRDefault="00892E8E" w:rsidP="00892E8E">
      <w:pPr>
        <w:pStyle w:val="StyleCode"/>
      </w:pPr>
      <w:r>
        <w:t>! ---------------------------------------------------------------------------</w:t>
      </w:r>
      <w:r w:rsidR="00F07E26">
        <w:t>‘</w:t>
      </w:r>
    </w:p>
    <w:p w14:paraId="6847119E" w14:textId="37EA784F" w:rsidR="00892E8E" w:rsidRDefault="00892E8E" w:rsidP="00892E8E">
      <w:pPr>
        <w:pStyle w:val="StyleCode"/>
      </w:pPr>
      <w:r>
        <w:t>'number and name of zo</w:t>
      </w:r>
      <w:r w:rsidR="00F07E26">
        <w:t>’</w:t>
      </w:r>
      <w:r>
        <w:t>e'</w:t>
      </w:r>
    </w:p>
    <w:p w14:paraId="097BD030" w14:textId="39164E15" w:rsidR="00892E8E" w:rsidRDefault="00F07E26" w:rsidP="00892E8E">
      <w:pPr>
        <w:pStyle w:val="StyleCode"/>
      </w:pPr>
      <w:r>
        <w:t>‘</w:t>
      </w:r>
    </w:p>
    <w:p w14:paraId="732162FC" w14:textId="4D31FF22" w:rsidR="00892E8E" w:rsidRDefault="00892E8E" w:rsidP="00892E8E">
      <w:pPr>
        <w:pStyle w:val="StyleCode"/>
      </w:pPr>
      <w:r>
        <w:t>'background</w:t>
      </w:r>
      <w:r w:rsidR="00F07E26">
        <w:t>’</w:t>
      </w:r>
      <w:r>
        <w:t>2'</w:t>
      </w:r>
      <w:r w:rsidR="00F07E26">
        <w:t>‘</w:t>
      </w:r>
    </w:p>
    <w:p w14:paraId="62DF4492" w14:textId="1215A54E" w:rsidR="00892E8E" w:rsidRDefault="00892E8E" w:rsidP="00892E8E">
      <w:pPr>
        <w:pStyle w:val="StyleCode"/>
      </w:pPr>
      <w:r>
        <w:t>'concentration inp</w:t>
      </w:r>
      <w:r w:rsidR="00F07E26">
        <w:t>’</w:t>
      </w:r>
      <w:r>
        <w:t>t'       ; From Hobbs et al. (2011), Table A-3, Sample ID: CFN-161</w:t>
      </w:r>
    </w:p>
    <w:p w14:paraId="2A568BF4" w14:textId="599DCBD6" w:rsidR="00892E8E" w:rsidRDefault="00892E8E" w:rsidP="00892E8E">
      <w:pPr>
        <w:pStyle w:val="StyleCode"/>
      </w:pPr>
      <w:r>
        <w:t xml:space="preserve">0.6240E-03    </w:t>
      </w:r>
      <w:r w:rsidR="00F07E26">
        <w:t>‘</w:t>
      </w:r>
      <w:r>
        <w:t xml:space="preserve"> 'fr</w:t>
      </w:r>
      <w:r w:rsidR="00F07E26">
        <w:t>’</w:t>
      </w:r>
      <w:r>
        <w:t>e'    ;ca</w:t>
      </w:r>
    </w:p>
    <w:p w14:paraId="5543CD3B" w14:textId="7AAEB308" w:rsidR="00892E8E" w:rsidRDefault="00892E8E" w:rsidP="00892E8E">
      <w:pPr>
        <w:pStyle w:val="StyleCode"/>
      </w:pPr>
      <w:r>
        <w:t xml:space="preserve">0.5220E-03    </w:t>
      </w:r>
      <w:r w:rsidR="00F07E26">
        <w:t>‘</w:t>
      </w:r>
      <w:r>
        <w:t xml:space="preserve"> 'char</w:t>
      </w:r>
      <w:r w:rsidR="00F07E26">
        <w:t>’</w:t>
      </w:r>
      <w:r>
        <w:t>e'    ;na</w:t>
      </w:r>
    </w:p>
    <w:p w14:paraId="2525361D" w14:textId="34D358AA" w:rsidR="00892E8E" w:rsidRDefault="00892E8E" w:rsidP="00892E8E">
      <w:pPr>
        <w:pStyle w:val="StyleCode"/>
      </w:pPr>
      <w:r>
        <w:t xml:space="preserve">0.8230E-03    </w:t>
      </w:r>
      <w:r w:rsidR="00F07E26">
        <w:t>‘</w:t>
      </w:r>
      <w:r>
        <w:t xml:space="preserve"> 'fr</w:t>
      </w:r>
      <w:r w:rsidR="00F07E26">
        <w:t>’</w:t>
      </w:r>
      <w:r>
        <w:t xml:space="preserve">e'   </w:t>
      </w:r>
      <w:r w:rsidR="00F07E26">
        <w:t>’</w:t>
      </w:r>
      <w:r>
        <w:t>;'mg</w:t>
      </w:r>
      <w:r w:rsidR="00F07E26">
        <w:t>’</w:t>
      </w:r>
      <w:r>
        <w:t>2'</w:t>
      </w:r>
    </w:p>
    <w:p w14:paraId="1F99BCAC" w14:textId="512D09C1" w:rsidR="00892E8E" w:rsidRDefault="00892E8E" w:rsidP="00892E8E">
      <w:pPr>
        <w:pStyle w:val="StyleCode"/>
      </w:pPr>
      <w:r>
        <w:t xml:space="preserve">0.6400E-04    </w:t>
      </w:r>
      <w:r w:rsidR="00F07E26">
        <w:t>‘</w:t>
      </w:r>
      <w:r>
        <w:t xml:space="preserve"> 'fr</w:t>
      </w:r>
      <w:r w:rsidR="00F07E26">
        <w:t>’</w:t>
      </w:r>
      <w:r>
        <w:t xml:space="preserve">e'   </w:t>
      </w:r>
      <w:r w:rsidR="00F07E26">
        <w:t>’</w:t>
      </w:r>
      <w:r>
        <w:t>;'k</w:t>
      </w:r>
      <w:r w:rsidR="00F07E26">
        <w:t>’</w:t>
      </w:r>
      <w:r>
        <w:t>1'</w:t>
      </w:r>
    </w:p>
    <w:p w14:paraId="67E7C68F" w14:textId="70381F57" w:rsidR="00892E8E" w:rsidRDefault="00892E8E" w:rsidP="00892E8E">
      <w:pPr>
        <w:pStyle w:val="StyleCode"/>
      </w:pPr>
      <w:r>
        <w:t xml:space="preserve">0.2915E-02    </w:t>
      </w:r>
      <w:r w:rsidR="00F07E26">
        <w:t>‘</w:t>
      </w:r>
      <w:r>
        <w:t xml:space="preserve"> 'fr</w:t>
      </w:r>
      <w:r w:rsidR="00F07E26">
        <w:t>’</w:t>
      </w:r>
      <w:r>
        <w:t xml:space="preserve">e' </w:t>
      </w:r>
      <w:r w:rsidR="00F07E26">
        <w:t>’</w:t>
      </w:r>
      <w:r>
        <w:t>;'cl</w:t>
      </w:r>
      <w:r w:rsidR="00F07E26">
        <w:t>’</w:t>
      </w:r>
      <w:r>
        <w:t>1'</w:t>
      </w:r>
    </w:p>
    <w:p w14:paraId="41B93F01" w14:textId="6690048A" w:rsidR="00892E8E" w:rsidRDefault="00892E8E" w:rsidP="00892E8E">
      <w:pPr>
        <w:pStyle w:val="StyleCode"/>
      </w:pPr>
      <w:r>
        <w:t xml:space="preserve">0.2600E-03    </w:t>
      </w:r>
      <w:r w:rsidR="00F07E26">
        <w:t>‘</w:t>
      </w:r>
      <w:r>
        <w:t xml:space="preserve"> 'fr</w:t>
      </w:r>
      <w:r w:rsidR="00F07E26">
        <w:t>’</w:t>
      </w:r>
      <w:r>
        <w:t xml:space="preserve">e'   </w:t>
      </w:r>
      <w:r w:rsidR="00F07E26">
        <w:t>’</w:t>
      </w:r>
      <w:r>
        <w:t>;'so4</w:t>
      </w:r>
      <w:r w:rsidR="00F07E26">
        <w:t>’</w:t>
      </w:r>
      <w:r>
        <w:t>2'</w:t>
      </w:r>
    </w:p>
    <w:p w14:paraId="7AB2E825" w14:textId="0BCC07D1" w:rsidR="00892E8E" w:rsidRDefault="00892E8E" w:rsidP="00892E8E">
      <w:pPr>
        <w:pStyle w:val="StyleCode"/>
      </w:pPr>
      <w:r>
        <w:t>7.0</w:t>
      </w:r>
      <w:r w:rsidR="00F07E26">
        <w:t>‘</w:t>
      </w:r>
      <w:r>
        <w:tab/>
        <w:t>'</w:t>
      </w:r>
      <w:r w:rsidR="00F07E26">
        <w:t>’</w:t>
      </w:r>
      <w:r>
        <w:t>h'</w:t>
      </w:r>
      <w:r w:rsidR="00F07E26">
        <w:t>‘</w:t>
      </w:r>
      <w:r>
        <w:t xml:space="preserve"> 'h</w:t>
      </w:r>
      <w:r w:rsidR="00F07E26">
        <w:t>’</w:t>
      </w:r>
      <w:r>
        <w:t>1'</w:t>
      </w:r>
    </w:p>
    <w:p w14:paraId="3C80CB07" w14:textId="0B481B88" w:rsidR="00892E8E" w:rsidRDefault="00892E8E" w:rsidP="00892E8E">
      <w:pPr>
        <w:pStyle w:val="StyleCode"/>
      </w:pPr>
      <w:r>
        <w:t xml:space="preserve">0.1722E-04    </w:t>
      </w:r>
      <w:r w:rsidR="00F07E26">
        <w:t>‘</w:t>
      </w:r>
      <w:r>
        <w:t xml:space="preserve"> 'fr</w:t>
      </w:r>
      <w:r w:rsidR="00F07E26">
        <w:t>’</w:t>
      </w:r>
      <w:r>
        <w:t xml:space="preserve">e'   </w:t>
      </w:r>
      <w:r w:rsidR="00F07E26">
        <w:t>’</w:t>
      </w:r>
      <w:r>
        <w:t>;'co3</w:t>
      </w:r>
      <w:r w:rsidR="00F07E26">
        <w:t>’</w:t>
      </w:r>
      <w:r>
        <w:t>2'</w:t>
      </w:r>
    </w:p>
    <w:p w14:paraId="33F9A17D" w14:textId="31631F7A" w:rsidR="00892E8E" w:rsidRDefault="00892E8E" w:rsidP="00892E8E">
      <w:pPr>
        <w:pStyle w:val="StyleCode"/>
      </w:pPr>
      <w:r>
        <w:t>1.0d-1</w:t>
      </w:r>
      <w:r w:rsidR="00F07E26">
        <w:t>‘</w:t>
      </w:r>
      <w:r>
        <w:tab/>
        <w:t>'fr</w:t>
      </w:r>
      <w:r w:rsidR="00F07E26">
        <w:t>’</w:t>
      </w:r>
      <w:r>
        <w:t>e'</w:t>
      </w:r>
      <w:r>
        <w:tab/>
        <w:t xml:space="preserve"> </w:t>
      </w:r>
      <w:r w:rsidR="00F07E26">
        <w:t>’</w:t>
      </w:r>
      <w:r>
        <w:t>;'hs</w:t>
      </w:r>
      <w:r w:rsidR="00F07E26">
        <w:t>’</w:t>
      </w:r>
      <w:r>
        <w:t>1'</w:t>
      </w:r>
    </w:p>
    <w:p w14:paraId="5BC13E81" w14:textId="02014F3E" w:rsidR="00892E8E" w:rsidRDefault="00892E8E" w:rsidP="00892E8E">
      <w:pPr>
        <w:pStyle w:val="StyleCode"/>
      </w:pPr>
      <w:r>
        <w:t>1.0E-2</w:t>
      </w:r>
      <w:r w:rsidR="00F07E26">
        <w:t>‘</w:t>
      </w:r>
      <w:r>
        <w:tab/>
        <w:t>'fr</w:t>
      </w:r>
      <w:r w:rsidR="00F07E26">
        <w:t>’</w:t>
      </w:r>
      <w:r>
        <w:t>e'</w:t>
      </w:r>
      <w:r>
        <w:tab/>
        <w:t xml:space="preserve"> </w:t>
      </w:r>
      <w:r w:rsidR="00F07E26">
        <w:t>’</w:t>
      </w:r>
      <w:r>
        <w:t>;'o2(a</w:t>
      </w:r>
      <w:r w:rsidR="00F07E26">
        <w:t>’</w:t>
      </w:r>
      <w:r>
        <w:t>)'</w:t>
      </w:r>
      <w:r w:rsidR="00F07E26">
        <w:t>‘</w:t>
      </w:r>
    </w:p>
    <w:p w14:paraId="1F87BBF9" w14:textId="0749AFA7" w:rsidR="00892E8E" w:rsidRDefault="00892E8E" w:rsidP="00892E8E">
      <w:pPr>
        <w:pStyle w:val="StyleCode"/>
      </w:pPr>
      <w:r>
        <w:t>'mineral inp</w:t>
      </w:r>
      <w:r w:rsidR="00F07E26">
        <w:t>’</w:t>
      </w:r>
      <w:r>
        <w:t>t'</w:t>
      </w:r>
      <w:r>
        <w:tab/>
      </w:r>
      <w:r>
        <w:tab/>
        <w:t xml:space="preserve">       ;reactive</w:t>
      </w:r>
    </w:p>
    <w:p w14:paraId="35430285" w14:textId="446A2AD6" w:rsidR="00892E8E" w:rsidRDefault="00892E8E" w:rsidP="00892E8E">
      <w:pPr>
        <w:pStyle w:val="StyleCode"/>
      </w:pPr>
      <w:r>
        <w:t>2.80E-03</w:t>
      </w:r>
      <w:r>
        <w:tab/>
        <w:t>.false</w:t>
      </w:r>
      <w:r w:rsidR="00F07E26">
        <w:t>‘</w:t>
      </w:r>
      <w:r>
        <w:tab/>
        <w:t>'consta</w:t>
      </w:r>
      <w:r w:rsidR="00F07E26">
        <w:t>’</w:t>
      </w:r>
      <w:r>
        <w:t>t'</w:t>
      </w:r>
      <w:r>
        <w:tab/>
        <w:t>;ch2o-h2s</w:t>
      </w:r>
    </w:p>
    <w:p w14:paraId="66C47198" w14:textId="77777777" w:rsidR="00892E8E" w:rsidRDefault="00892E8E" w:rsidP="00892E8E">
      <w:pPr>
        <w:pStyle w:val="StyleCode"/>
      </w:pPr>
      <w:r>
        <w:t>1.00d-10</w:t>
      </w:r>
      <w:r>
        <w:tab/>
        <w:t>6.9d-9</w:t>
      </w:r>
      <w:r>
        <w:tab/>
        <w:t>0.00d0</w:t>
      </w:r>
      <w:r>
        <w:tab/>
        <w:t>;</w:t>
      </w:r>
    </w:p>
    <w:p w14:paraId="1946C6C9" w14:textId="130E3634" w:rsidR="00892E8E" w:rsidRDefault="00892E8E" w:rsidP="00892E8E">
      <w:pPr>
        <w:pStyle w:val="StyleCode"/>
      </w:pPr>
      <w:r>
        <w:t>9.30E-02</w:t>
      </w:r>
      <w:r>
        <w:tab/>
        <w:t>.false</w:t>
      </w:r>
      <w:r w:rsidR="00F07E26">
        <w:t>‘</w:t>
      </w:r>
      <w:r>
        <w:tab/>
        <w:t>'consta</w:t>
      </w:r>
      <w:r w:rsidR="00F07E26">
        <w:t>’</w:t>
      </w:r>
      <w:r>
        <w:t>t'</w:t>
      </w:r>
      <w:r>
        <w:tab/>
        <w:t>;calcite</w:t>
      </w:r>
    </w:p>
    <w:p w14:paraId="4B44DC71" w14:textId="77777777" w:rsidR="00892E8E" w:rsidRDefault="00892E8E" w:rsidP="00892E8E">
      <w:pPr>
        <w:pStyle w:val="StyleCode"/>
      </w:pPr>
      <w:r>
        <w:t>1.00d-10</w:t>
      </w:r>
      <w:r>
        <w:tab/>
        <w:t>4.0d-8</w:t>
      </w:r>
      <w:r>
        <w:tab/>
        <w:t>0.00d0</w:t>
      </w:r>
      <w:r>
        <w:tab/>
        <w:t>;</w:t>
      </w:r>
    </w:p>
    <w:p w14:paraId="2BC9C992" w14:textId="3AB44EE8" w:rsidR="00892E8E" w:rsidRDefault="00892E8E" w:rsidP="00892E8E">
      <w:pPr>
        <w:pStyle w:val="StyleCode"/>
      </w:pPr>
      <w:r>
        <w:t>1.00E-07</w:t>
      </w:r>
      <w:r>
        <w:tab/>
        <w:t>.false</w:t>
      </w:r>
      <w:r w:rsidR="00F07E26">
        <w:t>‘</w:t>
      </w:r>
      <w:r>
        <w:tab/>
        <w:t>'consta</w:t>
      </w:r>
      <w:r w:rsidR="00F07E26">
        <w:t>’</w:t>
      </w:r>
      <w:r>
        <w:t>t'</w:t>
      </w:r>
      <w:r>
        <w:tab/>
        <w:t>;anhydrite</w:t>
      </w:r>
    </w:p>
    <w:p w14:paraId="7746BCCE" w14:textId="77777777" w:rsidR="00892E8E" w:rsidRDefault="00892E8E" w:rsidP="00892E8E">
      <w:pPr>
        <w:pStyle w:val="StyleCode"/>
      </w:pPr>
      <w:r>
        <w:t>0.50d-10</w:t>
      </w:r>
      <w:r>
        <w:tab/>
        <w:t>4.0d-9</w:t>
      </w:r>
      <w:r>
        <w:tab/>
        <w:t>0.00d0</w:t>
      </w:r>
      <w:r>
        <w:tab/>
        <w:t>;</w:t>
      </w:r>
    </w:p>
    <w:p w14:paraId="6FC611B6" w14:textId="736F2123" w:rsidR="00892E8E" w:rsidRDefault="00892E8E" w:rsidP="00892E8E">
      <w:pPr>
        <w:pStyle w:val="StyleCode"/>
      </w:pPr>
      <w:r>
        <w:t>1.00E-07</w:t>
      </w:r>
      <w:r>
        <w:tab/>
        <w:t>.false</w:t>
      </w:r>
      <w:r w:rsidR="00F07E26">
        <w:t>‘</w:t>
      </w:r>
      <w:r>
        <w:tab/>
        <w:t>'consta</w:t>
      </w:r>
      <w:r w:rsidR="00F07E26">
        <w:t>’</w:t>
      </w:r>
      <w:r>
        <w:t>t'</w:t>
      </w:r>
      <w:r>
        <w:tab/>
        <w:t>;halite</w:t>
      </w:r>
    </w:p>
    <w:p w14:paraId="1CA25C18" w14:textId="77777777" w:rsidR="00892E8E" w:rsidRDefault="00892E8E" w:rsidP="00892E8E">
      <w:pPr>
        <w:pStyle w:val="StyleCode"/>
      </w:pPr>
      <w:r>
        <w:t>0.50d-10</w:t>
      </w:r>
      <w:r>
        <w:tab/>
        <w:t>1.16d-8</w:t>
      </w:r>
      <w:r>
        <w:tab/>
        <w:t>0.00d0</w:t>
      </w:r>
      <w:r>
        <w:tab/>
        <w:t>;</w:t>
      </w:r>
    </w:p>
    <w:p w14:paraId="1BB3CAA1" w14:textId="73772E8C" w:rsidR="00892E8E" w:rsidRDefault="00892E8E" w:rsidP="00892E8E">
      <w:pPr>
        <w:pStyle w:val="StyleCode"/>
      </w:pPr>
      <w:r>
        <w:t>1.00E-12     .false</w:t>
      </w:r>
      <w:r w:rsidR="00F07E26">
        <w:t>‘</w:t>
      </w:r>
      <w:r>
        <w:t xml:space="preserve"> 'twothi</w:t>
      </w:r>
      <w:r w:rsidR="00F07E26">
        <w:t>’</w:t>
      </w:r>
      <w:r>
        <w:t>d'  ;phim, minequil, update_type  - dolomite</w:t>
      </w:r>
    </w:p>
    <w:p w14:paraId="5B714805" w14:textId="77777777" w:rsidR="00892E8E" w:rsidRDefault="00892E8E" w:rsidP="00892E8E">
      <w:pPr>
        <w:pStyle w:val="StyleCode"/>
      </w:pPr>
      <w:r>
        <w:t>1.0d-7   1.0d-5  0.00d0      ;phimin, scalfac, supsatm</w:t>
      </w:r>
    </w:p>
    <w:p w14:paraId="23E4D73D" w14:textId="6C093028" w:rsidR="00892E8E" w:rsidRDefault="00892E8E" w:rsidP="00892E8E">
      <w:pPr>
        <w:pStyle w:val="StyleCode"/>
      </w:pPr>
      <w:r>
        <w:t>1.00E-12    .false.</w:t>
      </w:r>
      <w:r w:rsidR="00F07E26">
        <w:t>‘</w:t>
      </w:r>
      <w:r>
        <w:t xml:space="preserve"> 'twothi</w:t>
      </w:r>
      <w:r w:rsidR="00F07E26">
        <w:t>’</w:t>
      </w:r>
      <w:r>
        <w:t xml:space="preserve">d'   ;phim, minequil, update_type  </w:t>
      </w:r>
      <w:r w:rsidR="00F07E26">
        <w:t>‘</w:t>
      </w:r>
      <w:r>
        <w:t xml:space="preserve"> 'pyrite-serg</w:t>
      </w:r>
      <w:r w:rsidR="00F07E26">
        <w:t>’</w:t>
      </w:r>
      <w:r>
        <w:t>o'</w:t>
      </w:r>
    </w:p>
    <w:p w14:paraId="3AF8C24B" w14:textId="37896046" w:rsidR="00892E8E" w:rsidRDefault="00892E8E" w:rsidP="00892E8E">
      <w:pPr>
        <w:pStyle w:val="StyleCode"/>
      </w:pPr>
      <w:r>
        <w:t>1.0d-7  6.0d-3  0.00d0      ;phimin, scalfac, supsatm</w:t>
      </w:r>
      <w:r w:rsidR="00F07E26">
        <w:t>‘</w:t>
      </w:r>
    </w:p>
    <w:p w14:paraId="74427E46" w14:textId="2C3F2D14" w:rsidR="00892E8E" w:rsidRDefault="00892E8E" w:rsidP="00892E8E">
      <w:pPr>
        <w:pStyle w:val="StyleCode"/>
      </w:pPr>
      <w:r>
        <w:t>'sorption parameter inp</w:t>
      </w:r>
      <w:r w:rsidR="00F07E26">
        <w:t>’</w:t>
      </w:r>
      <w:r>
        <w:t>t'</w:t>
      </w:r>
    </w:p>
    <w:p w14:paraId="35F34B20" w14:textId="77777777" w:rsidR="00892E8E" w:rsidRDefault="00892E8E" w:rsidP="00892E8E">
      <w:pPr>
        <w:pStyle w:val="StyleCode"/>
      </w:pPr>
      <w:r>
        <w:t>17.5d0                       ;cation exchange capacity [meq/100 g solid]</w:t>
      </w:r>
    </w:p>
    <w:p w14:paraId="7E257E01" w14:textId="0EB13554" w:rsidR="00892E8E" w:rsidRDefault="00892E8E" w:rsidP="00892E8E">
      <w:pPr>
        <w:pStyle w:val="StyleCode"/>
      </w:pPr>
      <w:r>
        <w:t>1.0d0                        ;dry bulk density [g/cm^3]</w:t>
      </w:r>
      <w:r w:rsidR="00F07E26">
        <w:t>‘</w:t>
      </w:r>
    </w:p>
    <w:p w14:paraId="7F5FDBEE" w14:textId="738B5705" w:rsidR="00892E8E" w:rsidRDefault="00892E8E" w:rsidP="00892E8E">
      <w:pPr>
        <w:pStyle w:val="StyleCode"/>
      </w:pPr>
      <w:r>
        <w:t>'equilibrate with fixed solution composition'</w:t>
      </w:r>
    </w:p>
    <w:p w14:paraId="1B852523" w14:textId="77777777" w:rsidR="00892E8E" w:rsidRDefault="00892E8E" w:rsidP="00892E8E">
      <w:pPr>
        <w:pStyle w:val="StyleCode"/>
      </w:pPr>
    </w:p>
    <w:p w14:paraId="5DEE63F0" w14:textId="594EB5EB" w:rsidR="00892E8E" w:rsidRDefault="00892E8E" w:rsidP="00892E8E">
      <w:pPr>
        <w:pStyle w:val="StyleCode"/>
      </w:pPr>
      <w:r>
        <w:t>'extent of zone'</w:t>
      </w:r>
    </w:p>
    <w:p w14:paraId="1D7CDF2F" w14:textId="77777777" w:rsidR="00892E8E" w:rsidRDefault="00892E8E" w:rsidP="00892E8E">
      <w:pPr>
        <w:pStyle w:val="StyleCode"/>
      </w:pPr>
      <w:r>
        <w:t>0.0 440000.0  0.0 1.0  0.0 4000.0</w:t>
      </w:r>
    </w:p>
    <w:p w14:paraId="5A8ABE40" w14:textId="77777777" w:rsidR="00892E8E" w:rsidRDefault="00892E8E" w:rsidP="00892E8E">
      <w:pPr>
        <w:pStyle w:val="StyleCode"/>
      </w:pPr>
    </w:p>
    <w:p w14:paraId="17B19596" w14:textId="217E7F9A" w:rsidR="00892E8E" w:rsidRDefault="00892E8E" w:rsidP="00892E8E">
      <w:pPr>
        <w:pStyle w:val="StyleCode"/>
      </w:pPr>
      <w:r>
        <w:t>'end of zone'</w:t>
      </w:r>
    </w:p>
    <w:p w14:paraId="12C46A65" w14:textId="3B5B7922" w:rsidR="00892E8E" w:rsidRDefault="00892E8E" w:rsidP="00892E8E">
      <w:pPr>
        <w:pStyle w:val="StyleCode"/>
      </w:pPr>
    </w:p>
    <w:p w14:paraId="1432626F" w14:textId="77777777" w:rsidR="00892E8E" w:rsidRDefault="00892E8E" w:rsidP="00892E8E">
      <w:pPr>
        <w:pStyle w:val="StyleCode"/>
      </w:pPr>
    </w:p>
    <w:p w14:paraId="6BF70993" w14:textId="06586135" w:rsidR="00892E8E" w:rsidRDefault="00892E8E" w:rsidP="00892E8E">
      <w:pPr>
        <w:pStyle w:val="StyleCode"/>
      </w:pPr>
      <w:r>
        <w:t>'done'</w:t>
      </w:r>
    </w:p>
    <w:p w14:paraId="71323B8A" w14:textId="77777777" w:rsidR="00892E8E" w:rsidRDefault="00892E8E" w:rsidP="00DB1505">
      <w:pPr>
        <w:pStyle w:val="StyleCode"/>
      </w:pPr>
    </w:p>
    <w:p w14:paraId="476BFC73" w14:textId="413D0387" w:rsidR="00083C3D" w:rsidRDefault="00083C3D" w:rsidP="00083C3D">
      <w:pPr>
        <w:pStyle w:val="Heading3"/>
      </w:pPr>
      <w:bookmarkStart w:id="485" w:name="_Ref471898637"/>
      <w:bookmarkStart w:id="486" w:name="_Toc13056150"/>
      <w:r w:rsidRPr="00ED3698">
        <w:t xml:space="preserve">Description of </w:t>
      </w:r>
      <w:r w:rsidR="008D3306">
        <w:t xml:space="preserve">the </w:t>
      </w:r>
      <w:r w:rsidRPr="00ED3698">
        <w:t>Example Input</w:t>
      </w:r>
      <w:bookmarkEnd w:id="485"/>
      <w:bookmarkEnd w:id="486"/>
    </w:p>
    <w:p w14:paraId="14C0B0C1" w14:textId="1BE7B5C6" w:rsidR="00083C3D" w:rsidRDefault="00083C3D" w:rsidP="00083C3D">
      <w:r>
        <w:t xml:space="preserve">Example 1 provides the initial conditions for a 1D vertical reactive transport problem (z=0.0 to 4.0 m). There is only one zone named </w:t>
      </w:r>
      <w:r w:rsidR="00933344">
        <w:t>‘</w:t>
      </w:r>
      <w:r w:rsidRPr="001E44D4">
        <w:t>background chemistry - reactive barrier</w:t>
      </w:r>
      <w:r w:rsidR="003154B9">
        <w:t>.</w:t>
      </w:r>
      <w:r w:rsidR="00933344">
        <w:t>’</w:t>
      </w:r>
      <w:r>
        <w:t xml:space="preserve"> Following the zone name is the section </w:t>
      </w:r>
      <w:r w:rsidR="00933344">
        <w:t>‘</w:t>
      </w:r>
      <w:r w:rsidRPr="001E44D4">
        <w:t>concentration input</w:t>
      </w:r>
      <w:r w:rsidR="003154B9">
        <w:t>,</w:t>
      </w:r>
      <w:r w:rsidR="00933344">
        <w:t>’</w:t>
      </w:r>
      <w:r>
        <w:t xml:space="preserve"> which specifies the total aqueous concentrations and types of six components in the following six lines provided in the same order as defined in Data Block 2 (</w:t>
      </w:r>
      <w:r w:rsidR="00933344">
        <w:t>‘</w:t>
      </w:r>
      <w:r>
        <w:t>geochemical system</w:t>
      </w:r>
      <w:r w:rsidR="00933344">
        <w:t>’</w:t>
      </w:r>
      <w:r>
        <w:t xml:space="preserve">). The section </w:t>
      </w:r>
      <w:r w:rsidR="00933344">
        <w:t>‘</w:t>
      </w:r>
      <w:r>
        <w:t>mineral input</w:t>
      </w:r>
      <w:r w:rsidR="00933344">
        <w:t>’</w:t>
      </w:r>
      <w:r>
        <w:t xml:space="preserve"> provides the parameters for the </w:t>
      </w:r>
      <w:r>
        <w:lastRenderedPageBreak/>
        <w:t xml:space="preserve">kinetic reactions of </w:t>
      </w:r>
      <w:r w:rsidR="003154B9">
        <w:t xml:space="preserve">the </w:t>
      </w:r>
      <w:r>
        <w:t>minerals calcite, albite,</w:t>
      </w:r>
      <w:r w:rsidRPr="001C3040">
        <w:t xml:space="preserve"> </w:t>
      </w:r>
      <w:r>
        <w:t>A</w:t>
      </w:r>
      <w:r w:rsidRPr="001C3040">
        <w:t>l(</w:t>
      </w:r>
      <w:r>
        <w:t>OH</w:t>
      </w:r>
      <w:r w:rsidRPr="001C3040">
        <w:t>)</w:t>
      </w:r>
      <w:r w:rsidRPr="001C3040">
        <w:rPr>
          <w:vertAlign w:val="subscript"/>
        </w:rPr>
        <w:t>3</w:t>
      </w:r>
      <w:r w:rsidRPr="001C3040">
        <w:t>(am)</w:t>
      </w:r>
      <w:r>
        <w:t xml:space="preserve"> and SiO</w:t>
      </w:r>
      <w:r w:rsidRPr="001C3040">
        <w:rPr>
          <w:vertAlign w:val="subscript"/>
        </w:rPr>
        <w:t>2</w:t>
      </w:r>
      <w:r>
        <w:t>(am). The mineral update type of all four minerals is ‘constant</w:t>
      </w:r>
      <w:r w:rsidR="003154B9">
        <w:t>.</w:t>
      </w:r>
      <w:r>
        <w:t xml:space="preserve">’ Initially, the solid phases </w:t>
      </w:r>
      <w:r w:rsidR="003154B9">
        <w:t xml:space="preserve">are </w:t>
      </w:r>
      <w:r>
        <w:t xml:space="preserve">composed dominantly of albite with a volume fraction </w:t>
      </w:r>
      <w:r w:rsidR="003154B9">
        <w:t xml:space="preserve">of </w:t>
      </w:r>
      <w:r>
        <w:t>0.50 [m</w:t>
      </w:r>
      <w:r w:rsidRPr="001C3040">
        <w:rPr>
          <w:vertAlign w:val="superscript"/>
        </w:rPr>
        <w:t>3</w:t>
      </w:r>
      <w:r>
        <w:t xml:space="preserve"> m</w:t>
      </w:r>
      <w:r w:rsidRPr="001C3040">
        <w:rPr>
          <w:vertAlign w:val="superscript"/>
        </w:rPr>
        <w:t>-3</w:t>
      </w:r>
      <w:r>
        <w:t xml:space="preserve">] and of tracer amount of calcite </w:t>
      </w:r>
      <w:r w:rsidR="003154B9">
        <w:t xml:space="preserve">of </w:t>
      </w:r>
      <w:r w:rsidRPr="007C439D">
        <w:rPr>
          <w:lang w:val="en-US"/>
        </w:rPr>
        <w:t>5.0×10</w:t>
      </w:r>
      <w:r w:rsidRPr="007C439D">
        <w:rPr>
          <w:vertAlign w:val="superscript"/>
          <w:lang w:val="en-US"/>
        </w:rPr>
        <w:t>-4</w:t>
      </w:r>
      <w:r>
        <w:t> [m</w:t>
      </w:r>
      <w:r w:rsidRPr="001C3040">
        <w:rPr>
          <w:vertAlign w:val="superscript"/>
        </w:rPr>
        <w:t>3</w:t>
      </w:r>
      <w:r>
        <w:t xml:space="preserve"> m</w:t>
      </w:r>
      <w:r w:rsidRPr="001C3040">
        <w:rPr>
          <w:vertAlign w:val="superscript"/>
        </w:rPr>
        <w:t>-3</w:t>
      </w:r>
      <w:r>
        <w:t xml:space="preserve">]. The other two minerals are secondary minerals. The minimum volume </w:t>
      </w:r>
      <w:r w:rsidR="003154B9">
        <w:t xml:space="preserve">fraction </w:t>
      </w:r>
      <w:r>
        <w:t xml:space="preserve">of all four minerals </w:t>
      </w:r>
      <w:r w:rsidR="003154B9">
        <w:t xml:space="preserve">is </w:t>
      </w:r>
      <w:r w:rsidRPr="007C439D">
        <w:rPr>
          <w:lang w:val="en-US"/>
        </w:rPr>
        <w:t>10</w:t>
      </w:r>
      <w:r w:rsidRPr="007C439D">
        <w:rPr>
          <w:vertAlign w:val="superscript"/>
          <w:lang w:val="en-US"/>
        </w:rPr>
        <w:t>-10</w:t>
      </w:r>
      <w:r>
        <w:t> [m</w:t>
      </w:r>
      <w:r w:rsidRPr="001C3040">
        <w:rPr>
          <w:vertAlign w:val="superscript"/>
        </w:rPr>
        <w:t>3</w:t>
      </w:r>
      <w:r>
        <w:t xml:space="preserve"> m</w:t>
      </w:r>
      <w:r w:rsidRPr="001C3040">
        <w:rPr>
          <w:vertAlign w:val="superscript"/>
        </w:rPr>
        <w:t>-3</w:t>
      </w:r>
      <w:r>
        <w:t xml:space="preserve">] while the effective rate </w:t>
      </w:r>
      <w:r w:rsidR="003154B9">
        <w:t>constant is</w:t>
      </w:r>
      <w:r>
        <w:t xml:space="preserve"> </w:t>
      </w:r>
      <w:r w:rsidRPr="007C439D">
        <w:rPr>
          <w:lang w:val="en-US"/>
        </w:rPr>
        <w:t>10</w:t>
      </w:r>
      <w:r w:rsidRPr="007C439D">
        <w:rPr>
          <w:vertAlign w:val="superscript"/>
          <w:lang w:val="en-US"/>
        </w:rPr>
        <w:t>-13</w:t>
      </w:r>
      <w:r>
        <w:t> </w:t>
      </w:r>
      <w:r w:rsidRPr="00ED3698">
        <w:t xml:space="preserve">[mol </w:t>
      </w:r>
      <w:r>
        <w:t>L</w:t>
      </w:r>
      <w:r w:rsidRPr="00ED3698">
        <w:rPr>
          <w:vertAlign w:val="superscript"/>
        </w:rPr>
        <w:t>-</w:t>
      </w:r>
      <w:r>
        <w:rPr>
          <w:vertAlign w:val="superscript"/>
        </w:rPr>
        <w:t>1</w:t>
      </w:r>
      <w:r w:rsidRPr="00ED3698">
        <w:t xml:space="preserve"> bulk s</w:t>
      </w:r>
      <w:r w:rsidRPr="00ED3698">
        <w:rPr>
          <w:vertAlign w:val="superscript"/>
        </w:rPr>
        <w:t>-1</w:t>
      </w:r>
      <w:r w:rsidRPr="00ED3698">
        <w:t>]</w:t>
      </w:r>
      <w:r>
        <w:t xml:space="preserve"> for albite and </w:t>
      </w:r>
      <w:r w:rsidRPr="007C439D">
        <w:rPr>
          <w:lang w:val="en-US"/>
        </w:rPr>
        <w:t>10</w:t>
      </w:r>
      <w:r w:rsidRPr="007C439D">
        <w:rPr>
          <w:vertAlign w:val="superscript"/>
          <w:lang w:val="en-US"/>
        </w:rPr>
        <w:t>-8</w:t>
      </w:r>
      <w:r>
        <w:t> </w:t>
      </w:r>
      <w:r w:rsidRPr="00ED3698">
        <w:t xml:space="preserve">[mol </w:t>
      </w:r>
      <w:r>
        <w:t>L</w:t>
      </w:r>
      <w:r w:rsidRPr="00ED3698">
        <w:rPr>
          <w:vertAlign w:val="superscript"/>
        </w:rPr>
        <w:t>-</w:t>
      </w:r>
      <w:r>
        <w:rPr>
          <w:vertAlign w:val="superscript"/>
        </w:rPr>
        <w:t>1</w:t>
      </w:r>
      <w:r w:rsidRPr="00ED3698">
        <w:t xml:space="preserve"> bulk s</w:t>
      </w:r>
      <w:r w:rsidRPr="00ED3698">
        <w:rPr>
          <w:vertAlign w:val="superscript"/>
        </w:rPr>
        <w:t>-1</w:t>
      </w:r>
      <w:r w:rsidRPr="00ED3698">
        <w:t>]</w:t>
      </w:r>
      <w:r>
        <w:t xml:space="preserve"> for the rest.</w:t>
      </w:r>
    </w:p>
    <w:p w14:paraId="06C5AAAE" w14:textId="47E6EA6D" w:rsidR="00083C3D" w:rsidRDefault="00083C3D" w:rsidP="00083C3D">
      <w:r>
        <w:t xml:space="preserve">Example 2 provides one of the three initial conditions for a 2D vertical reactive transport problem (x=1.8 to 2.4 m, z= 0.0 to 3.20 m) using the function </w:t>
      </w:r>
      <w:r w:rsidR="00933344">
        <w:t>‘</w:t>
      </w:r>
      <w:r w:rsidRPr="0007683C">
        <w:t>combine mineralogical parameters</w:t>
      </w:r>
      <w:r w:rsidR="00933344">
        <w:t>’</w:t>
      </w:r>
      <w:r>
        <w:t xml:space="preserve"> (see </w:t>
      </w:r>
      <w:r w:rsidR="003154B9">
        <w:t xml:space="preserve">Section </w:t>
      </w:r>
      <w:r>
        <w:fldChar w:fldCharType="begin"/>
      </w:r>
      <w:r>
        <w:instrText xml:space="preserve"> REF _Ref363057444 \r \h </w:instrText>
      </w:r>
      <w:r>
        <w:fldChar w:fldCharType="separate"/>
      </w:r>
      <w:r w:rsidR="00D41448">
        <w:t>3.3.2.17</w:t>
      </w:r>
      <w:r>
        <w:fldChar w:fldCharType="end"/>
      </w:r>
      <w:r>
        <w:t xml:space="preserve">). The zone name to be specified is </w:t>
      </w:r>
      <w:r w:rsidR="00933344">
        <w:t>‘</w:t>
      </w:r>
      <w:r w:rsidRPr="00503AC2">
        <w:t>background chemistry - reactive barrier</w:t>
      </w:r>
      <w:r w:rsidR="001B4C5E">
        <w:t>.</w:t>
      </w:r>
      <w:r w:rsidR="00933344">
        <w:t>’</w:t>
      </w:r>
      <w:r>
        <w:t xml:space="preserve"> Similar to </w:t>
      </w:r>
      <w:r w:rsidR="001B4C5E">
        <w:t xml:space="preserve">Example </w:t>
      </w:r>
      <w:r>
        <w:t xml:space="preserve">1, the section </w:t>
      </w:r>
      <w:r w:rsidR="00933344">
        <w:t>‘</w:t>
      </w:r>
      <w:r>
        <w:t>concentration input</w:t>
      </w:r>
      <w:r w:rsidR="00933344">
        <w:t>’</w:t>
      </w:r>
      <w:r>
        <w:t xml:space="preserve"> specifies the total aqueous concentrations and types of 15 components while the section </w:t>
      </w:r>
      <w:r w:rsidR="00933344">
        <w:t>‘</w:t>
      </w:r>
      <w:r>
        <w:t>mineral input</w:t>
      </w:r>
      <w:r w:rsidR="00933344">
        <w:t>’</w:t>
      </w:r>
      <w:r>
        <w:t xml:space="preserve"> provides the parameters for the kinetic reactions of all minerals. It is important to note that the first six minerals are treated as combined, which indicates the representation of the same material Fe</w:t>
      </w:r>
      <w:r w:rsidRPr="00DC65BB">
        <w:rPr>
          <w:vertAlign w:val="superscript"/>
        </w:rPr>
        <w:t>0</w:t>
      </w:r>
      <w:r>
        <w:t xml:space="preserve"> participates in six dissolution/precipitation reactions. Therefore, the initial total volume fraction of the Fe</w:t>
      </w:r>
      <w:r w:rsidRPr="00DC65BB">
        <w:rPr>
          <w:vertAlign w:val="superscript"/>
        </w:rPr>
        <w:t>0</w:t>
      </w:r>
      <w:r>
        <w:t xml:space="preserve"> in 0.5 </w:t>
      </w:r>
      <w:r w:rsidRPr="00ED3698">
        <w:t xml:space="preserve">[mol </w:t>
      </w:r>
      <w:r>
        <w:t>L</w:t>
      </w:r>
      <w:r w:rsidRPr="00ED3698">
        <w:rPr>
          <w:vertAlign w:val="superscript"/>
        </w:rPr>
        <w:t>-</w:t>
      </w:r>
      <w:r>
        <w:rPr>
          <w:vertAlign w:val="superscript"/>
        </w:rPr>
        <w:t>1</w:t>
      </w:r>
      <w:r w:rsidRPr="00ED3698">
        <w:t xml:space="preserve"> bulk s</w:t>
      </w:r>
      <w:r w:rsidRPr="00ED3698">
        <w:rPr>
          <w:vertAlign w:val="superscript"/>
        </w:rPr>
        <w:t>-1</w:t>
      </w:r>
      <w:r w:rsidRPr="00ED3698">
        <w:t>]</w:t>
      </w:r>
      <w:r>
        <w:t xml:space="preserve"> is specified to the first six minerals. The update types are </w:t>
      </w:r>
      <w:r w:rsidR="00933344">
        <w:t>‘</w:t>
      </w:r>
      <w:r w:rsidRPr="0012625D">
        <w:rPr>
          <w:noProof/>
        </w:rPr>
        <w:t>twothird</w:t>
      </w:r>
      <w:r w:rsidR="00933344">
        <w:t>’</w:t>
      </w:r>
      <w:r>
        <w:t xml:space="preserve"> for the first six minerals and </w:t>
      </w:r>
      <w:r w:rsidR="00933344">
        <w:t>‘</w:t>
      </w:r>
      <w:r>
        <w:t>constant</w:t>
      </w:r>
      <w:r w:rsidR="00933344">
        <w:t>’</w:t>
      </w:r>
      <w:r>
        <w:t xml:space="preserve"> for the rest. The reactive surface area of the Fe</w:t>
      </w:r>
      <w:r w:rsidRPr="00DC65BB">
        <w:rPr>
          <w:vertAlign w:val="superscript"/>
        </w:rPr>
        <w:t>0</w:t>
      </w:r>
      <w:r>
        <w:rPr>
          <w:vertAlign w:val="superscript"/>
        </w:rPr>
        <w:t xml:space="preserve"> </w:t>
      </w:r>
      <w:r>
        <w:t>is 194.0 </w:t>
      </w:r>
      <w:r w:rsidRPr="00ED3698">
        <w:t>[m</w:t>
      </w:r>
      <w:r w:rsidRPr="00ED3698">
        <w:rPr>
          <w:vertAlign w:val="superscript"/>
        </w:rPr>
        <w:t>2</w:t>
      </w:r>
      <w:r w:rsidRPr="00ED3698">
        <w:t xml:space="preserve"> mineral L</w:t>
      </w:r>
      <w:r w:rsidRPr="00ED3698">
        <w:rPr>
          <w:vertAlign w:val="superscript"/>
        </w:rPr>
        <w:t>-1</w:t>
      </w:r>
      <w:r w:rsidRPr="00ED3698">
        <w:t xml:space="preserve"> bulk]</w:t>
      </w:r>
      <w:r>
        <w:t xml:space="preserve">. The minimum volume fractions of all minerals are </w:t>
      </w:r>
      <w:r w:rsidRPr="007C439D">
        <w:rPr>
          <w:lang w:val="en-US"/>
        </w:rPr>
        <w:t>10</w:t>
      </w:r>
      <w:r w:rsidRPr="007C439D">
        <w:rPr>
          <w:vertAlign w:val="superscript"/>
          <w:lang w:val="en-US"/>
        </w:rPr>
        <w:t>-10</w:t>
      </w:r>
      <w:r>
        <w:t> [m</w:t>
      </w:r>
      <w:r w:rsidRPr="001C3040">
        <w:rPr>
          <w:vertAlign w:val="superscript"/>
        </w:rPr>
        <w:t>3</w:t>
      </w:r>
      <w:r>
        <w:t xml:space="preserve"> m</w:t>
      </w:r>
      <w:r w:rsidRPr="001C3040">
        <w:rPr>
          <w:vertAlign w:val="superscript"/>
        </w:rPr>
        <w:t>-3</w:t>
      </w:r>
      <w:r>
        <w:t xml:space="preserve">]. The effective rate constants for calcite, siderite, Fe(OH)2, Cr(OH3), </w:t>
      </w:r>
      <w:r w:rsidRPr="00AE672E">
        <w:t>mackinawite</w:t>
      </w:r>
      <w:r>
        <w:t xml:space="preserve"> and </w:t>
      </w:r>
      <w:r w:rsidRPr="00AE672E">
        <w:t>ferrihydrite</w:t>
      </w:r>
      <w:r>
        <w:t xml:space="preserve"> are 7.303</w:t>
      </w:r>
      <w:r w:rsidRPr="007C439D">
        <w:rPr>
          <w:lang w:val="en-US"/>
        </w:rPr>
        <w:t>×10</w:t>
      </w:r>
      <w:r w:rsidRPr="007C439D">
        <w:rPr>
          <w:vertAlign w:val="superscript"/>
          <w:lang w:val="en-US"/>
        </w:rPr>
        <w:t>-10</w:t>
      </w:r>
      <w:r w:rsidRPr="007C439D">
        <w:rPr>
          <w:lang w:val="en-US"/>
        </w:rPr>
        <w:t>, 1.1574×10</w:t>
      </w:r>
      <w:r w:rsidRPr="007C439D">
        <w:rPr>
          <w:vertAlign w:val="superscript"/>
          <w:lang w:val="en-US"/>
        </w:rPr>
        <w:t>-10</w:t>
      </w:r>
      <w:r w:rsidRPr="007C439D">
        <w:rPr>
          <w:lang w:val="en-US"/>
        </w:rPr>
        <w:t>, 1.1574×10</w:t>
      </w:r>
      <w:r w:rsidRPr="007C439D">
        <w:rPr>
          <w:vertAlign w:val="superscript"/>
          <w:lang w:val="en-US"/>
        </w:rPr>
        <w:t>-9</w:t>
      </w:r>
      <w:r w:rsidRPr="007C439D">
        <w:rPr>
          <w:lang w:val="en-US"/>
        </w:rPr>
        <w:t>, 1.1574×10</w:t>
      </w:r>
      <w:r w:rsidRPr="007C439D">
        <w:rPr>
          <w:vertAlign w:val="superscript"/>
          <w:lang w:val="en-US"/>
        </w:rPr>
        <w:t>-10</w:t>
      </w:r>
      <w:r w:rsidRPr="007C439D">
        <w:rPr>
          <w:lang w:val="en-US"/>
        </w:rPr>
        <w:t>, 1.1574×10</w:t>
      </w:r>
      <w:r w:rsidRPr="007C439D">
        <w:rPr>
          <w:vertAlign w:val="superscript"/>
          <w:lang w:val="en-US"/>
        </w:rPr>
        <w:t>-10</w:t>
      </w:r>
      <w:r w:rsidR="00BB3F60" w:rsidRPr="007C439D">
        <w:rPr>
          <w:lang w:val="en-US"/>
        </w:rPr>
        <w:t xml:space="preserve"> and </w:t>
      </w:r>
      <w:r w:rsidRPr="007C439D">
        <w:rPr>
          <w:lang w:val="en-US"/>
        </w:rPr>
        <w:t>1.1574×10</w:t>
      </w:r>
      <w:r w:rsidRPr="007C439D">
        <w:rPr>
          <w:vertAlign w:val="superscript"/>
          <w:lang w:val="en-US"/>
        </w:rPr>
        <w:t>-9</w:t>
      </w:r>
      <w:r>
        <w:t> </w:t>
      </w:r>
      <w:r w:rsidRPr="00ED3698">
        <w:t xml:space="preserve">[mol </w:t>
      </w:r>
      <w:r>
        <w:t>L</w:t>
      </w:r>
      <w:r w:rsidRPr="00ED3698">
        <w:rPr>
          <w:vertAlign w:val="superscript"/>
        </w:rPr>
        <w:t>-</w:t>
      </w:r>
      <w:r>
        <w:rPr>
          <w:vertAlign w:val="superscript"/>
        </w:rPr>
        <w:t>1</w:t>
      </w:r>
      <w:r w:rsidRPr="00ED3698">
        <w:t xml:space="preserve"> bulk s</w:t>
      </w:r>
      <w:r w:rsidRPr="00ED3698">
        <w:rPr>
          <w:vertAlign w:val="superscript"/>
        </w:rPr>
        <w:t>-1</w:t>
      </w:r>
      <w:r w:rsidRPr="00ED3698">
        <w:t>]</w:t>
      </w:r>
      <w:r>
        <w:t>, respectively.</w:t>
      </w:r>
    </w:p>
    <w:p w14:paraId="77C13CBF" w14:textId="5CA9B2F5" w:rsidR="00CA3EC7" w:rsidRDefault="00CA3EC7" w:rsidP="00CA3EC7">
      <w:r>
        <w:t xml:space="preserve">Example 3 demonstrates the input formats for </w:t>
      </w:r>
      <w:r w:rsidR="00BB3F60">
        <w:t>specifying</w:t>
      </w:r>
      <w:r>
        <w:t xml:space="preserve"> initial conditions considering </w:t>
      </w:r>
      <w:r w:rsidR="00BB3F60">
        <w:t xml:space="preserve">salinity-dependent </w:t>
      </w:r>
      <w:r w:rsidRPr="0012625D">
        <w:rPr>
          <w:noProof/>
        </w:rPr>
        <w:t>sul</w:t>
      </w:r>
      <w:r w:rsidR="0012625D" w:rsidRPr="0012625D">
        <w:rPr>
          <w:noProof/>
        </w:rPr>
        <w:t>p</w:t>
      </w:r>
      <w:r w:rsidR="0012625D" w:rsidRPr="0075340C">
        <w:rPr>
          <w:noProof/>
        </w:rPr>
        <w:t>h</w:t>
      </w:r>
      <w:r w:rsidRPr="0012625D">
        <w:rPr>
          <w:noProof/>
        </w:rPr>
        <w:t>ate</w:t>
      </w:r>
      <w:r>
        <w:t xml:space="preserve"> reduction. The parameters under sections </w:t>
      </w:r>
      <w:r w:rsidR="00933344">
        <w:t>‘</w:t>
      </w:r>
      <w:r>
        <w:t>concentration input</w:t>
      </w:r>
      <w:r w:rsidR="00933344">
        <w:t>’</w:t>
      </w:r>
      <w:r>
        <w:t xml:space="preserve"> and </w:t>
      </w:r>
      <w:r w:rsidR="00933344">
        <w:t>‘</w:t>
      </w:r>
      <w:r>
        <w:t>mineral input</w:t>
      </w:r>
      <w:r w:rsidR="00933344">
        <w:t>’</w:t>
      </w:r>
      <w:r>
        <w:t xml:space="preserve"> are defined in the exact same way as described </w:t>
      </w:r>
      <w:r w:rsidR="00EB02C3">
        <w:t xml:space="preserve">in Example </w:t>
      </w:r>
      <w:r>
        <w:t xml:space="preserve">1. An additional section </w:t>
      </w:r>
      <w:r w:rsidR="00933344">
        <w:t>‘</w:t>
      </w:r>
      <w:r w:rsidRPr="00CA3EC7">
        <w:t>salinity dependent reaction rate of minerals</w:t>
      </w:r>
      <w:r w:rsidR="00933344">
        <w:t>’</w:t>
      </w:r>
      <w:r>
        <w:t xml:space="preserve"> defines the parameters required for the </w:t>
      </w:r>
      <w:r w:rsidR="00EB02C3">
        <w:t xml:space="preserve">salinity-dependent sulphate </w:t>
      </w:r>
      <w:r>
        <w:t>reduction model based on experimental data. This example applied the model for one mineral ch2o-h2s using the function (Brandt et al.</w:t>
      </w:r>
      <w:r w:rsidR="00EB02C3">
        <w:t>,</w:t>
      </w:r>
      <w:r>
        <w:t xml:space="preserve"> 2001):</w:t>
      </w:r>
    </w:p>
    <w:tbl>
      <w:tblPr>
        <w:tblW w:w="8647" w:type="dxa"/>
        <w:tblLook w:val="04A0" w:firstRow="1" w:lastRow="0" w:firstColumn="1" w:lastColumn="0" w:noHBand="0" w:noVBand="1"/>
      </w:tblPr>
      <w:tblGrid>
        <w:gridCol w:w="6804"/>
        <w:gridCol w:w="1843"/>
      </w:tblGrid>
      <w:tr w:rsidR="0086377D" w:rsidRPr="002D66AE" w14:paraId="5FDFB011" w14:textId="77777777" w:rsidTr="00892E8E">
        <w:tc>
          <w:tcPr>
            <w:tcW w:w="6804" w:type="dxa"/>
            <w:vAlign w:val="center"/>
          </w:tcPr>
          <w:p w14:paraId="34E745BF" w14:textId="75B0A777" w:rsidR="0086377D" w:rsidRPr="00280326" w:rsidRDefault="00000000" w:rsidP="00892E8E">
            <w:pPr>
              <w:rPr>
                <w:sz w:val="24"/>
                <w:szCs w:val="24"/>
              </w:rPr>
            </w:pPr>
            <m:oMathPara>
              <m:oMath>
                <m:sSub>
                  <m:sSubPr>
                    <m:ctrlPr>
                      <w:rPr>
                        <w:rFonts w:ascii="Cambria Math" w:hAnsi="Cambria Math"/>
                        <w:i/>
                        <w:sz w:val="24"/>
                      </w:rPr>
                    </m:ctrlPr>
                  </m:sSubPr>
                  <m:e>
                    <m:r>
                      <w:rPr>
                        <w:rFonts w:ascii="Cambria Math" w:hAnsi="Cambria Math"/>
                        <w:sz w:val="24"/>
                      </w:rPr>
                      <m:t>k</m:t>
                    </m:r>
                  </m:e>
                  <m:sub>
                    <m:r>
                      <w:rPr>
                        <w:rFonts w:ascii="Cambria Math" w:hAnsi="Cambria Math"/>
                        <w:sz w:val="24"/>
                      </w:rPr>
                      <m:t>sal</m:t>
                    </m:r>
                  </m:sub>
                </m:sSub>
                <m:r>
                  <w:rPr>
                    <w:rFonts w:ascii="Cambria Math" w:hAnsi="Cambria Math"/>
                    <w:sz w:val="24"/>
                  </w:rPr>
                  <m:t xml:space="preserve">=-0.2716+0.0211 </m:t>
                </m:r>
                <m:r>
                  <w:rPr>
                    <w:rFonts w:ascii="Cambria Math" w:eastAsia="Arial Unicode MS" w:hAnsi="Cambria Math"/>
                    <w:sz w:val="24"/>
                  </w:rPr>
                  <m:t>S</m:t>
                </m:r>
                <m:r>
                  <w:rPr>
                    <w:rFonts w:ascii="Cambria Math" w:hAnsi="Cambria Math"/>
                    <w:sz w:val="24"/>
                  </w:rPr>
                  <m:t>-9.455×</m:t>
                </m:r>
                <m:sSup>
                  <m:sSupPr>
                    <m:ctrlPr>
                      <w:rPr>
                        <w:rFonts w:ascii="Cambria Math" w:hAnsi="Cambria Math"/>
                        <w:i/>
                        <w:sz w:val="24"/>
                      </w:rPr>
                    </m:ctrlPr>
                  </m:sSupPr>
                  <m:e>
                    <m:r>
                      <w:rPr>
                        <w:rFonts w:ascii="Cambria Math" w:hAnsi="Cambria Math"/>
                        <w:sz w:val="24"/>
                      </w:rPr>
                      <m:t>10</m:t>
                    </m:r>
                  </m:e>
                  <m:sup>
                    <m:r>
                      <w:rPr>
                        <w:rFonts w:ascii="Cambria Math" w:hAnsi="Cambria Math"/>
                        <w:sz w:val="24"/>
                      </w:rPr>
                      <m:t>-5</m:t>
                    </m:r>
                  </m:sup>
                </m:sSup>
                <m:sSup>
                  <m:sSupPr>
                    <m:ctrlPr>
                      <w:rPr>
                        <w:rFonts w:ascii="Cambria Math" w:hAnsi="Cambria Math"/>
                        <w:i/>
                        <w:sz w:val="24"/>
                      </w:rPr>
                    </m:ctrlPr>
                  </m:sSupPr>
                  <m:e>
                    <m:r>
                      <w:rPr>
                        <w:rFonts w:ascii="Cambria Math" w:hAnsi="Cambria Math"/>
                        <w:sz w:val="24"/>
                      </w:rPr>
                      <m:t>S</m:t>
                    </m:r>
                  </m:e>
                  <m:sup>
                    <m:r>
                      <w:rPr>
                        <w:rFonts w:ascii="Cambria Math" w:hAnsi="Cambria Math"/>
                        <w:sz w:val="24"/>
                      </w:rPr>
                      <m:t>2</m:t>
                    </m:r>
                  </m:sup>
                </m:sSup>
                <m:r>
                  <w:rPr>
                    <w:rFonts w:ascii="Cambria Math" w:hAnsi="Cambria Math"/>
                    <w:sz w:val="24"/>
                  </w:rPr>
                  <m:t>- 3.20×</m:t>
                </m:r>
                <m:sSup>
                  <m:sSupPr>
                    <m:ctrlPr>
                      <w:rPr>
                        <w:rFonts w:ascii="Cambria Math" w:hAnsi="Cambria Math"/>
                        <w:i/>
                        <w:sz w:val="24"/>
                      </w:rPr>
                    </m:ctrlPr>
                  </m:sSupPr>
                  <m:e>
                    <m:r>
                      <w:rPr>
                        <w:rFonts w:ascii="Cambria Math" w:hAnsi="Cambria Math"/>
                        <w:sz w:val="24"/>
                      </w:rPr>
                      <m:t>10</m:t>
                    </m:r>
                  </m:e>
                  <m:sup>
                    <m:r>
                      <w:rPr>
                        <w:rFonts w:ascii="Cambria Math" w:hAnsi="Cambria Math"/>
                        <w:sz w:val="24"/>
                      </w:rPr>
                      <m:t>-8</m:t>
                    </m:r>
                  </m:sup>
                </m:sSup>
                <m:sSup>
                  <m:sSupPr>
                    <m:ctrlPr>
                      <w:rPr>
                        <w:rFonts w:ascii="Cambria Math" w:hAnsi="Cambria Math"/>
                        <w:i/>
                        <w:sz w:val="24"/>
                      </w:rPr>
                    </m:ctrlPr>
                  </m:sSupPr>
                  <m:e>
                    <m:r>
                      <w:rPr>
                        <w:rFonts w:ascii="Cambria Math" w:hAnsi="Cambria Math"/>
                        <w:sz w:val="24"/>
                      </w:rPr>
                      <m:t>S</m:t>
                    </m:r>
                  </m:e>
                  <m:sup>
                    <m:r>
                      <w:rPr>
                        <w:rFonts w:ascii="Cambria Math" w:hAnsi="Cambria Math"/>
                        <w:sz w:val="24"/>
                      </w:rPr>
                      <m:t>3</m:t>
                    </m:r>
                  </m:sup>
                </m:sSup>
              </m:oMath>
            </m:oMathPara>
          </w:p>
        </w:tc>
        <w:tc>
          <w:tcPr>
            <w:tcW w:w="1843" w:type="dxa"/>
            <w:vAlign w:val="center"/>
          </w:tcPr>
          <w:p w14:paraId="276B7120" w14:textId="1FEB9C60" w:rsidR="0086377D" w:rsidRPr="002D66AE" w:rsidRDefault="0086377D" w:rsidP="00AD6F26">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62</w:t>
            </w:r>
            <w:r w:rsidRPr="002D66AE">
              <w:rPr>
                <w:rFonts w:cs="Arial"/>
              </w:rPr>
              <w:fldChar w:fldCharType="end"/>
            </w:r>
          </w:p>
        </w:tc>
      </w:tr>
    </w:tbl>
    <w:p w14:paraId="39471A1A" w14:textId="32ECB756" w:rsidR="00CA3EC7" w:rsidRDefault="00CA3EC7" w:rsidP="00083C3D">
      <w:r>
        <w:t>The minimum salinity is 15.0 g L</w:t>
      </w:r>
      <w:r>
        <w:rPr>
          <w:vertAlign w:val="superscript"/>
        </w:rPr>
        <w:t>-1</w:t>
      </w:r>
      <w:r>
        <w:t xml:space="preserve"> and the </w:t>
      </w:r>
      <m:oMath>
        <m:sSub>
          <m:sSubPr>
            <m:ctrlPr>
              <w:rPr>
                <w:rFonts w:ascii="Cambria Math" w:hAnsi="Cambria Math"/>
                <w:i/>
              </w:rPr>
            </m:ctrlPr>
          </m:sSubPr>
          <m:e>
            <m:r>
              <w:rPr>
                <w:rFonts w:ascii="Cambria Math" w:hAnsi="Cambria Math"/>
              </w:rPr>
              <m:t>k</m:t>
            </m:r>
          </m:e>
          <m:sub>
            <m:r>
              <w:rPr>
                <w:rFonts w:ascii="Cambria Math" w:hAnsi="Cambria Math"/>
              </w:rPr>
              <m:t>sal</m:t>
            </m:r>
          </m:sub>
        </m:sSub>
      </m:oMath>
      <w:r>
        <w:t xml:space="preserve"> is 0.03, which means if the salinity</w:t>
      </w:r>
      <w:r w:rsidR="00EB02C3">
        <w:t xml:space="preserve"> is</w:t>
      </w:r>
      <w:r>
        <w:t xml:space="preserve"> lower than 15.0 g L</w:t>
      </w:r>
      <w:r>
        <w:rPr>
          <w:vertAlign w:val="superscript"/>
        </w:rPr>
        <w:t>-1</w:t>
      </w:r>
      <w:r>
        <w:t>, 0.03 will be used for the calculation. The maximum salinity is 225.0 g L</w:t>
      </w:r>
      <w:r>
        <w:rPr>
          <w:vertAlign w:val="superscript"/>
        </w:rPr>
        <w:t>-1</w:t>
      </w:r>
      <w:r>
        <w:t xml:space="preserve"> and the </w:t>
      </w:r>
      <m:oMath>
        <m:sSub>
          <m:sSubPr>
            <m:ctrlPr>
              <w:rPr>
                <w:rFonts w:ascii="Cambria Math" w:hAnsi="Cambria Math"/>
                <w:i/>
              </w:rPr>
            </m:ctrlPr>
          </m:sSubPr>
          <m:e>
            <m:r>
              <w:rPr>
                <w:rFonts w:ascii="Cambria Math" w:hAnsi="Cambria Math"/>
              </w:rPr>
              <m:t>k</m:t>
            </m:r>
          </m:e>
          <m:sub>
            <m:r>
              <w:rPr>
                <w:rFonts w:ascii="Cambria Math" w:hAnsi="Cambria Math"/>
              </w:rPr>
              <m:t>sal</m:t>
            </m:r>
          </m:sub>
        </m:sSub>
      </m:oMath>
      <w:r>
        <w:t xml:space="preserve"> is 4.6×10</w:t>
      </w:r>
      <w:r w:rsidRPr="00623A9B">
        <w:rPr>
          <w:vertAlign w:val="superscript"/>
        </w:rPr>
        <w:t>-6</w:t>
      </w:r>
      <w:r>
        <w:t>. When the salinity is higher than 225.0 g L</w:t>
      </w:r>
      <w:r>
        <w:rPr>
          <w:vertAlign w:val="superscript"/>
        </w:rPr>
        <w:t>-1</w:t>
      </w:r>
      <w:r>
        <w:t xml:space="preserve">, the </w:t>
      </w:r>
      <m:oMath>
        <m:sSub>
          <m:sSubPr>
            <m:ctrlPr>
              <w:rPr>
                <w:rFonts w:ascii="Cambria Math" w:hAnsi="Cambria Math"/>
                <w:i/>
              </w:rPr>
            </m:ctrlPr>
          </m:sSubPr>
          <m:e>
            <m:r>
              <w:rPr>
                <w:rFonts w:ascii="Cambria Math" w:hAnsi="Cambria Math"/>
              </w:rPr>
              <m:t>k</m:t>
            </m:r>
          </m:e>
          <m:sub>
            <m:r>
              <w:rPr>
                <w:rFonts w:ascii="Cambria Math" w:hAnsi="Cambria Math"/>
              </w:rPr>
              <m:t>sal</m:t>
            </m:r>
          </m:sub>
        </m:sSub>
      </m:oMath>
      <w:r>
        <w:t xml:space="preserve"> is 4.6×10</w:t>
      </w:r>
      <w:r w:rsidRPr="00623A9B">
        <w:rPr>
          <w:vertAlign w:val="superscript"/>
        </w:rPr>
        <w:t>-6</w:t>
      </w:r>
      <w:r>
        <w:t>.</w:t>
      </w:r>
    </w:p>
    <w:p w14:paraId="318CEE2C" w14:textId="75BFA8B5" w:rsidR="00892E8E" w:rsidRDefault="00892E8E" w:rsidP="00892E8E">
      <w:r>
        <w:t xml:space="preserve">Example 4: This example is similar to </w:t>
      </w:r>
      <w:r w:rsidR="00EB02C3">
        <w:t xml:space="preserve">Example </w:t>
      </w:r>
      <w:r>
        <w:t>2</w:t>
      </w:r>
      <w:r w:rsidR="00EB02C3">
        <w:t>,</w:t>
      </w:r>
      <w:r>
        <w:t xml:space="preserve"> considering the </w:t>
      </w:r>
      <w:r w:rsidR="00EB02C3">
        <w:t xml:space="preserve">salinity-dependent </w:t>
      </w:r>
      <w:r>
        <w:t xml:space="preserve">biogenic </w:t>
      </w:r>
      <w:r w:rsidR="00EB02C3">
        <w:t xml:space="preserve">sulphate-reduction </w:t>
      </w:r>
      <w:r>
        <w:t>model but using the cosine function</w:t>
      </w:r>
      <w:r w:rsidR="00EB02C3">
        <w:t>,</w:t>
      </w:r>
      <w:r>
        <w:t xml:space="preserve"> as defined using the sub-keyword </w:t>
      </w:r>
      <w:r w:rsidR="00933344">
        <w:t>‘</w:t>
      </w:r>
      <w:r w:rsidRPr="004567E8">
        <w:t>stro</w:t>
      </w:r>
      <w:r>
        <w:t>ng inhibition by one component</w:t>
      </w:r>
      <w:r w:rsidR="00933344">
        <w:t>’</w:t>
      </w:r>
      <w:r>
        <w:t xml:space="preserve"> followed by the component </w:t>
      </w:r>
      <w:r w:rsidR="00933344">
        <w:t>‘</w:t>
      </w:r>
      <w:r>
        <w:t>cl-1</w:t>
      </w:r>
      <w:r w:rsidR="00933344">
        <w:t>’</w:t>
      </w:r>
      <w:r>
        <w:t xml:space="preserve"> and its threshold concentrations: the C</w:t>
      </w:r>
      <w:r w:rsidRPr="004567E8">
        <w:rPr>
          <w:vertAlign w:val="subscript"/>
        </w:rPr>
        <w:t>L</w:t>
      </w:r>
      <w:r>
        <w:t xml:space="preserve"> in 0.076 mol L</w:t>
      </w:r>
      <w:r w:rsidRPr="004567E8">
        <w:rPr>
          <w:vertAlign w:val="superscript"/>
        </w:rPr>
        <w:t>-1</w:t>
      </w:r>
      <w:r>
        <w:t>, and C</w:t>
      </w:r>
      <w:r w:rsidRPr="004567E8">
        <w:rPr>
          <w:vertAlign w:val="subscript"/>
        </w:rPr>
        <w:t>H</w:t>
      </w:r>
      <w:r>
        <w:t xml:space="preserve"> in 1.41 mol L</w:t>
      </w:r>
      <w:r w:rsidRPr="004567E8">
        <w:rPr>
          <w:vertAlign w:val="superscript"/>
        </w:rPr>
        <w:t>-1</w:t>
      </w:r>
      <w:r>
        <w:t xml:space="preserve">. The </w:t>
      </w:r>
      <m:oMath>
        <m:sSub>
          <m:sSubPr>
            <m:ctrlPr>
              <w:rPr>
                <w:rFonts w:ascii="Cambria Math" w:hAnsi="Cambria Math"/>
                <w:i/>
              </w:rPr>
            </m:ctrlPr>
          </m:sSubPr>
          <m:e>
            <m:r>
              <w:rPr>
                <w:rFonts w:ascii="Cambria Math" w:hAnsi="Cambria Math"/>
              </w:rPr>
              <m:t>k</m:t>
            </m:r>
          </m:e>
          <m:sub>
            <m:r>
              <w:rPr>
                <w:rFonts w:ascii="Cambria Math" w:hAnsi="Cambria Math"/>
              </w:rPr>
              <m:t>sal</m:t>
            </m:r>
          </m:sub>
        </m:sSub>
      </m:oMath>
      <w:r>
        <w:t xml:space="preserve"> is calculated according to </w:t>
      </w:r>
      <w:r>
        <w:fldChar w:fldCharType="begin"/>
      </w:r>
      <w:r>
        <w:instrText xml:space="preserve"> REF _Ref489003732 \h </w:instrText>
      </w:r>
      <w:r>
        <w:fldChar w:fldCharType="separate"/>
      </w:r>
      <w:r w:rsidR="00D41448">
        <w:t>Equation 3</w:t>
      </w:r>
      <w:r w:rsidR="00D41448" w:rsidRPr="003C7135">
        <w:t>-</w:t>
      </w:r>
      <w:r w:rsidR="00D41448">
        <w:rPr>
          <w:noProof/>
        </w:rPr>
        <w:t>59</w:t>
      </w:r>
      <w:r>
        <w:fldChar w:fldCharType="end"/>
      </w:r>
      <w:r>
        <w:t xml:space="preserve">. The initial conditions for 10 components and four minerals are provided in the same manner as </w:t>
      </w:r>
      <w:r w:rsidR="00EB02C3">
        <w:t xml:space="preserve">Example </w:t>
      </w:r>
      <w:r>
        <w:t>1.</w:t>
      </w:r>
    </w:p>
    <w:p w14:paraId="2C436BD7" w14:textId="0ABF4F06" w:rsidR="00892E8E" w:rsidRPr="00ED3698" w:rsidRDefault="00892E8E" w:rsidP="00083C3D">
      <w:r>
        <w:t>Example 5 defines the initial conditions of reactive transport for a 2D vertical basin scale domain (horizontal in 440km and vertical in 4 km). The model is</w:t>
      </w:r>
      <w:r w:rsidR="00EB02C3">
        <w:t>,</w:t>
      </w:r>
      <w:r>
        <w:t xml:space="preserve"> thus</w:t>
      </w:r>
      <w:r w:rsidR="00EB02C3">
        <w:t>,</w:t>
      </w:r>
      <w:r>
        <w:t xml:space="preserve"> very complex</w:t>
      </w:r>
      <w:r w:rsidR="00EB02C3">
        <w:t>. Therefore</w:t>
      </w:r>
      <w:r>
        <w:t xml:space="preserve">, the initial conditions are provided at each control volume through three external files: a file </w:t>
      </w:r>
      <w:r w:rsidRPr="00ED3698">
        <w:t>prefix</w:t>
      </w:r>
      <w:r>
        <w:t xml:space="preserve">.aqt for the concentration distributions of 10 components, a file </w:t>
      </w:r>
      <w:r w:rsidRPr="00ED3698">
        <w:t>prefix</w:t>
      </w:r>
      <w:r>
        <w:t xml:space="preserve">.min for the volume fractions of six minerals and the porosity and a file </w:t>
      </w:r>
      <w:r w:rsidRPr="00ED3698">
        <w:t>prefix</w:t>
      </w:r>
      <w:r>
        <w:t xml:space="preserve">.cec for the </w:t>
      </w:r>
      <w:r w:rsidR="00EB02C3">
        <w:t xml:space="preserve">cation exchange capacity </w:t>
      </w:r>
      <w:r>
        <w:t>(</w:t>
      </w:r>
      <w:r w:rsidR="00EB02C3">
        <w:t>CEC</w:t>
      </w:r>
      <w:r>
        <w:t xml:space="preserve">) of the porous media. It is important to provide the same parameters as described in </w:t>
      </w:r>
      <w:r w:rsidR="00750592">
        <w:t xml:space="preserve">Example </w:t>
      </w:r>
      <w:r>
        <w:t>1, even though they are replaced with the data provided by the external files.</w:t>
      </w:r>
    </w:p>
    <w:p w14:paraId="71766DD2" w14:textId="5164E8F8" w:rsidR="00DB1505" w:rsidRPr="00ED3698" w:rsidRDefault="00DB1505" w:rsidP="00DB1505">
      <w:pPr>
        <w:pStyle w:val="Heading2"/>
      </w:pPr>
      <w:bookmarkStart w:id="487" w:name="_Toc13056151"/>
      <w:r>
        <w:rPr>
          <w:rFonts w:hint="eastAsia"/>
        </w:rPr>
        <w:t>B</w:t>
      </w:r>
      <w:r w:rsidRPr="00ED3698">
        <w:t>oundary conditions - reactive transport (</w:t>
      </w:r>
      <w:r>
        <w:t>D</w:t>
      </w:r>
      <w:r w:rsidRPr="00ED3698">
        <w:t xml:space="preserve">ata </w:t>
      </w:r>
      <w:r w:rsidRPr="00ED3698">
        <w:lastRenderedPageBreak/>
        <w:t>Block 16)</w:t>
      </w:r>
      <w:bookmarkEnd w:id="487"/>
    </w:p>
    <w:p w14:paraId="675FF4DE" w14:textId="3FBFC142" w:rsidR="00DB1505" w:rsidRPr="00ED3698" w:rsidRDefault="00DB1505" w:rsidP="00DB1505">
      <w:pPr>
        <w:pStyle w:val="Heading3"/>
      </w:pPr>
      <w:bookmarkStart w:id="488" w:name="_Toc13056152"/>
      <w:r w:rsidRPr="00ED3698">
        <w:t xml:space="preserve">Description of </w:t>
      </w:r>
      <w:r w:rsidR="00750592">
        <w:t xml:space="preserve">the </w:t>
      </w:r>
      <w:r>
        <w:t>Data Block</w:t>
      </w:r>
      <w:bookmarkEnd w:id="488"/>
    </w:p>
    <w:p w14:paraId="6741D1EC" w14:textId="77CBFBEE" w:rsidR="00DB1505" w:rsidRPr="00ED3698" w:rsidRDefault="00DB1505" w:rsidP="00DB1505">
      <w:r w:rsidRPr="00ED3698">
        <w:t xml:space="preserve">In the last section of the problem-specific input file, the boundary conditions for the reactive transport problem need to be specified. The input is as defined in the section </w:t>
      </w:r>
      <w:r w:rsidR="00750592">
        <w:t>on</w:t>
      </w:r>
      <w:r w:rsidR="00750592" w:rsidRPr="00ED3698">
        <w:t xml:space="preserve"> </w:t>
      </w:r>
      <w:r w:rsidR="00933344">
        <w:t>‘</w:t>
      </w:r>
      <w:r w:rsidRPr="00ED3698">
        <w:t>initial condition – local chemistry</w:t>
      </w:r>
      <w:r w:rsidR="00933344">
        <w:t>’</w:t>
      </w:r>
      <w:r w:rsidRPr="00ED3698">
        <w:t xml:space="preserve"> with the following exceptions:</w:t>
      </w:r>
    </w:p>
    <w:p w14:paraId="631F2C70" w14:textId="0A1DD5FA" w:rsidR="00DB1505" w:rsidRPr="00ED3698" w:rsidRDefault="00DB1505" w:rsidP="00DB1505">
      <w:pPr>
        <w:pStyle w:val="ListParagraph"/>
        <w:numPr>
          <w:ilvl w:val="0"/>
          <w:numId w:val="6"/>
        </w:numPr>
      </w:pPr>
      <w:r w:rsidRPr="00ED3698">
        <w:t xml:space="preserve">Kinetic batch simulations cannot be conducted (use </w:t>
      </w:r>
      <w:r w:rsidR="00750592">
        <w:t xml:space="preserve">the </w:t>
      </w:r>
      <w:r w:rsidRPr="00ED3698">
        <w:t xml:space="preserve">batch option of </w:t>
      </w:r>
      <w:r w:rsidR="00750592">
        <w:t xml:space="preserve">the </w:t>
      </w:r>
      <w:r w:rsidRPr="00ED3698">
        <w:t>model).</w:t>
      </w:r>
    </w:p>
    <w:p w14:paraId="3DF8BF7F" w14:textId="517CD14E" w:rsidR="00DB1505" w:rsidRPr="00ED3698" w:rsidRDefault="00DB1505" w:rsidP="00DB1505">
      <w:pPr>
        <w:pStyle w:val="ListParagraph"/>
        <w:numPr>
          <w:ilvl w:val="0"/>
          <w:numId w:val="6"/>
        </w:numPr>
      </w:pPr>
      <w:r w:rsidRPr="00ED3698">
        <w:t xml:space="preserve">pH-sweep calculations </w:t>
      </w:r>
      <w:r w:rsidR="00280326" w:rsidRPr="00ED3698">
        <w:t>cannot</w:t>
      </w:r>
      <w:r w:rsidRPr="00ED3698">
        <w:t xml:space="preserve"> be conducted (use </w:t>
      </w:r>
      <w:r w:rsidR="00750592">
        <w:t xml:space="preserve">the </w:t>
      </w:r>
      <w:r w:rsidRPr="00ED3698">
        <w:t xml:space="preserve">batch option of </w:t>
      </w:r>
      <w:r w:rsidR="00750592">
        <w:t xml:space="preserve">the </w:t>
      </w:r>
      <w:r w:rsidRPr="00ED3698">
        <w:t>model).</w:t>
      </w:r>
    </w:p>
    <w:p w14:paraId="0AD739D1" w14:textId="678CE2BA" w:rsidR="00DB1505" w:rsidRPr="00ED3698" w:rsidRDefault="00750592" w:rsidP="00DB1505">
      <w:pPr>
        <w:pStyle w:val="ListParagraph"/>
        <w:numPr>
          <w:ilvl w:val="0"/>
          <w:numId w:val="6"/>
        </w:numPr>
      </w:pPr>
      <w:r w:rsidRPr="00ED3698">
        <w:t>The</w:t>
      </w:r>
      <w:r w:rsidR="00DB1505" w:rsidRPr="00ED3698">
        <w:t xml:space="preserve"> subsections </w:t>
      </w:r>
      <w:r w:rsidR="00DB1505" w:rsidRPr="00402645">
        <w:t>‘mineral input’</w:t>
      </w:r>
      <w:r w:rsidR="00DB1505" w:rsidRPr="00ED3698">
        <w:t xml:space="preserve"> and </w:t>
      </w:r>
      <w:r w:rsidR="00DB1505" w:rsidRPr="00402645">
        <w:rPr>
          <w:szCs w:val="24"/>
        </w:rPr>
        <w:t>‘sorption parameter input’</w:t>
      </w:r>
      <w:r w:rsidR="00DB1505" w:rsidRPr="00ED3698">
        <w:t xml:space="preserve"> are not needed.</w:t>
      </w:r>
    </w:p>
    <w:p w14:paraId="7DD1AFC2" w14:textId="22E2F0C9" w:rsidR="00DB1505" w:rsidRPr="00ED3698" w:rsidRDefault="00750592" w:rsidP="00DB1505">
      <w:pPr>
        <w:pStyle w:val="ListParagraph"/>
        <w:numPr>
          <w:ilvl w:val="0"/>
          <w:numId w:val="6"/>
        </w:numPr>
      </w:pPr>
      <w:r w:rsidRPr="00ED3698">
        <w:t>An</w:t>
      </w:r>
      <w:r w:rsidR="00DB1505" w:rsidRPr="00ED3698">
        <w:t xml:space="preserve"> additional input section is required defining the type of boundary condition.</w:t>
      </w:r>
    </w:p>
    <w:p w14:paraId="7050A574" w14:textId="773C021E" w:rsidR="00DB1505" w:rsidRPr="00ED3698" w:rsidRDefault="00750592" w:rsidP="00DB1505">
      <w:pPr>
        <w:pStyle w:val="ListParagraph"/>
        <w:numPr>
          <w:ilvl w:val="0"/>
          <w:numId w:val="6"/>
        </w:numPr>
      </w:pPr>
      <w:r w:rsidRPr="00ED3698">
        <w:t>An</w:t>
      </w:r>
      <w:r w:rsidR="00DB1505" w:rsidRPr="00ED3698">
        <w:t xml:space="preserve"> additional input section is required defining the extent of the zone in the solution domain covered by the specified initial condition.</w:t>
      </w:r>
    </w:p>
    <w:p w14:paraId="60E83645" w14:textId="722B3435" w:rsidR="00DB1505" w:rsidRPr="00ED3698" w:rsidRDefault="00DB1505" w:rsidP="00DB1505">
      <w:r>
        <w:rPr>
          <w:rFonts w:hint="eastAsia"/>
        </w:rPr>
        <w:t xml:space="preserve">It is also possible to specify transient boundary conditions for the simulation of boundary conditions changing with time. To realize it, an additional block </w:t>
      </w:r>
      <w:r w:rsidR="00933344">
        <w:t>‘</w:t>
      </w:r>
      <w:r w:rsidRPr="00F10486">
        <w:t>update boundary conditions</w:t>
      </w:r>
      <w:r w:rsidR="00933344">
        <w:t>’</w:t>
      </w:r>
      <w:r>
        <w:rPr>
          <w:rFonts w:hint="eastAsia"/>
        </w:rPr>
        <w:t xml:space="preserve"> has to be specified followed by one or several boundary conditions. </w:t>
      </w:r>
    </w:p>
    <w:p w14:paraId="4776DAE5" w14:textId="7E7ECEEF" w:rsidR="00DB1505" w:rsidRPr="00ED3698" w:rsidRDefault="00750592" w:rsidP="00DB1505">
      <w:pPr>
        <w:pStyle w:val="Heading3"/>
      </w:pPr>
      <w:bookmarkStart w:id="489" w:name="_Toc13056153"/>
      <w:r w:rsidRPr="00ED3698">
        <w:t>Descriptio</w:t>
      </w:r>
      <w:r>
        <w:t>Ns</w:t>
      </w:r>
      <w:r w:rsidRPr="00ED3698">
        <w:t xml:space="preserve"> </w:t>
      </w:r>
      <w:r w:rsidR="00DB1505" w:rsidRPr="00ED3698">
        <w:t>of</w:t>
      </w:r>
      <w:r>
        <w:t xml:space="preserve"> the</w:t>
      </w:r>
      <w:r w:rsidR="00DB1505" w:rsidRPr="00ED3698">
        <w:t xml:space="preserve"> Input Parameters</w:t>
      </w:r>
      <w:bookmarkEnd w:id="489"/>
    </w:p>
    <w:p w14:paraId="35B85743" w14:textId="141962C1" w:rsidR="00DB1505" w:rsidRPr="00ED3698" w:rsidRDefault="00DB1505" w:rsidP="00DB1505">
      <w:pPr>
        <w:pStyle w:val="BodyText"/>
      </w:pPr>
      <w:r w:rsidRPr="00ED3698">
        <w:t>The input data for reactive transport boundary conditions follows the format previously described for other spatially distributed properties. Similar to the input for flow boundary</w:t>
      </w:r>
      <w:r>
        <w:t xml:space="preserve"> conditions, boundary types can</w:t>
      </w:r>
      <w:r w:rsidRPr="00ED3698">
        <w:t xml:space="preserve">not be </w:t>
      </w:r>
      <w:r w:rsidRPr="0012625D">
        <w:rPr>
          <w:noProof/>
        </w:rPr>
        <w:t>overlai</w:t>
      </w:r>
      <w:r w:rsidR="0012625D">
        <w:rPr>
          <w:noProof/>
        </w:rPr>
        <w:t>d</w:t>
      </w:r>
      <w:r w:rsidRPr="00ED3698">
        <w:t xml:space="preserve">. </w:t>
      </w:r>
    </w:p>
    <w:p w14:paraId="7BF87788" w14:textId="2CEE365E" w:rsidR="00DB1505" w:rsidRPr="00ED3698" w:rsidRDefault="00DB1505" w:rsidP="00DB1505">
      <w:pPr>
        <w:pStyle w:val="BodyText"/>
      </w:pPr>
      <w:r w:rsidRPr="00ED3698">
        <w:t xml:space="preserve">The first required parameter is the number of boundary zones, which follows the </w:t>
      </w:r>
      <w:r w:rsidR="00857CBB">
        <w:t>keywords</w:t>
      </w:r>
      <w:r w:rsidRPr="00ED3698">
        <w:t xml:space="preserve"> ‘boundary conditions – </w:t>
      </w:r>
      <w:r>
        <w:t xml:space="preserve">variably-saturated </w:t>
      </w:r>
      <w:r w:rsidRPr="00ED3698">
        <w:t>flow</w:t>
      </w:r>
      <w:r w:rsidR="00750592">
        <w:t>.</w:t>
      </w:r>
      <w:r w:rsidRPr="00ED3698">
        <w:t xml:space="preserve">’ </w:t>
      </w:r>
    </w:p>
    <w:p w14:paraId="060EA694" w14:textId="5175DAD4" w:rsidR="00DB1505" w:rsidRPr="00ED3698" w:rsidRDefault="00DB1505" w:rsidP="00DB1505">
      <w:r w:rsidRPr="00ED3698">
        <w:t xml:space="preserve">Each zone is defined by a zone number and zone name following the statement </w:t>
      </w:r>
      <w:r w:rsidR="00933344">
        <w:t>‘</w:t>
      </w:r>
      <w:r w:rsidRPr="00ED3698">
        <w:t xml:space="preserve">number and name of </w:t>
      </w:r>
      <w:r w:rsidRPr="0012625D">
        <w:rPr>
          <w:noProof/>
        </w:rPr>
        <w:t>zone</w:t>
      </w:r>
      <w:r w:rsidR="00750592">
        <w:t>.</w:t>
      </w:r>
      <w:r w:rsidR="00933344">
        <w:t>’</w:t>
      </w:r>
      <w:r w:rsidRPr="00ED3698">
        <w:t xml:space="preserve"> These zones are independent of those for physical material properties or the initial condition </w:t>
      </w:r>
      <w:r w:rsidRPr="0012625D">
        <w:rPr>
          <w:noProof/>
        </w:rPr>
        <w:t>zones,</w:t>
      </w:r>
      <w:r w:rsidRPr="00ED3698">
        <w:t xml:space="preserve"> but may have the same name.</w:t>
      </w:r>
    </w:p>
    <w:p w14:paraId="7B192D24" w14:textId="24D7EED8" w:rsidR="00DB1505" w:rsidRPr="00ED3698" w:rsidRDefault="00DB1505" w:rsidP="00DB1505">
      <w:r w:rsidRPr="00ED3698">
        <w:t>Four types of boundary conditions can be specified below the subsection identifier ‘boundary type’:</w:t>
      </w:r>
    </w:p>
    <w:p w14:paraId="3C82B84C" w14:textId="77777777" w:rsidR="000A16F4" w:rsidRDefault="000A16F4" w:rsidP="000A16F4">
      <w:pPr>
        <w:pStyle w:val="Caption"/>
        <w:keepNext/>
      </w:pPr>
      <w:bookmarkStart w:id="490" w:name="_Toc13056224"/>
      <w:r w:rsidRPr="00ED3698">
        <w:t xml:space="preserve">Table </w:t>
      </w:r>
      <w:r w:rsidR="00606172">
        <w:rPr>
          <w:noProof/>
        </w:rPr>
        <w:fldChar w:fldCharType="begin"/>
      </w:r>
      <w:r w:rsidR="00606172">
        <w:rPr>
          <w:noProof/>
        </w:rPr>
        <w:instrText xml:space="preserve"> STYLEREF 1 \s </w:instrText>
      </w:r>
      <w:r w:rsidR="00606172">
        <w:rPr>
          <w:noProof/>
        </w:rPr>
        <w:fldChar w:fldCharType="separate"/>
      </w:r>
      <w:r w:rsidR="00D41448">
        <w:rPr>
          <w:noProof/>
        </w:rPr>
        <w:t>3</w:t>
      </w:r>
      <w:r w:rsidR="00606172">
        <w:rPr>
          <w:noProof/>
        </w:rPr>
        <w:fldChar w:fldCharType="end"/>
      </w:r>
      <w:r>
        <w:t>.</w:t>
      </w:r>
      <w:r w:rsidR="00606172">
        <w:rPr>
          <w:noProof/>
        </w:rPr>
        <w:fldChar w:fldCharType="begin"/>
      </w:r>
      <w:r w:rsidR="00606172">
        <w:rPr>
          <w:noProof/>
        </w:rPr>
        <w:instrText xml:space="preserve"> SEQ Table \* ARABIC \s 1 </w:instrText>
      </w:r>
      <w:r w:rsidR="00606172">
        <w:rPr>
          <w:noProof/>
        </w:rPr>
        <w:fldChar w:fldCharType="separate"/>
      </w:r>
      <w:r w:rsidR="00D41448">
        <w:rPr>
          <w:noProof/>
        </w:rPr>
        <w:t>23</w:t>
      </w:r>
      <w:r w:rsidR="00606172">
        <w:rPr>
          <w:noProof/>
        </w:rPr>
        <w:fldChar w:fldCharType="end"/>
      </w:r>
      <w:r w:rsidRPr="00ED3698">
        <w:t xml:space="preserve">: Boundary conditions for </w:t>
      </w:r>
      <w:r>
        <w:t>reactive transport</w:t>
      </w:r>
      <w:bookmarkEnd w:id="490"/>
    </w:p>
    <w:tbl>
      <w:tblPr>
        <w:tblStyle w:val="TableGrid"/>
        <w:tblW w:w="0" w:type="auto"/>
        <w:tblInd w:w="108" w:type="dxa"/>
        <w:tblLook w:val="04A0" w:firstRow="1" w:lastRow="0" w:firstColumn="1" w:lastColumn="0" w:noHBand="0" w:noVBand="1"/>
      </w:tblPr>
      <w:tblGrid>
        <w:gridCol w:w="1949"/>
        <w:gridCol w:w="2388"/>
        <w:gridCol w:w="4185"/>
      </w:tblGrid>
      <w:tr w:rsidR="000A16F4" w14:paraId="42679DA1" w14:textId="77777777" w:rsidTr="003404C6">
        <w:tc>
          <w:tcPr>
            <w:tcW w:w="1985" w:type="dxa"/>
          </w:tcPr>
          <w:p w14:paraId="7DE514FF" w14:textId="77777777" w:rsidR="000A16F4" w:rsidRDefault="000A16F4" w:rsidP="003404C6">
            <w:pPr>
              <w:pStyle w:val="Tableheader"/>
            </w:pPr>
            <w:r>
              <w:t>Type</w:t>
            </w:r>
          </w:p>
        </w:tc>
        <w:tc>
          <w:tcPr>
            <w:tcW w:w="2410" w:type="dxa"/>
          </w:tcPr>
          <w:p w14:paraId="58636F39" w14:textId="77777777" w:rsidR="000A16F4" w:rsidRDefault="000A16F4" w:rsidP="003404C6">
            <w:pPr>
              <w:pStyle w:val="Tableheader"/>
            </w:pPr>
            <w:r>
              <w:t>Name</w:t>
            </w:r>
          </w:p>
        </w:tc>
        <w:tc>
          <w:tcPr>
            <w:tcW w:w="4353" w:type="dxa"/>
          </w:tcPr>
          <w:p w14:paraId="79AECFD2" w14:textId="77777777" w:rsidR="000A16F4" w:rsidRDefault="000A16F4" w:rsidP="003404C6">
            <w:pPr>
              <w:pStyle w:val="Tableheader"/>
            </w:pPr>
            <w:r>
              <w:t>Description</w:t>
            </w:r>
          </w:p>
        </w:tc>
      </w:tr>
      <w:tr w:rsidR="000A16F4" w14:paraId="4813FFB5" w14:textId="77777777" w:rsidTr="003404C6">
        <w:tc>
          <w:tcPr>
            <w:tcW w:w="1985" w:type="dxa"/>
            <w:vAlign w:val="center"/>
          </w:tcPr>
          <w:p w14:paraId="1C170A86" w14:textId="7CD56F35" w:rsidR="000A16F4" w:rsidRDefault="000A16F4" w:rsidP="003404C6">
            <w:pPr>
              <w:pStyle w:val="Tablebodynospace"/>
              <w:ind w:firstLine="426"/>
              <w:jc w:val="left"/>
            </w:pPr>
            <w:r w:rsidRPr="00ED3698">
              <w:t>‘first’</w:t>
            </w:r>
          </w:p>
        </w:tc>
        <w:tc>
          <w:tcPr>
            <w:tcW w:w="2410" w:type="dxa"/>
            <w:vAlign w:val="center"/>
          </w:tcPr>
          <w:p w14:paraId="3AFB72C6" w14:textId="77777777" w:rsidR="000A16F4" w:rsidRDefault="000A16F4" w:rsidP="003404C6">
            <w:pPr>
              <w:pStyle w:val="Tablebodynospace"/>
              <w:ind w:firstLine="426"/>
              <w:jc w:val="left"/>
            </w:pPr>
            <w:r w:rsidRPr="00ED3698">
              <w:t>Dirichlet</w:t>
            </w:r>
          </w:p>
        </w:tc>
        <w:tc>
          <w:tcPr>
            <w:tcW w:w="4353" w:type="dxa"/>
          </w:tcPr>
          <w:p w14:paraId="5B6EE354" w14:textId="3158E71C" w:rsidR="000A16F4" w:rsidRDefault="00750592" w:rsidP="003404C6">
            <w:pPr>
              <w:pStyle w:val="Tablebodynospace"/>
            </w:pPr>
            <w:r>
              <w:t>S</w:t>
            </w:r>
            <w:r w:rsidRPr="00ED3698">
              <w:t xml:space="preserve">pecified </w:t>
            </w:r>
            <w:r w:rsidR="000A16F4" w:rsidRPr="00ED3698">
              <w:t>concentration</w:t>
            </w:r>
            <w:r w:rsidR="007504E4">
              <w:t xml:space="preserve"> (fixed)</w:t>
            </w:r>
          </w:p>
        </w:tc>
      </w:tr>
      <w:tr w:rsidR="000A16F4" w14:paraId="05BB37EC" w14:textId="77777777" w:rsidTr="003404C6">
        <w:tc>
          <w:tcPr>
            <w:tcW w:w="1985" w:type="dxa"/>
            <w:vAlign w:val="center"/>
          </w:tcPr>
          <w:p w14:paraId="424595B3" w14:textId="75FE4320" w:rsidR="000A16F4" w:rsidRDefault="000A16F4" w:rsidP="003404C6">
            <w:pPr>
              <w:pStyle w:val="Tablebodynospace"/>
              <w:ind w:firstLine="426"/>
              <w:jc w:val="left"/>
            </w:pPr>
            <w:r>
              <w:t>‘second’</w:t>
            </w:r>
          </w:p>
        </w:tc>
        <w:tc>
          <w:tcPr>
            <w:tcW w:w="2410" w:type="dxa"/>
            <w:vAlign w:val="center"/>
          </w:tcPr>
          <w:p w14:paraId="028CD0CB" w14:textId="77777777" w:rsidR="000A16F4" w:rsidRDefault="000A16F4" w:rsidP="003404C6">
            <w:pPr>
              <w:pStyle w:val="Tablebodynospace"/>
              <w:ind w:firstLine="426"/>
              <w:jc w:val="left"/>
            </w:pPr>
            <w:r w:rsidRPr="00ED3698">
              <w:t>Neumann</w:t>
            </w:r>
          </w:p>
        </w:tc>
        <w:tc>
          <w:tcPr>
            <w:tcW w:w="4353" w:type="dxa"/>
          </w:tcPr>
          <w:p w14:paraId="6F32AA46" w14:textId="3AA6ECD2" w:rsidR="000A16F4" w:rsidRDefault="00750592" w:rsidP="003404C6">
            <w:pPr>
              <w:pStyle w:val="Tablebodynospace"/>
            </w:pPr>
            <w:r>
              <w:t>F</w:t>
            </w:r>
            <w:r w:rsidRPr="00ED3698">
              <w:t xml:space="preserve">ree </w:t>
            </w:r>
            <w:r w:rsidR="007504E4">
              <w:t>advective mass outflux for aqueous phase</w:t>
            </w:r>
          </w:p>
        </w:tc>
      </w:tr>
      <w:tr w:rsidR="000A16F4" w14:paraId="672D0724" w14:textId="77777777" w:rsidTr="003404C6">
        <w:tc>
          <w:tcPr>
            <w:tcW w:w="1985" w:type="dxa"/>
            <w:vAlign w:val="center"/>
          </w:tcPr>
          <w:p w14:paraId="7A5CFFEB" w14:textId="6D7A5536" w:rsidR="000A16F4" w:rsidRDefault="000A16F4" w:rsidP="003404C6">
            <w:pPr>
              <w:pStyle w:val="Tablebodynospace"/>
              <w:ind w:firstLine="426"/>
              <w:jc w:val="left"/>
            </w:pPr>
            <w:r>
              <w:t>‘</w:t>
            </w:r>
            <w:r w:rsidRPr="00ED3698">
              <w:rPr>
                <w:sz w:val="22"/>
              </w:rPr>
              <w:t>third</w:t>
            </w:r>
            <w:r w:rsidRPr="0075340C">
              <w:t>’</w:t>
            </w:r>
            <w:r>
              <w:tab/>
            </w:r>
          </w:p>
        </w:tc>
        <w:tc>
          <w:tcPr>
            <w:tcW w:w="2410" w:type="dxa"/>
            <w:vAlign w:val="center"/>
          </w:tcPr>
          <w:p w14:paraId="5CD2DA7F" w14:textId="77777777" w:rsidR="000A16F4" w:rsidRDefault="000A16F4" w:rsidP="003404C6">
            <w:pPr>
              <w:pStyle w:val="Tablebodynospace"/>
              <w:ind w:firstLine="426"/>
              <w:jc w:val="left"/>
            </w:pPr>
            <w:r w:rsidRPr="00ED3698">
              <w:t>Cauchy</w:t>
            </w:r>
          </w:p>
        </w:tc>
        <w:tc>
          <w:tcPr>
            <w:tcW w:w="4353" w:type="dxa"/>
          </w:tcPr>
          <w:p w14:paraId="20152B5B" w14:textId="4DDB69FE" w:rsidR="000A16F4" w:rsidRDefault="00750592" w:rsidP="007504E4">
            <w:pPr>
              <w:pStyle w:val="Tablebodynospace"/>
            </w:pPr>
            <w:r>
              <w:t xml:space="preserve">Advective </w:t>
            </w:r>
            <w:r w:rsidR="007504E4">
              <w:t xml:space="preserve">mass influx for </w:t>
            </w:r>
            <w:r w:rsidR="000A16F4" w:rsidRPr="0012625D">
              <w:rPr>
                <w:noProof/>
              </w:rPr>
              <w:t>aqueous</w:t>
            </w:r>
            <w:r w:rsidR="000A16F4">
              <w:t xml:space="preserve"> </w:t>
            </w:r>
            <w:r w:rsidR="007504E4">
              <w:t>phase</w:t>
            </w:r>
            <w:r w:rsidR="002D4868">
              <w:t xml:space="preserve"> and free advective mass outflux for aqueous phase.</w:t>
            </w:r>
          </w:p>
        </w:tc>
      </w:tr>
      <w:tr w:rsidR="000A16F4" w14:paraId="56189642" w14:textId="77777777" w:rsidTr="003404C6">
        <w:tc>
          <w:tcPr>
            <w:tcW w:w="1985" w:type="dxa"/>
            <w:vAlign w:val="center"/>
          </w:tcPr>
          <w:p w14:paraId="4577DC0D" w14:textId="61E6BD8B" w:rsidR="000A16F4" w:rsidRDefault="000A16F4" w:rsidP="000A16F4">
            <w:pPr>
              <w:pStyle w:val="Tablebodynospace"/>
              <w:ind w:firstLine="426"/>
              <w:jc w:val="left"/>
            </w:pPr>
            <w:r w:rsidRPr="00ED3698">
              <w:t>‘</w:t>
            </w:r>
            <w:r>
              <w:t>mixed</w:t>
            </w:r>
            <w:r w:rsidR="00750592">
              <w:t>’</w:t>
            </w:r>
          </w:p>
        </w:tc>
        <w:tc>
          <w:tcPr>
            <w:tcW w:w="2410" w:type="dxa"/>
            <w:vAlign w:val="center"/>
          </w:tcPr>
          <w:p w14:paraId="2241AEC0" w14:textId="77777777" w:rsidR="000A16F4" w:rsidRDefault="000A16F4" w:rsidP="003404C6">
            <w:pPr>
              <w:pStyle w:val="Tablebodynospace"/>
              <w:ind w:firstLine="426"/>
              <w:jc w:val="left"/>
            </w:pPr>
            <w:r>
              <w:t>Dirichlet/</w:t>
            </w:r>
            <w:r w:rsidRPr="00ED3698">
              <w:t>Cauchy</w:t>
            </w:r>
          </w:p>
        </w:tc>
        <w:tc>
          <w:tcPr>
            <w:tcW w:w="4353" w:type="dxa"/>
          </w:tcPr>
          <w:p w14:paraId="4CD9AEED" w14:textId="077D4EA4" w:rsidR="000A16F4" w:rsidRDefault="00750592" w:rsidP="003404C6">
            <w:pPr>
              <w:pStyle w:val="Tablebodynospace"/>
            </w:pPr>
            <w:r>
              <w:t xml:space="preserve">Advective </w:t>
            </w:r>
            <w:r w:rsidR="007504E4">
              <w:t>mass influx and free diffusive mass influx for aqueous and gaseous phases</w:t>
            </w:r>
            <w:r w:rsidR="002D4868">
              <w:t xml:space="preserve"> and free advective mass outflux for aqueous phase.</w:t>
            </w:r>
          </w:p>
        </w:tc>
      </w:tr>
      <w:tr w:rsidR="00314034" w14:paraId="68680245" w14:textId="77777777" w:rsidTr="003404C6">
        <w:tc>
          <w:tcPr>
            <w:tcW w:w="1985" w:type="dxa"/>
            <w:vAlign w:val="center"/>
          </w:tcPr>
          <w:p w14:paraId="09CBC10F" w14:textId="5BAE6960" w:rsidR="00314034" w:rsidRPr="00ED3698" w:rsidRDefault="00314034" w:rsidP="00314034">
            <w:pPr>
              <w:pStyle w:val="Tablebodynospace"/>
              <w:ind w:firstLine="426"/>
              <w:jc w:val="left"/>
            </w:pPr>
            <w:r>
              <w:t>‘</w:t>
            </w:r>
            <w:r w:rsidRPr="00ED3698">
              <w:rPr>
                <w:sz w:val="22"/>
              </w:rPr>
              <w:t>third</w:t>
            </w:r>
            <w:r>
              <w:rPr>
                <w:sz w:val="22"/>
              </w:rPr>
              <w:t>-evap</w:t>
            </w:r>
            <w:r w:rsidRPr="0075340C">
              <w:t>’</w:t>
            </w:r>
          </w:p>
        </w:tc>
        <w:tc>
          <w:tcPr>
            <w:tcW w:w="2410" w:type="dxa"/>
            <w:vAlign w:val="center"/>
          </w:tcPr>
          <w:p w14:paraId="68BA189D" w14:textId="74A93232" w:rsidR="00314034" w:rsidRDefault="00314034" w:rsidP="00314034">
            <w:pPr>
              <w:pStyle w:val="Tablebodynospace"/>
              <w:ind w:firstLine="426"/>
              <w:jc w:val="left"/>
            </w:pPr>
            <w:r w:rsidRPr="00ED3698">
              <w:t>Cauchy</w:t>
            </w:r>
          </w:p>
        </w:tc>
        <w:tc>
          <w:tcPr>
            <w:tcW w:w="4353" w:type="dxa"/>
          </w:tcPr>
          <w:p w14:paraId="464F39C5" w14:textId="56F1D92F" w:rsidR="00314034" w:rsidRDefault="00314034" w:rsidP="00314034">
            <w:pPr>
              <w:pStyle w:val="Tablebodynospace"/>
            </w:pPr>
            <w:r>
              <w:t xml:space="preserve">Advective mass influx for </w:t>
            </w:r>
            <w:r w:rsidRPr="0012625D">
              <w:rPr>
                <w:noProof/>
              </w:rPr>
              <w:t>aqueous</w:t>
            </w:r>
            <w:r>
              <w:t xml:space="preserve"> phase but no outflow mass flux. Mass is retained in the domain for outflow boundary.</w:t>
            </w:r>
          </w:p>
        </w:tc>
      </w:tr>
      <w:tr w:rsidR="00C341CE" w14:paraId="6C65549D" w14:textId="77777777" w:rsidTr="003404C6">
        <w:tc>
          <w:tcPr>
            <w:tcW w:w="1985" w:type="dxa"/>
            <w:vAlign w:val="center"/>
          </w:tcPr>
          <w:p w14:paraId="2A852EBB" w14:textId="6203BEC0" w:rsidR="00C341CE" w:rsidRDefault="00C341CE" w:rsidP="00C341CE">
            <w:pPr>
              <w:pStyle w:val="Tablebodynospace"/>
              <w:ind w:firstLine="426"/>
              <w:jc w:val="left"/>
            </w:pPr>
            <w:r w:rsidRPr="00ED3698">
              <w:t>‘</w:t>
            </w:r>
            <w:r>
              <w:t>mixed-evap’</w:t>
            </w:r>
          </w:p>
        </w:tc>
        <w:tc>
          <w:tcPr>
            <w:tcW w:w="2410" w:type="dxa"/>
            <w:vAlign w:val="center"/>
          </w:tcPr>
          <w:p w14:paraId="525E72A1" w14:textId="305CBB5D" w:rsidR="00C341CE" w:rsidRPr="00ED3698" w:rsidRDefault="00C341CE" w:rsidP="00C341CE">
            <w:pPr>
              <w:pStyle w:val="Tablebodynospace"/>
              <w:ind w:firstLine="426"/>
              <w:jc w:val="left"/>
            </w:pPr>
            <w:r>
              <w:t>Dirichlet/</w:t>
            </w:r>
            <w:r w:rsidRPr="00ED3698">
              <w:t>Cauchy</w:t>
            </w:r>
          </w:p>
        </w:tc>
        <w:tc>
          <w:tcPr>
            <w:tcW w:w="4353" w:type="dxa"/>
          </w:tcPr>
          <w:p w14:paraId="0C607B42" w14:textId="317D2D6A" w:rsidR="00C341CE" w:rsidRDefault="00C341CE" w:rsidP="00C341CE">
            <w:pPr>
              <w:pStyle w:val="Tablebodynospace"/>
            </w:pPr>
            <w:r>
              <w:t>Advective mass influx and free diffusive mass influx for aqueous and gaseous phases but no outflow mass flux. Mass is retained in the domain for outflow boundary.</w:t>
            </w:r>
          </w:p>
        </w:tc>
      </w:tr>
      <w:tr w:rsidR="00F07E26" w14:paraId="5A19801A" w14:textId="77777777" w:rsidTr="003404C6">
        <w:tc>
          <w:tcPr>
            <w:tcW w:w="1985" w:type="dxa"/>
            <w:vAlign w:val="center"/>
          </w:tcPr>
          <w:p w14:paraId="1184172E" w14:textId="1E94608B" w:rsidR="00F07E26" w:rsidRPr="00ED3698" w:rsidRDefault="00F07E26">
            <w:pPr>
              <w:pStyle w:val="Tablebodynospace"/>
              <w:ind w:firstLine="426"/>
              <w:jc w:val="left"/>
            </w:pPr>
            <w:r w:rsidRPr="00ED3698">
              <w:t>‘</w:t>
            </w:r>
            <w:r>
              <w:t>tracer’</w:t>
            </w:r>
          </w:p>
        </w:tc>
        <w:tc>
          <w:tcPr>
            <w:tcW w:w="2410" w:type="dxa"/>
            <w:vAlign w:val="center"/>
          </w:tcPr>
          <w:p w14:paraId="137A0A1E" w14:textId="39DDF2D1" w:rsidR="00F07E26" w:rsidRDefault="00F07E26" w:rsidP="00C341CE">
            <w:pPr>
              <w:pStyle w:val="Tablebodynospace"/>
              <w:ind w:firstLine="426"/>
              <w:jc w:val="left"/>
            </w:pPr>
            <w:r w:rsidRPr="00ED3698">
              <w:t>Cauchy</w:t>
            </w:r>
          </w:p>
        </w:tc>
        <w:tc>
          <w:tcPr>
            <w:tcW w:w="4353" w:type="dxa"/>
          </w:tcPr>
          <w:p w14:paraId="4BE2E289" w14:textId="5B2CA93A" w:rsidR="00F07E26" w:rsidRDefault="001942B9" w:rsidP="00C341CE">
            <w:pPr>
              <w:pStyle w:val="Tablebodynospace"/>
            </w:pPr>
            <w:r>
              <w:t xml:space="preserve">Advective mass influx for </w:t>
            </w:r>
            <w:r w:rsidRPr="0012625D">
              <w:rPr>
                <w:noProof/>
              </w:rPr>
              <w:t>aqueous</w:t>
            </w:r>
            <w:r>
              <w:t xml:space="preserve"> phase. </w:t>
            </w:r>
            <w:r w:rsidR="00F07E26">
              <w:t>T</w:t>
            </w:r>
            <w:r w:rsidR="00F07E26" w:rsidRPr="00F07E26">
              <w:t xml:space="preserve">he total mass transported is calculated based on the </w:t>
            </w:r>
            <w:r w:rsidR="00F07E26" w:rsidRPr="00F07E26">
              <w:lastRenderedPageBreak/>
              <w:t>specified tracer concentration and the flux through the control volume.</w:t>
            </w:r>
          </w:p>
        </w:tc>
      </w:tr>
    </w:tbl>
    <w:p w14:paraId="08494BDB" w14:textId="77777777" w:rsidR="00DB1505" w:rsidRPr="00ED3698" w:rsidRDefault="00DB1505" w:rsidP="00DB1505"/>
    <w:p w14:paraId="7EEFB6EB" w14:textId="6758CB15" w:rsidR="00DB1505" w:rsidRPr="00ED3698" w:rsidRDefault="00DB1505" w:rsidP="00DB1505">
      <w:r w:rsidRPr="00ED3698">
        <w:t>The subsection ‘concentration input’ is only required for first, third and mixed-type boundary conditions. For additional information on input requirements and options in this section</w:t>
      </w:r>
      <w:r w:rsidR="00726891">
        <w:t>,</w:t>
      </w:r>
      <w:r w:rsidRPr="00ED3698">
        <w:t xml:space="preserve"> see </w:t>
      </w:r>
      <w:r w:rsidR="00726891">
        <w:t xml:space="preserve">the </w:t>
      </w:r>
      <w:r w:rsidRPr="00ED3698">
        <w:t>‘initial condition – local chemistry’</w:t>
      </w:r>
      <w:r w:rsidR="00337AEA">
        <w:t xml:space="preserve"> </w:t>
      </w:r>
      <w:r w:rsidR="00726891" w:rsidRPr="00ED3698">
        <w:t>section</w:t>
      </w:r>
      <w:r w:rsidRPr="00ED3698">
        <w:t>.</w:t>
      </w:r>
    </w:p>
    <w:p w14:paraId="4D495593" w14:textId="66637B82" w:rsidR="00DB1505" w:rsidRPr="00ED3698" w:rsidRDefault="00DB1505" w:rsidP="00DB1505">
      <w:r w:rsidRPr="00ED3698">
        <w:t xml:space="preserve">The dimensions of the boundary zone are specified below the statement </w:t>
      </w:r>
      <w:r w:rsidR="00933344">
        <w:t>‘</w:t>
      </w:r>
      <w:r w:rsidRPr="00ED3698">
        <w:t xml:space="preserve">extent of </w:t>
      </w:r>
      <w:r w:rsidRPr="0012625D">
        <w:rPr>
          <w:noProof/>
        </w:rPr>
        <w:t>zone</w:t>
      </w:r>
      <w:r w:rsidR="00337AEA">
        <w:t>.</w:t>
      </w:r>
      <w:r w:rsidR="00933344">
        <w:t>’</w:t>
      </w:r>
      <w:r w:rsidRPr="00ED3698">
        <w:t xml:space="preserve"> As with other spatially distributed parameters, the precise dimensions of the boundary will </w:t>
      </w:r>
      <w:r w:rsidR="00337AEA">
        <w:t>depend</w:t>
      </w:r>
      <w:r w:rsidRPr="00ED3698">
        <w:t xml:space="preserve"> on the grid spacing (</w:t>
      </w:r>
      <w:r w:rsidR="00337AEA">
        <w:t>s</w:t>
      </w:r>
      <w:r w:rsidR="00337AEA" w:rsidRPr="00ED3698">
        <w:t xml:space="preserve">ee </w:t>
      </w:r>
      <w:r w:rsidRPr="00ED3698">
        <w:t>Section 3 of</w:t>
      </w:r>
      <w:r w:rsidR="00337AEA">
        <w:t xml:space="preserve"> the</w:t>
      </w:r>
      <w:r w:rsidRPr="00ED3698">
        <w:t xml:space="preserve"> input file). </w:t>
      </w:r>
      <w:r w:rsidR="00337AEA">
        <w:t>As</w:t>
      </w:r>
      <w:r w:rsidR="00337AEA" w:rsidRPr="00ED3698">
        <w:t xml:space="preserve"> </w:t>
      </w:r>
      <w:r w:rsidRPr="00ED3698">
        <w:t xml:space="preserve">the model is capable of simulating reactive transport in three dimensions, the specification of the boundaries must be provided in the </w:t>
      </w:r>
      <w:r w:rsidR="001B4DFA">
        <w:t xml:space="preserve">x-, y- </w:t>
      </w:r>
      <w:r w:rsidRPr="00ED3698">
        <w:t xml:space="preserve">and z-dimensions. The coordinates are also used to specify to which boundary face the boundary condition will be applied. This is of particular importance for </w:t>
      </w:r>
      <w:r w:rsidRPr="0012625D">
        <w:rPr>
          <w:noProof/>
        </w:rPr>
        <w:t>third</w:t>
      </w:r>
      <w:r w:rsidRPr="00ED3698">
        <w:t>, second</w:t>
      </w:r>
      <w:r w:rsidR="00337AEA">
        <w:t>,</w:t>
      </w:r>
      <w:r w:rsidRPr="00ED3698">
        <w:t xml:space="preserve"> and mixed type boundary conditions. For example</w:t>
      </w:r>
      <w:r w:rsidR="00337AEA">
        <w:t>,</w:t>
      </w:r>
      <w:r w:rsidRPr="00ED3698">
        <w:t xml:space="preserve"> the specification </w:t>
      </w:r>
    </w:p>
    <w:p w14:paraId="1164BA27" w14:textId="77777777" w:rsidR="00DB1505" w:rsidRPr="00ED3698" w:rsidRDefault="00DB1505" w:rsidP="0074798F">
      <w:pPr>
        <w:pStyle w:val="StyleCode"/>
      </w:pPr>
    </w:p>
    <w:p w14:paraId="60462429" w14:textId="6817658C" w:rsidR="00DB1505" w:rsidRPr="00ED3698" w:rsidRDefault="00DB1505" w:rsidP="00DB1505">
      <w:pPr>
        <w:pStyle w:val="StyleCode"/>
      </w:pPr>
      <w:r w:rsidRPr="00ED3698">
        <w:t>‘extent of zone’</w:t>
      </w:r>
    </w:p>
    <w:p w14:paraId="7DE6295C" w14:textId="77777777" w:rsidR="00DB1505" w:rsidRPr="00ED3698" w:rsidRDefault="00DB1505" w:rsidP="00DB1505">
      <w:pPr>
        <w:pStyle w:val="StyleCode"/>
      </w:pPr>
      <w:r w:rsidRPr="00ED3698">
        <w:t>0.0 0.0   0.0 1.0   0.0 10.0</w:t>
      </w:r>
    </w:p>
    <w:p w14:paraId="01CDA0EB" w14:textId="77777777" w:rsidR="00DB1505" w:rsidRPr="00ED3698" w:rsidRDefault="00DB1505" w:rsidP="0074798F">
      <w:pPr>
        <w:pStyle w:val="StyleCode"/>
      </w:pPr>
    </w:p>
    <w:p w14:paraId="48A2F977" w14:textId="5FB5568F" w:rsidR="00DB1505" w:rsidRPr="00ED3698" w:rsidRDefault="00DB1505" w:rsidP="00DB1505">
      <w:r w:rsidRPr="00ED3698">
        <w:t xml:space="preserve">means that the boundary condition will be applied to the </w:t>
      </w:r>
      <w:r w:rsidR="00EB176D" w:rsidRPr="0012625D">
        <w:rPr>
          <w:noProof/>
        </w:rPr>
        <w:t>yz</w:t>
      </w:r>
      <w:r w:rsidR="00EB176D">
        <w:t>-</w:t>
      </w:r>
      <w:r w:rsidRPr="00ED3698">
        <w:t xml:space="preserve">plane of the solution domain at x = 0 covering an area from </w:t>
      </w:r>
      <w:r w:rsidRPr="0012625D">
        <w:rPr>
          <w:noProof/>
        </w:rPr>
        <w:t>y</w:t>
      </w:r>
      <w:r w:rsidRPr="0012625D">
        <w:rPr>
          <w:noProof/>
          <w:vertAlign w:val="subscript"/>
        </w:rPr>
        <w:t>min</w:t>
      </w:r>
      <w:r w:rsidRPr="00ED3698">
        <w:t xml:space="preserve"> = 0 </w:t>
      </w:r>
      <w:r w:rsidRPr="0012625D">
        <w:rPr>
          <w:noProof/>
        </w:rPr>
        <w:t>m t</w:t>
      </w:r>
      <w:r w:rsidRPr="00ED3698">
        <w:t xml:space="preserve"> </w:t>
      </w:r>
      <w:r w:rsidRPr="0012625D">
        <w:rPr>
          <w:noProof/>
        </w:rPr>
        <w:t>y</w:t>
      </w:r>
      <w:r w:rsidRPr="0012625D">
        <w:rPr>
          <w:noProof/>
          <w:vertAlign w:val="subscript"/>
        </w:rPr>
        <w:t>max</w:t>
      </w:r>
      <w:r w:rsidRPr="00ED3698">
        <w:t xml:space="preserve"> = 1 m and </w:t>
      </w:r>
      <w:r w:rsidRPr="0012625D">
        <w:rPr>
          <w:noProof/>
        </w:rPr>
        <w:t>z</w:t>
      </w:r>
      <w:r w:rsidRPr="0012625D">
        <w:rPr>
          <w:noProof/>
          <w:vertAlign w:val="subscript"/>
        </w:rPr>
        <w:t>min</w:t>
      </w:r>
      <w:r w:rsidRPr="00ED3698">
        <w:t xml:space="preserve"> = 0 m to </w:t>
      </w:r>
      <w:r w:rsidRPr="0012625D">
        <w:rPr>
          <w:noProof/>
        </w:rPr>
        <w:t>z</w:t>
      </w:r>
      <w:r w:rsidRPr="0012625D">
        <w:rPr>
          <w:noProof/>
          <w:vertAlign w:val="subscript"/>
        </w:rPr>
        <w:t>max</w:t>
      </w:r>
      <w:r w:rsidRPr="00ED3698">
        <w:t xml:space="preserve"> = 10.0 m.. The model formulation requires that this input structure is obeyed also for 1D- and 2D-simulations. For example, the specification of the left boundary of a 1D-simulation in x-direction would require the input:</w:t>
      </w:r>
    </w:p>
    <w:p w14:paraId="2F491683" w14:textId="77777777" w:rsidR="00DB1505" w:rsidRPr="00ED3698" w:rsidRDefault="00DB1505" w:rsidP="0074798F">
      <w:pPr>
        <w:pStyle w:val="StyleCode"/>
      </w:pPr>
    </w:p>
    <w:p w14:paraId="21F166A0" w14:textId="5C7914E8" w:rsidR="00DB1505" w:rsidRPr="00ED3698" w:rsidRDefault="00DB1505" w:rsidP="00DB1505">
      <w:pPr>
        <w:pStyle w:val="StyleCode"/>
      </w:pPr>
      <w:r w:rsidRPr="00ED3698">
        <w:t>‘extent of zone’</w:t>
      </w:r>
    </w:p>
    <w:p w14:paraId="44FAC318" w14:textId="77777777" w:rsidR="00DB1505" w:rsidRPr="00ED3698" w:rsidRDefault="00DB1505" w:rsidP="00DB1505">
      <w:pPr>
        <w:pStyle w:val="StyleCode"/>
      </w:pPr>
      <w:r w:rsidRPr="00ED3698">
        <w:t>0.0 0.0   0.0 1.0   0.0 1.0</w:t>
      </w:r>
    </w:p>
    <w:p w14:paraId="631B47AF" w14:textId="77777777" w:rsidR="00DB1505" w:rsidRPr="00ED3698" w:rsidRDefault="00DB1505" w:rsidP="0074798F">
      <w:pPr>
        <w:pStyle w:val="StyleCode"/>
      </w:pPr>
    </w:p>
    <w:p w14:paraId="2899E7DB" w14:textId="3EE1B2B7" w:rsidR="00DB1505" w:rsidRDefault="00337AEA" w:rsidP="00DB1505">
      <w:r>
        <w:t>Currently</w:t>
      </w:r>
      <w:r w:rsidR="00DB1505" w:rsidRPr="00ED3698">
        <w:t xml:space="preserve">, the model can only handle boundary conditions on the surface (edges) of the solution domain. The input for each boundary zone is terminated with the statement ‘end of </w:t>
      </w:r>
      <w:r w:rsidR="00DB1505" w:rsidRPr="0012625D">
        <w:rPr>
          <w:noProof/>
        </w:rPr>
        <w:t>zone</w:t>
      </w:r>
      <w:r>
        <w:t>.</w:t>
      </w:r>
      <w:r w:rsidR="00DB1505" w:rsidRPr="00ED3698">
        <w:t>’</w:t>
      </w:r>
    </w:p>
    <w:p w14:paraId="105C0393" w14:textId="21817A8D" w:rsidR="004D080E" w:rsidRPr="00ED3698" w:rsidRDefault="004D080E" w:rsidP="004D080E">
      <w:pPr>
        <w:pStyle w:val="Heading3"/>
      </w:pPr>
      <w:bookmarkStart w:id="491" w:name="_Toc13056154"/>
      <w:r>
        <w:t>Transient boundary condition</w:t>
      </w:r>
      <w:bookmarkEnd w:id="491"/>
    </w:p>
    <w:p w14:paraId="34AB5943" w14:textId="5241B658" w:rsidR="00DB1505" w:rsidRDefault="00DB1505" w:rsidP="00A774FC">
      <w:r>
        <w:rPr>
          <w:rFonts w:hint="eastAsia"/>
        </w:rPr>
        <w:t xml:space="preserve">For the specification of transient boundary conditions, the keyword </w:t>
      </w:r>
      <w:r w:rsidR="00933344">
        <w:t>‘</w:t>
      </w:r>
      <w:r w:rsidRPr="00F10486">
        <w:t>update boundary conditions</w:t>
      </w:r>
      <w:r w:rsidR="00AB6442">
        <w:t>,</w:t>
      </w:r>
      <w:r w:rsidR="00933344">
        <w:t>’</w:t>
      </w:r>
      <w:r w:rsidR="0010618E">
        <w:t xml:space="preserve"> </w:t>
      </w:r>
      <w:r w:rsidR="0010618E">
        <w:rPr>
          <w:rFonts w:hint="eastAsia"/>
        </w:rPr>
        <w:t xml:space="preserve">followed by the number and starting time of </w:t>
      </w:r>
      <w:r w:rsidR="00AB6442">
        <w:t xml:space="preserve">the </w:t>
      </w:r>
      <w:r w:rsidR="0010618E">
        <w:rPr>
          <w:rFonts w:hint="eastAsia"/>
        </w:rPr>
        <w:t>boundary conditions</w:t>
      </w:r>
      <w:r w:rsidR="0010618E">
        <w:t xml:space="preserve"> to be updated,</w:t>
      </w:r>
      <w:r>
        <w:rPr>
          <w:rFonts w:hint="eastAsia"/>
        </w:rPr>
        <w:t xml:space="preserve"> has to be </w:t>
      </w:r>
      <w:r w:rsidR="0010618E">
        <w:t>added to the initial boundary conditions</w:t>
      </w:r>
      <w:r>
        <w:rPr>
          <w:rFonts w:hint="eastAsia"/>
        </w:rPr>
        <w:t xml:space="preserve">. The detailed boundary conditions are given in the following blocks between </w:t>
      </w:r>
      <w:r w:rsidR="00AB6442">
        <w:t>the</w:t>
      </w:r>
      <w:r>
        <w:rPr>
          <w:rFonts w:hint="eastAsia"/>
        </w:rPr>
        <w:t xml:space="preserve"> keywords </w:t>
      </w:r>
      <w:r w:rsidR="00933344">
        <w:t>‘</w:t>
      </w:r>
      <w:r w:rsidRPr="009B62CF">
        <w:t>start of target read time input</w:t>
      </w:r>
      <w:r w:rsidR="00933344">
        <w:t>’</w:t>
      </w:r>
      <w:r>
        <w:rPr>
          <w:rFonts w:hint="eastAsia"/>
        </w:rPr>
        <w:t xml:space="preserve"> and </w:t>
      </w:r>
      <w:r w:rsidR="00933344">
        <w:t>‘</w:t>
      </w:r>
      <w:r w:rsidRPr="009B62CF">
        <w:t xml:space="preserve">end of </w:t>
      </w:r>
      <w:r w:rsidRPr="0012625D">
        <w:rPr>
          <w:noProof/>
        </w:rPr>
        <w:t>target</w:t>
      </w:r>
      <w:r w:rsidRPr="009B62CF">
        <w:t xml:space="preserve"> read time input</w:t>
      </w:r>
      <w:r w:rsidR="00AB6442">
        <w:t>.</w:t>
      </w:r>
      <w:r w:rsidR="00933344">
        <w:t>’</w:t>
      </w:r>
      <w:r>
        <w:rPr>
          <w:rFonts w:hint="eastAsia"/>
        </w:rPr>
        <w:t xml:space="preserve"> </w:t>
      </w:r>
      <w:r w:rsidR="0010618E">
        <w:t xml:space="preserve">The chemical compositions can be updated with time, but the boundary types cannot be changed. If </w:t>
      </w:r>
      <w:r w:rsidR="000A6668">
        <w:t xml:space="preserve">the </w:t>
      </w:r>
      <w:r w:rsidR="0010618E">
        <w:t xml:space="preserve">BCs to be updated are more than one, they must be placed in the same order as defined </w:t>
      </w:r>
      <w:r w:rsidR="0048086F">
        <w:t>in the initial</w:t>
      </w:r>
      <w:r w:rsidR="0010618E">
        <w:t xml:space="preserve"> boundary condition</w:t>
      </w:r>
      <w:r w:rsidR="004D080E">
        <w:t>s</w:t>
      </w:r>
      <w:r w:rsidR="0048086F">
        <w:t xml:space="preserve">. </w:t>
      </w:r>
      <w:r w:rsidR="0010618E">
        <w:t xml:space="preserve">Example 2 demonstrates the format for </w:t>
      </w:r>
      <w:r w:rsidR="000A6668">
        <w:t>specifying</w:t>
      </w:r>
      <w:r w:rsidR="0010618E">
        <w:t xml:space="preserve"> transient boundary conditions.</w:t>
      </w:r>
    </w:p>
    <w:p w14:paraId="70FDB10D" w14:textId="470F8831" w:rsidR="008F7EEB" w:rsidRPr="00ED3698" w:rsidRDefault="008F7EEB" w:rsidP="008F7EEB">
      <w:pPr>
        <w:pStyle w:val="Heading3"/>
      </w:pPr>
      <w:bookmarkStart w:id="492" w:name="_Toc13056155"/>
      <w:r w:rsidRPr="008F7EEB">
        <w:t>use background chemistry for boundary zone</w:t>
      </w:r>
      <w:bookmarkEnd w:id="492"/>
    </w:p>
    <w:p w14:paraId="4F7E34AF" w14:textId="27868D44" w:rsidR="008F7EEB" w:rsidRPr="008F7EEB" w:rsidRDefault="008F7EEB" w:rsidP="008F7EEB">
      <w:r>
        <w:rPr>
          <w:rFonts w:hint="eastAsia"/>
        </w:rPr>
        <w:t xml:space="preserve">It is also possible to </w:t>
      </w:r>
      <w:r w:rsidR="00C25EF3">
        <w:t>stipulate</w:t>
      </w:r>
      <w:r>
        <w:t xml:space="preserve"> a boundary condition with a chemical composition specified in the initial condition. This is only applicable when the </w:t>
      </w:r>
      <w:r w:rsidR="00C25EF3">
        <w:t xml:space="preserve">first-type </w:t>
      </w:r>
      <w:r>
        <w:t>boundary</w:t>
      </w:r>
      <w:r w:rsidR="004D080E">
        <w:t xml:space="preserve"> condition</w:t>
      </w:r>
      <w:r>
        <w:t xml:space="preserve"> is assigned. </w:t>
      </w:r>
      <w:r>
        <w:rPr>
          <w:rFonts w:hint="eastAsia"/>
        </w:rPr>
        <w:t xml:space="preserve">The keyword for that is </w:t>
      </w:r>
      <w:r w:rsidR="00933344">
        <w:t>‘</w:t>
      </w:r>
      <w:r w:rsidRPr="008F7EEB">
        <w:t>use background chemistry for boundary zone</w:t>
      </w:r>
      <w:r w:rsidR="00C25EF3">
        <w:t>.</w:t>
      </w:r>
      <w:r w:rsidR="00933344">
        <w:t>’</w:t>
      </w:r>
      <w:r>
        <w:t xml:space="preserve"> This is useful to specify 2D boundary conditions with local injections. Example 3</w:t>
      </w:r>
      <w:r w:rsidR="004D080E">
        <w:t xml:space="preserve"> in the next subsection</w:t>
      </w:r>
      <w:r>
        <w:t xml:space="preserve"> demonstrate</w:t>
      </w:r>
      <w:r w:rsidR="004D080E">
        <w:t>s</w:t>
      </w:r>
      <w:r>
        <w:t xml:space="preserve"> its </w:t>
      </w:r>
      <w:r w:rsidR="00C25EF3">
        <w:t>use</w:t>
      </w:r>
      <w:r>
        <w:t>.</w:t>
      </w:r>
    </w:p>
    <w:p w14:paraId="03E7DC5E" w14:textId="77777777" w:rsidR="008F7EEB" w:rsidRDefault="008F7EEB" w:rsidP="00A774FC"/>
    <w:p w14:paraId="169D97E0" w14:textId="6FE62066" w:rsidR="00DB1505" w:rsidRPr="00ED3698" w:rsidRDefault="00DB1505" w:rsidP="00DB1505">
      <w:pPr>
        <w:pStyle w:val="Heading3"/>
      </w:pPr>
      <w:bookmarkStart w:id="493" w:name="_Toc13056156"/>
      <w:r w:rsidRPr="00ED3698">
        <w:lastRenderedPageBreak/>
        <w:t xml:space="preserve">Example </w:t>
      </w:r>
      <w:r w:rsidR="005C0C03">
        <w:t>Data input file</w:t>
      </w:r>
      <w:bookmarkEnd w:id="493"/>
    </w:p>
    <w:p w14:paraId="36D81D9B" w14:textId="400F47D1" w:rsidR="00DB1505" w:rsidRDefault="00DB1505" w:rsidP="00DB1505">
      <w:r>
        <w:rPr>
          <w:rFonts w:hint="eastAsia"/>
        </w:rPr>
        <w:t>Example 1: Input data for</w:t>
      </w:r>
      <w:r w:rsidR="00A774FC">
        <w:t xml:space="preserve"> </w:t>
      </w:r>
      <w:r w:rsidR="00C25EF3" w:rsidRPr="0012625D">
        <w:rPr>
          <w:noProof/>
        </w:rPr>
        <w:t>second</w:t>
      </w:r>
      <w:r w:rsidR="00C25EF3">
        <w:t xml:space="preserve">- </w:t>
      </w:r>
      <w:r w:rsidR="00A774FC">
        <w:t>and</w:t>
      </w:r>
      <w:r>
        <w:rPr>
          <w:rFonts w:hint="eastAsia"/>
        </w:rPr>
        <w:t xml:space="preserve"> </w:t>
      </w:r>
      <w:r w:rsidR="00C25EF3">
        <w:t xml:space="preserve">third-type </w:t>
      </w:r>
      <w:r>
        <w:rPr>
          <w:rFonts w:hint="eastAsia"/>
        </w:rPr>
        <w:t>boundary conditions for a 1D reactive transport problem:</w:t>
      </w:r>
    </w:p>
    <w:p w14:paraId="1BF483C0" w14:textId="77777777" w:rsidR="00DB1505" w:rsidRDefault="00DB1505" w:rsidP="0074798F">
      <w:pPr>
        <w:pStyle w:val="StyleCode"/>
      </w:pPr>
    </w:p>
    <w:p w14:paraId="0E6F1852" w14:textId="77777777" w:rsidR="00DB1505" w:rsidRPr="00B651B6" w:rsidRDefault="00DB1505" w:rsidP="00DB1505">
      <w:pPr>
        <w:pStyle w:val="StyleCode"/>
      </w:pPr>
      <w:r w:rsidRPr="00B651B6">
        <w:t>! Data Block 16: boundary conditions - reactive transport</w:t>
      </w:r>
    </w:p>
    <w:p w14:paraId="5704C4C6" w14:textId="77777777" w:rsidR="00DB1505" w:rsidRPr="00F44F1C" w:rsidRDefault="00DB1505" w:rsidP="00DB1505">
      <w:pPr>
        <w:pStyle w:val="StyleCode"/>
      </w:pPr>
      <w:r w:rsidRPr="00F44F1C">
        <w:t>! ---------------------------------------------------------------------------</w:t>
      </w:r>
    </w:p>
    <w:p w14:paraId="6CFDC89A" w14:textId="77777777" w:rsidR="00DB1505" w:rsidRPr="00B16100" w:rsidRDefault="00DB1505" w:rsidP="00DB1505">
      <w:pPr>
        <w:pStyle w:val="StyleCode"/>
      </w:pPr>
      <w:r w:rsidRPr="00B16100">
        <w:t>!</w:t>
      </w:r>
    </w:p>
    <w:p w14:paraId="5F05B2A1" w14:textId="08AC54A3" w:rsidR="00DB1505" w:rsidRPr="00052239" w:rsidRDefault="00DB1505" w:rsidP="00DB1505">
      <w:pPr>
        <w:pStyle w:val="StyleCode"/>
      </w:pPr>
      <w:r w:rsidRPr="00052239">
        <w:t>'boundary conditions - reactive transport'</w:t>
      </w:r>
    </w:p>
    <w:p w14:paraId="78A2BFE6" w14:textId="77777777" w:rsidR="00DB1505" w:rsidRPr="004403A0" w:rsidRDefault="00DB1505" w:rsidP="00DB1505">
      <w:pPr>
        <w:pStyle w:val="StyleCode"/>
      </w:pPr>
      <w:r w:rsidRPr="0012625D">
        <w:rPr>
          <w:noProof/>
        </w:rPr>
        <w:t>2                             ;number</w:t>
      </w:r>
      <w:r w:rsidRPr="004403A0">
        <w:t xml:space="preserve"> of zones</w:t>
      </w:r>
    </w:p>
    <w:p w14:paraId="16A8CC99" w14:textId="77777777" w:rsidR="00DB1505" w:rsidRPr="004403A0" w:rsidRDefault="00DB1505" w:rsidP="00DB1505">
      <w:pPr>
        <w:pStyle w:val="StyleCode"/>
      </w:pPr>
    </w:p>
    <w:p w14:paraId="64BDCEBD" w14:textId="77777777" w:rsidR="00DB1505" w:rsidRPr="008236DA" w:rsidRDefault="00DB1505" w:rsidP="00DB1505">
      <w:pPr>
        <w:pStyle w:val="StyleCode"/>
      </w:pPr>
      <w:r w:rsidRPr="008236DA">
        <w:t>! ---------------------------------------------------------------------------</w:t>
      </w:r>
    </w:p>
    <w:p w14:paraId="60B11B99" w14:textId="2FEC8984" w:rsidR="00DB1505" w:rsidRPr="008236DA" w:rsidRDefault="00DB1505" w:rsidP="00DB1505">
      <w:pPr>
        <w:pStyle w:val="StyleCode"/>
      </w:pPr>
      <w:r w:rsidRPr="008236DA">
        <w:t>'number and name of zone'</w:t>
      </w:r>
    </w:p>
    <w:p w14:paraId="057CAEDA" w14:textId="77777777" w:rsidR="00DB1505" w:rsidRPr="008236DA" w:rsidRDefault="00DB1505" w:rsidP="00DB1505">
      <w:pPr>
        <w:pStyle w:val="StyleCode"/>
      </w:pPr>
      <w:r w:rsidRPr="008236DA">
        <w:t>1</w:t>
      </w:r>
    </w:p>
    <w:p w14:paraId="1B4C94C0" w14:textId="467AAEE9" w:rsidR="00DB1505" w:rsidRPr="001D0308" w:rsidRDefault="00DB1505" w:rsidP="00DB1505">
      <w:pPr>
        <w:pStyle w:val="StyleCode"/>
      </w:pPr>
      <w:r w:rsidRPr="001D0308">
        <w:t>'infiltrating fluid'</w:t>
      </w:r>
    </w:p>
    <w:p w14:paraId="63F33C06" w14:textId="77777777" w:rsidR="00DB1505" w:rsidRPr="003E2B33" w:rsidRDefault="00DB1505" w:rsidP="00DB1505">
      <w:pPr>
        <w:pStyle w:val="StyleCode"/>
      </w:pPr>
    </w:p>
    <w:p w14:paraId="0552ADD1" w14:textId="4CB66017" w:rsidR="00DB1505" w:rsidRPr="006A3878" w:rsidRDefault="00DB1505" w:rsidP="00DB1505">
      <w:pPr>
        <w:pStyle w:val="StyleCode"/>
      </w:pPr>
      <w:r w:rsidRPr="006A3878">
        <w:t>'boundary type'</w:t>
      </w:r>
    </w:p>
    <w:p w14:paraId="4FE2D329" w14:textId="5C000455" w:rsidR="00DB1505" w:rsidRPr="00FC5001" w:rsidRDefault="00DB1505" w:rsidP="00DB1505">
      <w:pPr>
        <w:pStyle w:val="StyleCode"/>
      </w:pPr>
      <w:r w:rsidRPr="00FC5001">
        <w:t>'third'</w:t>
      </w:r>
    </w:p>
    <w:p w14:paraId="4BCBBA7D" w14:textId="77777777" w:rsidR="00DB1505" w:rsidRPr="00AB26F9" w:rsidRDefault="00DB1505" w:rsidP="00DB1505">
      <w:pPr>
        <w:pStyle w:val="StyleCode"/>
      </w:pPr>
    </w:p>
    <w:p w14:paraId="61BE2B25" w14:textId="7F0A5455" w:rsidR="00DB1505" w:rsidRPr="004C0648" w:rsidRDefault="00DB1505" w:rsidP="00DB1505">
      <w:pPr>
        <w:pStyle w:val="StyleCode"/>
      </w:pPr>
      <w:r w:rsidRPr="004C0648">
        <w:t>'concentration input'</w:t>
      </w:r>
    </w:p>
    <w:p w14:paraId="578A0D32" w14:textId="244FD2F1" w:rsidR="00DB1505" w:rsidRPr="004C0648" w:rsidRDefault="00DB1505" w:rsidP="00DB1505">
      <w:pPr>
        <w:pStyle w:val="StyleCode"/>
      </w:pPr>
      <w:r w:rsidRPr="004C0648">
        <w:t>3.0        'ph'                ;'h+1'</w:t>
      </w:r>
    </w:p>
    <w:p w14:paraId="66292070" w14:textId="0E52C957" w:rsidR="00DB1505" w:rsidRPr="0017659E" w:rsidRDefault="00DB1505" w:rsidP="00DB1505">
      <w:pPr>
        <w:pStyle w:val="StyleCode"/>
      </w:pPr>
      <w:r w:rsidRPr="00510C41">
        <w:t>1.0d-10    'free</w:t>
      </w:r>
      <w:r w:rsidRPr="0017659E">
        <w:t>'              ;'fe+3'</w:t>
      </w:r>
    </w:p>
    <w:p w14:paraId="52CE4A65" w14:textId="15BE3072" w:rsidR="00DB1505" w:rsidRPr="0017659E" w:rsidRDefault="00DB1505" w:rsidP="00DB1505">
      <w:pPr>
        <w:pStyle w:val="StyleCode"/>
      </w:pPr>
      <w:r w:rsidRPr="0017659E">
        <w:t>2.5d-3     'free'              ;'so4-2'</w:t>
      </w:r>
    </w:p>
    <w:p w14:paraId="4F08D923" w14:textId="2D4AAF35" w:rsidR="00DB1505" w:rsidRPr="00CE425D" w:rsidRDefault="00DB1505" w:rsidP="00DB1505">
      <w:pPr>
        <w:pStyle w:val="StyleCode"/>
      </w:pPr>
      <w:r w:rsidRPr="00CE425D">
        <w:t>1.0d-3     'free'              ;'zn+2'</w:t>
      </w:r>
    </w:p>
    <w:p w14:paraId="217EE264" w14:textId="5023EF31" w:rsidR="00DB1505" w:rsidRPr="00CE425D" w:rsidRDefault="00DB1505" w:rsidP="00DB1505">
      <w:pPr>
        <w:pStyle w:val="StyleCode"/>
      </w:pPr>
      <w:r w:rsidRPr="00CE425D">
        <w:t>1.0d-5     'free'              ;'fe+2'</w:t>
      </w:r>
    </w:p>
    <w:p w14:paraId="1BBFE588" w14:textId="49691E9A" w:rsidR="00DB1505" w:rsidRPr="00CE425D" w:rsidRDefault="00DB1505" w:rsidP="00DB1505">
      <w:pPr>
        <w:pStyle w:val="StyleCode"/>
      </w:pPr>
      <w:r w:rsidRPr="00CE425D">
        <w:t>1.0d-3     'free'              ;'cu+2'</w:t>
      </w:r>
    </w:p>
    <w:p w14:paraId="2BD545A9" w14:textId="77777777" w:rsidR="00DB1505" w:rsidRPr="00CE425D" w:rsidRDefault="00DB1505" w:rsidP="00DB1505">
      <w:pPr>
        <w:pStyle w:val="StyleCode"/>
      </w:pPr>
    </w:p>
    <w:p w14:paraId="2FDE212A" w14:textId="6BF5249F" w:rsidR="00DB1505" w:rsidRPr="00CE425D" w:rsidRDefault="00DB1505" w:rsidP="00DB1505">
      <w:pPr>
        <w:pStyle w:val="StyleCode"/>
      </w:pPr>
      <w:r w:rsidRPr="00CE425D">
        <w:t>'extent of zone'</w:t>
      </w:r>
    </w:p>
    <w:p w14:paraId="77AB07A5" w14:textId="6F4E39F2" w:rsidR="00DB1505" w:rsidRPr="00CE425D" w:rsidRDefault="008D76F0" w:rsidP="00DB1505">
      <w:pPr>
        <w:pStyle w:val="StyleCode"/>
      </w:pPr>
      <w:r>
        <w:t>0.0 1.0  0.0 1</w:t>
      </w:r>
      <w:r w:rsidR="00DB1505" w:rsidRPr="00CE425D">
        <w:t>.0  0.0 0.0</w:t>
      </w:r>
    </w:p>
    <w:p w14:paraId="77513867" w14:textId="77777777" w:rsidR="00DB1505" w:rsidRPr="00CE425D" w:rsidRDefault="00DB1505" w:rsidP="00DB1505">
      <w:pPr>
        <w:pStyle w:val="StyleCode"/>
      </w:pPr>
    </w:p>
    <w:p w14:paraId="01EDC42D" w14:textId="08651254" w:rsidR="00DB1505" w:rsidRPr="00CE425D" w:rsidRDefault="00DB1505" w:rsidP="00DB1505">
      <w:pPr>
        <w:pStyle w:val="StyleCode"/>
      </w:pPr>
      <w:r w:rsidRPr="00CE425D">
        <w:t>'end of zone'</w:t>
      </w:r>
    </w:p>
    <w:p w14:paraId="198BB676" w14:textId="77777777" w:rsidR="00DB1505" w:rsidRPr="00CE425D" w:rsidRDefault="00DB1505" w:rsidP="00DB1505">
      <w:pPr>
        <w:pStyle w:val="StyleCode"/>
      </w:pPr>
    </w:p>
    <w:p w14:paraId="1FE3849E" w14:textId="77777777" w:rsidR="00DB1505" w:rsidRPr="00CE425D" w:rsidRDefault="00DB1505" w:rsidP="00DB1505">
      <w:pPr>
        <w:pStyle w:val="StyleCode"/>
      </w:pPr>
      <w:r w:rsidRPr="00CE425D">
        <w:t>! ---------------------------------------------------------------------------</w:t>
      </w:r>
    </w:p>
    <w:p w14:paraId="76637145" w14:textId="57D4E955" w:rsidR="00DB1505" w:rsidRPr="00CE425D" w:rsidRDefault="00DB1505" w:rsidP="00DB1505">
      <w:pPr>
        <w:pStyle w:val="StyleCode"/>
      </w:pPr>
      <w:r w:rsidRPr="00CE425D">
        <w:t>'number and name of zone'</w:t>
      </w:r>
    </w:p>
    <w:p w14:paraId="5FFD5608" w14:textId="77777777" w:rsidR="00DB1505" w:rsidRPr="00CE425D" w:rsidRDefault="00DB1505" w:rsidP="00DB1505">
      <w:pPr>
        <w:pStyle w:val="StyleCode"/>
      </w:pPr>
      <w:r w:rsidRPr="00CE425D">
        <w:t>2</w:t>
      </w:r>
    </w:p>
    <w:p w14:paraId="14DA5563" w14:textId="3EB0DEF4" w:rsidR="00DB1505" w:rsidRPr="00CE425D" w:rsidRDefault="00DB1505" w:rsidP="00DB1505">
      <w:pPr>
        <w:pStyle w:val="StyleCode"/>
      </w:pPr>
      <w:r w:rsidRPr="00CE425D">
        <w:t>'outflow boundary'</w:t>
      </w:r>
    </w:p>
    <w:p w14:paraId="170A80B2" w14:textId="77777777" w:rsidR="00DB1505" w:rsidRPr="00CE425D" w:rsidRDefault="00DB1505" w:rsidP="00DB1505">
      <w:pPr>
        <w:pStyle w:val="StyleCode"/>
      </w:pPr>
    </w:p>
    <w:p w14:paraId="08F7FC51" w14:textId="400BF66F" w:rsidR="00DB1505" w:rsidRPr="00CE425D" w:rsidRDefault="00DB1505" w:rsidP="00DB1505">
      <w:pPr>
        <w:pStyle w:val="StyleCode"/>
      </w:pPr>
      <w:r w:rsidRPr="00CE425D">
        <w:t>'boundary type'</w:t>
      </w:r>
    </w:p>
    <w:p w14:paraId="2C976620" w14:textId="7D69EC78" w:rsidR="00DB1505" w:rsidRPr="00CE425D" w:rsidRDefault="00DB1505" w:rsidP="00DB1505">
      <w:pPr>
        <w:pStyle w:val="StyleCode"/>
      </w:pPr>
      <w:r w:rsidRPr="00CE425D">
        <w:t>'second'</w:t>
      </w:r>
    </w:p>
    <w:p w14:paraId="4735A407" w14:textId="77777777" w:rsidR="00DB1505" w:rsidRPr="00CE425D" w:rsidRDefault="00DB1505" w:rsidP="00DB1505">
      <w:pPr>
        <w:pStyle w:val="StyleCode"/>
      </w:pPr>
    </w:p>
    <w:p w14:paraId="6FE2888A" w14:textId="4DC74246" w:rsidR="00DB1505" w:rsidRPr="00CE425D" w:rsidRDefault="00DB1505" w:rsidP="00DB1505">
      <w:pPr>
        <w:pStyle w:val="StyleCode"/>
      </w:pPr>
      <w:r w:rsidRPr="00CE425D">
        <w:t>'extent of zone'</w:t>
      </w:r>
    </w:p>
    <w:p w14:paraId="609D1AD4" w14:textId="20215E55" w:rsidR="00DB1505" w:rsidRPr="00CE425D" w:rsidRDefault="008D76F0" w:rsidP="00DB1505">
      <w:pPr>
        <w:pStyle w:val="StyleCode"/>
      </w:pPr>
      <w:r>
        <w:t>0.0 1.0  0.0 1</w:t>
      </w:r>
      <w:r w:rsidR="00DB1505" w:rsidRPr="00CE425D">
        <w:t>.0  16.0 16.0</w:t>
      </w:r>
    </w:p>
    <w:p w14:paraId="061B2B3C" w14:textId="77777777" w:rsidR="00DB1505" w:rsidRPr="00CE425D" w:rsidRDefault="00DB1505" w:rsidP="00DB1505">
      <w:pPr>
        <w:pStyle w:val="StyleCode"/>
      </w:pPr>
    </w:p>
    <w:p w14:paraId="5B5645B5" w14:textId="5404BD1C" w:rsidR="00DB1505" w:rsidRPr="00CE425D" w:rsidRDefault="00DB1505" w:rsidP="00DB1505">
      <w:pPr>
        <w:pStyle w:val="StyleCode"/>
      </w:pPr>
      <w:r w:rsidRPr="00CE425D">
        <w:t>'end of zone'</w:t>
      </w:r>
    </w:p>
    <w:p w14:paraId="17BD1157" w14:textId="77777777" w:rsidR="00DB1505" w:rsidRPr="00CE425D" w:rsidRDefault="00DB1505" w:rsidP="00DB1505">
      <w:pPr>
        <w:pStyle w:val="StyleCode"/>
      </w:pPr>
    </w:p>
    <w:p w14:paraId="4B4EEF40" w14:textId="72EEBE42" w:rsidR="00DB1505" w:rsidRDefault="00DB1505" w:rsidP="00DB1505">
      <w:pPr>
        <w:pStyle w:val="StyleCode"/>
      </w:pPr>
      <w:r w:rsidRPr="00CE425D">
        <w:t>'done'</w:t>
      </w:r>
    </w:p>
    <w:p w14:paraId="2E3D5061" w14:textId="77777777" w:rsidR="00E52E5D" w:rsidRPr="00CE425D" w:rsidRDefault="00E52E5D" w:rsidP="00DB1505">
      <w:pPr>
        <w:pStyle w:val="StyleCode"/>
      </w:pPr>
    </w:p>
    <w:p w14:paraId="014162D2" w14:textId="77777777" w:rsidR="00DB1505" w:rsidRDefault="00DB1505" w:rsidP="00DB1505">
      <w:r>
        <w:rPr>
          <w:rFonts w:hint="eastAsia"/>
        </w:rPr>
        <w:t>Example 2: Input data for transient boundary conditions for a 1D reactive transport problem:</w:t>
      </w:r>
    </w:p>
    <w:p w14:paraId="4478D400" w14:textId="77777777" w:rsidR="00E52E5D" w:rsidRDefault="00E52E5D" w:rsidP="00DB1505">
      <w:pPr>
        <w:pStyle w:val="StyleCode"/>
      </w:pPr>
    </w:p>
    <w:p w14:paraId="6A69E94D" w14:textId="77777777" w:rsidR="00DB1505" w:rsidRPr="00CD7687" w:rsidRDefault="00DB1505" w:rsidP="00DB1505">
      <w:pPr>
        <w:pStyle w:val="StyleCode"/>
      </w:pPr>
      <w:r w:rsidRPr="00CD7687">
        <w:t>! Data Block 16: boundary conditions - reactive transport</w:t>
      </w:r>
    </w:p>
    <w:p w14:paraId="7C282A73" w14:textId="77777777" w:rsidR="00DB1505" w:rsidRPr="00CD7687" w:rsidRDefault="00DB1505" w:rsidP="00DB1505">
      <w:pPr>
        <w:pStyle w:val="StyleCode"/>
      </w:pPr>
      <w:r w:rsidRPr="00CD7687">
        <w:t>! ---------------------------------------------------------------------------</w:t>
      </w:r>
    </w:p>
    <w:p w14:paraId="2BF18B2B" w14:textId="77777777" w:rsidR="00DB1505" w:rsidRPr="00CD7687" w:rsidRDefault="00DB1505" w:rsidP="00DB1505">
      <w:pPr>
        <w:pStyle w:val="StyleCode"/>
      </w:pPr>
      <w:r w:rsidRPr="00CD7687">
        <w:t>!</w:t>
      </w:r>
    </w:p>
    <w:p w14:paraId="6C74C12B" w14:textId="1891487F" w:rsidR="00DB1505" w:rsidRPr="00CD7687" w:rsidRDefault="00DB1505" w:rsidP="00DB1505">
      <w:pPr>
        <w:pStyle w:val="StyleCode"/>
      </w:pPr>
      <w:r w:rsidRPr="00CD7687">
        <w:t>'boundary conditions - reactive transport'</w:t>
      </w:r>
    </w:p>
    <w:p w14:paraId="56237293" w14:textId="77777777" w:rsidR="00DB1505" w:rsidRPr="00CD7687" w:rsidRDefault="00DB1505" w:rsidP="00DB1505">
      <w:pPr>
        <w:pStyle w:val="StyleCode"/>
      </w:pPr>
      <w:r w:rsidRPr="0012625D">
        <w:rPr>
          <w:noProof/>
        </w:rPr>
        <w:t>2                             ;number</w:t>
      </w:r>
      <w:r w:rsidRPr="00CD7687">
        <w:t xml:space="preserve"> of zones</w:t>
      </w:r>
    </w:p>
    <w:p w14:paraId="28EF573B" w14:textId="77777777" w:rsidR="00DB1505" w:rsidRPr="00CD7687" w:rsidRDefault="00DB1505" w:rsidP="00DB1505">
      <w:pPr>
        <w:pStyle w:val="StyleCode"/>
      </w:pPr>
      <w:r w:rsidRPr="00CD7687">
        <w:t>!</w:t>
      </w:r>
    </w:p>
    <w:p w14:paraId="00F24682" w14:textId="77777777" w:rsidR="00DB1505" w:rsidRPr="00CD7687" w:rsidRDefault="00DB1505" w:rsidP="00DB1505">
      <w:pPr>
        <w:pStyle w:val="StyleCode"/>
      </w:pPr>
      <w:r w:rsidRPr="00CD7687">
        <w:t>! zone 1</w:t>
      </w:r>
    </w:p>
    <w:p w14:paraId="6987950F" w14:textId="77777777" w:rsidR="00DB1505" w:rsidRPr="00CD7687" w:rsidRDefault="00DB1505" w:rsidP="00DB1505">
      <w:pPr>
        <w:pStyle w:val="StyleCode"/>
      </w:pPr>
      <w:r w:rsidRPr="00CD7687">
        <w:t>! ---------------------------------------------------------------------------</w:t>
      </w:r>
    </w:p>
    <w:p w14:paraId="116E4442" w14:textId="77777777" w:rsidR="00DB1505" w:rsidRPr="00CD7687" w:rsidRDefault="00DB1505" w:rsidP="00DB1505">
      <w:pPr>
        <w:pStyle w:val="StyleCode"/>
      </w:pPr>
      <w:r w:rsidRPr="00CD7687">
        <w:t>!</w:t>
      </w:r>
    </w:p>
    <w:p w14:paraId="4E3D54D1" w14:textId="72784F3E" w:rsidR="00DB1505" w:rsidRPr="00CD7687" w:rsidRDefault="00DB1505" w:rsidP="00DB1505">
      <w:pPr>
        <w:pStyle w:val="StyleCode"/>
      </w:pPr>
      <w:r w:rsidRPr="00CD7687">
        <w:t>'number and name of zone'</w:t>
      </w:r>
    </w:p>
    <w:p w14:paraId="21EBC2A6" w14:textId="77777777" w:rsidR="00DB1505" w:rsidRPr="00CD7687" w:rsidRDefault="00DB1505" w:rsidP="00DB1505">
      <w:pPr>
        <w:pStyle w:val="StyleCode"/>
      </w:pPr>
      <w:r w:rsidRPr="00CD7687">
        <w:t>1</w:t>
      </w:r>
    </w:p>
    <w:p w14:paraId="6C972348" w14:textId="652BF88F" w:rsidR="00DB1505" w:rsidRPr="00CD7687" w:rsidRDefault="00DB1505" w:rsidP="00DB1505">
      <w:pPr>
        <w:pStyle w:val="StyleCode"/>
      </w:pPr>
      <w:r w:rsidRPr="00CD7687">
        <w:t>'inflow boundary'</w:t>
      </w:r>
    </w:p>
    <w:p w14:paraId="7D317E35" w14:textId="77777777" w:rsidR="00DB1505" w:rsidRPr="00CD7687" w:rsidRDefault="00DB1505" w:rsidP="00DB1505">
      <w:pPr>
        <w:pStyle w:val="StyleCode"/>
      </w:pPr>
    </w:p>
    <w:p w14:paraId="6EC3BD99" w14:textId="7E2D92DE" w:rsidR="00DB1505" w:rsidRPr="00CD7687" w:rsidRDefault="00DB1505" w:rsidP="00DB1505">
      <w:pPr>
        <w:pStyle w:val="StyleCode"/>
      </w:pPr>
      <w:r w:rsidRPr="00CD7687">
        <w:t>'boundary type'</w:t>
      </w:r>
    </w:p>
    <w:p w14:paraId="664D8AA5" w14:textId="7A6CD7FB" w:rsidR="00DB1505" w:rsidRPr="00CD7687" w:rsidRDefault="00DB1505" w:rsidP="00DB1505">
      <w:pPr>
        <w:pStyle w:val="StyleCode"/>
      </w:pPr>
      <w:r w:rsidRPr="00CD7687">
        <w:t>'first'</w:t>
      </w:r>
    </w:p>
    <w:p w14:paraId="47CCC3B8" w14:textId="77777777" w:rsidR="00DB1505" w:rsidRPr="00CD7687" w:rsidRDefault="00DB1505" w:rsidP="00DB1505">
      <w:pPr>
        <w:pStyle w:val="StyleCode"/>
      </w:pPr>
    </w:p>
    <w:p w14:paraId="157D3347" w14:textId="61F12BAA" w:rsidR="00DB1505" w:rsidRPr="00CD7687" w:rsidRDefault="00DB1505" w:rsidP="00DB1505">
      <w:pPr>
        <w:pStyle w:val="StyleCode"/>
      </w:pPr>
      <w:r w:rsidRPr="00CD7687">
        <w:t>'concentration input'</w:t>
      </w:r>
    </w:p>
    <w:p w14:paraId="7F24DE91" w14:textId="305C0AAE" w:rsidR="00DB1505" w:rsidRPr="00CD7687" w:rsidRDefault="00DB1505" w:rsidP="00DB1505">
      <w:pPr>
        <w:pStyle w:val="StyleCode"/>
      </w:pPr>
      <w:r w:rsidRPr="00CD7687">
        <w:t>2.00d-2      'free'           ;h+1</w:t>
      </w:r>
    </w:p>
    <w:p w14:paraId="447B4E39" w14:textId="1C43EE3B" w:rsidR="00DB1505" w:rsidRPr="00CD7687" w:rsidRDefault="00DB1505" w:rsidP="00DB1505">
      <w:pPr>
        <w:pStyle w:val="StyleCode"/>
      </w:pPr>
      <w:r w:rsidRPr="00CD7687">
        <w:lastRenderedPageBreak/>
        <w:t>1.00d-2      'free'           ;co3-2</w:t>
      </w:r>
    </w:p>
    <w:p w14:paraId="4974A9C3" w14:textId="77777777" w:rsidR="00DB1505" w:rsidRPr="00CD7687" w:rsidRDefault="00DB1505" w:rsidP="00DB1505">
      <w:pPr>
        <w:pStyle w:val="StyleCode"/>
      </w:pPr>
    </w:p>
    <w:p w14:paraId="1BA17B81" w14:textId="119E58E2" w:rsidR="00DB1505" w:rsidRPr="00CD7687" w:rsidRDefault="00DB1505" w:rsidP="00DB1505">
      <w:pPr>
        <w:pStyle w:val="StyleCode"/>
      </w:pPr>
      <w:r w:rsidRPr="00CD7687">
        <w:t>'guess for ph'</w:t>
      </w:r>
    </w:p>
    <w:p w14:paraId="1D0BB94A" w14:textId="77777777" w:rsidR="00DB1505" w:rsidRPr="00CD7687" w:rsidRDefault="00DB1505" w:rsidP="00DB1505">
      <w:pPr>
        <w:pStyle w:val="StyleCode"/>
      </w:pPr>
      <w:r w:rsidRPr="00CD7687">
        <w:t>5.0</w:t>
      </w:r>
    </w:p>
    <w:p w14:paraId="65D012EA" w14:textId="77777777" w:rsidR="00DB1505" w:rsidRPr="00CD7687" w:rsidRDefault="00DB1505" w:rsidP="00DB1505">
      <w:pPr>
        <w:pStyle w:val="StyleCode"/>
      </w:pPr>
    </w:p>
    <w:p w14:paraId="7A727C56" w14:textId="4C0F1FB5" w:rsidR="00DB1505" w:rsidRPr="00CD7687" w:rsidRDefault="00DB1505" w:rsidP="00DB1505">
      <w:pPr>
        <w:pStyle w:val="StyleCode"/>
      </w:pPr>
      <w:r w:rsidRPr="00CD7687">
        <w:t>'extent of zone'</w:t>
      </w:r>
    </w:p>
    <w:p w14:paraId="1518ED93" w14:textId="77777777" w:rsidR="00DB1505" w:rsidRPr="00CD7687" w:rsidRDefault="00DB1505" w:rsidP="00DB1505">
      <w:pPr>
        <w:pStyle w:val="StyleCode"/>
      </w:pPr>
      <w:r w:rsidRPr="00CD7687">
        <w:t>0.0 0.0  0.0 0.0  0.0 0.0</w:t>
      </w:r>
    </w:p>
    <w:p w14:paraId="785EDD77" w14:textId="77777777" w:rsidR="00DB1505" w:rsidRPr="00CD7687" w:rsidRDefault="00DB1505" w:rsidP="00DB1505">
      <w:pPr>
        <w:pStyle w:val="StyleCode"/>
      </w:pPr>
    </w:p>
    <w:p w14:paraId="6A631FDB" w14:textId="6D249C14" w:rsidR="00DB1505" w:rsidRPr="00CD7687" w:rsidRDefault="00DB1505" w:rsidP="00DB1505">
      <w:pPr>
        <w:pStyle w:val="StyleCode"/>
      </w:pPr>
      <w:r w:rsidRPr="00CD7687">
        <w:t>'end of zone'</w:t>
      </w:r>
    </w:p>
    <w:p w14:paraId="77C9F7B0" w14:textId="77777777" w:rsidR="00DB1505" w:rsidRPr="00CD7687" w:rsidRDefault="00DB1505" w:rsidP="00DB1505">
      <w:pPr>
        <w:pStyle w:val="StyleCode"/>
      </w:pPr>
    </w:p>
    <w:p w14:paraId="1A3000B1" w14:textId="77777777" w:rsidR="00DB1505" w:rsidRPr="00CD7687" w:rsidRDefault="00DB1505" w:rsidP="00DB1505">
      <w:pPr>
        <w:pStyle w:val="StyleCode"/>
      </w:pPr>
      <w:r w:rsidRPr="00CD7687">
        <w:t>! ---------------------------------------------------------------------------</w:t>
      </w:r>
    </w:p>
    <w:p w14:paraId="3E97538D" w14:textId="68D618D4" w:rsidR="00DB1505" w:rsidRPr="00CD7687" w:rsidRDefault="00DB1505" w:rsidP="00DB1505">
      <w:pPr>
        <w:pStyle w:val="StyleCode"/>
      </w:pPr>
      <w:r w:rsidRPr="00CD7687">
        <w:t>'number and name of zone'</w:t>
      </w:r>
    </w:p>
    <w:p w14:paraId="4E6D2C7A" w14:textId="77777777" w:rsidR="00DB1505" w:rsidRPr="00CD7687" w:rsidRDefault="00DB1505" w:rsidP="00DB1505">
      <w:pPr>
        <w:pStyle w:val="StyleCode"/>
      </w:pPr>
      <w:r w:rsidRPr="00CD7687">
        <w:t>2</w:t>
      </w:r>
    </w:p>
    <w:p w14:paraId="4D501F82" w14:textId="625CF915" w:rsidR="00DB1505" w:rsidRPr="00CD7687" w:rsidRDefault="00DB1505" w:rsidP="00DB1505">
      <w:pPr>
        <w:pStyle w:val="StyleCode"/>
      </w:pPr>
      <w:r w:rsidRPr="00CD7687">
        <w:t>'outflow boundary'</w:t>
      </w:r>
    </w:p>
    <w:p w14:paraId="15D59A3E" w14:textId="77777777" w:rsidR="00DB1505" w:rsidRPr="00CD7687" w:rsidRDefault="00DB1505" w:rsidP="00DB1505">
      <w:pPr>
        <w:pStyle w:val="StyleCode"/>
      </w:pPr>
    </w:p>
    <w:p w14:paraId="3E8AF219" w14:textId="76E4A285" w:rsidR="00DB1505" w:rsidRPr="00CD7687" w:rsidRDefault="00DB1505" w:rsidP="00DB1505">
      <w:pPr>
        <w:pStyle w:val="StyleCode"/>
      </w:pPr>
      <w:r w:rsidRPr="00CD7687">
        <w:t>'boundary type'</w:t>
      </w:r>
    </w:p>
    <w:p w14:paraId="73767E0C" w14:textId="5B0CF922" w:rsidR="00DB1505" w:rsidRPr="00CD7687" w:rsidRDefault="00DB1505" w:rsidP="00DB1505">
      <w:pPr>
        <w:pStyle w:val="StyleCode"/>
      </w:pPr>
      <w:r w:rsidRPr="00CD7687">
        <w:t>'second'</w:t>
      </w:r>
    </w:p>
    <w:p w14:paraId="23CE91D0" w14:textId="77777777" w:rsidR="00DB1505" w:rsidRPr="00CD7687" w:rsidRDefault="00DB1505" w:rsidP="00DB1505">
      <w:pPr>
        <w:pStyle w:val="StyleCode"/>
      </w:pPr>
    </w:p>
    <w:p w14:paraId="46BCB15A" w14:textId="748C1D52" w:rsidR="00DB1505" w:rsidRPr="00CD7687" w:rsidRDefault="00DB1505" w:rsidP="00DB1505">
      <w:pPr>
        <w:pStyle w:val="StyleCode"/>
      </w:pPr>
      <w:r w:rsidRPr="00CD7687">
        <w:t>'extent of zone'</w:t>
      </w:r>
    </w:p>
    <w:p w14:paraId="4FECACE6" w14:textId="77777777" w:rsidR="00DB1505" w:rsidRPr="00CD7687" w:rsidRDefault="00DB1505" w:rsidP="00DB1505">
      <w:pPr>
        <w:pStyle w:val="StyleCode"/>
      </w:pPr>
      <w:r w:rsidRPr="00CD7687">
        <w:t>0.0 0.0  0.0 0.0  0.20 0.20</w:t>
      </w:r>
    </w:p>
    <w:p w14:paraId="45B1E047" w14:textId="77777777" w:rsidR="00DB1505" w:rsidRPr="00CD7687" w:rsidRDefault="00DB1505" w:rsidP="00DB1505">
      <w:pPr>
        <w:pStyle w:val="StyleCode"/>
      </w:pPr>
    </w:p>
    <w:p w14:paraId="53F5CCC6" w14:textId="49429BDA" w:rsidR="00DB1505" w:rsidRPr="00CD7687" w:rsidRDefault="00DB1505" w:rsidP="00DB1505">
      <w:pPr>
        <w:pStyle w:val="StyleCode"/>
      </w:pPr>
      <w:r w:rsidRPr="00CD7687">
        <w:t>'end of zone'</w:t>
      </w:r>
    </w:p>
    <w:p w14:paraId="17BD9EA0" w14:textId="77777777" w:rsidR="00DB1505" w:rsidRPr="00CD7687" w:rsidRDefault="00DB1505" w:rsidP="00DB1505">
      <w:pPr>
        <w:pStyle w:val="StyleCode"/>
      </w:pPr>
    </w:p>
    <w:p w14:paraId="607B19AB" w14:textId="77777777" w:rsidR="00DB1505" w:rsidRPr="00CD7687" w:rsidRDefault="00DB1505" w:rsidP="00DB1505">
      <w:pPr>
        <w:pStyle w:val="StyleCode"/>
      </w:pPr>
      <w:r w:rsidRPr="00CD7687">
        <w:t>! ---------------------------------------------------------------------------</w:t>
      </w:r>
    </w:p>
    <w:p w14:paraId="6D94A224" w14:textId="143841A0" w:rsidR="00DB1505" w:rsidRPr="00CD7687" w:rsidRDefault="00DB1505" w:rsidP="00DB1505">
      <w:pPr>
        <w:pStyle w:val="StyleCode"/>
      </w:pPr>
      <w:r w:rsidRPr="00CD7687">
        <w:t>'update boundary conditions'</w:t>
      </w:r>
    </w:p>
    <w:p w14:paraId="7A1D23EE" w14:textId="77777777" w:rsidR="00DB1505" w:rsidRPr="00CD7687" w:rsidRDefault="00DB1505" w:rsidP="00DB1505">
      <w:pPr>
        <w:pStyle w:val="StyleCode"/>
      </w:pPr>
      <w:r w:rsidRPr="0012625D">
        <w:rPr>
          <w:noProof/>
        </w:rPr>
        <w:t>2                                ;number</w:t>
      </w:r>
      <w:r w:rsidRPr="00CD7687">
        <w:t xml:space="preserve"> of target read times</w:t>
      </w:r>
    </w:p>
    <w:p w14:paraId="4AF84E2E" w14:textId="77777777" w:rsidR="00DB1505" w:rsidRPr="00CD7687" w:rsidRDefault="00DB1505" w:rsidP="00DB1505">
      <w:pPr>
        <w:pStyle w:val="StyleCode"/>
      </w:pPr>
      <w:r w:rsidRPr="00CD7687">
        <w:t>0.25                             ;target read times</w:t>
      </w:r>
    </w:p>
    <w:p w14:paraId="32DC2A21" w14:textId="77777777" w:rsidR="00DB1505" w:rsidRPr="00CD7687" w:rsidRDefault="00DB1505" w:rsidP="00DB1505">
      <w:pPr>
        <w:pStyle w:val="StyleCode"/>
      </w:pPr>
      <w:r w:rsidRPr="00CD7687">
        <w:t>0.50</w:t>
      </w:r>
    </w:p>
    <w:p w14:paraId="6536E917" w14:textId="77777777" w:rsidR="00DB1505" w:rsidRPr="00CD7687" w:rsidRDefault="00DB1505" w:rsidP="00DB1505">
      <w:pPr>
        <w:pStyle w:val="StyleCode"/>
      </w:pPr>
      <w:r w:rsidRPr="00CD7687">
        <w:t>!</w:t>
      </w:r>
    </w:p>
    <w:p w14:paraId="069904C1" w14:textId="77777777" w:rsidR="00DB1505" w:rsidRPr="00CD7687" w:rsidRDefault="00DB1505" w:rsidP="00DB1505">
      <w:pPr>
        <w:pStyle w:val="StyleCode"/>
      </w:pPr>
      <w:r w:rsidRPr="00CD7687">
        <w:t>! target read time 1</w:t>
      </w:r>
    </w:p>
    <w:p w14:paraId="37581B15" w14:textId="77777777" w:rsidR="00DB1505" w:rsidRPr="00CD7687" w:rsidRDefault="00DB1505" w:rsidP="00DB1505">
      <w:pPr>
        <w:pStyle w:val="StyleCode"/>
      </w:pPr>
      <w:r w:rsidRPr="00CD7687">
        <w:t>! ---------------------------------------------------------------------------</w:t>
      </w:r>
    </w:p>
    <w:p w14:paraId="4A13CC98" w14:textId="77777777" w:rsidR="00DB1505" w:rsidRPr="00CD7687" w:rsidRDefault="00DB1505" w:rsidP="00DB1505">
      <w:pPr>
        <w:pStyle w:val="StyleCode"/>
      </w:pPr>
      <w:r w:rsidRPr="00CD7687">
        <w:t>!</w:t>
      </w:r>
    </w:p>
    <w:p w14:paraId="749CC67F" w14:textId="4FDCACA9" w:rsidR="00DB1505" w:rsidRPr="00C12141" w:rsidRDefault="00DB1505" w:rsidP="00DB1505">
      <w:pPr>
        <w:pStyle w:val="StyleCode"/>
        <w:rPr>
          <w:b/>
        </w:rPr>
      </w:pPr>
      <w:r w:rsidRPr="00C12141">
        <w:rPr>
          <w:b/>
        </w:rPr>
        <w:t xml:space="preserve">'start of </w:t>
      </w:r>
      <w:r w:rsidRPr="0012625D">
        <w:rPr>
          <w:b/>
          <w:noProof/>
        </w:rPr>
        <w:t>target</w:t>
      </w:r>
      <w:r w:rsidRPr="00C12141">
        <w:rPr>
          <w:b/>
        </w:rPr>
        <w:t xml:space="preserve"> read time input'</w:t>
      </w:r>
    </w:p>
    <w:p w14:paraId="3D77E9D4" w14:textId="77777777" w:rsidR="00DB1505" w:rsidRPr="00CD7687" w:rsidRDefault="00DB1505" w:rsidP="00DB1505">
      <w:pPr>
        <w:pStyle w:val="StyleCode"/>
      </w:pPr>
      <w:r w:rsidRPr="00CD7687">
        <w:t>1</w:t>
      </w:r>
    </w:p>
    <w:p w14:paraId="3C522EE0" w14:textId="77777777" w:rsidR="00DB1505" w:rsidRPr="00CD7687" w:rsidRDefault="00DB1505" w:rsidP="00DB1505">
      <w:pPr>
        <w:pStyle w:val="StyleCode"/>
      </w:pPr>
      <w:r w:rsidRPr="00CD7687">
        <w:t>!</w:t>
      </w:r>
    </w:p>
    <w:p w14:paraId="37DD1E71" w14:textId="77777777" w:rsidR="00DB1505" w:rsidRPr="00CD7687" w:rsidRDefault="00DB1505" w:rsidP="00DB1505">
      <w:pPr>
        <w:pStyle w:val="StyleCode"/>
      </w:pPr>
      <w:r w:rsidRPr="00CD7687">
        <w:t>! zone 1</w:t>
      </w:r>
    </w:p>
    <w:p w14:paraId="38E5B170" w14:textId="77777777" w:rsidR="00DB1505" w:rsidRPr="00CD7687" w:rsidRDefault="00DB1505" w:rsidP="00DB1505">
      <w:pPr>
        <w:pStyle w:val="StyleCode"/>
      </w:pPr>
      <w:r w:rsidRPr="00CD7687">
        <w:t>! ---------------------------------------------------------------------------</w:t>
      </w:r>
    </w:p>
    <w:p w14:paraId="5ED4EE1A" w14:textId="77777777" w:rsidR="00DB1505" w:rsidRPr="00CD7687" w:rsidRDefault="00DB1505" w:rsidP="00DB1505">
      <w:pPr>
        <w:pStyle w:val="StyleCode"/>
      </w:pPr>
      <w:r w:rsidRPr="00CD7687">
        <w:t>!</w:t>
      </w:r>
    </w:p>
    <w:p w14:paraId="29BF422C" w14:textId="16E6C8B4" w:rsidR="00DB1505" w:rsidRPr="00CD7687" w:rsidRDefault="00DB1505" w:rsidP="00DB1505">
      <w:pPr>
        <w:pStyle w:val="StyleCode"/>
      </w:pPr>
      <w:r w:rsidRPr="00CD7687">
        <w:t>'number and name of zone'</w:t>
      </w:r>
    </w:p>
    <w:p w14:paraId="295A6CF3" w14:textId="77777777" w:rsidR="00DB1505" w:rsidRPr="00CD7687" w:rsidRDefault="00DB1505" w:rsidP="00DB1505">
      <w:pPr>
        <w:pStyle w:val="StyleCode"/>
      </w:pPr>
      <w:r w:rsidRPr="00CD7687">
        <w:t>1</w:t>
      </w:r>
    </w:p>
    <w:p w14:paraId="0D126D63" w14:textId="7233EC39" w:rsidR="00DB1505" w:rsidRPr="00CD7687" w:rsidRDefault="00DB1505" w:rsidP="00DB1505">
      <w:pPr>
        <w:pStyle w:val="StyleCode"/>
      </w:pPr>
      <w:r w:rsidRPr="00CD7687">
        <w:t>'inflow boundary'</w:t>
      </w:r>
    </w:p>
    <w:p w14:paraId="16FB30E8" w14:textId="77777777" w:rsidR="00DB1505" w:rsidRPr="00CD7687" w:rsidRDefault="00DB1505" w:rsidP="00DB1505">
      <w:pPr>
        <w:pStyle w:val="StyleCode"/>
      </w:pPr>
    </w:p>
    <w:p w14:paraId="3D8FE1C3" w14:textId="345A7A0A" w:rsidR="00DB1505" w:rsidRPr="00CD7687" w:rsidRDefault="00DB1505" w:rsidP="00DB1505">
      <w:pPr>
        <w:pStyle w:val="StyleCode"/>
      </w:pPr>
      <w:r w:rsidRPr="00CD7687">
        <w:t>'concentration input'</w:t>
      </w:r>
    </w:p>
    <w:p w14:paraId="53D4D97E" w14:textId="7B820B54" w:rsidR="00DB1505" w:rsidRPr="00CD7687" w:rsidRDefault="00DB1505" w:rsidP="00DB1505">
      <w:pPr>
        <w:pStyle w:val="StyleCode"/>
      </w:pPr>
      <w:r w:rsidRPr="00CD7687">
        <w:t>2.00d-2      'free'           ;h+1</w:t>
      </w:r>
    </w:p>
    <w:p w14:paraId="27A8A6F1" w14:textId="6D1A463C" w:rsidR="00DB1505" w:rsidRPr="00CD7687" w:rsidRDefault="00DB1505" w:rsidP="00DB1505">
      <w:pPr>
        <w:pStyle w:val="StyleCode"/>
      </w:pPr>
      <w:r w:rsidRPr="00CD7687">
        <w:t>1.00d-2      'free'           ;co3-2</w:t>
      </w:r>
    </w:p>
    <w:p w14:paraId="0C19422C" w14:textId="77777777" w:rsidR="00DB1505" w:rsidRPr="00CD7687" w:rsidRDefault="00DB1505" w:rsidP="00DB1505">
      <w:pPr>
        <w:pStyle w:val="StyleCode"/>
      </w:pPr>
    </w:p>
    <w:p w14:paraId="400C4490" w14:textId="7A41A4E4" w:rsidR="00DB1505" w:rsidRPr="00CD7687" w:rsidRDefault="00DB1505" w:rsidP="00DB1505">
      <w:pPr>
        <w:pStyle w:val="StyleCode"/>
      </w:pPr>
      <w:r w:rsidRPr="00CD7687">
        <w:t>'guess for ph'</w:t>
      </w:r>
    </w:p>
    <w:p w14:paraId="31AF1318" w14:textId="77777777" w:rsidR="00DB1505" w:rsidRPr="00CD7687" w:rsidRDefault="00DB1505" w:rsidP="00DB1505">
      <w:pPr>
        <w:pStyle w:val="StyleCode"/>
      </w:pPr>
      <w:r w:rsidRPr="00CD7687">
        <w:t>5.0</w:t>
      </w:r>
    </w:p>
    <w:p w14:paraId="247C3DD6" w14:textId="77777777" w:rsidR="00DB1505" w:rsidRPr="00CD7687" w:rsidRDefault="00DB1505" w:rsidP="00DB1505">
      <w:pPr>
        <w:pStyle w:val="StyleCode"/>
      </w:pPr>
    </w:p>
    <w:p w14:paraId="4D5D0479" w14:textId="4A5E9105" w:rsidR="00DB1505" w:rsidRPr="00CD7687" w:rsidRDefault="00DB1505" w:rsidP="00DB1505">
      <w:pPr>
        <w:pStyle w:val="StyleCode"/>
      </w:pPr>
      <w:r w:rsidRPr="00CD7687">
        <w:t>'end of zone'</w:t>
      </w:r>
    </w:p>
    <w:p w14:paraId="0481659C" w14:textId="77777777" w:rsidR="00DB1505" w:rsidRPr="00CD7687" w:rsidRDefault="00DB1505" w:rsidP="00DB1505">
      <w:pPr>
        <w:pStyle w:val="StyleCode"/>
      </w:pPr>
    </w:p>
    <w:p w14:paraId="7323C85E" w14:textId="571F57F4" w:rsidR="00DB1505" w:rsidRPr="00C12141" w:rsidRDefault="00DB1505" w:rsidP="00DB1505">
      <w:pPr>
        <w:pStyle w:val="StyleCode"/>
        <w:rPr>
          <w:b/>
        </w:rPr>
      </w:pPr>
      <w:r w:rsidRPr="00C12141">
        <w:rPr>
          <w:b/>
        </w:rPr>
        <w:t xml:space="preserve">'end of </w:t>
      </w:r>
      <w:r w:rsidRPr="0012625D">
        <w:rPr>
          <w:b/>
          <w:noProof/>
        </w:rPr>
        <w:t>target</w:t>
      </w:r>
      <w:r w:rsidRPr="00C12141">
        <w:rPr>
          <w:b/>
        </w:rPr>
        <w:t xml:space="preserve"> read time input'</w:t>
      </w:r>
    </w:p>
    <w:p w14:paraId="3ECAAEEA" w14:textId="77777777" w:rsidR="00DB1505" w:rsidRPr="00CD7687" w:rsidRDefault="00DB1505" w:rsidP="00DB1505">
      <w:pPr>
        <w:pStyle w:val="StyleCode"/>
      </w:pPr>
    </w:p>
    <w:p w14:paraId="00A52F16" w14:textId="77777777" w:rsidR="00DB1505" w:rsidRPr="00CD7687" w:rsidRDefault="00DB1505" w:rsidP="00DB1505">
      <w:pPr>
        <w:pStyle w:val="StyleCode"/>
      </w:pPr>
      <w:r w:rsidRPr="00CD7687">
        <w:t>!</w:t>
      </w:r>
    </w:p>
    <w:p w14:paraId="5C0C1DEE" w14:textId="77777777" w:rsidR="00DB1505" w:rsidRPr="00CD7687" w:rsidRDefault="00DB1505" w:rsidP="00DB1505">
      <w:pPr>
        <w:pStyle w:val="StyleCode"/>
      </w:pPr>
      <w:r w:rsidRPr="00CD7687">
        <w:t>! target read time 2</w:t>
      </w:r>
    </w:p>
    <w:p w14:paraId="57E5237B" w14:textId="77777777" w:rsidR="00DB1505" w:rsidRPr="00CD7687" w:rsidRDefault="00DB1505" w:rsidP="00DB1505">
      <w:pPr>
        <w:pStyle w:val="StyleCode"/>
      </w:pPr>
      <w:r w:rsidRPr="00CD7687">
        <w:t>! ---------------------------------------------------------------------------</w:t>
      </w:r>
    </w:p>
    <w:p w14:paraId="0C8EF9D5" w14:textId="77777777" w:rsidR="00DB1505" w:rsidRPr="00CD7687" w:rsidRDefault="00DB1505" w:rsidP="00DB1505">
      <w:pPr>
        <w:pStyle w:val="StyleCode"/>
      </w:pPr>
      <w:r w:rsidRPr="00CD7687">
        <w:t>!</w:t>
      </w:r>
    </w:p>
    <w:p w14:paraId="6413132E" w14:textId="47909B3E" w:rsidR="00DB1505" w:rsidRPr="00C12141" w:rsidRDefault="00DB1505" w:rsidP="00DB1505">
      <w:pPr>
        <w:pStyle w:val="StyleCode"/>
        <w:rPr>
          <w:b/>
        </w:rPr>
      </w:pPr>
      <w:r w:rsidRPr="00C12141">
        <w:rPr>
          <w:b/>
        </w:rPr>
        <w:t xml:space="preserve">'start of </w:t>
      </w:r>
      <w:r w:rsidRPr="0012625D">
        <w:rPr>
          <w:b/>
          <w:noProof/>
        </w:rPr>
        <w:t>target</w:t>
      </w:r>
      <w:r w:rsidRPr="00C12141">
        <w:rPr>
          <w:b/>
        </w:rPr>
        <w:t xml:space="preserve"> read time input'</w:t>
      </w:r>
    </w:p>
    <w:p w14:paraId="4AD3AB65" w14:textId="77777777" w:rsidR="00DB1505" w:rsidRPr="00CD7687" w:rsidRDefault="00DB1505" w:rsidP="00DB1505">
      <w:pPr>
        <w:pStyle w:val="StyleCode"/>
      </w:pPr>
      <w:r w:rsidRPr="00CD7687">
        <w:t>2</w:t>
      </w:r>
    </w:p>
    <w:p w14:paraId="356319CF" w14:textId="77777777" w:rsidR="00DB1505" w:rsidRPr="00CD7687" w:rsidRDefault="00DB1505" w:rsidP="00DB1505">
      <w:pPr>
        <w:pStyle w:val="StyleCode"/>
      </w:pPr>
      <w:r w:rsidRPr="00CD7687">
        <w:t>!</w:t>
      </w:r>
    </w:p>
    <w:p w14:paraId="35E1E50E" w14:textId="77777777" w:rsidR="00DB1505" w:rsidRPr="00CD7687" w:rsidRDefault="00DB1505" w:rsidP="00DB1505">
      <w:pPr>
        <w:pStyle w:val="StyleCode"/>
      </w:pPr>
      <w:r w:rsidRPr="00CD7687">
        <w:t>! zone 1</w:t>
      </w:r>
    </w:p>
    <w:p w14:paraId="361D0F2C" w14:textId="77777777" w:rsidR="00DB1505" w:rsidRPr="00CD7687" w:rsidRDefault="00DB1505" w:rsidP="00DB1505">
      <w:pPr>
        <w:pStyle w:val="StyleCode"/>
      </w:pPr>
      <w:r w:rsidRPr="00CD7687">
        <w:t>! ---------------------------------------------------------------------------</w:t>
      </w:r>
    </w:p>
    <w:p w14:paraId="13DBD099" w14:textId="77777777" w:rsidR="00DB1505" w:rsidRPr="00CD7687" w:rsidRDefault="00DB1505" w:rsidP="00DB1505">
      <w:pPr>
        <w:pStyle w:val="StyleCode"/>
      </w:pPr>
      <w:r w:rsidRPr="00CD7687">
        <w:t>!</w:t>
      </w:r>
    </w:p>
    <w:p w14:paraId="72DE273D" w14:textId="514601AD" w:rsidR="00DB1505" w:rsidRPr="00CD7687" w:rsidRDefault="00DB1505" w:rsidP="00DB1505">
      <w:pPr>
        <w:pStyle w:val="StyleCode"/>
      </w:pPr>
      <w:r w:rsidRPr="00CD7687">
        <w:t>'number and name of zone'</w:t>
      </w:r>
    </w:p>
    <w:p w14:paraId="4F944F10" w14:textId="77777777" w:rsidR="00DB1505" w:rsidRPr="00CD7687" w:rsidRDefault="00DB1505" w:rsidP="00DB1505">
      <w:pPr>
        <w:pStyle w:val="StyleCode"/>
      </w:pPr>
      <w:r w:rsidRPr="00CD7687">
        <w:t>1</w:t>
      </w:r>
    </w:p>
    <w:p w14:paraId="07A9F50E" w14:textId="76F60CE0" w:rsidR="00DB1505" w:rsidRPr="00CD7687" w:rsidRDefault="00DB1505" w:rsidP="00DB1505">
      <w:pPr>
        <w:pStyle w:val="StyleCode"/>
      </w:pPr>
      <w:r w:rsidRPr="00CD7687">
        <w:t>'inflow boundary'</w:t>
      </w:r>
    </w:p>
    <w:p w14:paraId="1E2ABE34" w14:textId="77777777" w:rsidR="00DB1505" w:rsidRPr="00CD7687" w:rsidRDefault="00DB1505" w:rsidP="00DB1505">
      <w:pPr>
        <w:pStyle w:val="StyleCode"/>
      </w:pPr>
    </w:p>
    <w:p w14:paraId="68CF997E" w14:textId="63F01758" w:rsidR="00DB1505" w:rsidRPr="00CD7687" w:rsidRDefault="00DB1505" w:rsidP="00DB1505">
      <w:pPr>
        <w:pStyle w:val="StyleCode"/>
      </w:pPr>
      <w:r w:rsidRPr="00CD7687">
        <w:t>'concentration input'</w:t>
      </w:r>
    </w:p>
    <w:p w14:paraId="7F407759" w14:textId="36429F08" w:rsidR="00DB1505" w:rsidRPr="00CD7687" w:rsidRDefault="00DB1505" w:rsidP="00DB1505">
      <w:pPr>
        <w:pStyle w:val="StyleCode"/>
      </w:pPr>
      <w:r w:rsidRPr="00CD7687">
        <w:t>2.00d-7      'free'           ;h+1</w:t>
      </w:r>
    </w:p>
    <w:p w14:paraId="672F85D8" w14:textId="6D482061" w:rsidR="00DB1505" w:rsidRPr="00CD7687" w:rsidRDefault="00DB1505" w:rsidP="00DB1505">
      <w:pPr>
        <w:pStyle w:val="StyleCode"/>
      </w:pPr>
      <w:r w:rsidRPr="00CD7687">
        <w:t>1.00d-7      'free'           ;co3-2</w:t>
      </w:r>
    </w:p>
    <w:p w14:paraId="252E9AB1" w14:textId="77777777" w:rsidR="00DB1505" w:rsidRPr="00CD7687" w:rsidRDefault="00DB1505" w:rsidP="00DB1505">
      <w:pPr>
        <w:pStyle w:val="StyleCode"/>
      </w:pPr>
    </w:p>
    <w:p w14:paraId="07F14F5F" w14:textId="74E9E5EC" w:rsidR="00DB1505" w:rsidRPr="00CD7687" w:rsidRDefault="00DB1505" w:rsidP="00DB1505">
      <w:pPr>
        <w:pStyle w:val="StyleCode"/>
      </w:pPr>
      <w:r w:rsidRPr="00CD7687">
        <w:lastRenderedPageBreak/>
        <w:t>'guess for ph'</w:t>
      </w:r>
    </w:p>
    <w:p w14:paraId="4F7EA589" w14:textId="77777777" w:rsidR="00DB1505" w:rsidRPr="00CD7687" w:rsidRDefault="00DB1505" w:rsidP="00DB1505">
      <w:pPr>
        <w:pStyle w:val="StyleCode"/>
      </w:pPr>
      <w:r w:rsidRPr="00CD7687">
        <w:t>5.0</w:t>
      </w:r>
    </w:p>
    <w:p w14:paraId="48A1512F" w14:textId="77777777" w:rsidR="00DB1505" w:rsidRPr="00CD7687" w:rsidRDefault="00DB1505" w:rsidP="00DB1505">
      <w:pPr>
        <w:pStyle w:val="StyleCode"/>
      </w:pPr>
    </w:p>
    <w:p w14:paraId="6FB45ECC" w14:textId="7CC2673E" w:rsidR="00DB1505" w:rsidRPr="00CD7687" w:rsidRDefault="00DB1505" w:rsidP="00DB1505">
      <w:pPr>
        <w:pStyle w:val="StyleCode"/>
      </w:pPr>
      <w:r w:rsidRPr="00CD7687">
        <w:t>'end of zone'</w:t>
      </w:r>
    </w:p>
    <w:p w14:paraId="75A5B96F" w14:textId="77777777" w:rsidR="00DB1505" w:rsidRPr="00CD7687" w:rsidRDefault="00DB1505" w:rsidP="00DB1505">
      <w:pPr>
        <w:pStyle w:val="StyleCode"/>
      </w:pPr>
    </w:p>
    <w:p w14:paraId="71C7C4F1" w14:textId="1555CD76" w:rsidR="00DB1505" w:rsidRPr="00C12141" w:rsidRDefault="00DB1505" w:rsidP="00DB1505">
      <w:pPr>
        <w:pStyle w:val="StyleCode"/>
        <w:rPr>
          <w:b/>
        </w:rPr>
      </w:pPr>
      <w:r w:rsidRPr="00C12141">
        <w:rPr>
          <w:b/>
        </w:rPr>
        <w:t xml:space="preserve">'end of </w:t>
      </w:r>
      <w:r w:rsidRPr="0012625D">
        <w:rPr>
          <w:b/>
          <w:noProof/>
        </w:rPr>
        <w:t>target</w:t>
      </w:r>
      <w:r w:rsidRPr="00C12141">
        <w:rPr>
          <w:b/>
        </w:rPr>
        <w:t xml:space="preserve"> read time input'</w:t>
      </w:r>
    </w:p>
    <w:p w14:paraId="17DB47DE" w14:textId="77777777" w:rsidR="00DB1505" w:rsidRPr="00CD7687" w:rsidRDefault="00DB1505" w:rsidP="00DB1505">
      <w:pPr>
        <w:pStyle w:val="StyleCode"/>
      </w:pPr>
    </w:p>
    <w:p w14:paraId="5260BBEE" w14:textId="037AAFBD" w:rsidR="00DB1505" w:rsidRPr="00CD7687" w:rsidRDefault="00DB1505" w:rsidP="00DB1505">
      <w:pPr>
        <w:pStyle w:val="StyleCode"/>
      </w:pPr>
      <w:r w:rsidRPr="00CD7687">
        <w:t>'done'</w:t>
      </w:r>
    </w:p>
    <w:p w14:paraId="641680B6" w14:textId="77777777" w:rsidR="00DB1505" w:rsidRDefault="00DB1505" w:rsidP="0074798F">
      <w:pPr>
        <w:pStyle w:val="StyleCode"/>
      </w:pPr>
    </w:p>
    <w:p w14:paraId="0364E189" w14:textId="14B4A235" w:rsidR="008F7EEB" w:rsidRDefault="008F7EEB" w:rsidP="008F7EEB">
      <w:r>
        <w:t>Example 3: U</w:t>
      </w:r>
      <w:r w:rsidRPr="008F7EEB">
        <w:t xml:space="preserve">se background chemistry for </w:t>
      </w:r>
      <w:r w:rsidR="00851F82">
        <w:t xml:space="preserve">the </w:t>
      </w:r>
      <w:r w:rsidRPr="008F7EEB">
        <w:t>boundary zone</w:t>
      </w:r>
    </w:p>
    <w:p w14:paraId="2163B5EB" w14:textId="77777777" w:rsidR="008F7EEB" w:rsidRDefault="008F7EEB" w:rsidP="008F7EEB">
      <w:pPr>
        <w:pStyle w:val="StyleCode"/>
      </w:pPr>
      <w:r>
        <w:t>! Data Block 16: boundary conditions - reactive transport</w:t>
      </w:r>
    </w:p>
    <w:p w14:paraId="0946B704" w14:textId="77777777" w:rsidR="008F7EEB" w:rsidRDefault="008F7EEB" w:rsidP="008F7EEB">
      <w:pPr>
        <w:pStyle w:val="StyleCode"/>
      </w:pPr>
      <w:r>
        <w:t>! ---------------------------------------------------------------------------</w:t>
      </w:r>
    </w:p>
    <w:p w14:paraId="78E7C23B" w14:textId="77777777" w:rsidR="008F7EEB" w:rsidRDefault="008F7EEB" w:rsidP="008F7EEB">
      <w:pPr>
        <w:pStyle w:val="StyleCode"/>
      </w:pPr>
      <w:r>
        <w:t>!</w:t>
      </w:r>
    </w:p>
    <w:p w14:paraId="6E1350F6" w14:textId="7C14AD1F" w:rsidR="008F7EEB" w:rsidRDefault="008F7EEB" w:rsidP="008F7EEB">
      <w:pPr>
        <w:pStyle w:val="StyleCode"/>
      </w:pPr>
      <w:r>
        <w:t>'boundary conditions - reactive transport'</w:t>
      </w:r>
    </w:p>
    <w:p w14:paraId="7615CD33" w14:textId="77777777" w:rsidR="008F7EEB" w:rsidRDefault="008F7EEB" w:rsidP="008F7EEB">
      <w:pPr>
        <w:pStyle w:val="StyleCode"/>
      </w:pPr>
      <w:r w:rsidRPr="0012625D">
        <w:rPr>
          <w:noProof/>
        </w:rPr>
        <w:t>3                             ;number</w:t>
      </w:r>
      <w:r>
        <w:t xml:space="preserve"> of zones</w:t>
      </w:r>
    </w:p>
    <w:p w14:paraId="3D6E03A8" w14:textId="77777777" w:rsidR="008F7EEB" w:rsidRDefault="008F7EEB" w:rsidP="008F7EEB">
      <w:pPr>
        <w:pStyle w:val="StyleCode"/>
      </w:pPr>
    </w:p>
    <w:p w14:paraId="408F0DB0" w14:textId="77777777" w:rsidR="008F7EEB" w:rsidRDefault="008F7EEB" w:rsidP="008F7EEB">
      <w:pPr>
        <w:pStyle w:val="StyleCode"/>
      </w:pPr>
      <w:r>
        <w:t>! ---------------------------------------------------------------------------</w:t>
      </w:r>
    </w:p>
    <w:p w14:paraId="4B0CE19E" w14:textId="514834FF" w:rsidR="008F7EEB" w:rsidRDefault="008F7EEB" w:rsidP="008F7EEB">
      <w:pPr>
        <w:pStyle w:val="StyleCode"/>
      </w:pPr>
      <w:r>
        <w:t>'number and name of zone'</w:t>
      </w:r>
    </w:p>
    <w:p w14:paraId="48384B95" w14:textId="77777777" w:rsidR="008F7EEB" w:rsidRDefault="008F7EEB" w:rsidP="008F7EEB">
      <w:pPr>
        <w:pStyle w:val="StyleCode"/>
      </w:pPr>
      <w:r>
        <w:t>1</w:t>
      </w:r>
    </w:p>
    <w:p w14:paraId="32B85D29" w14:textId="7C26A93D" w:rsidR="008F7EEB" w:rsidRDefault="008F7EEB" w:rsidP="008F7EEB">
      <w:pPr>
        <w:pStyle w:val="StyleCode"/>
      </w:pPr>
      <w:r>
        <w:t>'source'</w:t>
      </w:r>
    </w:p>
    <w:p w14:paraId="65DAB30D" w14:textId="77777777" w:rsidR="008F7EEB" w:rsidRDefault="008F7EEB" w:rsidP="008F7EEB">
      <w:pPr>
        <w:pStyle w:val="StyleCode"/>
      </w:pPr>
    </w:p>
    <w:p w14:paraId="1213ECAA" w14:textId="59891057" w:rsidR="008F7EEB" w:rsidRDefault="008F7EEB" w:rsidP="008F7EEB">
      <w:pPr>
        <w:pStyle w:val="StyleCode"/>
      </w:pPr>
      <w:r>
        <w:t>'boundary type'</w:t>
      </w:r>
    </w:p>
    <w:p w14:paraId="216B01AA" w14:textId="3C3704F6" w:rsidR="008F7EEB" w:rsidRDefault="008F7EEB" w:rsidP="008F7EEB">
      <w:pPr>
        <w:pStyle w:val="StyleCode"/>
      </w:pPr>
      <w:r>
        <w:t>'third'</w:t>
      </w:r>
    </w:p>
    <w:p w14:paraId="212B8A50" w14:textId="77777777" w:rsidR="008F7EEB" w:rsidRDefault="008F7EEB" w:rsidP="008F7EEB">
      <w:pPr>
        <w:pStyle w:val="StyleCode"/>
      </w:pPr>
    </w:p>
    <w:p w14:paraId="1E65D157" w14:textId="3D776D4F" w:rsidR="008F7EEB" w:rsidRDefault="008F7EEB" w:rsidP="008F7EEB">
      <w:pPr>
        <w:pStyle w:val="StyleCode"/>
      </w:pPr>
      <w:r>
        <w:t>'concentration input'</w:t>
      </w:r>
    </w:p>
    <w:p w14:paraId="431CCBE0" w14:textId="5B40E9CA" w:rsidR="008F7EEB" w:rsidRDefault="008F7EEB" w:rsidP="008F7EEB">
      <w:pPr>
        <w:pStyle w:val="StyleCode"/>
      </w:pPr>
      <w:r>
        <w:t>2.00d-4    'free'             ;h+1</w:t>
      </w:r>
    </w:p>
    <w:p w14:paraId="42C61EFA" w14:textId="4D6BE14E" w:rsidR="008F7EEB" w:rsidRDefault="008F7EEB" w:rsidP="008F7EEB">
      <w:pPr>
        <w:pStyle w:val="StyleCode"/>
      </w:pPr>
      <w:r>
        <w:t>1.00d-4    'free'             ;co3-2</w:t>
      </w:r>
    </w:p>
    <w:p w14:paraId="459F250D" w14:textId="64A3A285" w:rsidR="008F7EEB" w:rsidRDefault="008F7EEB" w:rsidP="008F7EEB">
      <w:pPr>
        <w:pStyle w:val="StyleCode"/>
      </w:pPr>
      <w:r>
        <w:t>1.00d-8    'free'             ;ca+2</w:t>
      </w:r>
    </w:p>
    <w:p w14:paraId="055D4176" w14:textId="77777777" w:rsidR="008F7EEB" w:rsidRDefault="008F7EEB" w:rsidP="008F7EEB">
      <w:pPr>
        <w:pStyle w:val="StyleCode"/>
      </w:pPr>
    </w:p>
    <w:p w14:paraId="65A50842" w14:textId="06019BB9" w:rsidR="008F7EEB" w:rsidRDefault="008F7EEB" w:rsidP="008F7EEB">
      <w:pPr>
        <w:pStyle w:val="StyleCode"/>
      </w:pPr>
      <w:r>
        <w:t>'guess for ph'</w:t>
      </w:r>
    </w:p>
    <w:p w14:paraId="073AB541" w14:textId="77777777" w:rsidR="008F7EEB" w:rsidRDefault="008F7EEB" w:rsidP="008F7EEB">
      <w:pPr>
        <w:pStyle w:val="StyleCode"/>
      </w:pPr>
      <w:r>
        <w:t>5.0</w:t>
      </w:r>
    </w:p>
    <w:p w14:paraId="724839F4" w14:textId="77777777" w:rsidR="008F7EEB" w:rsidRDefault="008F7EEB" w:rsidP="008F7EEB">
      <w:pPr>
        <w:pStyle w:val="StyleCode"/>
      </w:pPr>
    </w:p>
    <w:p w14:paraId="57E44072" w14:textId="0450BD18" w:rsidR="008F7EEB" w:rsidRDefault="008F7EEB" w:rsidP="008F7EEB">
      <w:pPr>
        <w:pStyle w:val="StyleCode"/>
      </w:pPr>
      <w:r>
        <w:t>'extent of zone'</w:t>
      </w:r>
    </w:p>
    <w:p w14:paraId="6A894A86" w14:textId="77777777" w:rsidR="008F7EEB" w:rsidRDefault="008F7EEB" w:rsidP="008F7EEB">
      <w:pPr>
        <w:pStyle w:val="StyleCode"/>
      </w:pPr>
      <w:r>
        <w:t>0.0 0.02  0.0 0.0  0.0 0.0</w:t>
      </w:r>
    </w:p>
    <w:p w14:paraId="2FFCF336" w14:textId="77777777" w:rsidR="008F7EEB" w:rsidRDefault="008F7EEB" w:rsidP="008F7EEB">
      <w:pPr>
        <w:pStyle w:val="StyleCode"/>
      </w:pPr>
    </w:p>
    <w:p w14:paraId="160B341D" w14:textId="5F3AB98E" w:rsidR="008F7EEB" w:rsidRDefault="008F7EEB" w:rsidP="008F7EEB">
      <w:pPr>
        <w:pStyle w:val="StyleCode"/>
      </w:pPr>
      <w:r>
        <w:t>'end of zone'</w:t>
      </w:r>
    </w:p>
    <w:p w14:paraId="46DAF9AD" w14:textId="77777777" w:rsidR="008F7EEB" w:rsidRDefault="008F7EEB" w:rsidP="008F7EEB">
      <w:pPr>
        <w:pStyle w:val="StyleCode"/>
      </w:pPr>
    </w:p>
    <w:p w14:paraId="59A94414" w14:textId="77777777" w:rsidR="008F7EEB" w:rsidRDefault="008F7EEB" w:rsidP="008F7EEB">
      <w:pPr>
        <w:pStyle w:val="StyleCode"/>
      </w:pPr>
      <w:r>
        <w:t>! ---------------------------------------------------------------------------</w:t>
      </w:r>
    </w:p>
    <w:p w14:paraId="4DA59220" w14:textId="31D97A13" w:rsidR="008F7EEB" w:rsidRDefault="008F7EEB" w:rsidP="008F7EEB">
      <w:pPr>
        <w:pStyle w:val="StyleCode"/>
      </w:pPr>
      <w:r>
        <w:t>'number and name of zone'</w:t>
      </w:r>
    </w:p>
    <w:p w14:paraId="63E3ADD0" w14:textId="77777777" w:rsidR="008F7EEB" w:rsidRDefault="008F7EEB" w:rsidP="008F7EEB">
      <w:pPr>
        <w:pStyle w:val="StyleCode"/>
      </w:pPr>
      <w:r>
        <w:t>2</w:t>
      </w:r>
    </w:p>
    <w:p w14:paraId="308FFCC0" w14:textId="7DBCB773" w:rsidR="008F7EEB" w:rsidRDefault="008F7EEB" w:rsidP="008F7EEB">
      <w:pPr>
        <w:pStyle w:val="StyleCode"/>
      </w:pPr>
      <w:r>
        <w:t>'inflow boundary'</w:t>
      </w:r>
    </w:p>
    <w:p w14:paraId="1EE012B7" w14:textId="77777777" w:rsidR="008F7EEB" w:rsidRDefault="008F7EEB" w:rsidP="008F7EEB">
      <w:pPr>
        <w:pStyle w:val="StyleCode"/>
      </w:pPr>
    </w:p>
    <w:p w14:paraId="153ABC77" w14:textId="070E4EBF" w:rsidR="008F7EEB" w:rsidRDefault="008F7EEB" w:rsidP="008F7EEB">
      <w:pPr>
        <w:pStyle w:val="StyleCode"/>
      </w:pPr>
      <w:r>
        <w:t>'boundary type'</w:t>
      </w:r>
    </w:p>
    <w:p w14:paraId="095CEDBC" w14:textId="654DED8D" w:rsidR="008F7EEB" w:rsidRDefault="008F7EEB" w:rsidP="008F7EEB">
      <w:pPr>
        <w:pStyle w:val="StyleCode"/>
      </w:pPr>
      <w:r>
        <w:t>'first'</w:t>
      </w:r>
    </w:p>
    <w:p w14:paraId="4D190A3B" w14:textId="77777777" w:rsidR="008F7EEB" w:rsidRDefault="008F7EEB" w:rsidP="008F7EEB">
      <w:pPr>
        <w:pStyle w:val="StyleCode"/>
      </w:pPr>
    </w:p>
    <w:p w14:paraId="54AA5778" w14:textId="6C26DE0D" w:rsidR="008F7EEB" w:rsidRPr="008F7EEB" w:rsidRDefault="008F7EEB" w:rsidP="008F7EEB">
      <w:pPr>
        <w:pStyle w:val="StyleCode"/>
        <w:rPr>
          <w:b/>
        </w:rPr>
      </w:pPr>
      <w:r w:rsidRPr="008F7EEB">
        <w:rPr>
          <w:b/>
        </w:rPr>
        <w:t>'use background chemistry for boundary zone'</w:t>
      </w:r>
    </w:p>
    <w:p w14:paraId="25EA6EDC" w14:textId="77777777" w:rsidR="008F7EEB" w:rsidRDefault="008F7EEB" w:rsidP="008F7EEB">
      <w:pPr>
        <w:pStyle w:val="StyleCode"/>
      </w:pPr>
    </w:p>
    <w:p w14:paraId="2DABC6B7" w14:textId="65C0D02C" w:rsidR="008F7EEB" w:rsidRDefault="008F7EEB" w:rsidP="008F7EEB">
      <w:pPr>
        <w:pStyle w:val="StyleCode"/>
      </w:pPr>
      <w:r>
        <w:t>'extent of zone'</w:t>
      </w:r>
    </w:p>
    <w:p w14:paraId="31F31753" w14:textId="77777777" w:rsidR="008F7EEB" w:rsidRDefault="008F7EEB" w:rsidP="008F7EEB">
      <w:pPr>
        <w:pStyle w:val="StyleCode"/>
      </w:pPr>
      <w:r>
        <w:t>0.021 0.1  0.0 0.0  0.0 0.0</w:t>
      </w:r>
    </w:p>
    <w:p w14:paraId="55D29182" w14:textId="77777777" w:rsidR="008F7EEB" w:rsidRDefault="008F7EEB" w:rsidP="008F7EEB">
      <w:pPr>
        <w:pStyle w:val="StyleCode"/>
      </w:pPr>
    </w:p>
    <w:p w14:paraId="0A251793" w14:textId="428E2678" w:rsidR="008F7EEB" w:rsidRDefault="008F7EEB" w:rsidP="008F7EEB">
      <w:pPr>
        <w:pStyle w:val="StyleCode"/>
      </w:pPr>
      <w:r>
        <w:t>'end of zone'</w:t>
      </w:r>
    </w:p>
    <w:p w14:paraId="4C0612BB" w14:textId="77777777" w:rsidR="008F7EEB" w:rsidRDefault="008F7EEB" w:rsidP="008F7EEB">
      <w:pPr>
        <w:pStyle w:val="StyleCode"/>
      </w:pPr>
    </w:p>
    <w:p w14:paraId="20096FD8" w14:textId="77777777" w:rsidR="008F7EEB" w:rsidRDefault="008F7EEB" w:rsidP="008F7EEB">
      <w:pPr>
        <w:pStyle w:val="StyleCode"/>
      </w:pPr>
      <w:r>
        <w:t>! ---------------------------------------------------------------------------</w:t>
      </w:r>
    </w:p>
    <w:p w14:paraId="25147821" w14:textId="184AB778" w:rsidR="008F7EEB" w:rsidRDefault="008F7EEB" w:rsidP="008F7EEB">
      <w:pPr>
        <w:pStyle w:val="StyleCode"/>
      </w:pPr>
      <w:r>
        <w:t>'number and name of zone'</w:t>
      </w:r>
    </w:p>
    <w:p w14:paraId="1D51487B" w14:textId="77777777" w:rsidR="008F7EEB" w:rsidRDefault="008F7EEB" w:rsidP="008F7EEB">
      <w:pPr>
        <w:pStyle w:val="StyleCode"/>
      </w:pPr>
      <w:r>
        <w:t>3</w:t>
      </w:r>
    </w:p>
    <w:p w14:paraId="52565CE4" w14:textId="4C5D7363" w:rsidR="008F7EEB" w:rsidRDefault="008F7EEB" w:rsidP="008F7EEB">
      <w:pPr>
        <w:pStyle w:val="StyleCode"/>
      </w:pPr>
      <w:r>
        <w:t>'outflow boundary'</w:t>
      </w:r>
    </w:p>
    <w:p w14:paraId="5636783C" w14:textId="77777777" w:rsidR="008F7EEB" w:rsidRDefault="008F7EEB" w:rsidP="008F7EEB">
      <w:pPr>
        <w:pStyle w:val="StyleCode"/>
      </w:pPr>
    </w:p>
    <w:p w14:paraId="02AF74BC" w14:textId="4F2A3DA3" w:rsidR="008F7EEB" w:rsidRDefault="008F7EEB" w:rsidP="008F7EEB">
      <w:pPr>
        <w:pStyle w:val="StyleCode"/>
      </w:pPr>
      <w:r>
        <w:t>'boundary type'</w:t>
      </w:r>
    </w:p>
    <w:p w14:paraId="201E0918" w14:textId="5D89D5E6" w:rsidR="008F7EEB" w:rsidRDefault="008F7EEB" w:rsidP="008F7EEB">
      <w:pPr>
        <w:pStyle w:val="StyleCode"/>
      </w:pPr>
      <w:r>
        <w:t>'second'</w:t>
      </w:r>
    </w:p>
    <w:p w14:paraId="3B4FAB6C" w14:textId="77777777" w:rsidR="008F7EEB" w:rsidRDefault="008F7EEB" w:rsidP="008F7EEB">
      <w:pPr>
        <w:pStyle w:val="StyleCode"/>
      </w:pPr>
    </w:p>
    <w:p w14:paraId="7A702692" w14:textId="21F0A5AA" w:rsidR="008F7EEB" w:rsidRDefault="008F7EEB" w:rsidP="008F7EEB">
      <w:pPr>
        <w:pStyle w:val="StyleCode"/>
      </w:pPr>
      <w:r>
        <w:t>'extent of zone'</w:t>
      </w:r>
    </w:p>
    <w:p w14:paraId="3B84B529" w14:textId="77777777" w:rsidR="008F7EEB" w:rsidRDefault="008F7EEB" w:rsidP="008F7EEB">
      <w:pPr>
        <w:pStyle w:val="StyleCode"/>
      </w:pPr>
      <w:r>
        <w:t>0.0 0.1  0.0 0.0  0.20 0.20</w:t>
      </w:r>
    </w:p>
    <w:p w14:paraId="6D26C520" w14:textId="77777777" w:rsidR="008F7EEB" w:rsidRDefault="008F7EEB" w:rsidP="008F7EEB">
      <w:pPr>
        <w:pStyle w:val="StyleCode"/>
      </w:pPr>
    </w:p>
    <w:p w14:paraId="036557A9" w14:textId="1019764E" w:rsidR="008F7EEB" w:rsidRDefault="008F7EEB" w:rsidP="008F7EEB">
      <w:pPr>
        <w:pStyle w:val="StyleCode"/>
      </w:pPr>
      <w:r>
        <w:t>'end of zone'</w:t>
      </w:r>
    </w:p>
    <w:p w14:paraId="61E0ABC2" w14:textId="77777777" w:rsidR="008F7EEB" w:rsidRDefault="008F7EEB" w:rsidP="008F7EEB">
      <w:pPr>
        <w:pStyle w:val="StyleCode"/>
      </w:pPr>
    </w:p>
    <w:p w14:paraId="59B70F5A" w14:textId="0C6833A4" w:rsidR="008F7EEB" w:rsidRDefault="008F7EEB" w:rsidP="008F7EEB">
      <w:pPr>
        <w:pStyle w:val="StyleCode"/>
      </w:pPr>
      <w:r>
        <w:t>'done'</w:t>
      </w:r>
    </w:p>
    <w:p w14:paraId="535A9AC6" w14:textId="5CBD2D87" w:rsidR="00A774FC" w:rsidRDefault="00A774FC" w:rsidP="00A774FC">
      <w:pPr>
        <w:pStyle w:val="Heading3"/>
      </w:pPr>
      <w:bookmarkStart w:id="494" w:name="_Toc13056157"/>
      <w:r w:rsidRPr="00ED3698">
        <w:lastRenderedPageBreak/>
        <w:t xml:space="preserve">Description of </w:t>
      </w:r>
      <w:r w:rsidR="008D3306">
        <w:t xml:space="preserve">the </w:t>
      </w:r>
      <w:r w:rsidRPr="00ED3698">
        <w:t>Example Input</w:t>
      </w:r>
      <w:bookmarkEnd w:id="494"/>
    </w:p>
    <w:p w14:paraId="498D95CD" w14:textId="0257860E" w:rsidR="008D76F0" w:rsidRDefault="008D76F0" w:rsidP="00A774FC">
      <w:r>
        <w:t>Example 1 specifies the boundary conditions</w:t>
      </w:r>
      <w:r w:rsidR="008F7EEB">
        <w:t xml:space="preserve"> (BCs)</w:t>
      </w:r>
      <w:r>
        <w:t xml:space="preserve"> for</w:t>
      </w:r>
      <w:r w:rsidR="00227BDC">
        <w:t xml:space="preserve"> 1D vertical</w:t>
      </w:r>
      <w:r>
        <w:t xml:space="preserve"> reactive transport problem</w:t>
      </w:r>
      <w:r w:rsidR="00227BDC">
        <w:t xml:space="preserve"> (domain length </w:t>
      </w:r>
      <w:r>
        <w:t>16.0 m</w:t>
      </w:r>
      <w:r w:rsidR="00227BDC">
        <w:t>)</w:t>
      </w:r>
      <w:r>
        <w:t xml:space="preserve">. At z=0.0 m, a third type boundary condition is defined </w:t>
      </w:r>
      <w:r w:rsidR="00C12141">
        <w:t>together with the solution compositions of six components under section ‘concentration input</w:t>
      </w:r>
      <w:r w:rsidR="00851F82">
        <w:t>.</w:t>
      </w:r>
      <w:r w:rsidR="00C12141">
        <w:t xml:space="preserve">’ The </w:t>
      </w:r>
      <w:r w:rsidR="00227BDC">
        <w:t xml:space="preserve">boundary </w:t>
      </w:r>
      <w:r w:rsidR="00C12141">
        <w:t>solution</w:t>
      </w:r>
      <w:r w:rsidR="00227BDC">
        <w:t xml:space="preserve"> </w:t>
      </w:r>
      <w:r w:rsidR="00C12141">
        <w:t>is low in pH (3.0)</w:t>
      </w:r>
      <w:r w:rsidR="00227BDC">
        <w:t xml:space="preserve"> containing</w:t>
      </w:r>
      <w:r w:rsidR="00227BDC" w:rsidRPr="00227BDC">
        <w:t xml:space="preserve"> </w:t>
      </w:r>
      <w:r w:rsidR="00227BDC">
        <w:t>SO</w:t>
      </w:r>
      <w:r w:rsidR="00227BDC" w:rsidRPr="00C12141">
        <w:rPr>
          <w:vertAlign w:val="subscript"/>
        </w:rPr>
        <w:t>4</w:t>
      </w:r>
      <w:r w:rsidR="00227BDC" w:rsidRPr="00C12141">
        <w:rPr>
          <w:vertAlign w:val="superscript"/>
        </w:rPr>
        <w:t>2-</w:t>
      </w:r>
      <w:r w:rsidR="00227BDC">
        <w:t>, Fe</w:t>
      </w:r>
      <w:r w:rsidR="00227BDC" w:rsidRPr="00C12141">
        <w:rPr>
          <w:vertAlign w:val="superscript"/>
        </w:rPr>
        <w:t>2</w:t>
      </w:r>
      <w:r w:rsidR="00227BDC">
        <w:rPr>
          <w:vertAlign w:val="superscript"/>
        </w:rPr>
        <w:t>+</w:t>
      </w:r>
      <w:r w:rsidR="00227BDC">
        <w:t>, Fe</w:t>
      </w:r>
      <w:r w:rsidR="00227BDC">
        <w:rPr>
          <w:vertAlign w:val="superscript"/>
        </w:rPr>
        <w:t>3+</w:t>
      </w:r>
      <w:r w:rsidR="00227BDC">
        <w:t>, Zn</w:t>
      </w:r>
      <w:r w:rsidR="00227BDC" w:rsidRPr="00C12141">
        <w:rPr>
          <w:vertAlign w:val="superscript"/>
        </w:rPr>
        <w:t>2</w:t>
      </w:r>
      <w:r w:rsidR="00227BDC">
        <w:rPr>
          <w:vertAlign w:val="superscript"/>
        </w:rPr>
        <w:t>+</w:t>
      </w:r>
      <w:r w:rsidR="00227BDC">
        <w:t xml:space="preserve"> and Cu</w:t>
      </w:r>
      <w:r w:rsidR="00227BDC" w:rsidRPr="00C12141">
        <w:rPr>
          <w:vertAlign w:val="superscript"/>
        </w:rPr>
        <w:t>2</w:t>
      </w:r>
      <w:r w:rsidR="00227BDC">
        <w:rPr>
          <w:vertAlign w:val="superscript"/>
        </w:rPr>
        <w:t>+</w:t>
      </w:r>
      <w:r w:rsidR="00C12141">
        <w:t xml:space="preserve">. A second </w:t>
      </w:r>
      <w:r w:rsidR="00C12141" w:rsidRPr="0012625D">
        <w:rPr>
          <w:noProof/>
        </w:rPr>
        <w:t>type</w:t>
      </w:r>
      <w:r w:rsidR="00C12141">
        <w:t xml:space="preserve"> </w:t>
      </w:r>
      <w:r w:rsidR="004D080E">
        <w:t>BC</w:t>
      </w:r>
      <w:r w:rsidR="00C12141">
        <w:t xml:space="preserve"> is specified at the outflow boundary (z=16.0 m), indicating free advective mass outflux for the aqueous phase.</w:t>
      </w:r>
    </w:p>
    <w:p w14:paraId="503DACC4" w14:textId="3CF40E58" w:rsidR="00A774FC" w:rsidRDefault="00A774FC" w:rsidP="00A774FC">
      <w:r>
        <w:t xml:space="preserve">Example 2 specifies </w:t>
      </w:r>
      <w:r w:rsidR="00C12141">
        <w:t xml:space="preserve">transient </w:t>
      </w:r>
      <w:r>
        <w:t xml:space="preserve">boundary </w:t>
      </w:r>
      <w:r w:rsidR="00C12141">
        <w:t>condition</w:t>
      </w:r>
      <w:r w:rsidR="00227BDC">
        <w:t>s</w:t>
      </w:r>
      <w:r>
        <w:t xml:space="preserve"> for reactive transport including </w:t>
      </w:r>
      <w:r>
        <w:rPr>
          <w:rFonts w:hint="eastAsia"/>
        </w:rPr>
        <w:t>two</w:t>
      </w:r>
      <w:r w:rsidR="00C12141">
        <w:t xml:space="preserve"> switches</w:t>
      </w:r>
      <w:r w:rsidR="008F7EEB">
        <w:t xml:space="preserve"> of </w:t>
      </w:r>
      <w:r w:rsidR="00227BDC">
        <w:t>BC</w:t>
      </w:r>
      <w:r w:rsidR="008F7EEB">
        <w:t>s</w:t>
      </w:r>
      <w:r w:rsidR="00C12141">
        <w:t xml:space="preserve"> </w:t>
      </w:r>
      <w:r>
        <w:rPr>
          <w:rFonts w:hint="eastAsia"/>
        </w:rPr>
        <w:t>at 0.25</w:t>
      </w:r>
      <w:r>
        <w:t> </w:t>
      </w:r>
      <w:r>
        <w:rPr>
          <w:rFonts w:hint="eastAsia"/>
        </w:rPr>
        <w:t>days and 0.5 days, respectively.</w:t>
      </w:r>
      <w:r w:rsidR="008F7EEB">
        <w:t xml:space="preserve"> The</w:t>
      </w:r>
      <w:r w:rsidR="00227BDC">
        <w:t>se</w:t>
      </w:r>
      <w:r w:rsidR="008F7EEB">
        <w:t xml:space="preserve"> boundary conditions can be divided into </w:t>
      </w:r>
      <w:r w:rsidR="0048230C">
        <w:t>two</w:t>
      </w:r>
      <w:r w:rsidR="008F7EEB">
        <w:t xml:space="preserve"> parts:</w:t>
      </w:r>
      <w:r w:rsidR="0048230C">
        <w:t xml:space="preserve"> the initial </w:t>
      </w:r>
      <w:r w:rsidR="0048230C" w:rsidRPr="0012625D">
        <w:rPr>
          <w:noProof/>
        </w:rPr>
        <w:t>BCs</w:t>
      </w:r>
      <w:r w:rsidR="0048230C">
        <w:t xml:space="preserve"> and the BCs to be switched to.</w:t>
      </w:r>
      <w:r w:rsidR="008F7EEB">
        <w:t xml:space="preserve"> </w:t>
      </w:r>
      <w:r w:rsidR="0048230C">
        <w:t>T</w:t>
      </w:r>
      <w:r w:rsidR="008F7EEB">
        <w:t xml:space="preserve">he </w:t>
      </w:r>
      <w:r w:rsidR="0048230C">
        <w:t xml:space="preserve">initial </w:t>
      </w:r>
      <w:r w:rsidR="0048230C" w:rsidRPr="0012625D">
        <w:rPr>
          <w:noProof/>
        </w:rPr>
        <w:t>BCs</w:t>
      </w:r>
      <w:r w:rsidR="0048230C">
        <w:t xml:space="preserve"> are assigned in the same way as those in </w:t>
      </w:r>
      <w:r w:rsidR="00673E16">
        <w:t xml:space="preserve">Example </w:t>
      </w:r>
      <w:r w:rsidR="0048230C">
        <w:t>1. They</w:t>
      </w:r>
      <w:r w:rsidR="008F7EEB">
        <w:t xml:space="preserve"> consist of two boundary conditions: </w:t>
      </w:r>
      <w:r w:rsidR="00673E16">
        <w:t xml:space="preserve">first-type BCs </w:t>
      </w:r>
      <w:r w:rsidR="008F7EEB">
        <w:t xml:space="preserve">for the inflow and </w:t>
      </w:r>
      <w:r w:rsidR="00673E16">
        <w:t xml:space="preserve">second-type BCs </w:t>
      </w:r>
      <w:r w:rsidR="008F7EEB">
        <w:t xml:space="preserve">for the outflow. </w:t>
      </w:r>
      <w:r w:rsidR="0048230C">
        <w:t>Both</w:t>
      </w:r>
      <w:r w:rsidR="008F7EEB">
        <w:t xml:space="preserve"> initial boundary condition</w:t>
      </w:r>
      <w:r w:rsidR="0048230C">
        <w:t>s</w:t>
      </w:r>
      <w:r w:rsidR="008F7EEB">
        <w:t xml:space="preserve"> will be applied from the beginning of the simulation. </w:t>
      </w:r>
      <w:r w:rsidR="0048230C">
        <w:t xml:space="preserve">The second part starts from the statement </w:t>
      </w:r>
      <w:r w:rsidR="00933344">
        <w:t>‘</w:t>
      </w:r>
      <w:r w:rsidR="0048230C" w:rsidRPr="00CD7687">
        <w:t>update boundary conditions</w:t>
      </w:r>
      <w:r w:rsidR="00933344">
        <w:t>’</w:t>
      </w:r>
      <w:r w:rsidR="0048230C">
        <w:t xml:space="preserve"> followed by two numbers (i.e.</w:t>
      </w:r>
      <w:r w:rsidR="00673E16">
        <w:t>,</w:t>
      </w:r>
      <w:r w:rsidR="0048230C">
        <w:t xml:space="preserve"> 0.25 and 0.50) in two separate lines, indicating the boundary conditions will be updated at 0.25 and </w:t>
      </w:r>
      <w:r w:rsidR="0048230C" w:rsidRPr="0012625D">
        <w:rPr>
          <w:noProof/>
        </w:rPr>
        <w:t>0.50 time</w:t>
      </w:r>
      <w:r w:rsidR="0048230C">
        <w:t xml:space="preserve"> units (e.g.</w:t>
      </w:r>
      <w:r w:rsidR="00673E16">
        <w:t>,</w:t>
      </w:r>
      <w:r w:rsidR="0048230C">
        <w:t xml:space="preserve"> days, which is defined in Data Block 4). The corresponding BCs to be updated at both time intervals are specified in the </w:t>
      </w:r>
      <w:r w:rsidR="0048230C" w:rsidRPr="0012625D">
        <w:rPr>
          <w:noProof/>
        </w:rPr>
        <w:t>rest</w:t>
      </w:r>
      <w:r w:rsidR="0048230C">
        <w:t xml:space="preserve"> part of the input file between each </w:t>
      </w:r>
      <w:r w:rsidR="0048230C" w:rsidRPr="0012625D">
        <w:rPr>
          <w:noProof/>
        </w:rPr>
        <w:t>pairs</w:t>
      </w:r>
      <w:r w:rsidR="0048230C">
        <w:t xml:space="preserve"> of statements </w:t>
      </w:r>
      <w:r w:rsidR="00933344">
        <w:rPr>
          <w:b/>
        </w:rPr>
        <w:t>‘</w:t>
      </w:r>
      <w:r w:rsidR="0048230C" w:rsidRPr="00C12141">
        <w:rPr>
          <w:b/>
        </w:rPr>
        <w:t>start of target read time input</w:t>
      </w:r>
      <w:r w:rsidR="00933344">
        <w:rPr>
          <w:b/>
        </w:rPr>
        <w:t>’</w:t>
      </w:r>
      <w:r w:rsidR="0048230C">
        <w:rPr>
          <w:b/>
        </w:rPr>
        <w:t xml:space="preserve"> </w:t>
      </w:r>
      <w:r w:rsidR="004D080E">
        <w:t>and</w:t>
      </w:r>
      <w:r w:rsidR="0048230C">
        <w:rPr>
          <w:b/>
        </w:rPr>
        <w:t xml:space="preserve"> </w:t>
      </w:r>
      <w:r w:rsidR="00933344">
        <w:rPr>
          <w:b/>
        </w:rPr>
        <w:t>‘</w:t>
      </w:r>
      <w:r w:rsidR="0048230C">
        <w:rPr>
          <w:b/>
        </w:rPr>
        <w:t>end</w:t>
      </w:r>
      <w:r w:rsidR="0048230C" w:rsidRPr="00C12141">
        <w:rPr>
          <w:b/>
        </w:rPr>
        <w:t xml:space="preserve"> of </w:t>
      </w:r>
      <w:r w:rsidR="0048230C" w:rsidRPr="0012625D">
        <w:rPr>
          <w:b/>
          <w:noProof/>
        </w:rPr>
        <w:t>target</w:t>
      </w:r>
      <w:r w:rsidR="0048230C" w:rsidRPr="00C12141">
        <w:rPr>
          <w:b/>
        </w:rPr>
        <w:t xml:space="preserve"> read time input</w:t>
      </w:r>
      <w:r w:rsidR="00673E16">
        <w:rPr>
          <w:b/>
        </w:rPr>
        <w:t>.</w:t>
      </w:r>
      <w:r w:rsidR="00933344">
        <w:rPr>
          <w:b/>
        </w:rPr>
        <w:t>’</w:t>
      </w:r>
      <w:r w:rsidR="0048230C">
        <w:rPr>
          <w:b/>
        </w:rPr>
        <w:t xml:space="preserve"> </w:t>
      </w:r>
      <w:r w:rsidR="004D080E">
        <w:t>T</w:t>
      </w:r>
      <w:r w:rsidR="008F7EEB">
        <w:t>he boundary condition</w:t>
      </w:r>
      <w:r w:rsidR="004D080E">
        <w:t xml:space="preserve"> to be updated</w:t>
      </w:r>
      <w:r w:rsidR="008F7EEB">
        <w:t xml:space="preserve"> at 0.25 days</w:t>
      </w:r>
      <w:r w:rsidR="004D080E">
        <w:t xml:space="preserve"> is provided between the first </w:t>
      </w:r>
      <w:r w:rsidR="00264EF8">
        <w:t>pair of the statement</w:t>
      </w:r>
      <w:r w:rsidR="008F7EEB">
        <w:t>, which is the same as initial BC.</w:t>
      </w:r>
      <w:r w:rsidR="00264EF8">
        <w:t xml:space="preserve"> This implies the BC is updated at 0.25 days but actually remains unchanged. Similarly, t</w:t>
      </w:r>
      <w:r w:rsidR="008F7EEB">
        <w:t xml:space="preserve">he </w:t>
      </w:r>
      <w:r w:rsidR="00264EF8">
        <w:t xml:space="preserve">other BC to be updated at 0.5 days is specified between the next </w:t>
      </w:r>
      <w:r w:rsidR="000664CC">
        <w:t xml:space="preserve">pairs of the statements. The </w:t>
      </w:r>
      <w:r w:rsidR="008F7EEB">
        <w:t>solution</w:t>
      </w:r>
      <w:r w:rsidR="000664CC">
        <w:t xml:space="preserve"> at the boundary is changed to a solution</w:t>
      </w:r>
      <w:r w:rsidR="008F7EEB">
        <w:t xml:space="preserve"> with much lower concentrations of the components than </w:t>
      </w:r>
      <w:r w:rsidR="004D080E">
        <w:t xml:space="preserve">those in </w:t>
      </w:r>
      <w:r w:rsidR="008F7EEB">
        <w:t>the BC</w:t>
      </w:r>
      <w:r w:rsidR="000664CC">
        <w:t xml:space="preserve"> at 0.25 days</w:t>
      </w:r>
      <w:r w:rsidR="008F7EEB">
        <w:t>.</w:t>
      </w:r>
      <w:r w:rsidR="000664CC">
        <w:t xml:space="preserve"> The last BC will be applied until the end of the simulation.</w:t>
      </w:r>
      <w:r w:rsidR="008F7EEB">
        <w:t xml:space="preserve"> </w:t>
      </w:r>
      <w:r w:rsidR="00673E16">
        <w:t>It is important</w:t>
      </w:r>
      <w:r w:rsidR="008F7EEB">
        <w:t xml:space="preserve"> the boundary types and required parameters </w:t>
      </w:r>
      <w:r w:rsidR="00673E16">
        <w:t xml:space="preserve">are kept </w:t>
      </w:r>
      <w:r w:rsidR="008F7EEB">
        <w:t xml:space="preserve">consistent with the initial </w:t>
      </w:r>
      <w:r w:rsidR="008F7EEB" w:rsidRPr="0012625D">
        <w:rPr>
          <w:noProof/>
        </w:rPr>
        <w:t>BCs</w:t>
      </w:r>
      <w:r w:rsidR="008F7EEB">
        <w:t>.</w:t>
      </w:r>
      <w:r w:rsidR="000664CC">
        <w:t xml:space="preserve"> Best practice is to copy the initial boundary conditions into the pairs of statements and modify the concentration at the corresponding switch time.</w:t>
      </w:r>
    </w:p>
    <w:p w14:paraId="5162B8DB" w14:textId="2655EAAA" w:rsidR="00A774FC" w:rsidRPr="00ED3698" w:rsidRDefault="0026137B" w:rsidP="00BC3C99">
      <w:r>
        <w:t>Example 3 specifies the BCs for a 2D vertical reactive transport problem</w:t>
      </w:r>
      <w:r w:rsidR="005C0523">
        <w:t xml:space="preserve">. Three </w:t>
      </w:r>
      <w:r w:rsidR="005C0523" w:rsidRPr="0012625D">
        <w:rPr>
          <w:noProof/>
        </w:rPr>
        <w:t>BCs</w:t>
      </w:r>
      <w:r w:rsidR="005C0523">
        <w:t xml:space="preserve"> are </w:t>
      </w:r>
      <w:r w:rsidR="00227BDC">
        <w:t>specified</w:t>
      </w:r>
      <w:r w:rsidR="005C0523">
        <w:t>.</w:t>
      </w:r>
      <w:r w:rsidR="00A67D76">
        <w:t xml:space="preserve"> </w:t>
      </w:r>
      <w:r w:rsidR="00BC3C99">
        <w:t xml:space="preserve">The </w:t>
      </w:r>
      <w:r w:rsidR="0059709D">
        <w:t>first</w:t>
      </w:r>
      <w:r w:rsidR="00BC3C99">
        <w:t xml:space="preserve"> is</w:t>
      </w:r>
      <w:r w:rsidR="005C0523">
        <w:t xml:space="preserve"> a </w:t>
      </w:r>
      <w:r w:rsidR="0059709D">
        <w:t xml:space="preserve">first-type </w:t>
      </w:r>
      <w:r w:rsidR="005C0523">
        <w:t>BC</w:t>
      </w:r>
      <w:r w:rsidR="0059709D">
        <w:t>:</w:t>
      </w:r>
      <w:r w:rsidR="00BC3C99">
        <w:t xml:space="preserve"> the ‘source’ boundary</w:t>
      </w:r>
      <w:r w:rsidR="005C0523">
        <w:t>, which is specified using the</w:t>
      </w:r>
      <w:r w:rsidR="000664CC">
        <w:t xml:space="preserve"> keywords</w:t>
      </w:r>
      <w:r w:rsidR="005C0523">
        <w:t xml:space="preserve"> </w:t>
      </w:r>
      <w:r w:rsidR="000664CC">
        <w:t>‘</w:t>
      </w:r>
      <w:r w:rsidR="005C0523">
        <w:t>boundary type</w:t>
      </w:r>
      <w:r w:rsidR="0059709D">
        <w:t>,</w:t>
      </w:r>
      <w:r w:rsidR="000664CC">
        <w:t>’</w:t>
      </w:r>
      <w:r w:rsidR="005C0523">
        <w:t xml:space="preserve"> ‘first’</w:t>
      </w:r>
      <w:r w:rsidR="000664CC">
        <w:t xml:space="preserve"> and ‘concentration input’</w:t>
      </w:r>
      <w:r w:rsidR="005C0523">
        <w:t xml:space="preserve"> followed by the concentration</w:t>
      </w:r>
      <w:r w:rsidR="000664CC">
        <w:t>s and types</w:t>
      </w:r>
      <w:r w:rsidR="005C0523">
        <w:t xml:space="preserve"> of all aqueous components. This BC leads to the</w:t>
      </w:r>
      <w:r w:rsidR="00BC3C99">
        <w:t xml:space="preserve"> </w:t>
      </w:r>
      <w:r w:rsidR="00C83E3E">
        <w:t>connection</w:t>
      </w:r>
      <w:r w:rsidR="00BC3C99">
        <w:t xml:space="preserve"> of </w:t>
      </w:r>
      <w:r w:rsidR="00C83E3E">
        <w:t>the ‘source’ boundary</w:t>
      </w:r>
      <w:r w:rsidR="00BC3C99">
        <w:t xml:space="preserve"> solution </w:t>
      </w:r>
      <w:r w:rsidR="00C83E3E">
        <w:t>to the domain within the region</w:t>
      </w:r>
      <w:r w:rsidR="00BC3C99">
        <w:t xml:space="preserve"> from x= 0.0 to 0.02 m at the bottom</w:t>
      </w:r>
      <w:r w:rsidR="00370E7B">
        <w:t xml:space="preserve"> boundary</w:t>
      </w:r>
      <w:r w:rsidR="00BC3C99">
        <w:t xml:space="preserve"> (z=0.0). The rest of the bottom</w:t>
      </w:r>
      <w:r w:rsidR="00C83E3E">
        <w:t xml:space="preserve"> boundary</w:t>
      </w:r>
      <w:r w:rsidR="00BC3C99">
        <w:t xml:space="preserve"> is assigned</w:t>
      </w:r>
      <w:r w:rsidR="00C83E3E">
        <w:t xml:space="preserve"> with a </w:t>
      </w:r>
      <w:r w:rsidR="0059709D">
        <w:t xml:space="preserve">first-type </w:t>
      </w:r>
      <w:r w:rsidR="00C83E3E">
        <w:t>BC named ‘inflow boundary</w:t>
      </w:r>
      <w:r w:rsidR="0059709D">
        <w:t>.</w:t>
      </w:r>
      <w:r w:rsidR="00C83E3E">
        <w:t>’ This boundary solution has the same chemical compositions as</w:t>
      </w:r>
      <w:r w:rsidR="00BC3C99">
        <w:t xml:space="preserve"> the initial condition </w:t>
      </w:r>
      <w:r w:rsidR="005C0523">
        <w:t xml:space="preserve">through the application of the statement </w:t>
      </w:r>
      <w:r w:rsidR="00933344">
        <w:t>‘</w:t>
      </w:r>
      <w:r w:rsidR="005C0523" w:rsidRPr="00A67D76">
        <w:t>use background chemistry for boundary zone</w:t>
      </w:r>
      <w:r w:rsidR="00FF125E">
        <w:t>.</w:t>
      </w:r>
      <w:r w:rsidR="00933344">
        <w:t>’</w:t>
      </w:r>
      <w:r w:rsidR="00BC3C99">
        <w:t xml:space="preserve"> The top</w:t>
      </w:r>
      <w:r w:rsidR="00227BDC">
        <w:t xml:space="preserve"> boundary of the domain (x=0.0 to 0.1 m, z=0.2 m)</w:t>
      </w:r>
      <w:r w:rsidR="00BC3C99">
        <w:t xml:space="preserve"> is assigned </w:t>
      </w:r>
      <w:r w:rsidR="00C83E3E">
        <w:t>with a</w:t>
      </w:r>
      <w:r w:rsidR="00BC3C99">
        <w:t xml:space="preserve"> second type boundary</w:t>
      </w:r>
      <w:r w:rsidR="00C83E3E">
        <w:t xml:space="preserve"> named the ‘outflow boundary</w:t>
      </w:r>
      <w:r w:rsidR="00FF125E">
        <w:t>.</w:t>
      </w:r>
      <w:r w:rsidR="00C83E3E">
        <w:t>’</w:t>
      </w:r>
    </w:p>
    <w:p w14:paraId="4E54AB7F" w14:textId="77777777" w:rsidR="00DB1505" w:rsidRPr="00ED3698" w:rsidRDefault="00DB1505" w:rsidP="00DB1505">
      <w:pPr>
        <w:pStyle w:val="Heading3"/>
      </w:pPr>
      <w:bookmarkStart w:id="495" w:name="_Ref366773619"/>
      <w:bookmarkStart w:id="496" w:name="_Toc13056158"/>
      <w:r w:rsidRPr="00ED3698">
        <w:t>Additional Comments</w:t>
      </w:r>
      <w:bookmarkEnd w:id="495"/>
      <w:bookmarkEnd w:id="496"/>
    </w:p>
    <w:p w14:paraId="5D7B7F32" w14:textId="4259E5A1" w:rsidR="00A774FC" w:rsidRDefault="00370E7B" w:rsidP="00DB1505">
      <w:r>
        <w:t xml:space="preserve">Boundary condition types and </w:t>
      </w:r>
      <w:r w:rsidR="00DB1505" w:rsidRPr="00142806">
        <w:t xml:space="preserve">parameters </w:t>
      </w:r>
      <w:r w:rsidR="00DB1505">
        <w:t>for isotope components (</w:t>
      </w:r>
      <w:r w:rsidR="00FF125E">
        <w:t>D</w:t>
      </w:r>
      <w:r w:rsidR="00FF125E" w:rsidRPr="00142806">
        <w:t xml:space="preserve">ata </w:t>
      </w:r>
      <w:r w:rsidR="00FF125E">
        <w:t>B</w:t>
      </w:r>
      <w:r w:rsidR="00FF125E" w:rsidRPr="00142806">
        <w:t xml:space="preserve">lock </w:t>
      </w:r>
      <w:r w:rsidR="00DB1505" w:rsidRPr="00142806">
        <w:t>1</w:t>
      </w:r>
      <w:r w:rsidR="00DB1505">
        <w:t>6)</w:t>
      </w:r>
      <w:r w:rsidR="00DB1505" w:rsidRPr="00142806">
        <w:t xml:space="preserve"> are essentially the same as for simulations</w:t>
      </w:r>
      <w:r>
        <w:t xml:space="preserve"> without isotopes.</w:t>
      </w:r>
    </w:p>
    <w:p w14:paraId="450EACC7" w14:textId="77777777" w:rsidR="004D15B6" w:rsidRDefault="004D15B6" w:rsidP="00DB1505"/>
    <w:p w14:paraId="5F07152C" w14:textId="77777777" w:rsidR="004D15B6" w:rsidRDefault="004D15B6" w:rsidP="00DB1505"/>
    <w:p w14:paraId="2DC432BF" w14:textId="77777777" w:rsidR="004D15B6" w:rsidRDefault="004D15B6" w:rsidP="00DB1505"/>
    <w:p w14:paraId="45248FFF" w14:textId="27B36E1C" w:rsidR="00F05821" w:rsidRDefault="00DB1505" w:rsidP="00F05821">
      <w:pPr>
        <w:pStyle w:val="Heading2"/>
      </w:pPr>
      <w:bookmarkStart w:id="497" w:name="_Ref392762952"/>
      <w:bookmarkStart w:id="498" w:name="_Toc13056159"/>
      <w:r>
        <w:lastRenderedPageBreak/>
        <w:t>Ice sheet loading/unloading</w:t>
      </w:r>
      <w:r w:rsidRPr="00B65411">
        <w:t xml:space="preserve"> </w:t>
      </w:r>
      <w:r w:rsidRPr="00ED3698">
        <w:t>(</w:t>
      </w:r>
      <w:r>
        <w:t>D</w:t>
      </w:r>
      <w:r w:rsidRPr="00ED3698">
        <w:t>ata Block 1</w:t>
      </w:r>
      <w:r>
        <w:t>7</w:t>
      </w:r>
      <w:r w:rsidRPr="00ED3698">
        <w:t>)</w:t>
      </w:r>
      <w:bookmarkEnd w:id="497"/>
      <w:bookmarkEnd w:id="498"/>
    </w:p>
    <w:p w14:paraId="2993FD38" w14:textId="2748A0A8" w:rsidR="00F05821" w:rsidRPr="00F05821" w:rsidRDefault="00DB1505" w:rsidP="00F05821">
      <w:pPr>
        <w:pStyle w:val="Heading3"/>
      </w:pPr>
      <w:bookmarkStart w:id="499" w:name="_Toc83410"/>
      <w:bookmarkStart w:id="500" w:name="_Toc13056160"/>
      <w:bookmarkStart w:id="501" w:name="_Toc13056161"/>
      <w:bookmarkEnd w:id="499"/>
      <w:bookmarkEnd w:id="500"/>
      <w:r w:rsidRPr="00ED3698">
        <w:t xml:space="preserve">Description of </w:t>
      </w:r>
      <w:r w:rsidR="00FF125E">
        <w:t xml:space="preserve">the </w:t>
      </w:r>
      <w:r>
        <w:t>Data Block</w:t>
      </w:r>
      <w:bookmarkEnd w:id="501"/>
    </w:p>
    <w:p w14:paraId="5B639CB1" w14:textId="6D1CCCCC" w:rsidR="00DB1505" w:rsidRDefault="00DB1505" w:rsidP="00DB1505">
      <w:r>
        <w:t xml:space="preserve">For </w:t>
      </w:r>
      <w:r w:rsidR="00FF125E">
        <w:t>simulating</w:t>
      </w:r>
      <w:r>
        <w:t xml:space="preserve"> the glaciation induced </w:t>
      </w:r>
      <w:r w:rsidRPr="0012625D">
        <w:rPr>
          <w:noProof/>
        </w:rPr>
        <w:t>hyrogeomechanic</w:t>
      </w:r>
      <w:r>
        <w:t xml:space="preserve"> coupling simulation</w:t>
      </w:r>
      <w:r w:rsidRPr="00ED3698">
        <w:t>,</w:t>
      </w:r>
      <w:r>
        <w:t xml:space="preserve"> a simplified ice sheet 1D loading/unloading model can be used to specify the boundary conditions. The parameters are specified in a separate </w:t>
      </w:r>
      <w:r w:rsidR="00FF125E">
        <w:t xml:space="preserve">data block </w:t>
      </w:r>
      <w:r>
        <w:t xml:space="preserve">with the header </w:t>
      </w:r>
      <w:r w:rsidR="00933344">
        <w:t>‘</w:t>
      </w:r>
      <w:r>
        <w:t>ice sheet loading/unloading</w:t>
      </w:r>
      <w:r w:rsidR="00933344">
        <w:t>’</w:t>
      </w:r>
      <w:r>
        <w:t xml:space="preserve"> (see the input example in </w:t>
      </w:r>
      <w:r w:rsidR="00FF125E">
        <w:t xml:space="preserve">Section </w:t>
      </w:r>
      <w:r>
        <w:fldChar w:fldCharType="begin"/>
      </w:r>
      <w:r>
        <w:instrText xml:space="preserve"> REF _Ref392757964 \r \h </w:instrText>
      </w:r>
      <w:r>
        <w:fldChar w:fldCharType="separate"/>
      </w:r>
      <w:r w:rsidR="00D41448">
        <w:t>3.23.3</w:t>
      </w:r>
      <w:r>
        <w:fldChar w:fldCharType="end"/>
      </w:r>
      <w:r>
        <w:t>).</w:t>
      </w:r>
      <w:r w:rsidRPr="00ED3698">
        <w:t xml:space="preserve"> </w:t>
      </w:r>
    </w:p>
    <w:p w14:paraId="177F2026" w14:textId="66EB4866" w:rsidR="00DB1505" w:rsidRPr="00ED3698" w:rsidRDefault="00DB1505" w:rsidP="00DB1505">
      <w:pPr>
        <w:pStyle w:val="Heading3"/>
      </w:pPr>
      <w:bookmarkStart w:id="502" w:name="_Toc13056162"/>
      <w:r w:rsidRPr="00ED3698">
        <w:t xml:space="preserve">Description of </w:t>
      </w:r>
      <w:r w:rsidR="00FF125E">
        <w:t xml:space="preserve">the </w:t>
      </w:r>
      <w:r w:rsidRPr="00ED3698">
        <w:t>Input Parameters</w:t>
      </w:r>
      <w:bookmarkEnd w:id="502"/>
    </w:p>
    <w:p w14:paraId="03011039" w14:textId="5EDEB3F1" w:rsidR="00DB1505" w:rsidRDefault="00DB1505" w:rsidP="00DB1505">
      <w:r>
        <w:t>The parameters can be grouped into two parts: general properties and the ice sheet evolution stage parameters</w:t>
      </w:r>
      <w:r w:rsidR="00023F7A">
        <w:t xml:space="preserve"> (see the example in the following section).</w:t>
      </w:r>
    </w:p>
    <w:p w14:paraId="5AD819F2" w14:textId="122517C7" w:rsidR="00DB1505" w:rsidRDefault="00DB1505" w:rsidP="00DB1505">
      <w:pPr>
        <w:rPr>
          <w:rFonts w:cs="Arial"/>
          <w:noProof/>
          <w:lang w:eastAsia="en-CA"/>
        </w:rPr>
      </w:pPr>
      <w:r>
        <w:t xml:space="preserve">The general properties: The first logical parameter is to specify the </w:t>
      </w:r>
      <w:r w:rsidR="002B160E">
        <w:t xml:space="preserve">ice sheet’s </w:t>
      </w:r>
      <w:r>
        <w:t xml:space="preserve">status. If it is true, the </w:t>
      </w:r>
      <w:r w:rsidR="002B160E">
        <w:t xml:space="preserve">ice sheet’s </w:t>
      </w:r>
      <w:r>
        <w:t>thickness</w:t>
      </w:r>
      <w:r w:rsidR="00023F7A">
        <w:t xml:space="preserve"> </w:t>
      </w:r>
      <w:r>
        <w:t xml:space="preserve">remains constant during the simulation. If it is false, the thickness will change with the glaciation/deglaciation processes. </w:t>
      </w:r>
      <w:r>
        <w:rPr>
          <w:rFonts w:cs="Arial"/>
        </w:rPr>
        <w:t>Similar to Bense and Person (2008), t</w:t>
      </w:r>
      <w:r>
        <w:rPr>
          <w:rFonts w:cs="Arial"/>
          <w:lang w:eastAsia="en-CA"/>
        </w:rPr>
        <w:t xml:space="preserve">he </w:t>
      </w:r>
      <w:r w:rsidR="002B160E" w:rsidRPr="002B160E">
        <w:rPr>
          <w:rFonts w:cs="Arial"/>
          <w:lang w:eastAsia="en-CA"/>
        </w:rPr>
        <w:t xml:space="preserve">ice sheet’s thickness </w:t>
      </w:r>
      <w:r w:rsidRPr="00D910F5">
        <w:rPr>
          <w:rFonts w:cs="Arial"/>
        </w:rPr>
        <w:t>(</w:t>
      </w:r>
      <m:oMath>
        <m:sSub>
          <m:sSubPr>
            <m:ctrlPr>
              <w:rPr>
                <w:rFonts w:ascii="Cambria Math" w:hAnsi="Cambria Math"/>
                <w:i/>
                <w:sz w:val="24"/>
              </w:rPr>
            </m:ctrlPr>
          </m:sSubPr>
          <m:e>
            <m:r>
              <w:rPr>
                <w:rFonts w:ascii="Cambria Math" w:hAnsi="Cambria Math"/>
                <w:sz w:val="24"/>
              </w:rPr>
              <m:t>h</m:t>
            </m:r>
          </m:e>
          <m:sub>
            <m:r>
              <w:rPr>
                <w:rFonts w:ascii="Cambria Math" w:hAnsi="Cambria Math"/>
                <w:sz w:val="24"/>
              </w:rPr>
              <m:t>ice</m:t>
            </m:r>
          </m:sub>
        </m:sSub>
        <m:r>
          <w:rPr>
            <w:rFonts w:ascii="Cambria Math" w:hAnsi="Cambria Math"/>
            <w:sz w:val="24"/>
          </w:rPr>
          <m:t>(x,t)</m:t>
        </m:r>
      </m:oMath>
      <w:r w:rsidRPr="00D910F5">
        <w:rPr>
          <w:rFonts w:cs="Arial"/>
        </w:rPr>
        <w:t>, [</w:t>
      </w:r>
      <w:r>
        <w:rPr>
          <w:rFonts w:cs="Arial"/>
        </w:rPr>
        <w:t>L</w:t>
      </w:r>
      <w:r w:rsidRPr="00D910F5">
        <w:rPr>
          <w:rFonts w:cs="Arial"/>
        </w:rPr>
        <w:t xml:space="preserve">]) and </w:t>
      </w:r>
      <w:r>
        <w:rPr>
          <w:rFonts w:cs="Arial"/>
        </w:rPr>
        <w:t xml:space="preserve">the </w:t>
      </w:r>
      <w:r w:rsidRPr="00D910F5">
        <w:rPr>
          <w:rFonts w:cs="Arial"/>
        </w:rPr>
        <w:t>imposed</w:t>
      </w:r>
      <w:r w:rsidRPr="00D910F5">
        <w:rPr>
          <w:rFonts w:cs="Arial"/>
          <w:lang w:eastAsia="en-CA"/>
        </w:rPr>
        <w:t xml:space="preserve"> hydraulic head</w:t>
      </w:r>
      <w:r>
        <w:rPr>
          <w:rFonts w:cs="Arial"/>
          <w:lang w:eastAsia="en-CA"/>
        </w:rPr>
        <w:t xml:space="preserve"> beneath the ice sheet</w:t>
      </w:r>
      <w:r w:rsidRPr="00D910F5">
        <w:rPr>
          <w:rFonts w:cs="Arial"/>
          <w:lang w:eastAsia="en-CA"/>
        </w:rPr>
        <w:t xml:space="preserve"> </w:t>
      </w:r>
      <w:r w:rsidRPr="00D910F5">
        <w:rPr>
          <w:rFonts w:cs="Arial"/>
        </w:rPr>
        <w:t>(</w:t>
      </w:r>
      <m:oMath>
        <m:sSub>
          <m:sSubPr>
            <m:ctrlPr>
              <w:rPr>
                <w:rFonts w:ascii="Cambria Math" w:hAnsi="Cambria Math"/>
                <w:i/>
                <w:sz w:val="24"/>
              </w:rPr>
            </m:ctrlPr>
          </m:sSubPr>
          <m:e>
            <m:r>
              <w:rPr>
                <w:rFonts w:ascii="Cambria Math" w:hAnsi="Cambria Math"/>
                <w:sz w:val="24"/>
              </w:rPr>
              <m:t>h</m:t>
            </m:r>
          </m:e>
          <m:sub>
            <m:r>
              <w:rPr>
                <w:rFonts w:ascii="Cambria Math" w:hAnsi="Cambria Math"/>
                <w:sz w:val="24"/>
              </w:rPr>
              <m:t>w</m:t>
            </m:r>
          </m:sub>
        </m:sSub>
        <m:r>
          <w:rPr>
            <w:rFonts w:ascii="Cambria Math" w:hAnsi="Cambria Math"/>
            <w:sz w:val="24"/>
          </w:rPr>
          <m:t>(x,t)</m:t>
        </m:r>
      </m:oMath>
      <w:r w:rsidRPr="00D910F5">
        <w:rPr>
          <w:rFonts w:cs="Arial"/>
        </w:rPr>
        <w:t>, [</w:t>
      </w:r>
      <w:r>
        <w:rPr>
          <w:rFonts w:cs="Arial"/>
        </w:rPr>
        <w:t>L</w:t>
      </w:r>
      <w:r w:rsidRPr="00D910F5">
        <w:rPr>
          <w:rFonts w:cs="Arial"/>
        </w:rPr>
        <w:t>])</w:t>
      </w:r>
      <w:r w:rsidRPr="00D910F5">
        <w:rPr>
          <w:rFonts w:cs="Arial"/>
          <w:lang w:eastAsia="en-CA"/>
        </w:rPr>
        <w:t xml:space="preserve"> </w:t>
      </w:r>
      <w:r>
        <w:rPr>
          <w:rFonts w:cs="Arial"/>
          <w:lang w:eastAsia="en-CA"/>
        </w:rPr>
        <w:t>are computed as a f</w:t>
      </w:r>
      <w:r w:rsidRPr="00D910F5">
        <w:rPr>
          <w:rFonts w:cs="Arial"/>
          <w:lang w:eastAsia="en-CA"/>
        </w:rPr>
        <w:t xml:space="preserve">unction of distance </w:t>
      </w:r>
      <w:r>
        <w:rPr>
          <w:rFonts w:cs="Arial"/>
          <w:lang w:eastAsia="en-CA"/>
        </w:rPr>
        <w:t xml:space="preserve">and time according to </w:t>
      </w:r>
      <w:r w:rsidRPr="00D910F5">
        <w:rPr>
          <w:rFonts w:cs="Arial"/>
          <w:noProof/>
          <w:lang w:eastAsia="en-CA"/>
        </w:rPr>
        <w:t xml:space="preserve">Van </w:t>
      </w:r>
      <w:r>
        <w:rPr>
          <w:rFonts w:cs="Arial"/>
          <w:noProof/>
          <w:lang w:eastAsia="en-CA"/>
        </w:rPr>
        <w:t xml:space="preserve">der Veen </w:t>
      </w:r>
      <w:r w:rsidRPr="00D910F5">
        <w:rPr>
          <w:rFonts w:cs="Arial"/>
          <w:noProof/>
          <w:lang w:eastAsia="en-CA"/>
        </w:rPr>
        <w:t>(1999)</w:t>
      </w:r>
      <w:r>
        <w:rPr>
          <w:rFonts w:cs="Arial"/>
          <w:noProof/>
          <w:lang w:eastAsia="en-CA"/>
        </w:rPr>
        <w:t>:</w:t>
      </w:r>
    </w:p>
    <w:tbl>
      <w:tblPr>
        <w:tblW w:w="0" w:type="auto"/>
        <w:tblLook w:val="04A0" w:firstRow="1" w:lastRow="0" w:firstColumn="1" w:lastColumn="0" w:noHBand="0" w:noVBand="1"/>
      </w:tblPr>
      <w:tblGrid>
        <w:gridCol w:w="6249"/>
        <w:gridCol w:w="2391"/>
      </w:tblGrid>
      <w:tr w:rsidR="008448F3" w:rsidRPr="002D66AE" w14:paraId="54E3D877" w14:textId="77777777" w:rsidTr="00AD6F26">
        <w:tc>
          <w:tcPr>
            <w:tcW w:w="6249" w:type="dxa"/>
            <w:vAlign w:val="center"/>
          </w:tcPr>
          <w:p w14:paraId="2CF7BAE0" w14:textId="364EC04A" w:rsidR="008448F3" w:rsidRPr="00280326" w:rsidRDefault="00000000" w:rsidP="008448F3">
            <w:pPr>
              <w:rPr>
                <w:sz w:val="24"/>
                <w:szCs w:val="24"/>
              </w:rPr>
            </w:pPr>
            <m:oMathPara>
              <m:oMathParaPr>
                <m:jc m:val="left"/>
              </m:oMathParaPr>
              <m:oMath>
                <m:sSub>
                  <m:sSubPr>
                    <m:ctrlPr>
                      <w:rPr>
                        <w:rFonts w:ascii="Cambria Math" w:hAnsi="Cambria Math"/>
                        <w:i/>
                        <w:sz w:val="24"/>
                      </w:rPr>
                    </m:ctrlPr>
                  </m:sSubPr>
                  <m:e>
                    <m:r>
                      <w:rPr>
                        <w:rFonts w:ascii="Cambria Math" w:hAnsi="Cambria Math"/>
                        <w:sz w:val="24"/>
                      </w:rPr>
                      <m:t>h</m:t>
                    </m:r>
                  </m:e>
                  <m:sub>
                    <m:r>
                      <w:rPr>
                        <w:rFonts w:ascii="Cambria Math" w:hAnsi="Cambria Math"/>
                        <w:sz w:val="24"/>
                      </w:rPr>
                      <m:t>ice</m:t>
                    </m:r>
                  </m:sub>
                </m:sSub>
                <m:r>
                  <w:rPr>
                    <w:rFonts w:ascii="Cambria Math" w:hAnsi="Cambria Math"/>
                    <w:sz w:val="24"/>
                  </w:rPr>
                  <m:t>(x,t)=</m:t>
                </m:r>
                <m:sSub>
                  <m:sSubPr>
                    <m:ctrlPr>
                      <w:rPr>
                        <w:rFonts w:ascii="Cambria Math" w:hAnsi="Cambria Math"/>
                        <w:i/>
                        <w:sz w:val="24"/>
                      </w:rPr>
                    </m:ctrlPr>
                  </m:sSubPr>
                  <m:e>
                    <m:r>
                      <w:rPr>
                        <w:rFonts w:ascii="Cambria Math" w:hAnsi="Cambria Math"/>
                        <w:sz w:val="24"/>
                      </w:rPr>
                      <m:t>H</m:t>
                    </m:r>
                  </m:e>
                  <m:sub>
                    <m:r>
                      <w:rPr>
                        <w:rFonts w:ascii="Cambria Math" w:hAnsi="Cambria Math"/>
                        <w:sz w:val="24"/>
                      </w:rPr>
                      <m:t>ice</m:t>
                    </m:r>
                  </m:sub>
                </m:sSub>
                <m:r>
                  <w:rPr>
                    <w:rFonts w:ascii="Cambria Math" w:hAnsi="Cambria Math"/>
                    <w:sz w:val="24"/>
                  </w:rPr>
                  <m:t>(t)</m:t>
                </m:r>
                <m:sSup>
                  <m:sSupPr>
                    <m:ctrlPr>
                      <w:rPr>
                        <w:rFonts w:ascii="Cambria Math" w:hAnsi="Cambria Math"/>
                        <w:i/>
                        <w:sz w:val="24"/>
                      </w:rPr>
                    </m:ctrlPr>
                  </m:sSupPr>
                  <m:e>
                    <m:d>
                      <m:dPr>
                        <m:begChr m:val="["/>
                        <m:endChr m:val="]"/>
                        <m:ctrlPr>
                          <w:rPr>
                            <w:rFonts w:ascii="Cambria Math" w:hAnsi="Cambria Math"/>
                            <w:i/>
                            <w:sz w:val="24"/>
                          </w:rPr>
                        </m:ctrlPr>
                      </m:dPr>
                      <m:e>
                        <m:r>
                          <w:rPr>
                            <w:rFonts w:ascii="Cambria Math" w:hAnsi="Cambria Math"/>
                            <w:sz w:val="24"/>
                          </w:rPr>
                          <m:t>1-</m:t>
                        </m:r>
                        <m:sSup>
                          <m:sSupPr>
                            <m:ctrlPr>
                              <w:rPr>
                                <w:rFonts w:ascii="Cambria Math" w:hAnsi="Cambria Math"/>
                                <w:i/>
                                <w:sz w:val="24"/>
                              </w:rPr>
                            </m:ctrlPr>
                          </m:sSupPr>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x</m:t>
                                    </m:r>
                                  </m:num>
                                  <m:den>
                                    <m:r>
                                      <w:rPr>
                                        <w:rFonts w:ascii="Cambria Math" w:hAnsi="Cambria Math"/>
                                        <w:sz w:val="24"/>
                                      </w:rPr>
                                      <m:t>L(t)</m:t>
                                    </m:r>
                                  </m:den>
                                </m:f>
                              </m:e>
                            </m:d>
                          </m:e>
                          <m:sup>
                            <m:r>
                              <w:rPr>
                                <w:rFonts w:ascii="Cambria Math" w:hAnsi="Cambria Math"/>
                                <w:sz w:val="24"/>
                              </w:rPr>
                              <m:t>a</m:t>
                            </m:r>
                          </m:sup>
                        </m:sSup>
                      </m:e>
                    </m:d>
                  </m:e>
                  <m:sup>
                    <m:r>
                      <w:rPr>
                        <w:rFonts w:ascii="Cambria Math" w:hAnsi="Cambria Math"/>
                        <w:sz w:val="24"/>
                      </w:rPr>
                      <m:t>1/b</m:t>
                    </m:r>
                  </m:sup>
                </m:sSup>
              </m:oMath>
            </m:oMathPara>
          </w:p>
        </w:tc>
        <w:tc>
          <w:tcPr>
            <w:tcW w:w="2391" w:type="dxa"/>
            <w:vAlign w:val="center"/>
          </w:tcPr>
          <w:p w14:paraId="36C8EAC8" w14:textId="5CDBBA0B" w:rsidR="008448F3" w:rsidRPr="002D66AE" w:rsidRDefault="008448F3" w:rsidP="00AD6F26">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63</w:t>
            </w:r>
            <w:r w:rsidRPr="002D66AE">
              <w:rPr>
                <w:rFonts w:cs="Arial"/>
              </w:rPr>
              <w:fldChar w:fldCharType="end"/>
            </w:r>
          </w:p>
        </w:tc>
      </w:tr>
      <w:tr w:rsidR="008448F3" w:rsidRPr="002D66AE" w14:paraId="69A7CF09" w14:textId="77777777" w:rsidTr="008448F3">
        <w:tc>
          <w:tcPr>
            <w:tcW w:w="6249" w:type="dxa"/>
            <w:vAlign w:val="center"/>
          </w:tcPr>
          <w:p w14:paraId="64649ACB" w14:textId="00044FDD" w:rsidR="008448F3" w:rsidRPr="008448F3" w:rsidRDefault="00000000" w:rsidP="008448F3">
            <w:pPr>
              <w:jc w:val="left"/>
              <w:rPr>
                <w:rFonts w:ascii="Cambria Math" w:hAnsi="Cambria Math"/>
                <w:sz w:val="24"/>
                <w:oMath/>
              </w:rPr>
            </w:pPr>
            <m:oMathPara>
              <m:oMathParaPr>
                <m:jc m:val="left"/>
              </m:oMathParaPr>
              <m:oMath>
                <m:sSub>
                  <m:sSubPr>
                    <m:ctrlPr>
                      <w:rPr>
                        <w:rFonts w:ascii="Cambria Math" w:hAnsi="Cambria Math"/>
                        <w:i/>
                        <w:sz w:val="24"/>
                      </w:rPr>
                    </m:ctrlPr>
                  </m:sSubPr>
                  <m:e>
                    <m:r>
                      <w:rPr>
                        <w:rFonts w:ascii="Cambria Math" w:hAnsi="Cambria Math"/>
                        <w:sz w:val="24"/>
                      </w:rPr>
                      <m:t>h</m:t>
                    </m:r>
                  </m:e>
                  <m:sub>
                    <m:r>
                      <w:rPr>
                        <w:rFonts w:ascii="Cambria Math" w:hAnsi="Cambria Math"/>
                        <w:sz w:val="24"/>
                      </w:rPr>
                      <m:t>w</m:t>
                    </m:r>
                  </m:sub>
                </m:sSub>
                <m:r>
                  <w:rPr>
                    <w:rFonts w:ascii="Cambria Math" w:hAnsi="Cambria Math"/>
                    <w:sz w:val="24"/>
                  </w:rPr>
                  <m:t>(x,t)=α</m:t>
                </m:r>
                <m:sSub>
                  <m:sSubPr>
                    <m:ctrlPr>
                      <w:rPr>
                        <w:rFonts w:ascii="Cambria Math" w:hAnsi="Cambria Math"/>
                        <w:i/>
                        <w:sz w:val="24"/>
                      </w:rPr>
                    </m:ctrlPr>
                  </m:sSubPr>
                  <m:e>
                    <m:r>
                      <w:rPr>
                        <w:rFonts w:ascii="Cambria Math" w:hAnsi="Cambria Math"/>
                        <w:sz w:val="24"/>
                      </w:rPr>
                      <m:t>h</m:t>
                    </m:r>
                  </m:e>
                  <m:sub>
                    <m:r>
                      <w:rPr>
                        <w:rFonts w:ascii="Cambria Math" w:hAnsi="Cambria Math"/>
                        <w:sz w:val="24"/>
                      </w:rPr>
                      <m:t>ice</m:t>
                    </m:r>
                  </m:sub>
                </m:sSub>
                <m:r>
                  <w:rPr>
                    <w:rFonts w:ascii="Cambria Math" w:hAnsi="Cambria Math"/>
                    <w:sz w:val="24"/>
                  </w:rPr>
                  <m:t>(x,t)</m:t>
                </m:r>
              </m:oMath>
            </m:oMathPara>
          </w:p>
        </w:tc>
        <w:tc>
          <w:tcPr>
            <w:tcW w:w="2391" w:type="dxa"/>
            <w:vAlign w:val="center"/>
          </w:tcPr>
          <w:p w14:paraId="0293581C" w14:textId="7F021AD0" w:rsidR="008448F3" w:rsidRPr="002D66AE" w:rsidRDefault="008448F3" w:rsidP="00AD6F26">
            <w:pPr>
              <w:pStyle w:val="Caption"/>
              <w:keepNext/>
              <w:spacing w:line="360" w:lineRule="auto"/>
              <w:jc w:val="right"/>
              <w:rPr>
                <w:rFonts w:cs="Arial"/>
              </w:rPr>
            </w:pPr>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3</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64</w:t>
            </w:r>
            <w:r w:rsidRPr="002D66AE">
              <w:rPr>
                <w:rFonts w:cs="Arial"/>
              </w:rPr>
              <w:fldChar w:fldCharType="end"/>
            </w:r>
          </w:p>
        </w:tc>
      </w:tr>
    </w:tbl>
    <w:p w14:paraId="73C92177" w14:textId="5FBF9CDF" w:rsidR="00DB1505" w:rsidRDefault="00DB1505" w:rsidP="00DB1505">
      <w:r w:rsidRPr="00D910F5">
        <w:t>where</w:t>
      </w:r>
      <w:r>
        <w:t xml:space="preserve"> H</w:t>
      </w:r>
      <w:r w:rsidRPr="009B7E1C">
        <w:rPr>
          <w:vertAlign w:val="subscript"/>
        </w:rPr>
        <w:t>ice</w:t>
      </w:r>
      <w:r>
        <w:t xml:space="preserve">(t) [L] is the specified maximum </w:t>
      </w:r>
      <w:r w:rsidR="002B160E" w:rsidRPr="002B160E">
        <w:t>ice sheet’s thickness</w:t>
      </w:r>
      <w:r w:rsidR="00023F7A">
        <w:t>,</w:t>
      </w:r>
      <w:r>
        <w:t xml:space="preserve"> L(t) [L] is the corresponding </w:t>
      </w:r>
      <w:r w:rsidR="00023F7A">
        <w:t xml:space="preserve">horizontal </w:t>
      </w:r>
      <w:r>
        <w:t xml:space="preserve">length of the ice sheet, x [L] is the distance from the ice </w:t>
      </w:r>
      <w:r w:rsidR="002B160E">
        <w:t xml:space="preserve">sheet’s </w:t>
      </w:r>
      <w:r>
        <w:t>origin</w:t>
      </w:r>
      <w:r w:rsidR="00B11430">
        <w:t xml:space="preserve"> (i.e.</w:t>
      </w:r>
      <w:r w:rsidR="002B160E">
        <w:t>, the</w:t>
      </w:r>
      <w:r w:rsidR="00B11430">
        <w:t xml:space="preserve"> starting point)</w:t>
      </w:r>
      <w:r>
        <w:t xml:space="preserve">, </w:t>
      </w:r>
      <w:r w:rsidR="00D52C88" w:rsidRPr="0076013E">
        <w:rPr>
          <w:noProof/>
          <w:position w:val="-6"/>
        </w:rPr>
        <w:object w:dxaOrig="200" w:dyaOrig="240" w14:anchorId="51EDE63F">
          <v:shape id="_x0000_i1057" type="#_x0000_t75" alt="" style="width:10pt;height:14pt;mso-width-percent:0;mso-height-percent:0;mso-width-percent:0;mso-height-percent:0" o:ole="">
            <v:imagedata r:id="rId117" o:title=""/>
          </v:shape>
          <o:OLEObject Type="Embed" ProgID="Equation.3" ShapeID="_x0000_i1057" DrawAspect="Content" ObjectID="_1776598779" r:id="rId118"/>
        </w:object>
      </w:r>
      <w:r w:rsidRPr="0076013E">
        <w:t xml:space="preserve"> and </w:t>
      </w:r>
      <w:r w:rsidR="00D52C88" w:rsidRPr="0076013E">
        <w:rPr>
          <w:noProof/>
          <w:position w:val="-6"/>
        </w:rPr>
        <w:object w:dxaOrig="200" w:dyaOrig="279" w14:anchorId="4481782D">
          <v:shape id="_x0000_i1056" type="#_x0000_t75" alt="" style="width:10pt;height:14pt;mso-width-percent:0;mso-height-percent:0;mso-width-percent:0;mso-height-percent:0" o:ole="">
            <v:imagedata r:id="rId119" o:title=""/>
          </v:shape>
          <o:OLEObject Type="Embed" ProgID="Equation.3" ShapeID="_x0000_i1056" DrawAspect="Content" ObjectID="_1776598780" r:id="rId120"/>
        </w:object>
      </w:r>
      <w:r>
        <w:t xml:space="preserve"> are constants [-], and </w:t>
      </w:r>
      <w:r w:rsidR="00D52C88" w:rsidRPr="00D910F5">
        <w:rPr>
          <w:noProof/>
          <w:position w:val="-6"/>
        </w:rPr>
        <w:object w:dxaOrig="220" w:dyaOrig="220" w14:anchorId="7BF260DE">
          <v:shape id="_x0000_i1055" type="#_x0000_t75" alt="" style="width:11.35pt;height:11.35pt;mso-width-percent:0;mso-height-percent:0;mso-width-percent:0;mso-height-percent:0" o:ole="">
            <v:imagedata r:id="rId121" o:title=""/>
          </v:shape>
          <o:OLEObject Type="Embed" ProgID="Equation.3" ShapeID="_x0000_i1055" DrawAspect="Content" ObjectID="_1776598781" r:id="rId122"/>
        </w:object>
      </w:r>
      <w:r>
        <w:t xml:space="preserve">defines the ratio between the hydraulic head at the base of the ice sheet and the ice </w:t>
      </w:r>
      <w:r w:rsidR="002B160E">
        <w:t xml:space="preserve">sheet’s </w:t>
      </w:r>
      <w:r>
        <w:t>thickness (</w:t>
      </w:r>
      <w:r w:rsidR="00023F7A">
        <w:t>B</w:t>
      </w:r>
      <w:r>
        <w:t xml:space="preserve">ea et al. 2011). Additional parameters </w:t>
      </w:r>
      <w:r w:rsidRPr="0012625D">
        <w:rPr>
          <w:noProof/>
        </w:rPr>
        <w:t>are:</w:t>
      </w:r>
      <w:r>
        <w:t xml:space="preserve"> the hydraulic conductivities of the ice sheet, ice density, </w:t>
      </w:r>
      <w:r w:rsidR="00023F7A">
        <w:t>and fresh</w:t>
      </w:r>
      <w:r>
        <w:t xml:space="preserve"> water density.</w:t>
      </w:r>
    </w:p>
    <w:p w14:paraId="0615B5AA" w14:textId="1ED127F4" w:rsidR="00DB1505" w:rsidRDefault="00DB1505" w:rsidP="00DB1505">
      <w:r>
        <w:t xml:space="preserve">The ice sheet evolution stage parameters are: </w:t>
      </w:r>
      <w:r w:rsidR="00792C43">
        <w:t xml:space="preserve">the </w:t>
      </w:r>
      <w:r>
        <w:t>number of the glaciation/deglaciation stages, bool parameter for specifying the flow boundary condition (i.e.</w:t>
      </w:r>
      <w:r w:rsidR="00792C43">
        <w:t>,</w:t>
      </w:r>
      <w:r>
        <w:t xml:space="preserve"> </w:t>
      </w:r>
      <w:r w:rsidR="000A16F4">
        <w:t>.</w:t>
      </w:r>
      <w:r>
        <w:t>true</w:t>
      </w:r>
      <w:r w:rsidR="000A16F4">
        <w:t>.</w:t>
      </w:r>
      <w:r>
        <w:t xml:space="preserve"> – considered as</w:t>
      </w:r>
      <w:r w:rsidR="00534AA3">
        <w:t xml:space="preserve"> the</w:t>
      </w:r>
      <w:r>
        <w:t xml:space="preserve"> flow boundary condition, .false. –</w:t>
      </w:r>
      <w:r w:rsidR="00534AA3">
        <w:t xml:space="preserve"> the</w:t>
      </w:r>
      <w:r>
        <w:t xml:space="preserve"> </w:t>
      </w:r>
      <w:r w:rsidR="00534AA3">
        <w:t xml:space="preserve">non-flow </w:t>
      </w:r>
      <w:r>
        <w:t xml:space="preserve">boundary condition, for example during </w:t>
      </w:r>
      <w:r w:rsidR="00792C43">
        <w:t xml:space="preserve">the </w:t>
      </w:r>
      <w:r>
        <w:t>glaciation period), factor for water pressure, factor for ice pressure, start and end time of the stage, horizontal position of the ice front,</w:t>
      </w:r>
      <w:r w:rsidR="00792C43">
        <w:t xml:space="preserve"> and the</w:t>
      </w:r>
      <w:r>
        <w:t xml:space="preserve"> ice </w:t>
      </w:r>
      <w:r w:rsidR="00792C43">
        <w:t xml:space="preserve">sheet’s </w:t>
      </w:r>
      <w:r>
        <w:t>thickness at the st</w:t>
      </w:r>
      <w:r w:rsidR="00023F7A">
        <w:t>art and end time of the stage.</w:t>
      </w:r>
    </w:p>
    <w:p w14:paraId="564D2B2E" w14:textId="6754F631" w:rsidR="00863A66" w:rsidRDefault="00863A66" w:rsidP="00DB1505">
      <w:r>
        <w:t xml:space="preserve">The chemical composition of </w:t>
      </w:r>
      <w:r w:rsidRPr="0012625D">
        <w:rPr>
          <w:noProof/>
        </w:rPr>
        <w:t>melt water</w:t>
      </w:r>
      <w:r>
        <w:t xml:space="preserve"> can be optionally specified using the </w:t>
      </w:r>
      <w:r w:rsidR="00534AA3">
        <w:t xml:space="preserve">keyword </w:t>
      </w:r>
      <w:r w:rsidR="00933344">
        <w:t>‘</w:t>
      </w:r>
      <w:r w:rsidRPr="00863A66">
        <w:t>concentration input</w:t>
      </w:r>
      <w:r w:rsidR="00933344">
        <w:t>’</w:t>
      </w:r>
      <w:r>
        <w:t xml:space="preserve"> within Data Block 17: </w:t>
      </w:r>
      <w:r w:rsidR="00933344">
        <w:t>‘</w:t>
      </w:r>
      <w:r w:rsidRPr="00863A66">
        <w:t>ice sheet loading/unloading</w:t>
      </w:r>
      <w:r w:rsidR="00534AA3">
        <w:t>.</w:t>
      </w:r>
      <w:r w:rsidR="00933344">
        <w:t>’</w:t>
      </w:r>
      <w:r w:rsidR="00EF3904">
        <w:t xml:space="preserve"> The required data and format are demonstrated in the following example. The order of the component should be the same as specified in </w:t>
      </w:r>
      <w:r w:rsidR="00EF3904" w:rsidRPr="00EF3904">
        <w:t xml:space="preserve">Data Block 2: </w:t>
      </w:r>
      <w:r w:rsidR="00EF3904">
        <w:t>‘</w:t>
      </w:r>
      <w:r w:rsidR="00EF3904" w:rsidRPr="00EF3904">
        <w:t>geochemical system</w:t>
      </w:r>
      <w:r w:rsidR="00534AA3">
        <w:t>.</w:t>
      </w:r>
      <w:r w:rsidR="00EF3904">
        <w:t>’</w:t>
      </w:r>
    </w:p>
    <w:p w14:paraId="09E6EFBC" w14:textId="417599E8" w:rsidR="00DB1505" w:rsidRPr="00ED3698" w:rsidRDefault="00DB1505" w:rsidP="00DB1505">
      <w:pPr>
        <w:pStyle w:val="Heading3"/>
      </w:pPr>
      <w:bookmarkStart w:id="503" w:name="_Ref392757964"/>
      <w:bookmarkStart w:id="504" w:name="_Toc13056163"/>
      <w:r w:rsidRPr="00ED3698">
        <w:t xml:space="preserve">Example </w:t>
      </w:r>
      <w:bookmarkEnd w:id="503"/>
      <w:r w:rsidR="005C0C03">
        <w:t>Data input file</w:t>
      </w:r>
      <w:bookmarkEnd w:id="504"/>
    </w:p>
    <w:p w14:paraId="7B87C2E1" w14:textId="77777777" w:rsidR="00DB1505" w:rsidRDefault="00DB1505" w:rsidP="00DB1505">
      <w:pPr>
        <w:rPr>
          <w:szCs w:val="24"/>
        </w:rPr>
      </w:pPr>
      <w:r w:rsidRPr="00CD7687">
        <w:rPr>
          <w:szCs w:val="24"/>
        </w:rPr>
        <w:t xml:space="preserve">An example is </w:t>
      </w:r>
      <w:r>
        <w:rPr>
          <w:szCs w:val="24"/>
        </w:rPr>
        <w:t>provided below</w:t>
      </w:r>
      <w:r>
        <w:rPr>
          <w:rFonts w:hint="eastAsia"/>
          <w:szCs w:val="24"/>
        </w:rPr>
        <w:t xml:space="preserve"> (Bea et al., 2011):</w:t>
      </w:r>
    </w:p>
    <w:p w14:paraId="224C2BCC" w14:textId="77777777" w:rsidR="00E52E5D" w:rsidRDefault="00E52E5D" w:rsidP="00DB1505">
      <w:pPr>
        <w:pStyle w:val="StyleCode"/>
      </w:pPr>
    </w:p>
    <w:p w14:paraId="5F3906E7" w14:textId="77777777" w:rsidR="00DB1505" w:rsidRPr="00CD7687" w:rsidRDefault="00DB1505" w:rsidP="00DB1505">
      <w:pPr>
        <w:pStyle w:val="StyleCode"/>
      </w:pPr>
      <w:r w:rsidRPr="00796538">
        <w:t>! Data Block 17: Ice Sheet loading/unloading</w:t>
      </w:r>
    </w:p>
    <w:p w14:paraId="29CAA4EF" w14:textId="77777777" w:rsidR="00DB1505" w:rsidRPr="00CD7687" w:rsidRDefault="00DB1505" w:rsidP="00DB1505">
      <w:pPr>
        <w:pStyle w:val="StyleCode"/>
      </w:pPr>
      <w:r w:rsidRPr="00CD7687">
        <w:t>! ---------------------------------------------------------------------------</w:t>
      </w:r>
    </w:p>
    <w:p w14:paraId="5E263692" w14:textId="77777777" w:rsidR="00DB1505" w:rsidRPr="00CD7687" w:rsidRDefault="00DB1505" w:rsidP="00DB1505">
      <w:pPr>
        <w:pStyle w:val="StyleCode"/>
      </w:pPr>
      <w:r w:rsidRPr="00CD7687">
        <w:t>!</w:t>
      </w:r>
    </w:p>
    <w:p w14:paraId="7B085F65" w14:textId="57316170" w:rsidR="00DB1505" w:rsidRPr="00CD7687" w:rsidRDefault="00DB1505" w:rsidP="00DB1505">
      <w:pPr>
        <w:pStyle w:val="StyleCode"/>
      </w:pPr>
      <w:r w:rsidRPr="00CD7687">
        <w:lastRenderedPageBreak/>
        <w:t xml:space="preserve">'ice sheet loading/unloading' </w:t>
      </w:r>
    </w:p>
    <w:p w14:paraId="0B40962A" w14:textId="4077F519" w:rsidR="00DB1505" w:rsidRPr="00CD7687" w:rsidRDefault="00DB1505" w:rsidP="00DB1505">
      <w:pPr>
        <w:pStyle w:val="StyleCode"/>
      </w:pPr>
      <w:r w:rsidRPr="00CD7687">
        <w:t xml:space="preserve">.false. </w:t>
      </w:r>
      <w:r>
        <w:tab/>
      </w:r>
      <w:r>
        <w:tab/>
      </w:r>
      <w:r>
        <w:tab/>
        <w:t>!</w:t>
      </w:r>
      <w:r w:rsidRPr="003238A8">
        <w:t xml:space="preserve"> is</w:t>
      </w:r>
      <w:r w:rsidR="008B3CE1">
        <w:t xml:space="preserve"> </w:t>
      </w:r>
      <w:r w:rsidRPr="003238A8">
        <w:t>constant</w:t>
      </w:r>
      <w:r>
        <w:t xml:space="preserve"> </w:t>
      </w:r>
    </w:p>
    <w:p w14:paraId="47CD6F19" w14:textId="77777777" w:rsidR="00DB1505" w:rsidRPr="00796538" w:rsidRDefault="00DB1505" w:rsidP="00DB1505">
      <w:pPr>
        <w:pStyle w:val="StyleCode"/>
      </w:pPr>
      <w:r w:rsidRPr="00CD7687">
        <w:t>440000.0d0</w:t>
      </w:r>
      <w:r w:rsidRPr="00796538">
        <w:rPr>
          <w:rFonts w:hint="eastAsia"/>
        </w:rPr>
        <w:t xml:space="preserve">                 </w:t>
      </w:r>
      <w:r>
        <w:tab/>
        <w:t>!</w:t>
      </w:r>
      <w:r w:rsidRPr="00796538">
        <w:rPr>
          <w:rFonts w:hint="eastAsia"/>
        </w:rPr>
        <w:t xml:space="preserve"> </w:t>
      </w:r>
      <w:r w:rsidRPr="00796538">
        <w:t>Ice Sheet point source (x)</w:t>
      </w:r>
    </w:p>
    <w:p w14:paraId="2F2BE182" w14:textId="77777777" w:rsidR="00DB1505" w:rsidRPr="00796538" w:rsidRDefault="00DB1505" w:rsidP="00DB1505">
      <w:pPr>
        <w:pStyle w:val="StyleCode"/>
      </w:pPr>
      <w:r w:rsidRPr="00CD7687">
        <w:t xml:space="preserve">4000.0d0 </w:t>
      </w:r>
      <w:r w:rsidRPr="00796538">
        <w:rPr>
          <w:rFonts w:hint="eastAsia"/>
        </w:rPr>
        <w:t xml:space="preserve">                   </w:t>
      </w:r>
      <w:r>
        <w:tab/>
      </w:r>
      <w:r w:rsidRPr="00796538">
        <w:rPr>
          <w:rFonts w:hint="eastAsia"/>
        </w:rPr>
        <w:t xml:space="preserve">! </w:t>
      </w:r>
      <w:r w:rsidRPr="00796538">
        <w:t>Ice Sheet point source (</w:t>
      </w:r>
      <w:r w:rsidRPr="00796538">
        <w:rPr>
          <w:rFonts w:hint="eastAsia"/>
        </w:rPr>
        <w:t>z</w:t>
      </w:r>
      <w:r w:rsidRPr="00796538">
        <w:t>)</w:t>
      </w:r>
    </w:p>
    <w:p w14:paraId="41770062" w14:textId="77777777" w:rsidR="00DB1505" w:rsidRPr="00CD7687" w:rsidRDefault="00DB1505" w:rsidP="00DB1505">
      <w:pPr>
        <w:pStyle w:val="StyleCode"/>
      </w:pPr>
      <w:r w:rsidRPr="00796538">
        <w:t xml:space="preserve">2.5d0                   </w:t>
      </w:r>
      <w:r w:rsidRPr="00CD7687">
        <w:t xml:space="preserve">    </w:t>
      </w:r>
      <w:r>
        <w:tab/>
      </w:r>
      <w:r w:rsidRPr="00CD7687">
        <w:t>! a</w:t>
      </w:r>
    </w:p>
    <w:p w14:paraId="0D56865F" w14:textId="77777777" w:rsidR="00DB1505" w:rsidRPr="00CD7687" w:rsidRDefault="00DB1505" w:rsidP="00DB1505">
      <w:pPr>
        <w:pStyle w:val="StyleCode"/>
      </w:pPr>
      <w:r w:rsidRPr="00CD7687">
        <w:t xml:space="preserve">1.0d0                      </w:t>
      </w:r>
      <w:r>
        <w:t xml:space="preserve"> </w:t>
      </w:r>
      <w:r w:rsidRPr="00CD7687">
        <w:t xml:space="preserve"> </w:t>
      </w:r>
      <w:r>
        <w:tab/>
      </w:r>
      <w:r w:rsidRPr="00CD7687">
        <w:t>! b</w:t>
      </w:r>
    </w:p>
    <w:p w14:paraId="4B6DAB06" w14:textId="77777777" w:rsidR="00DB1505" w:rsidRPr="00CD7687" w:rsidRDefault="00DB1505" w:rsidP="00DB1505">
      <w:pPr>
        <w:pStyle w:val="StyleCode"/>
      </w:pPr>
      <w:r w:rsidRPr="00CD7687">
        <w:t>-50.0d</w:t>
      </w:r>
      <w:r w:rsidRPr="00796538">
        <w:t>0</w:t>
      </w:r>
      <w:r w:rsidRPr="00796538">
        <w:tab/>
        <w:t xml:space="preserve">              </w:t>
      </w:r>
      <w:r>
        <w:t xml:space="preserve">      </w:t>
      </w:r>
      <w:r w:rsidRPr="00796538">
        <w:t xml:space="preserve"> </w:t>
      </w:r>
      <w:r>
        <w:tab/>
      </w:r>
      <w:r w:rsidRPr="00796538">
        <w:t>! logkxx</w:t>
      </w:r>
      <w:r>
        <w:t xml:space="preserve"> – hydraulic conductivity of ice</w:t>
      </w:r>
    </w:p>
    <w:p w14:paraId="4946EE14" w14:textId="77777777" w:rsidR="00DB1505" w:rsidRPr="00CD7687" w:rsidRDefault="00DB1505" w:rsidP="00DB1505">
      <w:pPr>
        <w:pStyle w:val="StyleCode"/>
      </w:pPr>
      <w:r w:rsidRPr="00CD7687">
        <w:t>-50.0d0</w:t>
      </w:r>
      <w:r w:rsidRPr="00CD7687">
        <w:tab/>
        <w:t xml:space="preserve">                    </w:t>
      </w:r>
      <w:r>
        <w:tab/>
      </w:r>
      <w:r w:rsidRPr="00CD7687">
        <w:t>! logkyy</w:t>
      </w:r>
    </w:p>
    <w:p w14:paraId="41285A7E" w14:textId="77777777" w:rsidR="00DB1505" w:rsidRPr="00CD7687" w:rsidRDefault="00DB1505" w:rsidP="00DB1505">
      <w:pPr>
        <w:pStyle w:val="StyleCode"/>
      </w:pPr>
      <w:r w:rsidRPr="00CD7687">
        <w:t>-50.0d0</w:t>
      </w:r>
      <w:r w:rsidRPr="00CD7687">
        <w:tab/>
        <w:t xml:space="preserve">                    </w:t>
      </w:r>
      <w:r>
        <w:tab/>
      </w:r>
      <w:r w:rsidRPr="00CD7687">
        <w:t>! logkzz</w:t>
      </w:r>
    </w:p>
    <w:p w14:paraId="44247CD3" w14:textId="77777777" w:rsidR="00DB1505" w:rsidRPr="00CD7687" w:rsidRDefault="00DB1505" w:rsidP="00DB1505">
      <w:pPr>
        <w:pStyle w:val="StyleCode"/>
      </w:pPr>
      <w:r w:rsidRPr="00CD7687">
        <w:t xml:space="preserve">1.0d3                       </w:t>
      </w:r>
      <w:r>
        <w:tab/>
      </w:r>
      <w:r w:rsidRPr="00CD7687">
        <w:t xml:space="preserve">! ice density </w:t>
      </w:r>
    </w:p>
    <w:p w14:paraId="46D57774" w14:textId="77777777" w:rsidR="00DB1505" w:rsidRPr="00CD7687" w:rsidRDefault="00DB1505" w:rsidP="00DB1505">
      <w:pPr>
        <w:pStyle w:val="StyleCode"/>
      </w:pPr>
      <w:r w:rsidRPr="00CD7687">
        <w:t xml:space="preserve">1.0d3                       </w:t>
      </w:r>
      <w:r>
        <w:tab/>
      </w:r>
      <w:r w:rsidRPr="00CD7687">
        <w:t>! fresh water density</w:t>
      </w:r>
    </w:p>
    <w:p w14:paraId="06547DF4" w14:textId="77777777" w:rsidR="00DB1505" w:rsidRPr="00CD7687" w:rsidRDefault="00DB1505" w:rsidP="00DB1505">
      <w:pPr>
        <w:pStyle w:val="StyleCode"/>
      </w:pPr>
      <w:r w:rsidRPr="00CD7687">
        <w:t xml:space="preserve">3                           </w:t>
      </w:r>
      <w:r>
        <w:tab/>
      </w:r>
      <w:r w:rsidRPr="00CD7687">
        <w:t>! number of stages</w:t>
      </w:r>
    </w:p>
    <w:p w14:paraId="7270A0D3" w14:textId="77777777" w:rsidR="00DB1505" w:rsidRPr="00CD7687" w:rsidRDefault="00DB1505" w:rsidP="00DB1505">
      <w:pPr>
        <w:pStyle w:val="StyleCode"/>
      </w:pPr>
      <w:r w:rsidRPr="00CD7687">
        <w:t>1</w:t>
      </w:r>
      <w:r w:rsidRPr="00CD7687">
        <w:tab/>
      </w:r>
      <w:r w:rsidRPr="00CD7687">
        <w:tab/>
      </w:r>
      <w:r w:rsidRPr="00CD7687">
        <w:tab/>
        <w:t xml:space="preserve">    </w:t>
      </w:r>
      <w:r>
        <w:tab/>
      </w:r>
      <w:r w:rsidRPr="00CD7687">
        <w:t>! istage</w:t>
      </w:r>
    </w:p>
    <w:p w14:paraId="65D6BEC7" w14:textId="77777777" w:rsidR="00DB1505" w:rsidRPr="00CD7687" w:rsidRDefault="00DB1505" w:rsidP="00DB1505">
      <w:pPr>
        <w:pStyle w:val="StyleCode"/>
      </w:pPr>
      <w:r w:rsidRPr="00CD7687">
        <w:t>.false.</w:t>
      </w:r>
    </w:p>
    <w:p w14:paraId="7A61C982" w14:textId="77777777" w:rsidR="00DB1505" w:rsidRPr="00CD7687" w:rsidRDefault="00DB1505" w:rsidP="00DB1505">
      <w:pPr>
        <w:pStyle w:val="StyleCode"/>
      </w:pPr>
      <w:r w:rsidRPr="00CD7687">
        <w:t xml:space="preserve">0.0d0                       </w:t>
      </w:r>
      <w:r>
        <w:tab/>
      </w:r>
      <w:r w:rsidRPr="00CD7687">
        <w:t>! Factor for pw</w:t>
      </w:r>
    </w:p>
    <w:p w14:paraId="147C6BAD" w14:textId="77777777" w:rsidR="00DB1505" w:rsidRPr="00CD7687" w:rsidRDefault="00DB1505" w:rsidP="00DB1505">
      <w:pPr>
        <w:pStyle w:val="StyleCode"/>
      </w:pPr>
      <w:r w:rsidRPr="00CD7687">
        <w:t xml:space="preserve">1.0d0                       </w:t>
      </w:r>
      <w:r>
        <w:tab/>
      </w:r>
      <w:r w:rsidRPr="00CD7687">
        <w:t xml:space="preserve">! Factor for pice </w:t>
      </w:r>
    </w:p>
    <w:p w14:paraId="043B919C" w14:textId="77777777" w:rsidR="00DB1505" w:rsidRPr="00CD7687" w:rsidRDefault="00DB1505" w:rsidP="00DB1505">
      <w:pPr>
        <w:pStyle w:val="StyleCode"/>
      </w:pPr>
      <w:r w:rsidRPr="00CD7687">
        <w:t xml:space="preserve">0.0d0   12500.0d0           </w:t>
      </w:r>
      <w:r>
        <w:tab/>
      </w:r>
      <w:r w:rsidRPr="00CD7687">
        <w:t>! time(1,i),time(2,i)</w:t>
      </w:r>
    </w:p>
    <w:p w14:paraId="7C4DC544" w14:textId="77777777" w:rsidR="00DB1505" w:rsidRPr="00CD7687" w:rsidRDefault="00DB1505" w:rsidP="00DB1505">
      <w:pPr>
        <w:pStyle w:val="StyleCode"/>
      </w:pPr>
      <w:r w:rsidRPr="00CD7687">
        <w:t xml:space="preserve">0.0d0   439950.0d0          </w:t>
      </w:r>
      <w:r>
        <w:tab/>
      </w:r>
      <w:r w:rsidRPr="00CD7687">
        <w:t>! l(1,i),l(2,i)</w:t>
      </w:r>
    </w:p>
    <w:p w14:paraId="4E95B95D" w14:textId="77777777" w:rsidR="00DB1505" w:rsidRPr="00CD7687" w:rsidRDefault="00DB1505" w:rsidP="00DB1505">
      <w:pPr>
        <w:pStyle w:val="StyleCode"/>
      </w:pPr>
      <w:r w:rsidRPr="00CD7687">
        <w:t xml:space="preserve">0.0d0   2000.0d0            </w:t>
      </w:r>
      <w:r>
        <w:tab/>
      </w:r>
      <w:r w:rsidRPr="00CD7687">
        <w:t xml:space="preserve">! h(1,i),h(2,i) </w:t>
      </w:r>
    </w:p>
    <w:p w14:paraId="60F501C5" w14:textId="77777777" w:rsidR="00DB1505" w:rsidRPr="00CD7687" w:rsidRDefault="00DB1505" w:rsidP="00DB1505">
      <w:pPr>
        <w:pStyle w:val="StyleCode"/>
      </w:pPr>
      <w:r w:rsidRPr="00CD7687">
        <w:t xml:space="preserve">0.0d0    0.0d0              </w:t>
      </w:r>
      <w:r>
        <w:tab/>
      </w:r>
      <w:r w:rsidRPr="00CD7687">
        <w:t xml:space="preserve">! l1perm(1,i),l1perm(2,i) </w:t>
      </w:r>
    </w:p>
    <w:p w14:paraId="3251CC5E" w14:textId="77777777" w:rsidR="00DB1505" w:rsidRPr="00CD7687" w:rsidRDefault="00DB1505" w:rsidP="00DB1505">
      <w:pPr>
        <w:pStyle w:val="StyleCode"/>
      </w:pPr>
      <w:r w:rsidRPr="00CD7687">
        <w:t xml:space="preserve">0.0d0    0.0d0              </w:t>
      </w:r>
      <w:r>
        <w:tab/>
      </w:r>
      <w:r w:rsidRPr="00CD7687">
        <w:t xml:space="preserve">! l2perm(1,i),l2perm(2,i) </w:t>
      </w:r>
    </w:p>
    <w:p w14:paraId="0719F7E9" w14:textId="77777777" w:rsidR="00DB1505" w:rsidRPr="00CD7687" w:rsidRDefault="00DB1505" w:rsidP="00DB1505">
      <w:pPr>
        <w:pStyle w:val="StyleCode"/>
      </w:pPr>
      <w:r w:rsidRPr="00CD7687">
        <w:t>0.0d0     0.0d0</w:t>
      </w:r>
      <w:r w:rsidRPr="00CD7687">
        <w:tab/>
        <w:t xml:space="preserve">      </w:t>
      </w:r>
      <w:r>
        <w:tab/>
      </w:r>
      <w:r w:rsidRPr="00CD7687">
        <w:t xml:space="preserve">! thickperm(1,i),thickperm(2,i) </w:t>
      </w:r>
    </w:p>
    <w:p w14:paraId="0A485D3F" w14:textId="77777777" w:rsidR="00DB1505" w:rsidRPr="00CD7687" w:rsidRDefault="00DB1505" w:rsidP="00DB1505">
      <w:pPr>
        <w:pStyle w:val="StyleCode"/>
      </w:pPr>
      <w:r w:rsidRPr="00CD7687">
        <w:t xml:space="preserve">2                           </w:t>
      </w:r>
      <w:r>
        <w:tab/>
      </w:r>
      <w:r w:rsidRPr="00CD7687">
        <w:t xml:space="preserve">! istage </w:t>
      </w:r>
    </w:p>
    <w:p w14:paraId="152DE4D3" w14:textId="77777777" w:rsidR="00DB1505" w:rsidRPr="00CD7687" w:rsidRDefault="00DB1505" w:rsidP="00DB1505">
      <w:pPr>
        <w:pStyle w:val="StyleCode"/>
      </w:pPr>
      <w:r w:rsidRPr="00CD7687">
        <w:t>.false.</w:t>
      </w:r>
    </w:p>
    <w:p w14:paraId="1CB02934" w14:textId="77777777" w:rsidR="00DB1505" w:rsidRPr="00CD7687" w:rsidRDefault="00DB1505" w:rsidP="00DB1505">
      <w:pPr>
        <w:pStyle w:val="StyleCode"/>
      </w:pPr>
      <w:r w:rsidRPr="00CD7687">
        <w:t xml:space="preserve">0.0d0                       </w:t>
      </w:r>
      <w:r>
        <w:tab/>
      </w:r>
      <w:r w:rsidRPr="00CD7687">
        <w:t>! Factor for pw</w:t>
      </w:r>
    </w:p>
    <w:p w14:paraId="2D296C5C" w14:textId="77777777" w:rsidR="00DB1505" w:rsidRPr="00CD7687" w:rsidRDefault="00DB1505" w:rsidP="00DB1505">
      <w:pPr>
        <w:pStyle w:val="StyleCode"/>
      </w:pPr>
      <w:r w:rsidRPr="00CD7687">
        <w:t xml:space="preserve">1.0d0                       </w:t>
      </w:r>
      <w:r>
        <w:tab/>
      </w:r>
      <w:r w:rsidRPr="00CD7687">
        <w:t xml:space="preserve">! Factor for pice </w:t>
      </w:r>
    </w:p>
    <w:p w14:paraId="292ECF4E" w14:textId="77777777" w:rsidR="00DB1505" w:rsidRPr="00CD7687" w:rsidRDefault="00DB1505" w:rsidP="00DB1505">
      <w:pPr>
        <w:pStyle w:val="StyleCode"/>
      </w:pPr>
      <w:r w:rsidRPr="00CD7687">
        <w:t xml:space="preserve">12500.0d0  17500.0d0        </w:t>
      </w:r>
      <w:r>
        <w:tab/>
      </w:r>
      <w:r w:rsidRPr="00CD7687">
        <w:t>! time(1,i),time(2,i)</w:t>
      </w:r>
    </w:p>
    <w:p w14:paraId="03D39A90" w14:textId="77777777" w:rsidR="00DB1505" w:rsidRPr="00CD7687" w:rsidRDefault="00DB1505" w:rsidP="00DB1505">
      <w:pPr>
        <w:pStyle w:val="StyleCode"/>
      </w:pPr>
      <w:r w:rsidRPr="00CD7687">
        <w:t xml:space="preserve">439950.0d0   439950.0d0     </w:t>
      </w:r>
      <w:r>
        <w:tab/>
      </w:r>
      <w:r w:rsidRPr="00CD7687">
        <w:t>! l(1,i),l(2,i)</w:t>
      </w:r>
    </w:p>
    <w:p w14:paraId="67DD34C4" w14:textId="77777777" w:rsidR="00DB1505" w:rsidRPr="00CD7687" w:rsidRDefault="00DB1505" w:rsidP="00DB1505">
      <w:pPr>
        <w:pStyle w:val="StyleCode"/>
      </w:pPr>
      <w:r w:rsidRPr="00CD7687">
        <w:t xml:space="preserve">2000.0d0   2000.0d0         </w:t>
      </w:r>
      <w:r>
        <w:tab/>
      </w:r>
      <w:r w:rsidRPr="00CD7687">
        <w:t xml:space="preserve">! h(1,i),h(2,i) </w:t>
      </w:r>
    </w:p>
    <w:p w14:paraId="2C3E34B9" w14:textId="77777777" w:rsidR="00DB1505" w:rsidRPr="00CD7687" w:rsidRDefault="00DB1505" w:rsidP="00DB1505">
      <w:pPr>
        <w:pStyle w:val="StyleCode"/>
      </w:pPr>
      <w:r w:rsidRPr="00CD7687">
        <w:t xml:space="preserve"> 0.0d0      0.0d0           </w:t>
      </w:r>
      <w:r>
        <w:tab/>
      </w:r>
      <w:r w:rsidRPr="00CD7687">
        <w:t xml:space="preserve">! l1perm(1,i),l1perm(2,i) </w:t>
      </w:r>
    </w:p>
    <w:p w14:paraId="697957CC" w14:textId="77777777" w:rsidR="00DB1505" w:rsidRPr="00CD7687" w:rsidRDefault="00DB1505" w:rsidP="00DB1505">
      <w:pPr>
        <w:pStyle w:val="StyleCode"/>
      </w:pPr>
      <w:r w:rsidRPr="00CD7687">
        <w:t xml:space="preserve"> 0.0d0      0.0d0           </w:t>
      </w:r>
      <w:r>
        <w:t xml:space="preserve"> </w:t>
      </w:r>
      <w:r>
        <w:tab/>
      </w:r>
      <w:r w:rsidRPr="00CD7687">
        <w:t xml:space="preserve">! l2perm(1,i),l2perm(2,i) </w:t>
      </w:r>
    </w:p>
    <w:p w14:paraId="6F2A2EF5" w14:textId="77777777" w:rsidR="00DB1505" w:rsidRPr="00CD7687" w:rsidRDefault="00DB1505" w:rsidP="00DB1505">
      <w:pPr>
        <w:pStyle w:val="StyleCode"/>
      </w:pPr>
      <w:r w:rsidRPr="00CD7687">
        <w:t xml:space="preserve"> 0.0d0      0.0d0</w:t>
      </w:r>
      <w:r w:rsidRPr="00CD7687">
        <w:tab/>
        <w:t xml:space="preserve">  </w:t>
      </w:r>
      <w:r>
        <w:tab/>
        <w:t>!</w:t>
      </w:r>
      <w:r w:rsidRPr="00CD7687">
        <w:t xml:space="preserve"> thickperm(1,i),thickperm(2,i) </w:t>
      </w:r>
    </w:p>
    <w:p w14:paraId="405864E4" w14:textId="77777777" w:rsidR="00DB1505" w:rsidRPr="00CD7687" w:rsidRDefault="00DB1505" w:rsidP="00DB1505">
      <w:pPr>
        <w:pStyle w:val="StyleCode"/>
      </w:pPr>
      <w:r w:rsidRPr="00CD7687">
        <w:t>3</w:t>
      </w:r>
      <w:r w:rsidRPr="00CD7687">
        <w:tab/>
      </w:r>
      <w:r w:rsidRPr="00CD7687">
        <w:tab/>
      </w:r>
      <w:r w:rsidRPr="00CD7687">
        <w:tab/>
        <w:t xml:space="preserve">  </w:t>
      </w:r>
      <w:r>
        <w:tab/>
        <w:t>!</w:t>
      </w:r>
      <w:r w:rsidRPr="00CD7687">
        <w:t xml:space="preserve"> istage</w:t>
      </w:r>
    </w:p>
    <w:p w14:paraId="1A234A49" w14:textId="77777777" w:rsidR="00DB1505" w:rsidRPr="00CD7687" w:rsidRDefault="00DB1505" w:rsidP="00DB1505">
      <w:pPr>
        <w:pStyle w:val="StyleCode"/>
      </w:pPr>
      <w:r w:rsidRPr="00CD7687">
        <w:t>.true.</w:t>
      </w:r>
    </w:p>
    <w:p w14:paraId="56E5829F" w14:textId="77777777" w:rsidR="00DB1505" w:rsidRPr="00CD7687" w:rsidRDefault="00DB1505" w:rsidP="00DB1505">
      <w:pPr>
        <w:pStyle w:val="StyleCode"/>
      </w:pPr>
      <w:r w:rsidRPr="00CD7687">
        <w:t xml:space="preserve">0.95d0                    </w:t>
      </w:r>
      <w:r>
        <w:tab/>
      </w:r>
      <w:r w:rsidRPr="00CD7687">
        <w:t>! Factor for pw</w:t>
      </w:r>
    </w:p>
    <w:p w14:paraId="3DD0FF21" w14:textId="77777777" w:rsidR="00DB1505" w:rsidRPr="00CD7687" w:rsidRDefault="00DB1505" w:rsidP="00DB1505">
      <w:pPr>
        <w:pStyle w:val="StyleCode"/>
      </w:pPr>
      <w:r w:rsidRPr="00CD7687">
        <w:t xml:space="preserve">1.0d0                      </w:t>
      </w:r>
      <w:r>
        <w:tab/>
      </w:r>
      <w:r w:rsidRPr="00CD7687">
        <w:t xml:space="preserve">! Factor for pice </w:t>
      </w:r>
    </w:p>
    <w:p w14:paraId="15D86803" w14:textId="77777777" w:rsidR="00DB1505" w:rsidRPr="00CD7687" w:rsidRDefault="00DB1505" w:rsidP="00DB1505">
      <w:pPr>
        <w:pStyle w:val="StyleCode"/>
      </w:pPr>
      <w:r w:rsidRPr="00CD7687">
        <w:t xml:space="preserve">17500.0d0  22500.0d0       </w:t>
      </w:r>
      <w:r>
        <w:tab/>
      </w:r>
      <w:r w:rsidRPr="00CD7687">
        <w:t>! time(1,i),time(2,i)</w:t>
      </w:r>
    </w:p>
    <w:p w14:paraId="2A1AF875" w14:textId="77777777" w:rsidR="00DB1505" w:rsidRPr="00CD7687" w:rsidRDefault="00DB1505" w:rsidP="00DB1505">
      <w:pPr>
        <w:pStyle w:val="StyleCode"/>
      </w:pPr>
      <w:r w:rsidRPr="00CD7687">
        <w:t xml:space="preserve">439950.0d0  0.0d0           </w:t>
      </w:r>
      <w:r>
        <w:tab/>
      </w:r>
      <w:r w:rsidRPr="00CD7687">
        <w:t>! l(1,i),l(2,i)</w:t>
      </w:r>
    </w:p>
    <w:p w14:paraId="67BA7146" w14:textId="77777777" w:rsidR="00DB1505" w:rsidRPr="00CD7687" w:rsidRDefault="00DB1505" w:rsidP="00DB1505">
      <w:pPr>
        <w:pStyle w:val="StyleCode"/>
      </w:pPr>
      <w:r w:rsidRPr="00CD7687">
        <w:t xml:space="preserve">2000.0d0   0.0d0            </w:t>
      </w:r>
      <w:r>
        <w:tab/>
      </w:r>
      <w:r w:rsidRPr="00CD7687">
        <w:t xml:space="preserve">! h(1,i),h(2,i) </w:t>
      </w:r>
    </w:p>
    <w:p w14:paraId="76988349" w14:textId="77777777" w:rsidR="00DB1505" w:rsidRPr="00CD7687" w:rsidRDefault="00DB1505" w:rsidP="00DB1505">
      <w:pPr>
        <w:pStyle w:val="StyleCode"/>
      </w:pPr>
      <w:r w:rsidRPr="00CD7687">
        <w:t xml:space="preserve">0.0d0      0.0d0            </w:t>
      </w:r>
      <w:r>
        <w:tab/>
      </w:r>
      <w:r w:rsidRPr="00CD7687">
        <w:t xml:space="preserve">! l1perm(1,i),l1perm(2,i) </w:t>
      </w:r>
    </w:p>
    <w:p w14:paraId="53F18732" w14:textId="77777777" w:rsidR="00DB1505" w:rsidRPr="00CD7687" w:rsidRDefault="00DB1505" w:rsidP="00DB1505">
      <w:pPr>
        <w:pStyle w:val="StyleCode"/>
      </w:pPr>
      <w:r w:rsidRPr="00CD7687">
        <w:t xml:space="preserve">0.0d0      0.0d0            </w:t>
      </w:r>
      <w:r>
        <w:tab/>
      </w:r>
      <w:r w:rsidRPr="00CD7687">
        <w:t xml:space="preserve">! l2perm(1,i),l2perm(2,i) </w:t>
      </w:r>
    </w:p>
    <w:p w14:paraId="73DC76C8" w14:textId="77777777" w:rsidR="00DB1505" w:rsidRPr="00CD7687" w:rsidRDefault="00DB1505" w:rsidP="00DB1505">
      <w:pPr>
        <w:pStyle w:val="StyleCode"/>
      </w:pPr>
      <w:r w:rsidRPr="00CD7687">
        <w:t>0.0d0      0.0d0</w:t>
      </w:r>
      <w:r w:rsidRPr="00CD7687">
        <w:tab/>
        <w:t xml:space="preserve">    </w:t>
      </w:r>
      <w:r>
        <w:tab/>
      </w:r>
      <w:r w:rsidRPr="00CD7687">
        <w:t xml:space="preserve">! thickperm(1,i),thickperm(2,i) </w:t>
      </w:r>
    </w:p>
    <w:p w14:paraId="6BC5CCE4" w14:textId="77777777" w:rsidR="00DB1505" w:rsidRDefault="00DB1505" w:rsidP="00DB1505">
      <w:pPr>
        <w:pStyle w:val="StyleCode"/>
      </w:pPr>
    </w:p>
    <w:p w14:paraId="1B219F3E" w14:textId="249DCC5B" w:rsidR="00863A66" w:rsidRDefault="00863A66" w:rsidP="00863A66">
      <w:pPr>
        <w:pStyle w:val="StyleCode"/>
      </w:pPr>
      <w:r>
        <w:t>'concentration input'</w:t>
      </w:r>
    </w:p>
    <w:p w14:paraId="73E6BD53" w14:textId="77777777" w:rsidR="00863A66" w:rsidRDefault="00863A66" w:rsidP="00863A66">
      <w:pPr>
        <w:pStyle w:val="StyleCode"/>
      </w:pPr>
      <w:r>
        <w:t>10                                 ! number of chemical components</w:t>
      </w:r>
    </w:p>
    <w:p w14:paraId="085C4175" w14:textId="51173682" w:rsidR="00863A66" w:rsidRDefault="00863A66" w:rsidP="00863A66">
      <w:pPr>
        <w:pStyle w:val="StyleCode"/>
      </w:pPr>
      <w:r>
        <w:t>0.2915E-02      'charge'  ;cl</w:t>
      </w:r>
    </w:p>
    <w:p w14:paraId="5647D95A" w14:textId="5BEDD48D" w:rsidR="00863A66" w:rsidRDefault="00863A66" w:rsidP="00863A66">
      <w:pPr>
        <w:pStyle w:val="StyleCode"/>
      </w:pPr>
      <w:r>
        <w:t>0.4000E-04      'free'    ;br</w:t>
      </w:r>
    </w:p>
    <w:p w14:paraId="1D6A4636" w14:textId="7383D37B" w:rsidR="00863A66" w:rsidRDefault="00863A66" w:rsidP="00863A66">
      <w:pPr>
        <w:pStyle w:val="StyleCode"/>
      </w:pPr>
      <w:r>
        <w:t>0.5220E-03      'free'    ;na</w:t>
      </w:r>
    </w:p>
    <w:p w14:paraId="11144A68" w14:textId="113B6264" w:rsidR="00863A66" w:rsidRDefault="00863A66" w:rsidP="00863A66">
      <w:pPr>
        <w:pStyle w:val="StyleCode"/>
      </w:pPr>
      <w:r>
        <w:t xml:space="preserve">0.6400E-04      'free'    ;k     </w:t>
      </w:r>
    </w:p>
    <w:p w14:paraId="52772184" w14:textId="0F19BF65" w:rsidR="00863A66" w:rsidRDefault="00863A66" w:rsidP="00863A66">
      <w:pPr>
        <w:pStyle w:val="StyleCode"/>
      </w:pPr>
      <w:r>
        <w:t xml:space="preserve">6.0      </w:t>
      </w:r>
      <w:r>
        <w:tab/>
        <w:t xml:space="preserve"> 'ph'      ;h</w:t>
      </w:r>
    </w:p>
    <w:p w14:paraId="3F4DA576" w14:textId="77BD2F4B" w:rsidR="00863A66" w:rsidRDefault="00863A66" w:rsidP="00863A66">
      <w:pPr>
        <w:pStyle w:val="StyleCode"/>
      </w:pPr>
      <w:r>
        <w:t>0.1722E-04      'free'    ;hco3</w:t>
      </w:r>
    </w:p>
    <w:p w14:paraId="20D177E9" w14:textId="4BD841B7" w:rsidR="00863A66" w:rsidRDefault="00863A66" w:rsidP="00863A66">
      <w:pPr>
        <w:pStyle w:val="StyleCode"/>
      </w:pPr>
      <w:r>
        <w:t>0.6240E-03      'free'    ;ca</w:t>
      </w:r>
    </w:p>
    <w:p w14:paraId="1EF1E988" w14:textId="29F74F28" w:rsidR="00863A66" w:rsidRDefault="00863A66" w:rsidP="00863A66">
      <w:pPr>
        <w:pStyle w:val="StyleCode"/>
      </w:pPr>
      <w:r>
        <w:t>0.8230E-03      'free'    ;mg</w:t>
      </w:r>
    </w:p>
    <w:p w14:paraId="4198CF9D" w14:textId="3492438F" w:rsidR="00863A66" w:rsidRDefault="00863A66" w:rsidP="00863A66">
      <w:pPr>
        <w:pStyle w:val="StyleCode"/>
      </w:pPr>
      <w:r>
        <w:t>0.2600E-03      'free'    ;so4</w:t>
      </w:r>
    </w:p>
    <w:p w14:paraId="60DEF060" w14:textId="4A00F960" w:rsidR="00863A66" w:rsidRDefault="00863A66" w:rsidP="00863A66">
      <w:pPr>
        <w:pStyle w:val="StyleCode"/>
      </w:pPr>
      <w:r>
        <w:t>1.0d0           'po2'     ;o2(aq)</w:t>
      </w:r>
    </w:p>
    <w:p w14:paraId="1D5C4D9D" w14:textId="77777777" w:rsidR="00863A66" w:rsidRPr="00CD7687" w:rsidRDefault="00863A66" w:rsidP="00863A66">
      <w:pPr>
        <w:pStyle w:val="StyleCode"/>
      </w:pPr>
    </w:p>
    <w:p w14:paraId="1E5238F2" w14:textId="1B818924" w:rsidR="00DB1505" w:rsidRPr="00CD7687" w:rsidRDefault="00DB1505" w:rsidP="00DB1505">
      <w:pPr>
        <w:pStyle w:val="StyleCode"/>
      </w:pPr>
      <w:r w:rsidRPr="00CD7687">
        <w:t>!'compute permafrost'</w:t>
      </w:r>
    </w:p>
    <w:p w14:paraId="535F67F7" w14:textId="77777777" w:rsidR="00DB1505" w:rsidRPr="00CD7687" w:rsidRDefault="00DB1505" w:rsidP="00DB1505">
      <w:pPr>
        <w:pStyle w:val="StyleCode"/>
      </w:pPr>
    </w:p>
    <w:p w14:paraId="0E245696" w14:textId="165A1181" w:rsidR="00DB1505" w:rsidRPr="00CD7687" w:rsidRDefault="00DB1505" w:rsidP="00DB1505">
      <w:pPr>
        <w:pStyle w:val="StyleCode"/>
      </w:pPr>
      <w:r w:rsidRPr="00CD7687">
        <w:t>'done'</w:t>
      </w:r>
    </w:p>
    <w:p w14:paraId="231A6287" w14:textId="60888BED" w:rsidR="00DB1505" w:rsidRPr="00ED3698" w:rsidRDefault="00DB1505" w:rsidP="00DB1505">
      <w:pPr>
        <w:pStyle w:val="Heading3"/>
      </w:pPr>
      <w:bookmarkStart w:id="505" w:name="_Toc13056164"/>
      <w:r w:rsidRPr="00ED3698">
        <w:t xml:space="preserve">Description of </w:t>
      </w:r>
      <w:r w:rsidR="008D3306">
        <w:t xml:space="preserve">the </w:t>
      </w:r>
      <w:r w:rsidRPr="00ED3698">
        <w:t>Example Input</w:t>
      </w:r>
      <w:bookmarkEnd w:id="505"/>
    </w:p>
    <w:p w14:paraId="02E5598E" w14:textId="68579A35" w:rsidR="007469B4" w:rsidRDefault="00DB1505" w:rsidP="00DB1505">
      <w:r w:rsidRPr="00ED3698">
        <w:t xml:space="preserve">The example data file contains </w:t>
      </w:r>
      <w:r>
        <w:t xml:space="preserve">2D </w:t>
      </w:r>
      <w:r w:rsidRPr="0012625D">
        <w:rPr>
          <w:noProof/>
        </w:rPr>
        <w:t>xz</w:t>
      </w:r>
      <w:r>
        <w:t>-plane (x= 0 to 440</w:t>
      </w:r>
      <w:r w:rsidR="00B11430">
        <w:t> </w:t>
      </w:r>
      <w:r>
        <w:t>km, z=0 to 4</w:t>
      </w:r>
      <w:r w:rsidR="00B11430">
        <w:t> </w:t>
      </w:r>
      <w:r>
        <w:t>km) ice sheet loading/unloading parameters in three stages. The general parameters indicate the thickness of the ice sheet changes with time. The ice sheet exten</w:t>
      </w:r>
      <w:r w:rsidR="000A16F4">
        <w:t>d</w:t>
      </w:r>
      <w:r>
        <w:t>s up to 440</w:t>
      </w:r>
      <w:r w:rsidR="00B11430">
        <w:t> </w:t>
      </w:r>
      <w:r>
        <w:t>km horizontally and up to z=4000</w:t>
      </w:r>
      <w:r w:rsidR="00B11430">
        <w:t> </w:t>
      </w:r>
      <w:r>
        <w:t>m. The coefficients of a and b are 2.5 and 1.0, respect</w:t>
      </w:r>
      <w:r w:rsidR="000A16F4">
        <w:t>ive</w:t>
      </w:r>
      <w:r>
        <w:t>ly, which are used for the ice thickness calculations. The hydraulic conductivity of the ice sheet are 10</w:t>
      </w:r>
      <w:r w:rsidRPr="00927C31">
        <w:rPr>
          <w:vertAlign w:val="superscript"/>
        </w:rPr>
        <w:t>-50</w:t>
      </w:r>
      <w:r>
        <w:t xml:space="preserve"> m/s, the densities of ic</w:t>
      </w:r>
      <w:r w:rsidR="000A16F4">
        <w:t>e</w:t>
      </w:r>
      <w:r>
        <w:t xml:space="preserve"> and water </w:t>
      </w:r>
      <w:r>
        <w:lastRenderedPageBreak/>
        <w:t>are assumed to</w:t>
      </w:r>
      <w:r w:rsidR="00534AA3">
        <w:t xml:space="preserve"> be</w:t>
      </w:r>
      <w:r>
        <w:t xml:space="preserve"> 1000 kg m</w:t>
      </w:r>
      <w:r w:rsidRPr="00927C31">
        <w:rPr>
          <w:vertAlign w:val="superscript"/>
        </w:rPr>
        <w:t>-3</w:t>
      </w:r>
      <w:r>
        <w:t>. The glaciation/deglaciation processes include three stages</w:t>
      </w:r>
      <w:r w:rsidR="00534AA3">
        <w:t xml:space="preserve">. </w:t>
      </w:r>
      <w:r>
        <w:t xml:space="preserve">During stage 1 (from 0 to 12500 years), the ice sheet develops and the ice front reaches </w:t>
      </w:r>
      <w:r w:rsidRPr="00FD6880">
        <w:t>439950</w:t>
      </w:r>
      <w:r w:rsidR="00B11430">
        <w:t> </w:t>
      </w:r>
      <w:r>
        <w:t>m. The ice sheet thickness increased up to 2000</w:t>
      </w:r>
      <w:r w:rsidR="00B11430">
        <w:t> </w:t>
      </w:r>
      <w:r>
        <w:t xml:space="preserve">m. During stage 2 (from 12500 to </w:t>
      </w:r>
      <w:r w:rsidRPr="00CD7687">
        <w:t>17500</w:t>
      </w:r>
      <w:r w:rsidR="00B11430">
        <w:t> </w:t>
      </w:r>
      <w:r>
        <w:t xml:space="preserve">years), the ice sheet remains unchanged. During stage 3, the deglaciation process results in the complete retreat of the ice sheet. The melted ice provides </w:t>
      </w:r>
      <w:r w:rsidR="00534AA3">
        <w:t xml:space="preserve">a </w:t>
      </w:r>
      <w:r>
        <w:t>water source on the top of the soil. In this case, a factor of water pressure with 0.95 is app</w:t>
      </w:r>
      <w:r w:rsidR="000A16F4">
        <w:t>l</w:t>
      </w:r>
      <w:r>
        <w:t xml:space="preserve">ied. </w:t>
      </w:r>
      <w:r w:rsidR="007469B4">
        <w:t xml:space="preserve">The chemical compositions of the </w:t>
      </w:r>
      <w:r w:rsidR="00EF3904">
        <w:t>melting water</w:t>
      </w:r>
      <w:r w:rsidR="007469B4">
        <w:t xml:space="preserve"> </w:t>
      </w:r>
      <w:r w:rsidR="00EF3904">
        <w:t>at the top boundary during the glacier melting phase are provided. The melting water is normally higher in O</w:t>
      </w:r>
      <w:r w:rsidR="00EF3904" w:rsidRPr="00EF3904">
        <w:rPr>
          <w:vertAlign w:val="subscript"/>
        </w:rPr>
        <w:t>2</w:t>
      </w:r>
      <w:r w:rsidR="00EF3904">
        <w:t>(aq).</w:t>
      </w:r>
    </w:p>
    <w:p w14:paraId="06A94C5F" w14:textId="03C3D0BB" w:rsidR="00DB1505" w:rsidRDefault="00534AA3" w:rsidP="00DB1505">
      <w:r>
        <w:t xml:space="preserve">A more </w:t>
      </w:r>
      <w:r w:rsidR="00DB1505">
        <w:t>detailed description is referred to the base case s</w:t>
      </w:r>
      <w:r w:rsidR="007469B4">
        <w:t>imulation in Bea et al. (2011).</w:t>
      </w:r>
    </w:p>
    <w:p w14:paraId="27E39DE6" w14:textId="77777777" w:rsidR="00DB1505" w:rsidRPr="00ED3698" w:rsidRDefault="00DB1505" w:rsidP="00DB1505">
      <w:pPr>
        <w:pStyle w:val="Heading3"/>
      </w:pPr>
      <w:bookmarkStart w:id="506" w:name="_Ref392850731"/>
      <w:bookmarkStart w:id="507" w:name="_Toc13056165"/>
      <w:r>
        <w:t>Additional parameters</w:t>
      </w:r>
      <w:bookmarkEnd w:id="506"/>
      <w:bookmarkEnd w:id="507"/>
    </w:p>
    <w:p w14:paraId="622D3BAC" w14:textId="0A2B4884" w:rsidR="00DB1505" w:rsidRDefault="00DB1505" w:rsidP="00DB1505">
      <w:r>
        <w:t>S</w:t>
      </w:r>
      <w:r w:rsidRPr="00525E31">
        <w:t>kempton</w:t>
      </w:r>
      <w:r>
        <w:t xml:space="preserve"> </w:t>
      </w:r>
      <w:r w:rsidR="008B3CE1">
        <w:t>coefficients</w:t>
      </w:r>
      <w:r>
        <w:t xml:space="preserve"> at all control volumes are specified through a separate file ‘</w:t>
      </w:r>
      <w:r w:rsidR="006E2131">
        <w:t>prefix.</w:t>
      </w:r>
      <w:r>
        <w:t>skempton’ in the following format</w:t>
      </w:r>
      <w:r w:rsidR="009557D6">
        <w:t>:</w:t>
      </w:r>
    </w:p>
    <w:p w14:paraId="7C571B62" w14:textId="77777777" w:rsidR="00E52E5D" w:rsidRDefault="00E52E5D" w:rsidP="00DB1505">
      <w:pPr>
        <w:rPr>
          <w:rFonts w:ascii="Courier New" w:hAnsi="Courier New" w:cs="Courier New"/>
          <w:sz w:val="16"/>
          <w:szCs w:val="16"/>
        </w:rPr>
      </w:pPr>
    </w:p>
    <w:p w14:paraId="34C28001" w14:textId="7E7541E2" w:rsidR="00DB1505" w:rsidRPr="00830152" w:rsidRDefault="00DB1505" w:rsidP="00830152">
      <w:pPr>
        <w:pStyle w:val="StyleCode"/>
      </w:pPr>
      <w:r w:rsidRPr="00830152">
        <w:t>title = "dataset basin"</w:t>
      </w:r>
    </w:p>
    <w:p w14:paraId="24B57484" w14:textId="653BCAFA" w:rsidR="00DB1505" w:rsidRPr="00830152" w:rsidRDefault="00DB1505" w:rsidP="00830152">
      <w:pPr>
        <w:pStyle w:val="StyleCode"/>
      </w:pPr>
      <w:r w:rsidRPr="00830152">
        <w:t>variables = "x", "y", "z","skempton"</w:t>
      </w:r>
    </w:p>
    <w:p w14:paraId="6043B0BC" w14:textId="4D660C47" w:rsidR="00DB1505" w:rsidRPr="00830152" w:rsidRDefault="00DB1505" w:rsidP="00830152">
      <w:pPr>
        <w:pStyle w:val="StyleCode"/>
      </w:pPr>
      <w:r w:rsidRPr="00830152">
        <w:t>zone t = "field",i =  450, j =  100, k =    1,  f=point</w:t>
      </w:r>
    </w:p>
    <w:p w14:paraId="1FE012C3" w14:textId="77777777" w:rsidR="00DB1505" w:rsidRPr="00830152" w:rsidRDefault="00DB1505" w:rsidP="00830152">
      <w:pPr>
        <w:pStyle w:val="StyleCode"/>
      </w:pPr>
      <w:r w:rsidRPr="00830152">
        <w:t xml:space="preserve">  0.0000000E+00  0.0000000E+00  0.0000000E+00  0.9518758E+00</w:t>
      </w:r>
    </w:p>
    <w:p w14:paraId="723C7CFB" w14:textId="77777777" w:rsidR="00DB1505" w:rsidRPr="00830152" w:rsidRDefault="00DB1505" w:rsidP="00830152">
      <w:pPr>
        <w:pStyle w:val="StyleCode"/>
      </w:pPr>
      <w:r w:rsidRPr="00830152">
        <w:t xml:space="preserve">  0.9799555E+03  0.0000000E+00  0.0000000E+00  0.9518758E+00</w:t>
      </w:r>
    </w:p>
    <w:p w14:paraId="1593A797" w14:textId="77777777" w:rsidR="00DB1505" w:rsidRPr="00830152" w:rsidRDefault="00DB1505" w:rsidP="00830152">
      <w:pPr>
        <w:pStyle w:val="StyleCode"/>
      </w:pPr>
      <w:r w:rsidRPr="00830152">
        <w:t xml:space="preserve">  0.1959911E+04  0.0000000E+00  0.0000000E+00  0.9518758E+00</w:t>
      </w:r>
    </w:p>
    <w:p w14:paraId="5C910FD0" w14:textId="77777777" w:rsidR="00DB1505" w:rsidRPr="00830152" w:rsidRDefault="00DB1505" w:rsidP="00830152">
      <w:pPr>
        <w:pStyle w:val="StyleCode"/>
      </w:pPr>
      <w:r w:rsidRPr="00830152">
        <w:t xml:space="preserve">  0.2939866E+04  0.0000000E+00  0.0000000E+00  0.9518758E+00</w:t>
      </w:r>
    </w:p>
    <w:p w14:paraId="44189519" w14:textId="77777777" w:rsidR="00DB1505" w:rsidRDefault="00DB1505" w:rsidP="0074798F">
      <w:pPr>
        <w:pStyle w:val="StyleCode"/>
      </w:pPr>
    </w:p>
    <w:p w14:paraId="7E1CC78E" w14:textId="41CCEF3E" w:rsidR="00DB1505" w:rsidRDefault="00DB1505" w:rsidP="00DB1505">
      <w:r>
        <w:t xml:space="preserve">To facilitate this input, the keyword </w:t>
      </w:r>
      <w:r w:rsidR="00933344">
        <w:t>‘</w:t>
      </w:r>
      <w:r w:rsidRPr="00917E29">
        <w:t xml:space="preserve">read </w:t>
      </w:r>
      <w:r w:rsidRPr="0012625D">
        <w:rPr>
          <w:noProof/>
        </w:rPr>
        <w:t>skempton</w:t>
      </w:r>
      <w:r w:rsidRPr="00917E29">
        <w:t xml:space="preserve"> coefficient from file</w:t>
      </w:r>
      <w:r w:rsidR="00933344">
        <w:t>’</w:t>
      </w:r>
      <w:r>
        <w:t xml:space="preserve"> should be included in </w:t>
      </w:r>
      <w:r w:rsidR="00E2359B">
        <w:t xml:space="preserve">Data Block </w:t>
      </w:r>
      <w:r>
        <w:t xml:space="preserve">10: </w:t>
      </w:r>
      <w:r w:rsidR="00933344">
        <w:t>‘</w:t>
      </w:r>
      <w:r w:rsidRPr="00917E29">
        <w:t>physical parameters - variably saturated flow</w:t>
      </w:r>
      <w:r w:rsidR="00E2359B">
        <w:t>.</w:t>
      </w:r>
      <w:r w:rsidR="00933344">
        <w:t>’</w:t>
      </w:r>
      <w:r>
        <w:t xml:space="preserve"> This parameter is applied to calculate the pore water pressure owing to the</w:t>
      </w:r>
      <w:r w:rsidR="00B11430">
        <w:t xml:space="preserve"> </w:t>
      </w:r>
      <w:r w:rsidR="00E2359B">
        <w:t xml:space="preserve">ice sheet’s </w:t>
      </w:r>
      <w:r w:rsidR="00B11430">
        <w:t>loading</w:t>
      </w:r>
      <w:r>
        <w:t>.</w:t>
      </w:r>
    </w:p>
    <w:p w14:paraId="0A34CAD4" w14:textId="77777777" w:rsidR="004D15B6" w:rsidRDefault="004D15B6" w:rsidP="00DB1505"/>
    <w:p w14:paraId="2655E31C" w14:textId="77777777" w:rsidR="004D15B6" w:rsidRDefault="004D15B6" w:rsidP="00DB1505"/>
    <w:p w14:paraId="47F67693" w14:textId="77777777" w:rsidR="004D15B6" w:rsidRDefault="004D15B6" w:rsidP="00DB1505"/>
    <w:p w14:paraId="552FB13B" w14:textId="77777777" w:rsidR="004D15B6" w:rsidRDefault="004D15B6" w:rsidP="00DB1505"/>
    <w:p w14:paraId="21AEF762" w14:textId="77777777" w:rsidR="004D15B6" w:rsidRDefault="004D15B6" w:rsidP="00DB1505"/>
    <w:p w14:paraId="50552100" w14:textId="77777777" w:rsidR="004D15B6" w:rsidRDefault="004D15B6" w:rsidP="00DB1505"/>
    <w:p w14:paraId="6CDFD1E4" w14:textId="77777777" w:rsidR="004D15B6" w:rsidRDefault="004D15B6" w:rsidP="00DB1505"/>
    <w:p w14:paraId="61841050" w14:textId="77777777" w:rsidR="004D15B6" w:rsidRDefault="004D15B6" w:rsidP="00DB1505"/>
    <w:p w14:paraId="2272A9E7" w14:textId="77777777" w:rsidR="004D15B6" w:rsidRDefault="004D15B6" w:rsidP="00DB1505"/>
    <w:p w14:paraId="23ECB86B" w14:textId="77777777" w:rsidR="004D15B6" w:rsidRDefault="004D15B6" w:rsidP="00DB1505"/>
    <w:p w14:paraId="4B6BAEDF" w14:textId="77777777" w:rsidR="004D15B6" w:rsidRPr="00511E85" w:rsidRDefault="004D15B6" w:rsidP="00DB1505"/>
    <w:p w14:paraId="1DC42421" w14:textId="77777777" w:rsidR="004D15B6" w:rsidRDefault="004D15B6" w:rsidP="004D15B6">
      <w:pPr>
        <w:pStyle w:val="Heading2"/>
      </w:pPr>
      <w:bookmarkStart w:id="508" w:name="_Toc13056166"/>
      <w:r>
        <w:t xml:space="preserve">PLANT TRANSPIRATION AND PASSIVE/REJECTIVE </w:t>
      </w:r>
      <w:r>
        <w:lastRenderedPageBreak/>
        <w:t>UPTAKE</w:t>
      </w:r>
      <w:r w:rsidRPr="00B65411">
        <w:t xml:space="preserve"> </w:t>
      </w:r>
      <w:r w:rsidRPr="00ED3698">
        <w:t>(</w:t>
      </w:r>
      <w:r>
        <w:t>D</w:t>
      </w:r>
      <w:r w:rsidRPr="00ED3698">
        <w:t>ata Block 1</w:t>
      </w:r>
      <w:r>
        <w:t>8</w:t>
      </w:r>
      <w:r w:rsidRPr="00ED3698">
        <w:t>)</w:t>
      </w:r>
      <w:bookmarkEnd w:id="508"/>
    </w:p>
    <w:p w14:paraId="08AAD411" w14:textId="77777777" w:rsidR="004D15B6" w:rsidRDefault="004D15B6" w:rsidP="004D15B6">
      <w:pPr>
        <w:pStyle w:val="Heading3"/>
      </w:pPr>
      <w:bookmarkStart w:id="509" w:name="_Toc13056167"/>
      <w:r>
        <w:t>DESCRIPTION OF THE DATABLOCK</w:t>
      </w:r>
      <w:bookmarkEnd w:id="509"/>
    </w:p>
    <w:p w14:paraId="1C964DFE" w14:textId="77777777" w:rsidR="004D15B6" w:rsidRPr="00177A42" w:rsidRDefault="004D15B6" w:rsidP="004D15B6">
      <w:pPr>
        <w:autoSpaceDE w:val="0"/>
        <w:autoSpaceDN w:val="0"/>
        <w:adjustRightInd w:val="0"/>
        <w:spacing w:after="240" w:line="360" w:lineRule="atLeast"/>
        <w:ind w:left="-426"/>
        <w:rPr>
          <w:rFonts w:cs="Times New Roman"/>
        </w:rPr>
      </w:pPr>
      <w:r w:rsidRPr="00177A42">
        <w:rPr>
          <w:rFonts w:cs="Times New Roman"/>
        </w:rPr>
        <w:t>This data block is used to specify the parameters and options needed to compute the root water uptake in each control volumes, for the variably saturated case. The use of this option requieres the prefix.soi file that contains five columns : time (day), potential evapo transpiration (m/s), rate of water interception by the plant canopy (m/s), crop factor representing the rate at which intercepted water evaporates (dimensionless) and a scale tree growth (scale factor accounting for the influence of tree growth on transpiration). These parameters allow the computation of the evaporative budget at each time step.</w:t>
      </w:r>
    </w:p>
    <w:p w14:paraId="4D3ADD7E" w14:textId="77777777" w:rsidR="004D15B6" w:rsidRPr="00177A42" w:rsidRDefault="004D15B6" w:rsidP="004D15B6">
      <w:pPr>
        <w:autoSpaceDE w:val="0"/>
        <w:autoSpaceDN w:val="0"/>
        <w:adjustRightInd w:val="0"/>
        <w:spacing w:after="240" w:line="360" w:lineRule="atLeast"/>
        <w:ind w:left="-426"/>
        <w:rPr>
          <w:rFonts w:cs="Times New Roman"/>
        </w:rPr>
      </w:pPr>
      <w:r w:rsidRPr="00177A42">
        <w:rPr>
          <w:rFonts w:cs="Times New Roman"/>
        </w:rPr>
        <w:t xml:space="preserve">The simulation of the root is expressed in root surface densities (RSD) for each control volumes, which is modelized in different ways :  </w:t>
      </w:r>
    </w:p>
    <w:p w14:paraId="66500AE8" w14:textId="77777777" w:rsidR="004D15B6" w:rsidRPr="00177A42" w:rsidRDefault="004D15B6" w:rsidP="004D15B6">
      <w:pPr>
        <w:pStyle w:val="ListParagraph"/>
        <w:numPr>
          <w:ilvl w:val="0"/>
          <w:numId w:val="26"/>
        </w:numPr>
        <w:autoSpaceDE w:val="0"/>
        <w:autoSpaceDN w:val="0"/>
        <w:adjustRightInd w:val="0"/>
        <w:spacing w:before="0" w:after="240" w:line="360" w:lineRule="atLeast"/>
        <w:ind w:left="-142"/>
        <w:rPr>
          <w:rFonts w:cs="Times New Roman"/>
        </w:rPr>
      </w:pPr>
      <w:r w:rsidRPr="00177A42">
        <w:rPr>
          <w:rFonts w:cs="Times New Roman"/>
        </w:rPr>
        <w:t>RSD constant in time with a spatial distribution given in an  prefix.rld file read during initialization (in 1D only, along depth)</w:t>
      </w:r>
    </w:p>
    <w:p w14:paraId="27BF41D8" w14:textId="77777777" w:rsidR="004D15B6" w:rsidRPr="00177A42" w:rsidRDefault="004D15B6" w:rsidP="004D15B6">
      <w:pPr>
        <w:pStyle w:val="ListParagraph"/>
        <w:numPr>
          <w:ilvl w:val="0"/>
          <w:numId w:val="26"/>
        </w:numPr>
        <w:autoSpaceDE w:val="0"/>
        <w:autoSpaceDN w:val="0"/>
        <w:adjustRightInd w:val="0"/>
        <w:spacing w:before="0" w:after="240" w:line="360" w:lineRule="atLeast"/>
        <w:ind w:left="-142"/>
        <w:rPr>
          <w:rFonts w:cs="Times New Roman"/>
        </w:rPr>
      </w:pPr>
      <w:r w:rsidRPr="00177A42">
        <w:rPr>
          <w:rFonts w:cs="Times New Roman"/>
        </w:rPr>
        <w:t>RSD constant in time and set in the different material property zones (all dimensions)</w:t>
      </w:r>
    </w:p>
    <w:p w14:paraId="6F4DD3F5" w14:textId="77777777" w:rsidR="004D15B6" w:rsidRPr="00177A42" w:rsidRDefault="004D15B6" w:rsidP="004D15B6">
      <w:pPr>
        <w:pStyle w:val="ListParagraph"/>
        <w:numPr>
          <w:ilvl w:val="0"/>
          <w:numId w:val="26"/>
        </w:numPr>
        <w:autoSpaceDE w:val="0"/>
        <w:autoSpaceDN w:val="0"/>
        <w:adjustRightInd w:val="0"/>
        <w:spacing w:before="0" w:after="240" w:line="360" w:lineRule="atLeast"/>
        <w:ind w:left="-142"/>
        <w:rPr>
          <w:rFonts w:cs="Times New Roman"/>
        </w:rPr>
      </w:pPr>
      <w:r w:rsidRPr="00177A42">
        <w:rPr>
          <w:rFonts w:cs="Times New Roman"/>
        </w:rPr>
        <w:t xml:space="preserve">RSD evolving in time and depth according to a 1D model along depth, obtained from the PhD study of Amandine Germon, CIRAD. </w:t>
      </w:r>
    </w:p>
    <w:p w14:paraId="17C94BB4" w14:textId="77777777" w:rsidR="004D15B6" w:rsidRPr="00177A42" w:rsidRDefault="004D15B6" w:rsidP="004D15B6">
      <w:pPr>
        <w:autoSpaceDE w:val="0"/>
        <w:autoSpaceDN w:val="0"/>
        <w:adjustRightInd w:val="0"/>
        <w:spacing w:after="240" w:line="360" w:lineRule="atLeast"/>
        <w:ind w:left="-426" w:right="-800"/>
        <w:rPr>
          <w:rFonts w:cs="Times New Roman"/>
        </w:rPr>
      </w:pPr>
      <w:r w:rsidRPr="00177A42">
        <w:rPr>
          <w:rFonts w:cs="Times New Roman"/>
        </w:rPr>
        <w:t>Where a, b, c and d have to be provided by the user. This model has been obtained from studies on eucalyptus plantations in Itatinga, Bresil (PhD of Amandine Germon, CIRAD).</w:t>
      </w:r>
    </w:p>
    <w:p w14:paraId="2069E8DF" w14:textId="77777777" w:rsidR="004D15B6" w:rsidRPr="00177A42" w:rsidRDefault="004D15B6" w:rsidP="004D15B6">
      <w:pPr>
        <w:pStyle w:val="ListParagraph"/>
        <w:numPr>
          <w:ilvl w:val="0"/>
          <w:numId w:val="26"/>
        </w:numPr>
        <w:autoSpaceDE w:val="0"/>
        <w:autoSpaceDN w:val="0"/>
        <w:adjustRightInd w:val="0"/>
        <w:spacing w:before="0" w:after="240" w:line="360" w:lineRule="atLeast"/>
        <w:ind w:left="-142"/>
        <w:rPr>
          <w:rFonts w:cs="Times New Roman"/>
        </w:rPr>
      </w:pPr>
      <w:r w:rsidRPr="00177A42">
        <w:rPr>
          <w:rFonts w:cs="Times New Roman"/>
        </w:rPr>
        <w:t>RSD evolving in time and depth, computed by the root architecture functions ‘ArchiSimple’ (1D or 2D) and ‘Root Typ’ (2D). These functions currently coupled to MIN3P are initially developped in stand alone programs by Loïc Pagès, INRA. Those functions are licensed under license Appache V2.0. In the current configuration, ArchiSimple allows to simulate a root architecture on a maximum of 201 time steps and on a domain with 3 m depth maximum (see explanations below).</w:t>
      </w:r>
    </w:p>
    <w:p w14:paraId="1A177A7F" w14:textId="77777777" w:rsidR="004D15B6" w:rsidRPr="00177A42" w:rsidRDefault="004D15B6" w:rsidP="004D15B6">
      <w:pPr>
        <w:pStyle w:val="ListParagraph"/>
        <w:autoSpaceDE w:val="0"/>
        <w:autoSpaceDN w:val="0"/>
        <w:adjustRightInd w:val="0"/>
        <w:spacing w:after="240" w:line="360" w:lineRule="atLeast"/>
        <w:ind w:left="-426"/>
        <w:rPr>
          <w:rFonts w:cs="Times New Roman"/>
        </w:rPr>
      </w:pPr>
    </w:p>
    <w:p w14:paraId="11C3188E" w14:textId="77777777" w:rsidR="004D15B6" w:rsidRPr="00177A42" w:rsidRDefault="004D15B6" w:rsidP="004D15B6">
      <w:pPr>
        <w:pStyle w:val="ListParagraph"/>
        <w:autoSpaceDE w:val="0"/>
        <w:autoSpaceDN w:val="0"/>
        <w:adjustRightInd w:val="0"/>
        <w:spacing w:after="240" w:line="360" w:lineRule="atLeast"/>
        <w:ind w:left="-426" w:right="-800"/>
        <w:rPr>
          <w:rFonts w:cs="Times New Roman"/>
        </w:rPr>
      </w:pPr>
      <w:r w:rsidRPr="00177A42">
        <w:rPr>
          <w:rFonts w:cs="Times New Roman"/>
        </w:rPr>
        <w:t>Note that the number of dimensions considered is automatically detected from the coordinates of the MIN3P domain. By default, ArchiSimple and Root Typ compute the root architecture in 3D, but :</w:t>
      </w:r>
    </w:p>
    <w:p w14:paraId="0491BED4" w14:textId="77777777" w:rsidR="004D15B6" w:rsidRPr="00177A42" w:rsidRDefault="004D15B6" w:rsidP="004D15B6">
      <w:pPr>
        <w:pStyle w:val="ListParagraph"/>
        <w:numPr>
          <w:ilvl w:val="0"/>
          <w:numId w:val="26"/>
        </w:numPr>
        <w:autoSpaceDE w:val="0"/>
        <w:autoSpaceDN w:val="0"/>
        <w:adjustRightInd w:val="0"/>
        <w:spacing w:before="0" w:after="240" w:line="360" w:lineRule="atLeast"/>
        <w:ind w:right="-800"/>
        <w:rPr>
          <w:rFonts w:cs="Times New Roman"/>
        </w:rPr>
      </w:pPr>
      <w:r w:rsidRPr="00177A42">
        <w:rPr>
          <w:rFonts w:cs="Times New Roman"/>
        </w:rPr>
        <w:t>if the MIN3P domain is in 1D, only RSD in 1D are transferred from ArchiSimple to MIN3P, there is no possibility of using Root Typ in that case</w:t>
      </w:r>
    </w:p>
    <w:p w14:paraId="66528A2E" w14:textId="77777777" w:rsidR="004D15B6" w:rsidRPr="00177A42" w:rsidRDefault="004D15B6" w:rsidP="004D15B6">
      <w:pPr>
        <w:pStyle w:val="ListParagraph"/>
        <w:numPr>
          <w:ilvl w:val="0"/>
          <w:numId w:val="26"/>
        </w:numPr>
        <w:autoSpaceDE w:val="0"/>
        <w:autoSpaceDN w:val="0"/>
        <w:adjustRightInd w:val="0"/>
        <w:spacing w:before="0" w:after="240" w:line="360" w:lineRule="atLeast"/>
        <w:ind w:right="-800"/>
        <w:rPr>
          <w:rFonts w:cs="Times New Roman"/>
        </w:rPr>
      </w:pPr>
      <w:r w:rsidRPr="00177A42">
        <w:rPr>
          <w:rFonts w:cs="Times New Roman"/>
        </w:rPr>
        <w:t>if the MIN3P domain is in 2D, only RSD in 2D are transferred from ArchiSimple or Root Typ to MIN3P.</w:t>
      </w:r>
    </w:p>
    <w:p w14:paraId="078BE546" w14:textId="77777777" w:rsidR="004D15B6" w:rsidRDefault="004D15B6" w:rsidP="004D15B6">
      <w:pPr>
        <w:ind w:left="720"/>
      </w:pPr>
    </w:p>
    <w:p w14:paraId="1CE76AC0" w14:textId="77777777" w:rsidR="004D15B6" w:rsidRDefault="004D15B6" w:rsidP="004D15B6">
      <w:pPr>
        <w:pStyle w:val="Heading3"/>
      </w:pPr>
      <w:bookmarkStart w:id="510" w:name="_Toc13056168"/>
      <w:r>
        <w:lastRenderedPageBreak/>
        <w:t>DESCRIPTION OF THE INPUT PARAMETERS</w:t>
      </w:r>
      <w:bookmarkEnd w:id="510"/>
    </w:p>
    <w:p w14:paraId="74F703B1" w14:textId="77777777" w:rsidR="004D15B6" w:rsidRPr="00177A42" w:rsidRDefault="004D15B6" w:rsidP="004D15B6">
      <w:pPr>
        <w:autoSpaceDE w:val="0"/>
        <w:autoSpaceDN w:val="0"/>
        <w:adjustRightInd w:val="0"/>
        <w:spacing w:after="240" w:line="340" w:lineRule="atLeast"/>
        <w:rPr>
          <w:rFonts w:ascii="Courier" w:hAnsi="Courier" w:cs="Times"/>
          <w:b/>
          <w:lang w:val="en-US"/>
        </w:rPr>
      </w:pPr>
      <w:r w:rsidRPr="00177A42">
        <w:rPr>
          <w:rFonts w:ascii="Courier" w:hAnsi="Courier" w:cs="Times"/>
          <w:b/>
          <w:lang w:val="en-US"/>
        </w:rPr>
        <w:t>'read root length density from file'</w:t>
      </w:r>
    </w:p>
    <w:p w14:paraId="43558321" w14:textId="77777777" w:rsidR="004D15B6" w:rsidRPr="00A264EA" w:rsidRDefault="004D15B6" w:rsidP="004D15B6">
      <w:pPr>
        <w:autoSpaceDE w:val="0"/>
        <w:autoSpaceDN w:val="0"/>
        <w:adjustRightInd w:val="0"/>
        <w:spacing w:after="240" w:line="340" w:lineRule="atLeast"/>
        <w:rPr>
          <w:rFonts w:ascii="Times" w:hAnsi="Times" w:cs="Times"/>
          <w:lang w:val="en-US"/>
        </w:rPr>
      </w:pPr>
      <w:r w:rsidRPr="00A264EA">
        <w:rPr>
          <w:rFonts w:ascii="Times" w:hAnsi="Times" w:cs="Times"/>
          <w:lang w:val="en-US"/>
        </w:rPr>
        <w:t xml:space="preserve">The activation of this statement allows the consideration of a steady root architecture for a 1D study, along the depth profile. The root surface densities are read in a </w:t>
      </w:r>
      <w:r w:rsidRPr="00A264EA">
        <w:rPr>
          <w:rFonts w:ascii="Courier" w:hAnsi="Courier" w:cs="Times"/>
          <w:lang w:val="en-US"/>
        </w:rPr>
        <w:t>prefix.rld</w:t>
      </w:r>
      <w:r w:rsidRPr="00A264EA">
        <w:rPr>
          <w:rFonts w:ascii="Times" w:hAnsi="Times" w:cs="Times"/>
          <w:lang w:val="en-US"/>
        </w:rPr>
        <w:t xml:space="preserve"> file that must be provided when using this option. This file contains a first line « variables = "x", "y", "z", "rld" » and four columns : the x,y,z domain coordinates (even if it’s used only for a 1D study) and the root surface densities values.</w:t>
      </w:r>
    </w:p>
    <w:p w14:paraId="42945D22" w14:textId="77777777" w:rsidR="004D15B6" w:rsidRPr="00A264EA" w:rsidRDefault="004D15B6" w:rsidP="004D15B6">
      <w:pPr>
        <w:autoSpaceDE w:val="0"/>
        <w:autoSpaceDN w:val="0"/>
        <w:adjustRightInd w:val="0"/>
        <w:spacing w:after="240" w:line="340" w:lineRule="atLeast"/>
        <w:rPr>
          <w:rFonts w:ascii="Times" w:hAnsi="Times" w:cs="Times"/>
          <w:sz w:val="32"/>
          <w:szCs w:val="32"/>
          <w:lang w:val="en-US"/>
        </w:rPr>
      </w:pPr>
    </w:p>
    <w:p w14:paraId="50C5BA84" w14:textId="77777777" w:rsidR="004D15B6" w:rsidRPr="00177A42" w:rsidRDefault="004D15B6" w:rsidP="004D15B6">
      <w:pPr>
        <w:autoSpaceDE w:val="0"/>
        <w:autoSpaceDN w:val="0"/>
        <w:adjustRightInd w:val="0"/>
        <w:spacing w:after="240" w:line="340" w:lineRule="atLeast"/>
        <w:rPr>
          <w:rFonts w:ascii="Courier" w:hAnsi="Courier" w:cs="Times"/>
          <w:b/>
          <w:lang w:val="en-US"/>
        </w:rPr>
      </w:pPr>
      <w:r w:rsidRPr="00177A42">
        <w:rPr>
          <w:rFonts w:ascii="Courier" w:hAnsi="Courier" w:cs="Times"/>
          <w:b/>
          <w:lang w:val="en-US"/>
        </w:rPr>
        <w:t>'update - internal'</w:t>
      </w:r>
    </w:p>
    <w:p w14:paraId="4C9139A3" w14:textId="77777777" w:rsidR="004D15B6" w:rsidRPr="00A264EA" w:rsidRDefault="004D15B6" w:rsidP="004D15B6">
      <w:pPr>
        <w:autoSpaceDE w:val="0"/>
        <w:autoSpaceDN w:val="0"/>
        <w:adjustRightInd w:val="0"/>
        <w:spacing w:after="240" w:line="340" w:lineRule="atLeast"/>
        <w:rPr>
          <w:rFonts w:ascii="Times" w:hAnsi="Times" w:cs="Times"/>
          <w:lang w:val="en-US"/>
        </w:rPr>
      </w:pPr>
      <w:r w:rsidRPr="00A264EA">
        <w:rPr>
          <w:rFonts w:ascii="Times" w:hAnsi="Times" w:cs="Times"/>
          <w:lang w:val="en-US"/>
        </w:rPr>
        <w:t>This option allows to compute the root surface densities profile in 1D according to the equation :</w:t>
      </w:r>
    </w:p>
    <w:p w14:paraId="7A5CFA54" w14:textId="77777777" w:rsidR="004D15B6" w:rsidRPr="00A264EA" w:rsidRDefault="004D15B6" w:rsidP="004D15B6">
      <w:pPr>
        <w:autoSpaceDE w:val="0"/>
        <w:autoSpaceDN w:val="0"/>
        <w:adjustRightInd w:val="0"/>
        <w:spacing w:after="240" w:line="360" w:lineRule="atLeast"/>
        <w:ind w:left="-567" w:right="-800"/>
        <w:rPr>
          <w:rFonts w:ascii="Times" w:hAnsi="Times" w:cs="Times"/>
        </w:rPr>
      </w:pPr>
      <m:oMathPara>
        <m:oMath>
          <m:r>
            <w:rPr>
              <w:rFonts w:ascii="Cambria Math" w:hAnsi="Cambria Math" w:cs="Times"/>
            </w:rPr>
            <m:t>rld</m:t>
          </m:r>
          <m:d>
            <m:dPr>
              <m:ctrlPr>
                <w:rPr>
                  <w:rFonts w:ascii="Cambria Math" w:hAnsi="Cambria Math" w:cs="Times"/>
                  <w:i/>
                </w:rPr>
              </m:ctrlPr>
            </m:dPr>
            <m:e>
              <m:r>
                <w:rPr>
                  <w:rFonts w:ascii="Cambria Math" w:hAnsi="Cambria Math" w:cs="Times"/>
                </w:rPr>
                <m:t>ivol</m:t>
              </m:r>
            </m:e>
          </m:d>
          <m:r>
            <w:rPr>
              <w:rFonts w:ascii="Cambria Math" w:hAnsi="Cambria Math" w:cs="Times"/>
            </w:rPr>
            <m:t>=</m:t>
          </m:r>
          <m:r>
            <m:rPr>
              <m:sty m:val="p"/>
            </m:rPr>
            <w:rPr>
              <w:rFonts w:ascii="Cambria Math" w:hAnsi="Cambria Math" w:cs="Times"/>
            </w:rPr>
            <m:t>exp⁡</m:t>
          </m:r>
          <m:r>
            <w:rPr>
              <w:rFonts w:ascii="Cambria Math" w:hAnsi="Cambria Math" w:cs="Times"/>
            </w:rPr>
            <m:t>(a+b*sqrt</m:t>
          </m:r>
          <m:d>
            <m:dPr>
              <m:ctrlPr>
                <w:rPr>
                  <w:rFonts w:ascii="Cambria Math" w:hAnsi="Cambria Math" w:cs="Times"/>
                  <w:i/>
                </w:rPr>
              </m:ctrlPr>
            </m:dPr>
            <m:e>
              <m:r>
                <w:rPr>
                  <w:rFonts w:ascii="Cambria Math" w:hAnsi="Cambria Math" w:cs="Times"/>
                </w:rPr>
                <m:t>z</m:t>
              </m:r>
              <m:d>
                <m:dPr>
                  <m:ctrlPr>
                    <w:rPr>
                      <w:rFonts w:ascii="Cambria Math" w:hAnsi="Cambria Math" w:cs="Times"/>
                      <w:i/>
                    </w:rPr>
                  </m:ctrlPr>
                </m:dPr>
                <m:e>
                  <m:r>
                    <w:rPr>
                      <w:rFonts w:ascii="Cambria Math" w:hAnsi="Cambria Math" w:cs="Times"/>
                    </w:rPr>
                    <m:t>ivol</m:t>
                  </m:r>
                </m:e>
              </m:d>
            </m:e>
          </m:d>
          <m:r>
            <w:rPr>
              <w:rFonts w:ascii="Cambria Math" w:hAnsi="Cambria Math" w:cs="Times"/>
            </w:rPr>
            <m:t>+c*time+d*sqrt(z</m:t>
          </m:r>
          <m:d>
            <m:dPr>
              <m:ctrlPr>
                <w:rPr>
                  <w:rFonts w:ascii="Cambria Math" w:hAnsi="Cambria Math" w:cs="Times"/>
                  <w:i/>
                </w:rPr>
              </m:ctrlPr>
            </m:dPr>
            <m:e>
              <m:r>
                <w:rPr>
                  <w:rFonts w:ascii="Cambria Math" w:hAnsi="Cambria Math" w:cs="Times"/>
                </w:rPr>
                <m:t>ivol</m:t>
              </m:r>
            </m:e>
          </m:d>
          <m:r>
            <w:rPr>
              <w:rFonts w:ascii="Cambria Math" w:hAnsi="Cambria Math" w:cs="Times"/>
            </w:rPr>
            <m:t>*time)</m:t>
          </m:r>
        </m:oMath>
      </m:oMathPara>
    </w:p>
    <w:p w14:paraId="5BFC59BB" w14:textId="77777777" w:rsidR="004D15B6" w:rsidRPr="00A264EA" w:rsidRDefault="004D15B6" w:rsidP="004D15B6">
      <w:pPr>
        <w:autoSpaceDE w:val="0"/>
        <w:autoSpaceDN w:val="0"/>
        <w:adjustRightInd w:val="0"/>
        <w:spacing w:after="240" w:line="340" w:lineRule="atLeast"/>
        <w:rPr>
          <w:rFonts w:ascii="Times" w:hAnsi="Times" w:cs="Times"/>
          <w:lang w:val="en-US"/>
        </w:rPr>
      </w:pPr>
      <w:r w:rsidRPr="00A264EA">
        <w:rPr>
          <w:rFonts w:ascii="Times" w:hAnsi="Times" w:cs="Times"/>
          <w:lang w:val="en-US"/>
        </w:rPr>
        <w:t>The parameters a, b, c and d are user dependant, so they have to be indicated in the following line in the format ‘a b c d’. For eucalyptus plantation study in Itatinga, Brasil (A. Germon, PhD) the parameter values are : a =  -12.48, b = 1.725, c = 0.0017 and d = 0.0003961.</w:t>
      </w:r>
    </w:p>
    <w:p w14:paraId="7B0B4674" w14:textId="77777777" w:rsidR="004D15B6" w:rsidRPr="00A264EA" w:rsidRDefault="004D15B6" w:rsidP="004D15B6">
      <w:pPr>
        <w:autoSpaceDE w:val="0"/>
        <w:autoSpaceDN w:val="0"/>
        <w:adjustRightInd w:val="0"/>
        <w:spacing w:after="240" w:line="340" w:lineRule="atLeast"/>
        <w:rPr>
          <w:rFonts w:ascii="Times" w:hAnsi="Times" w:cs="Times"/>
          <w:sz w:val="32"/>
          <w:szCs w:val="32"/>
          <w:lang w:val="en-US"/>
        </w:rPr>
      </w:pPr>
    </w:p>
    <w:p w14:paraId="7A9AC314" w14:textId="77777777" w:rsidR="004D15B6" w:rsidRPr="00177A42" w:rsidRDefault="004D15B6" w:rsidP="004D15B6">
      <w:pPr>
        <w:autoSpaceDE w:val="0"/>
        <w:autoSpaceDN w:val="0"/>
        <w:adjustRightInd w:val="0"/>
        <w:spacing w:after="240" w:line="340" w:lineRule="atLeast"/>
        <w:rPr>
          <w:rFonts w:ascii="Courier" w:hAnsi="Courier" w:cs="Times"/>
          <w:b/>
          <w:lang w:val="en-US"/>
        </w:rPr>
      </w:pPr>
      <w:r w:rsidRPr="00177A42">
        <w:rPr>
          <w:rFonts w:ascii="Courier" w:hAnsi="Courier" w:cs="Times"/>
          <w:b/>
          <w:lang w:val="en-US"/>
        </w:rPr>
        <w:t>'update - coupled - AS'</w:t>
      </w:r>
    </w:p>
    <w:p w14:paraId="1E3AC8AF" w14:textId="77777777" w:rsidR="004D15B6" w:rsidRPr="00A264EA" w:rsidRDefault="004D15B6" w:rsidP="004D15B6">
      <w:pPr>
        <w:autoSpaceDE w:val="0"/>
        <w:autoSpaceDN w:val="0"/>
        <w:adjustRightInd w:val="0"/>
        <w:rPr>
          <w:rFonts w:ascii="Times" w:hAnsi="Times" w:cs="Times"/>
          <w:lang w:val="en-US"/>
        </w:rPr>
      </w:pPr>
      <w:r w:rsidRPr="00A264EA">
        <w:rPr>
          <w:rFonts w:ascii="Times" w:hAnsi="Times" w:cs="Times"/>
          <w:lang w:val="en-US"/>
        </w:rPr>
        <w:t xml:space="preserve">When using this option, the root surface densities are daily computed by ArchiSimple function and transferred by coupling to MIN3P. ArchiSimple represents the root system as a set of small segments and computes the root surface densities (RSD) in each control volume of the domain of MIN3P. If the MIN3P domain is in 1D, the RSD are transferred in 1D and if the MIN3P domain is in 2D, the RSD are transferred in 2D. Although the RSD are computed in 3D by ArchiSimple, this kind of simulation coupled to MIN3P is not available yet. </w:t>
      </w:r>
    </w:p>
    <w:p w14:paraId="5031A323" w14:textId="77777777" w:rsidR="004D15B6" w:rsidRPr="00A264EA" w:rsidRDefault="004D15B6" w:rsidP="004D15B6">
      <w:pPr>
        <w:autoSpaceDE w:val="0"/>
        <w:autoSpaceDN w:val="0"/>
        <w:adjustRightInd w:val="0"/>
        <w:rPr>
          <w:rFonts w:ascii="Times" w:hAnsi="Times" w:cs="Times"/>
          <w:lang w:val="en-US"/>
        </w:rPr>
      </w:pPr>
    </w:p>
    <w:p w14:paraId="1B4C4D15"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Times"/>
          <w:lang w:val="en-US"/>
        </w:rPr>
        <w:t xml:space="preserve">When using ArchiSimple function, please refer to and cite </w:t>
      </w:r>
      <w:r w:rsidRPr="00A264EA">
        <w:rPr>
          <w:rFonts w:ascii="Times" w:hAnsi="Times" w:cs="Consolas"/>
          <w:i/>
          <w:color w:val="000000" w:themeColor="text1"/>
          <w:lang w:val="en-US"/>
        </w:rPr>
        <w:t>Pages et al. (2014) Calibration and evaluation of ArchiSimple, a simple model of root system architecture. Ecol. Model. 290:76-84.</w:t>
      </w:r>
    </w:p>
    <w:p w14:paraId="5935F086" w14:textId="77777777" w:rsidR="004D15B6" w:rsidRPr="00A264EA" w:rsidRDefault="004D15B6" w:rsidP="004D15B6">
      <w:pPr>
        <w:autoSpaceDE w:val="0"/>
        <w:autoSpaceDN w:val="0"/>
        <w:adjustRightInd w:val="0"/>
        <w:rPr>
          <w:rFonts w:ascii="Times" w:hAnsi="Times" w:cs="Consolas"/>
          <w:color w:val="000000" w:themeColor="text1"/>
          <w:lang w:val="en-US"/>
        </w:rPr>
      </w:pPr>
    </w:p>
    <w:p w14:paraId="055932FA" w14:textId="77777777" w:rsidR="004D15B6" w:rsidRPr="00A264EA" w:rsidRDefault="004D15B6" w:rsidP="004D15B6">
      <w:pPr>
        <w:autoSpaceDE w:val="0"/>
        <w:autoSpaceDN w:val="0"/>
        <w:adjustRightInd w:val="0"/>
        <w:rPr>
          <w:rFonts w:ascii="Times" w:hAnsi="Times" w:cs="Consolas"/>
          <w:color w:val="000000" w:themeColor="text1"/>
          <w:lang w:val="en-US"/>
        </w:rPr>
      </w:pPr>
      <w:r w:rsidRPr="00A264EA">
        <w:rPr>
          <w:rFonts w:ascii="Times" w:hAnsi="Times" w:cs="Consolas"/>
          <w:color w:val="000000" w:themeColor="text1"/>
          <w:lang w:val="en-US"/>
        </w:rPr>
        <w:t xml:space="preserve">The use of this ArchiSimple function requieres three files describing the root and soil characteristics : </w:t>
      </w:r>
      <w:r w:rsidRPr="00A264EA">
        <w:rPr>
          <w:rFonts w:ascii="Courier" w:hAnsi="Courier" w:cs="Consolas"/>
          <w:color w:val="000000" w:themeColor="text1"/>
          <w:lang w:val="en-US"/>
        </w:rPr>
        <w:t>volrac.txt</w:t>
      </w:r>
      <w:r w:rsidRPr="00A264EA">
        <w:rPr>
          <w:rFonts w:ascii="Times" w:hAnsi="Times" w:cs="Consolas"/>
          <w:color w:val="000000" w:themeColor="text1"/>
          <w:lang w:val="en-US"/>
        </w:rPr>
        <w:t xml:space="preserve">, </w:t>
      </w:r>
      <w:r w:rsidRPr="00A264EA">
        <w:rPr>
          <w:rFonts w:ascii="Courier" w:hAnsi="Courier" w:cs="Consolas"/>
          <w:color w:val="000000" w:themeColor="text1"/>
          <w:lang w:val="en-US"/>
        </w:rPr>
        <w:t>paramAS.txt</w:t>
      </w:r>
      <w:r w:rsidRPr="00A264EA">
        <w:rPr>
          <w:rFonts w:ascii="Times" w:hAnsi="Times" w:cs="Consolas"/>
          <w:color w:val="000000" w:themeColor="text1"/>
          <w:lang w:val="en-US"/>
        </w:rPr>
        <w:t xml:space="preserve"> and </w:t>
      </w:r>
      <w:r w:rsidRPr="00A264EA">
        <w:rPr>
          <w:rFonts w:ascii="Courier" w:hAnsi="Courier" w:cs="Consolas"/>
          <w:color w:val="000000" w:themeColor="text1"/>
          <w:lang w:val="en-US"/>
        </w:rPr>
        <w:t>sol.txt</w:t>
      </w:r>
      <w:r w:rsidRPr="00A264EA">
        <w:rPr>
          <w:rFonts w:ascii="Times" w:hAnsi="Times" w:cs="Consolas"/>
          <w:color w:val="000000" w:themeColor="text1"/>
          <w:lang w:val="en-US"/>
        </w:rPr>
        <w:t>.</w:t>
      </w:r>
    </w:p>
    <w:p w14:paraId="4A0562AF" w14:textId="77777777" w:rsidR="004D15B6" w:rsidRPr="00A264EA" w:rsidRDefault="004D15B6" w:rsidP="004D15B6">
      <w:pPr>
        <w:autoSpaceDE w:val="0"/>
        <w:autoSpaceDN w:val="0"/>
        <w:adjustRightInd w:val="0"/>
        <w:rPr>
          <w:rFonts w:ascii="Times" w:hAnsi="Times" w:cs="Consolas"/>
          <w:color w:val="000000" w:themeColor="text1"/>
          <w:lang w:val="en-US"/>
        </w:rPr>
      </w:pPr>
    </w:p>
    <w:p w14:paraId="4BA7A073" w14:textId="77777777" w:rsidR="004D15B6" w:rsidRPr="00A264EA" w:rsidRDefault="004D15B6" w:rsidP="004D15B6">
      <w:pPr>
        <w:autoSpaceDE w:val="0"/>
        <w:autoSpaceDN w:val="0"/>
        <w:adjustRightInd w:val="0"/>
        <w:rPr>
          <w:rFonts w:ascii="Times" w:hAnsi="Times" w:cs="Consolas"/>
          <w:color w:val="000000" w:themeColor="text1"/>
          <w:lang w:val="en-US"/>
        </w:rPr>
      </w:pPr>
      <w:r w:rsidRPr="00A264EA">
        <w:rPr>
          <w:rFonts w:ascii="Times" w:hAnsi="Times" w:cs="Consolas"/>
          <w:color w:val="000000" w:themeColor="text1"/>
          <w:lang w:val="en-US"/>
        </w:rPr>
        <w:t xml:space="preserve">The file </w:t>
      </w:r>
      <w:r w:rsidRPr="00A264EA">
        <w:rPr>
          <w:rFonts w:ascii="Courier" w:hAnsi="Courier" w:cs="Consolas"/>
          <w:color w:val="000000" w:themeColor="text1"/>
          <w:lang w:val="en-US"/>
        </w:rPr>
        <w:t>paramAS.txt</w:t>
      </w:r>
      <w:r w:rsidRPr="00A264EA">
        <w:rPr>
          <w:rFonts w:ascii="Times" w:hAnsi="Times" w:cs="Consolas"/>
          <w:color w:val="000000" w:themeColor="text1"/>
          <w:lang w:val="en-US"/>
        </w:rPr>
        <w:t xml:space="preserve"> is a list of 23 parameters allowing the root developmental processes such as emission, elongation, branching, radial growth and self-pruning (</w:t>
      </w:r>
      <w:r w:rsidRPr="00A264EA">
        <w:rPr>
          <w:rFonts w:ascii="Times" w:hAnsi="Times" w:cs="Consolas"/>
          <w:i/>
          <w:color w:val="000000" w:themeColor="text1"/>
          <w:lang w:val="en-US"/>
        </w:rPr>
        <w:t>Pages et al., 2014</w:t>
      </w:r>
      <w:r w:rsidRPr="00A264EA">
        <w:rPr>
          <w:rFonts w:ascii="Times" w:hAnsi="Times" w:cs="Consolas"/>
          <w:color w:val="000000" w:themeColor="text1"/>
          <w:lang w:val="en-US"/>
        </w:rPr>
        <w:t>). In ArchiSimple, units are in days and millimeters :</w:t>
      </w:r>
    </w:p>
    <w:p w14:paraId="78C3438D" w14:textId="77777777" w:rsidR="004D15B6" w:rsidRPr="00A264EA" w:rsidRDefault="004D15B6" w:rsidP="004D15B6">
      <w:pPr>
        <w:autoSpaceDE w:val="0"/>
        <w:autoSpaceDN w:val="0"/>
        <w:adjustRightInd w:val="0"/>
        <w:rPr>
          <w:rFonts w:ascii="Times" w:hAnsi="Times" w:cs="Consolas"/>
          <w:color w:val="000000" w:themeColor="text1"/>
          <w:lang w:val="en-US"/>
        </w:rPr>
      </w:pPr>
    </w:p>
    <w:p w14:paraId="76036803"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 xml:space="preserve">0.5 # X position of the seed  (in MIN3P domain, meters) </w:t>
      </w:r>
    </w:p>
    <w:p w14:paraId="7BBA3B97"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 xml:space="preserve">0 # Y position of the seed (in MIN3P domain, meters)    </w:t>
      </w:r>
    </w:p>
    <w:p w14:paraId="328CFD7A"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 xml:space="preserve">1 # Z position of the seed (in MIN3P domain, meters)             </w:t>
      </w:r>
    </w:p>
    <w:p w14:paraId="65E50144"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1 # Emission rate of primary roots (nb of root / day)</w:t>
      </w:r>
    </w:p>
    <w:p w14:paraId="1D6E86A4"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1 # Maximum number of primary roots</w:t>
      </w:r>
    </w:p>
    <w:p w14:paraId="342FFB80"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 xml:space="preserve">100 # Age of emission of adventitious roots </w:t>
      </w:r>
    </w:p>
    <w:p w14:paraId="2FD020A3"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30 # Maximum distance from origin of adventitious roots (mm)</w:t>
      </w:r>
    </w:p>
    <w:p w14:paraId="5E80DD76"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0.5 # Emission rate of adventitious roots (nb of root / day)</w:t>
      </w:r>
    </w:p>
    <w:p w14:paraId="10BCE651"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1 # Initial diameter of adventitious roots (mm)</w:t>
      </w:r>
    </w:p>
    <w:p w14:paraId="39DC5ADD"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5 # Maximum number of adventitious roots</w:t>
      </w:r>
    </w:p>
    <w:p w14:paraId="559694EB"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0.2 # Threshold tip diameter below which there is no possible elongation (diameter of the finest root in mm)</w:t>
      </w:r>
    </w:p>
    <w:p w14:paraId="0CDBE3E6"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1 # Threshold tip diameter above which there is no possible elongation (diameter of the thickest root in mm)</w:t>
      </w:r>
    </w:p>
    <w:p w14:paraId="6AC2B0F0"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25 # Slope of the potential elongation rate versus tip diameter (mm/mm/day)</w:t>
      </w:r>
    </w:p>
    <w:p w14:paraId="4A0AE4D8"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1 # Gravitropism type (0 :plagio, -1 and +1 : geo,  -2 and +2 : exo)</w:t>
      </w:r>
    </w:p>
    <w:p w14:paraId="1EF9FD66"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0.005 # Gravitropism intensity</w:t>
      </w:r>
    </w:p>
    <w:p w14:paraId="777AFE1B"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5.3 # Lag time between initiation and emergence of roots : maturity age of tip (day)</w:t>
      </w:r>
    </w:p>
    <w:p w14:paraId="447339A9"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7 # Inter-primordium distance (mm)</w:t>
      </w:r>
    </w:p>
    <w:p w14:paraId="1377D8F2"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0.18 # Average ratio of the diameter of the daughter root to that of the mother root (dimensionless)</w:t>
      </w:r>
    </w:p>
    <w:p w14:paraId="77CA7981"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0.17 # Relative variation of the daughter root diameter (dimensionless)</w:t>
      </w:r>
    </w:p>
    <w:p w14:paraId="2DA42F8B"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0.1 # Root tissue density (g/cm3)</w:t>
      </w:r>
    </w:p>
    <w:p w14:paraId="0EC0ADB5"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1000.0  # Coefficient of the growth duration (day mm-2)</w:t>
      </w:r>
    </w:p>
    <w:p w14:paraId="10D4B3CD"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8000 # Coefficient of the life duration (day mm g-1)</w:t>
      </w:r>
    </w:p>
    <w:p w14:paraId="4B02780B"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0.4 # Proportionality coefficient between section area of the segment and the sum of distal section areas (dimensionless)</w:t>
      </w:r>
    </w:p>
    <w:p w14:paraId="38C41D28" w14:textId="77777777" w:rsidR="004D15B6" w:rsidRPr="00A264EA" w:rsidRDefault="004D15B6" w:rsidP="004D15B6">
      <w:pPr>
        <w:autoSpaceDE w:val="0"/>
        <w:autoSpaceDN w:val="0"/>
        <w:adjustRightInd w:val="0"/>
        <w:rPr>
          <w:rFonts w:ascii="Times" w:hAnsi="Times" w:cs="Consolas"/>
          <w:color w:val="000000" w:themeColor="text1"/>
          <w:lang w:val="en-US"/>
        </w:rPr>
      </w:pPr>
    </w:p>
    <w:p w14:paraId="569F553B" w14:textId="77777777" w:rsidR="004D15B6" w:rsidRPr="00A264EA" w:rsidRDefault="004D15B6" w:rsidP="004D15B6">
      <w:pPr>
        <w:autoSpaceDE w:val="0"/>
        <w:autoSpaceDN w:val="0"/>
        <w:adjustRightInd w:val="0"/>
        <w:rPr>
          <w:rFonts w:ascii="Times" w:hAnsi="Times" w:cs="Consolas"/>
          <w:color w:val="000000" w:themeColor="text1"/>
          <w:lang w:val="en-US"/>
        </w:rPr>
      </w:pPr>
      <w:r w:rsidRPr="00A264EA">
        <w:rPr>
          <w:rFonts w:ascii="Times" w:hAnsi="Times" w:cs="Consolas"/>
          <w:color w:val="000000" w:themeColor="text1"/>
          <w:lang w:val="en-US"/>
        </w:rPr>
        <w:t xml:space="preserve">The file </w:t>
      </w:r>
      <w:r w:rsidRPr="00A264EA">
        <w:rPr>
          <w:rFonts w:ascii="Courier" w:hAnsi="Courier" w:cs="Consolas"/>
          <w:color w:val="000000" w:themeColor="text1"/>
          <w:lang w:val="en-US"/>
        </w:rPr>
        <w:t xml:space="preserve">volrac.txt </w:t>
      </w:r>
      <w:r w:rsidRPr="00A264EA">
        <w:rPr>
          <w:rFonts w:ascii="Times" w:hAnsi="Times" w:cs="Consolas"/>
          <w:color w:val="000000" w:themeColor="text1"/>
          <w:lang w:val="en-US"/>
        </w:rPr>
        <w:t xml:space="preserve">shows one column corresponding to the maximum root volume for each time step (mm3) : </w:t>
      </w:r>
    </w:p>
    <w:p w14:paraId="3995A023" w14:textId="77777777" w:rsidR="004D15B6" w:rsidRPr="00A264EA" w:rsidRDefault="004D15B6" w:rsidP="004D15B6">
      <w:pPr>
        <w:autoSpaceDE w:val="0"/>
        <w:autoSpaceDN w:val="0"/>
        <w:adjustRightInd w:val="0"/>
        <w:rPr>
          <w:rFonts w:ascii="Times" w:hAnsi="Times" w:cs="Consolas"/>
          <w:color w:val="000000" w:themeColor="text1"/>
          <w:lang w:val="en-US"/>
        </w:rPr>
      </w:pPr>
    </w:p>
    <w:p w14:paraId="3C2D212D" w14:textId="77777777" w:rsidR="004D15B6" w:rsidRPr="00A264EA" w:rsidRDefault="004D15B6" w:rsidP="004D15B6">
      <w:pPr>
        <w:autoSpaceDE w:val="0"/>
        <w:autoSpaceDN w:val="0"/>
        <w:adjustRightInd w:val="0"/>
        <w:rPr>
          <w:rFonts w:ascii="Times" w:hAnsi="Times" w:cs="Consolas"/>
          <w:i/>
          <w:color w:val="000000" w:themeColor="text1"/>
        </w:rPr>
      </w:pPr>
      <w:r w:rsidRPr="00A264EA">
        <w:rPr>
          <w:rFonts w:ascii="Times" w:hAnsi="Times" w:cs="Consolas"/>
          <w:i/>
          <w:color w:val="000000" w:themeColor="text1"/>
        </w:rPr>
        <w:t>100000.0</w:t>
      </w:r>
    </w:p>
    <w:p w14:paraId="2A5E999C" w14:textId="77777777" w:rsidR="004D15B6" w:rsidRPr="00A264EA" w:rsidRDefault="004D15B6" w:rsidP="004D15B6">
      <w:pPr>
        <w:autoSpaceDE w:val="0"/>
        <w:autoSpaceDN w:val="0"/>
        <w:adjustRightInd w:val="0"/>
        <w:rPr>
          <w:rFonts w:ascii="Times" w:hAnsi="Times" w:cs="Consolas"/>
          <w:i/>
          <w:color w:val="000000" w:themeColor="text1"/>
        </w:rPr>
      </w:pPr>
      <w:r w:rsidRPr="00A264EA">
        <w:rPr>
          <w:rFonts w:ascii="Times" w:hAnsi="Times" w:cs="Consolas"/>
          <w:i/>
          <w:color w:val="000000" w:themeColor="text1"/>
        </w:rPr>
        <w:t>100000.0</w:t>
      </w:r>
    </w:p>
    <w:p w14:paraId="0A37BC7C" w14:textId="77777777" w:rsidR="004D15B6" w:rsidRPr="00A264EA" w:rsidRDefault="004D15B6" w:rsidP="004D15B6">
      <w:pPr>
        <w:autoSpaceDE w:val="0"/>
        <w:autoSpaceDN w:val="0"/>
        <w:adjustRightInd w:val="0"/>
        <w:rPr>
          <w:rFonts w:ascii="Times" w:hAnsi="Times" w:cs="Consolas"/>
          <w:i/>
          <w:color w:val="000000" w:themeColor="text1"/>
        </w:rPr>
      </w:pPr>
      <w:r w:rsidRPr="00A264EA">
        <w:rPr>
          <w:rFonts w:ascii="Times" w:hAnsi="Times" w:cs="Consolas"/>
          <w:i/>
          <w:color w:val="000000" w:themeColor="text1"/>
        </w:rPr>
        <w:t>100000.0</w:t>
      </w:r>
    </w:p>
    <w:p w14:paraId="1746871D" w14:textId="77777777" w:rsidR="004D15B6" w:rsidRPr="00A264EA" w:rsidRDefault="004D15B6" w:rsidP="004D15B6">
      <w:pPr>
        <w:autoSpaceDE w:val="0"/>
        <w:autoSpaceDN w:val="0"/>
        <w:adjustRightInd w:val="0"/>
        <w:rPr>
          <w:rFonts w:ascii="Times" w:hAnsi="Times" w:cs="Consolas"/>
          <w:i/>
          <w:color w:val="000000" w:themeColor="text1"/>
        </w:rPr>
      </w:pPr>
      <w:r w:rsidRPr="00A264EA">
        <w:rPr>
          <w:rFonts w:ascii="Times" w:hAnsi="Times" w:cs="Consolas"/>
          <w:i/>
          <w:color w:val="000000" w:themeColor="text1"/>
        </w:rPr>
        <w:t>100000.0</w:t>
      </w:r>
    </w:p>
    <w:p w14:paraId="07BA2181" w14:textId="77777777" w:rsidR="004D15B6" w:rsidRPr="00A264EA" w:rsidRDefault="004D15B6" w:rsidP="004D15B6">
      <w:pPr>
        <w:autoSpaceDE w:val="0"/>
        <w:autoSpaceDN w:val="0"/>
        <w:adjustRightInd w:val="0"/>
        <w:rPr>
          <w:rFonts w:ascii="Times" w:hAnsi="Times" w:cs="Consolas"/>
          <w:i/>
          <w:color w:val="000000" w:themeColor="text1"/>
        </w:rPr>
      </w:pPr>
      <w:r w:rsidRPr="00A264EA">
        <w:rPr>
          <w:rFonts w:ascii="Times" w:hAnsi="Times" w:cs="Consolas"/>
          <w:i/>
          <w:color w:val="000000" w:themeColor="text1"/>
        </w:rPr>
        <w:t>100000.0</w:t>
      </w:r>
    </w:p>
    <w:p w14:paraId="0AA40DA9" w14:textId="77777777" w:rsidR="004D15B6" w:rsidRPr="00A264EA" w:rsidRDefault="004D15B6" w:rsidP="004D15B6">
      <w:pPr>
        <w:autoSpaceDE w:val="0"/>
        <w:autoSpaceDN w:val="0"/>
        <w:adjustRightInd w:val="0"/>
        <w:rPr>
          <w:rFonts w:ascii="Times" w:hAnsi="Times" w:cs="Consolas"/>
          <w:i/>
          <w:color w:val="000000" w:themeColor="text1"/>
        </w:rPr>
      </w:pPr>
      <w:r w:rsidRPr="00A264EA">
        <w:rPr>
          <w:rFonts w:ascii="Times" w:hAnsi="Times" w:cs="Consolas"/>
          <w:i/>
          <w:color w:val="000000" w:themeColor="text1"/>
        </w:rPr>
        <w:lastRenderedPageBreak/>
        <w:t>.</w:t>
      </w:r>
    </w:p>
    <w:p w14:paraId="52ACBDEC" w14:textId="77777777" w:rsidR="004D15B6" w:rsidRPr="00A264EA" w:rsidRDefault="004D15B6" w:rsidP="004D15B6">
      <w:pPr>
        <w:autoSpaceDE w:val="0"/>
        <w:autoSpaceDN w:val="0"/>
        <w:adjustRightInd w:val="0"/>
        <w:rPr>
          <w:rFonts w:ascii="Times" w:hAnsi="Times" w:cs="Consolas"/>
          <w:i/>
          <w:color w:val="000000" w:themeColor="text1"/>
        </w:rPr>
      </w:pPr>
      <w:r w:rsidRPr="00A264EA">
        <w:rPr>
          <w:rFonts w:ascii="Times" w:hAnsi="Times" w:cs="Consolas"/>
          <w:i/>
          <w:color w:val="000000" w:themeColor="text1"/>
        </w:rPr>
        <w:t>.</w:t>
      </w:r>
    </w:p>
    <w:p w14:paraId="47FEE30C" w14:textId="77777777" w:rsidR="004D15B6" w:rsidRPr="00A264EA" w:rsidRDefault="004D15B6" w:rsidP="004D15B6">
      <w:pPr>
        <w:autoSpaceDE w:val="0"/>
        <w:autoSpaceDN w:val="0"/>
        <w:adjustRightInd w:val="0"/>
        <w:rPr>
          <w:rFonts w:ascii="Times" w:hAnsi="Times" w:cs="Consolas"/>
          <w:i/>
          <w:color w:val="000000" w:themeColor="text1"/>
        </w:rPr>
      </w:pPr>
      <w:r w:rsidRPr="00A264EA">
        <w:rPr>
          <w:rFonts w:ascii="Times" w:hAnsi="Times" w:cs="Consolas"/>
          <w:i/>
          <w:color w:val="000000" w:themeColor="text1"/>
        </w:rPr>
        <w:t>.</w:t>
      </w:r>
    </w:p>
    <w:p w14:paraId="185914CF" w14:textId="77777777" w:rsidR="004D15B6" w:rsidRPr="00A264EA" w:rsidRDefault="004D15B6" w:rsidP="004D15B6">
      <w:pPr>
        <w:autoSpaceDE w:val="0"/>
        <w:autoSpaceDN w:val="0"/>
        <w:adjustRightInd w:val="0"/>
        <w:rPr>
          <w:rFonts w:ascii="Times" w:hAnsi="Times" w:cs="Consolas"/>
          <w:color w:val="000000" w:themeColor="text1"/>
        </w:rPr>
      </w:pPr>
    </w:p>
    <w:p w14:paraId="2C800DAF" w14:textId="77777777" w:rsidR="004D15B6" w:rsidRPr="00A264EA" w:rsidRDefault="004D15B6" w:rsidP="004D15B6">
      <w:pPr>
        <w:autoSpaceDE w:val="0"/>
        <w:autoSpaceDN w:val="0"/>
        <w:adjustRightInd w:val="0"/>
        <w:rPr>
          <w:rFonts w:ascii="Times" w:hAnsi="Times" w:cs="Consolas"/>
          <w:color w:val="000000" w:themeColor="text1"/>
          <w:lang w:val="en-US"/>
        </w:rPr>
      </w:pPr>
      <w:r w:rsidRPr="00A264EA">
        <w:rPr>
          <w:rFonts w:ascii="Times" w:hAnsi="Times" w:cs="Consolas"/>
          <w:color w:val="000000" w:themeColor="text1"/>
          <w:lang w:val="en-US"/>
        </w:rPr>
        <w:t>The maximum number of time steps is currently set to 201, so if a simulation with more timesteps is requiered, please contact Frederic Gerard, INRA (</w:t>
      </w:r>
      <w:hyperlink r:id="rId123" w:history="1">
        <w:r w:rsidRPr="00A264EA">
          <w:rPr>
            <w:rStyle w:val="Hyperlink"/>
            <w:rFonts w:ascii="Times" w:hAnsi="Times" w:cs="Consolas"/>
            <w:lang w:val="en-US"/>
          </w:rPr>
          <w:t>Frederic.Gerard@inra.fr</w:t>
        </w:r>
      </w:hyperlink>
      <w:r w:rsidRPr="00A264EA">
        <w:rPr>
          <w:rFonts w:ascii="Times" w:hAnsi="Times" w:cs="Consolas"/>
          <w:color w:val="000000" w:themeColor="text1"/>
          <w:lang w:val="en-US"/>
        </w:rPr>
        <w:t>) to modify the parameter NBPASMAX in ArchiSimple. This maximum biomass volume value is used because the demand for root biomass of all roots is accumulated throughout the root system for calculating the total root demand. A satisfaction coefficient is then calculated at each time step as the ratio of the supply to the demand. Actual growth is calculated from potential growth using this coefficient. (</w:t>
      </w:r>
      <w:r w:rsidRPr="00A264EA">
        <w:rPr>
          <w:rFonts w:ascii="Times" w:hAnsi="Times" w:cs="Consolas"/>
          <w:i/>
          <w:color w:val="000000" w:themeColor="text1"/>
          <w:lang w:val="en-US"/>
        </w:rPr>
        <w:t>Pages et al., 2014</w:t>
      </w:r>
      <w:r w:rsidRPr="00A264EA">
        <w:rPr>
          <w:rFonts w:ascii="Times" w:hAnsi="Times" w:cs="Consolas"/>
          <w:color w:val="000000" w:themeColor="text1"/>
          <w:lang w:val="en-US"/>
        </w:rPr>
        <w:t>).</w:t>
      </w:r>
    </w:p>
    <w:p w14:paraId="4799CD2A" w14:textId="77777777" w:rsidR="004D15B6" w:rsidRPr="00A264EA" w:rsidRDefault="004D15B6" w:rsidP="004D15B6">
      <w:pPr>
        <w:autoSpaceDE w:val="0"/>
        <w:autoSpaceDN w:val="0"/>
        <w:adjustRightInd w:val="0"/>
        <w:rPr>
          <w:rFonts w:ascii="Times" w:hAnsi="Times" w:cs="Consolas"/>
          <w:color w:val="000000" w:themeColor="text1"/>
          <w:lang w:val="en-US"/>
        </w:rPr>
      </w:pPr>
    </w:p>
    <w:p w14:paraId="72608EE2" w14:textId="119349CD" w:rsidR="004D15B6" w:rsidRPr="00A264EA" w:rsidRDefault="004D15B6" w:rsidP="004D15B6">
      <w:pPr>
        <w:autoSpaceDE w:val="0"/>
        <w:autoSpaceDN w:val="0"/>
        <w:adjustRightInd w:val="0"/>
        <w:rPr>
          <w:rFonts w:ascii="Times" w:hAnsi="Times" w:cs="Consolas"/>
          <w:color w:val="000000" w:themeColor="text1"/>
          <w:lang w:val="en-US"/>
        </w:rPr>
      </w:pPr>
      <w:r w:rsidRPr="00A264EA">
        <w:rPr>
          <w:rFonts w:ascii="Times" w:hAnsi="Times" w:cs="Consolas"/>
          <w:color w:val="000000" w:themeColor="text1"/>
          <w:lang w:val="en-US"/>
        </w:rPr>
        <w:t xml:space="preserve">The file </w:t>
      </w:r>
      <w:r w:rsidRPr="00A264EA">
        <w:rPr>
          <w:rFonts w:ascii="Courier" w:hAnsi="Courier" w:cs="Consolas"/>
          <w:color w:val="000000" w:themeColor="text1"/>
          <w:lang w:val="en-US"/>
        </w:rPr>
        <w:t xml:space="preserve">sol.txt </w:t>
      </w:r>
      <w:r w:rsidRPr="00A264EA">
        <w:rPr>
          <w:rFonts w:ascii="Times" w:hAnsi="Times" w:cs="Consolas"/>
          <w:color w:val="000000" w:themeColor="text1"/>
          <w:lang w:val="en-US"/>
        </w:rPr>
        <w:t>displays informations linked to the soil characteristics</w:t>
      </w:r>
      <w:r w:rsidR="00F22CCA">
        <w:rPr>
          <w:rFonts w:ascii="Times" w:hAnsi="Times" w:cs="Consolas"/>
          <w:color w:val="000000" w:themeColor="text1"/>
          <w:lang w:val="en-US"/>
        </w:rPr>
        <w:t>, for each soil horizon</w:t>
      </w:r>
      <w:r w:rsidRPr="00A264EA">
        <w:rPr>
          <w:rFonts w:ascii="Times" w:hAnsi="Times" w:cs="Consolas"/>
          <w:color w:val="000000" w:themeColor="text1"/>
          <w:lang w:val="en-US"/>
        </w:rPr>
        <w:t> :</w:t>
      </w:r>
    </w:p>
    <w:p w14:paraId="7D567101" w14:textId="77777777" w:rsidR="004D15B6" w:rsidRPr="00A264EA" w:rsidRDefault="004D15B6" w:rsidP="004D15B6">
      <w:pPr>
        <w:autoSpaceDE w:val="0"/>
        <w:autoSpaceDN w:val="0"/>
        <w:adjustRightInd w:val="0"/>
        <w:rPr>
          <w:rFonts w:ascii="Times" w:hAnsi="Times" w:cs="Consolas"/>
          <w:color w:val="000000" w:themeColor="text1"/>
          <w:lang w:val="en-US"/>
        </w:rPr>
      </w:pPr>
    </w:p>
    <w:p w14:paraId="783A2BC5" w14:textId="77777777" w:rsidR="004D15B6" w:rsidRPr="00A264EA" w:rsidRDefault="004D15B6" w:rsidP="004D15B6">
      <w:pPr>
        <w:autoSpaceDE w:val="0"/>
        <w:autoSpaceDN w:val="0"/>
        <w:adjustRightInd w:val="0"/>
        <w:rPr>
          <w:rFonts w:ascii="Times" w:hAnsi="Times" w:cs="Consolas"/>
          <w:i/>
          <w:color w:val="000000" w:themeColor="text1"/>
          <w:lang w:val="en-US"/>
        </w:rPr>
      </w:pPr>
      <w:r w:rsidRPr="00177A42">
        <w:rPr>
          <w:rFonts w:ascii="Times" w:hAnsi="Times" w:cs="Consolas"/>
          <w:i/>
          <w:color w:val="000000" w:themeColor="text1"/>
          <w:lang w:val="fr-FR"/>
        </w:rPr>
        <w:t xml:space="preserve">Croiss Ramif ICMeca Direction contr. </w:t>
      </w:r>
      <w:r w:rsidRPr="00A264EA">
        <w:rPr>
          <w:rFonts w:ascii="Times" w:hAnsi="Times" w:cs="Consolas"/>
          <w:i/>
          <w:color w:val="000000" w:themeColor="text1"/>
          <w:lang w:val="en-US"/>
        </w:rPr>
        <w:t>(0 : isotrope, 1 verticale)</w:t>
      </w:r>
    </w:p>
    <w:p w14:paraId="6AAE20DF"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1.0    1.0   0.0002          0</w:t>
      </w:r>
    </w:p>
    <w:p w14:paraId="352FF20A"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1.0    1.0   0.0002          0</w:t>
      </w:r>
    </w:p>
    <w:p w14:paraId="0B653A1C"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1.0    1.0   0.0002          0</w:t>
      </w:r>
    </w:p>
    <w:p w14:paraId="4572FACB"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1.0    1.0   0.0002          0</w:t>
      </w:r>
    </w:p>
    <w:p w14:paraId="670C278B"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w:t>
      </w:r>
    </w:p>
    <w:p w14:paraId="5855EB9E"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w:t>
      </w:r>
    </w:p>
    <w:p w14:paraId="733CEA5B"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Consolas"/>
          <w:i/>
          <w:color w:val="000000" w:themeColor="text1"/>
          <w:lang w:val="en-US"/>
        </w:rPr>
        <w:t>.</w:t>
      </w:r>
    </w:p>
    <w:p w14:paraId="02F79CB9" w14:textId="77777777" w:rsidR="004D15B6" w:rsidRPr="00A264EA" w:rsidRDefault="004D15B6" w:rsidP="004D15B6">
      <w:pPr>
        <w:autoSpaceDE w:val="0"/>
        <w:autoSpaceDN w:val="0"/>
        <w:adjustRightInd w:val="0"/>
        <w:rPr>
          <w:rFonts w:ascii="Times" w:hAnsi="Times" w:cs="Consolas"/>
          <w:color w:val="000000" w:themeColor="text1"/>
          <w:lang w:val="en-US"/>
        </w:rPr>
      </w:pPr>
    </w:p>
    <w:p w14:paraId="70441BD4" w14:textId="77777777" w:rsidR="004D15B6" w:rsidRPr="00A264EA" w:rsidRDefault="004D15B6" w:rsidP="004D15B6">
      <w:pPr>
        <w:autoSpaceDE w:val="0"/>
        <w:autoSpaceDN w:val="0"/>
        <w:adjustRightInd w:val="0"/>
        <w:rPr>
          <w:rFonts w:ascii="Times" w:hAnsi="Times" w:cs="Consolas"/>
          <w:color w:val="000000" w:themeColor="text1"/>
          <w:lang w:val="en-US"/>
        </w:rPr>
      </w:pPr>
      <w:r w:rsidRPr="00A264EA">
        <w:rPr>
          <w:rFonts w:ascii="Times" w:hAnsi="Times" w:cs="Consolas"/>
          <w:color w:val="000000" w:themeColor="text1"/>
          <w:lang w:val="en-US"/>
        </w:rPr>
        <w:t>One soil horizon has a thickness of 5 cm and the maximum number of horizons is set to 60, allowing the root growth in a soil domain of 3 meters maximum. If the number of horizons (NBHORMAX) or thickness of horizon (epaissHor) must be modified, please contact  Frederic Gerard, INRA (</w:t>
      </w:r>
      <w:hyperlink r:id="rId124" w:history="1">
        <w:r w:rsidRPr="00A264EA">
          <w:rPr>
            <w:rStyle w:val="Hyperlink"/>
            <w:rFonts w:ascii="Times" w:hAnsi="Times" w:cs="Consolas"/>
            <w:lang w:val="en-US"/>
          </w:rPr>
          <w:t>Frederic.Gerard@inra.fr</w:t>
        </w:r>
      </w:hyperlink>
      <w:r w:rsidRPr="00A264EA">
        <w:rPr>
          <w:rFonts w:ascii="Times" w:hAnsi="Times" w:cs="Consolas"/>
          <w:color w:val="000000" w:themeColor="text1"/>
          <w:lang w:val="en-US"/>
        </w:rPr>
        <w:t>).</w:t>
      </w:r>
    </w:p>
    <w:p w14:paraId="7FEC7DD0" w14:textId="77777777" w:rsidR="004D15B6" w:rsidRPr="00A264EA" w:rsidRDefault="004D15B6" w:rsidP="004D15B6">
      <w:pPr>
        <w:autoSpaceDE w:val="0"/>
        <w:autoSpaceDN w:val="0"/>
        <w:adjustRightInd w:val="0"/>
        <w:rPr>
          <w:rFonts w:ascii="Times" w:hAnsi="Times" w:cs="Consolas"/>
          <w:color w:val="000000" w:themeColor="text1"/>
          <w:lang w:val="en-US"/>
        </w:rPr>
      </w:pPr>
      <w:r w:rsidRPr="00A264EA">
        <w:rPr>
          <w:rFonts w:ascii="Times" w:hAnsi="Times" w:cs="Consolas"/>
          <w:color w:val="000000" w:themeColor="text1"/>
          <w:lang w:val="en-US"/>
        </w:rPr>
        <w:t>The first column ‘Croiss’ refers to a coefficient between 0 and 1 accounting for the heterogeneities of growth in soil horizons (1 correspond to a fast growth and 0 to a slow growth). Indeed, root growth can be dependant of soil characteristic such as humidity, so this coefficient is applied on the elongation of the root segments.  It can be used to simulate the effects of humidity by reducing the growth rate of the root.</w:t>
      </w:r>
    </w:p>
    <w:p w14:paraId="2EA397C3" w14:textId="77777777" w:rsidR="004D15B6" w:rsidRPr="00A264EA" w:rsidRDefault="004D15B6" w:rsidP="004D15B6">
      <w:pPr>
        <w:autoSpaceDE w:val="0"/>
        <w:autoSpaceDN w:val="0"/>
        <w:adjustRightInd w:val="0"/>
        <w:rPr>
          <w:rFonts w:ascii="Times" w:hAnsi="Times" w:cs="Consolas"/>
          <w:color w:val="000000" w:themeColor="text1"/>
          <w:lang w:val="en-US"/>
        </w:rPr>
      </w:pPr>
      <w:r w:rsidRPr="00A264EA">
        <w:rPr>
          <w:rFonts w:ascii="Times" w:hAnsi="Times" w:cs="Consolas"/>
          <w:color w:val="000000" w:themeColor="text1"/>
          <w:lang w:val="en-US"/>
        </w:rPr>
        <w:t>The second column ‘Ramif’ corresponds to a coefficient greater than 0 for the modulation of branching density. For small values, distances between the root branches decreases, and for large  ‘Ramif’ values the distances between the root branches increases. This coefficient regulates the inter-branch distance.</w:t>
      </w:r>
    </w:p>
    <w:p w14:paraId="5501EFC7" w14:textId="6FFD226F" w:rsidR="004D15B6" w:rsidRPr="00A264EA" w:rsidRDefault="004D15B6" w:rsidP="004D15B6">
      <w:pPr>
        <w:autoSpaceDE w:val="0"/>
        <w:autoSpaceDN w:val="0"/>
        <w:adjustRightInd w:val="0"/>
        <w:rPr>
          <w:rFonts w:ascii="Times" w:hAnsi="Times" w:cs="Consolas"/>
          <w:color w:val="000000" w:themeColor="text1"/>
          <w:lang w:val="en-US"/>
        </w:rPr>
      </w:pPr>
      <w:r w:rsidRPr="00A264EA">
        <w:rPr>
          <w:rFonts w:ascii="Times" w:hAnsi="Times" w:cs="Consolas"/>
          <w:color w:val="000000" w:themeColor="text1"/>
          <w:lang w:val="en-US"/>
        </w:rPr>
        <w:t xml:space="preserve">The third column ‘ICMeca’ is an index of soil mecanical constraints. This dimensionless number allows </w:t>
      </w:r>
      <w:r w:rsidR="00F22CCA" w:rsidRPr="00A264EA">
        <w:rPr>
          <w:rFonts w:ascii="Times" w:hAnsi="Times" w:cs="Consolas"/>
          <w:color w:val="000000" w:themeColor="text1"/>
          <w:lang w:val="en-US"/>
        </w:rPr>
        <w:t>defining</w:t>
      </w:r>
      <w:r w:rsidRPr="00A264EA">
        <w:rPr>
          <w:rFonts w:ascii="Times" w:hAnsi="Times" w:cs="Consolas"/>
          <w:color w:val="000000" w:themeColor="text1"/>
          <w:lang w:val="en-US"/>
        </w:rPr>
        <w:t xml:space="preserve"> the way the root shape is affected by the resistance of the soil, by modifying the position of the root segments. When ICMeca has high values, the root branching pattern is smooth and when ICMeca has low values, the root branching pattern is tortuous.</w:t>
      </w:r>
    </w:p>
    <w:p w14:paraId="46587A43" w14:textId="77777777" w:rsidR="004D15B6" w:rsidRPr="00A264EA" w:rsidRDefault="004D15B6" w:rsidP="004D15B6">
      <w:pPr>
        <w:autoSpaceDE w:val="0"/>
        <w:autoSpaceDN w:val="0"/>
        <w:adjustRightInd w:val="0"/>
        <w:rPr>
          <w:rFonts w:ascii="Times" w:hAnsi="Times" w:cs="Consolas"/>
          <w:color w:val="000000" w:themeColor="text1"/>
        </w:rPr>
      </w:pPr>
      <w:r w:rsidRPr="00A264EA">
        <w:rPr>
          <w:rFonts w:ascii="Times" w:hAnsi="Times" w:cs="Consolas"/>
          <w:color w:val="000000" w:themeColor="text1"/>
          <w:lang w:val="en-US"/>
        </w:rPr>
        <w:t xml:space="preserve">Finally, the last column ‘Direction contr. (0 : isotrope, 1 verticale)’ allows to define if the soil </w:t>
      </w:r>
      <w:r w:rsidRPr="00A264EA">
        <w:rPr>
          <w:rFonts w:ascii="Times" w:hAnsi="Times" w:cs="Consolas"/>
          <w:color w:val="000000" w:themeColor="text1"/>
          <w:lang w:val="en-US"/>
        </w:rPr>
        <w:lastRenderedPageBreak/>
        <w:t xml:space="preserve">mecanical constraint acts in the vertical direction (if set to 1)  or in all the directions (isotropic, if set to 0). </w:t>
      </w:r>
      <w:r w:rsidRPr="00A264EA">
        <w:rPr>
          <w:rFonts w:ascii="Times" w:hAnsi="Times" w:cs="Consolas"/>
          <w:color w:val="000000" w:themeColor="text1"/>
        </w:rPr>
        <w:t>It is an indicator of the mechanical constraint.</w:t>
      </w:r>
    </w:p>
    <w:p w14:paraId="6BA995AC" w14:textId="77777777" w:rsidR="004D15B6" w:rsidRPr="00D20DA5" w:rsidRDefault="004D15B6" w:rsidP="004D15B6">
      <w:pPr>
        <w:autoSpaceDE w:val="0"/>
        <w:autoSpaceDN w:val="0"/>
        <w:adjustRightInd w:val="0"/>
        <w:rPr>
          <w:rFonts w:ascii="Times" w:hAnsi="Times" w:cs="Consolas"/>
          <w:color w:val="000000" w:themeColor="text1"/>
          <w:sz w:val="32"/>
          <w:szCs w:val="32"/>
        </w:rPr>
      </w:pPr>
    </w:p>
    <w:p w14:paraId="63DFEA15" w14:textId="77777777" w:rsidR="004D15B6" w:rsidRPr="00177A42" w:rsidRDefault="004D15B6" w:rsidP="004D15B6">
      <w:pPr>
        <w:autoSpaceDE w:val="0"/>
        <w:autoSpaceDN w:val="0"/>
        <w:adjustRightInd w:val="0"/>
        <w:spacing w:after="240" w:line="340" w:lineRule="atLeast"/>
        <w:rPr>
          <w:rFonts w:ascii="Courier" w:hAnsi="Courier" w:cs="Times"/>
          <w:b/>
          <w:lang w:val="en-US"/>
        </w:rPr>
      </w:pPr>
      <w:r w:rsidRPr="00177A42">
        <w:rPr>
          <w:rFonts w:ascii="Courier" w:hAnsi="Courier" w:cs="Times"/>
          <w:b/>
          <w:lang w:val="en-US"/>
        </w:rPr>
        <w:t>'update - coupled - RT'</w:t>
      </w:r>
    </w:p>
    <w:p w14:paraId="2024188C" w14:textId="77777777" w:rsidR="004D15B6" w:rsidRPr="00A264EA" w:rsidRDefault="004D15B6" w:rsidP="004D15B6">
      <w:pPr>
        <w:autoSpaceDE w:val="0"/>
        <w:autoSpaceDN w:val="0"/>
        <w:adjustRightInd w:val="0"/>
        <w:rPr>
          <w:rFonts w:ascii="Times" w:hAnsi="Times" w:cs="Times"/>
          <w:lang w:val="en-US"/>
        </w:rPr>
      </w:pPr>
      <w:r w:rsidRPr="00A264EA">
        <w:rPr>
          <w:rFonts w:ascii="Times" w:hAnsi="Times" w:cs="Times"/>
          <w:lang w:val="en-US"/>
        </w:rPr>
        <w:t xml:space="preserve">When using this option, the root surface densities are daily computed by Root Typ function and transferred by coupling to MIN3P. Root Typ considers that root tips can take various states, coded by numbers of types. Each root type is given a set of parameters to qualify and quantify how the morphogenetic processes operate in a given type. Root Typ represents the root system as a set of nodes and computes the root surface densities (RSD) in each control volume of the domain of MIN3P. Although the RSD are computed in 3D by Root Typ, this kind of simulation coupled to MIN3P is not available yet. The RSD are then transferred to MIN3P in 2D. </w:t>
      </w:r>
    </w:p>
    <w:p w14:paraId="23CE826F" w14:textId="77777777" w:rsidR="004D15B6" w:rsidRPr="00A264EA" w:rsidRDefault="004D15B6" w:rsidP="004D15B6">
      <w:pPr>
        <w:autoSpaceDE w:val="0"/>
        <w:autoSpaceDN w:val="0"/>
        <w:adjustRightInd w:val="0"/>
        <w:rPr>
          <w:rFonts w:ascii="Times" w:hAnsi="Times" w:cs="Times"/>
          <w:lang w:val="en-US"/>
        </w:rPr>
      </w:pPr>
    </w:p>
    <w:p w14:paraId="446EB26B" w14:textId="77777777" w:rsidR="004D15B6" w:rsidRPr="00A264EA" w:rsidRDefault="004D15B6" w:rsidP="004D15B6">
      <w:pPr>
        <w:autoSpaceDE w:val="0"/>
        <w:autoSpaceDN w:val="0"/>
        <w:adjustRightInd w:val="0"/>
        <w:rPr>
          <w:rFonts w:ascii="Times" w:hAnsi="Times" w:cs="Consolas"/>
          <w:i/>
          <w:color w:val="000000" w:themeColor="text1"/>
          <w:lang w:val="en-US"/>
        </w:rPr>
      </w:pPr>
      <w:r w:rsidRPr="00A264EA">
        <w:rPr>
          <w:rFonts w:ascii="Times" w:hAnsi="Times" w:cs="Times"/>
          <w:lang w:val="en-US"/>
        </w:rPr>
        <w:t xml:space="preserve">When using Root Typ function, please refer to and cite </w:t>
      </w:r>
      <w:r w:rsidRPr="00A264EA">
        <w:rPr>
          <w:rFonts w:ascii="Times" w:hAnsi="Times" w:cs="Consolas"/>
          <w:i/>
          <w:color w:val="000000" w:themeColor="text1"/>
          <w:lang w:val="en-US"/>
        </w:rPr>
        <w:t>Pages et al. (2004) Root Typ: a generic model to depict and analyse the root system architecture. Plant and Soil. 258:103-119.</w:t>
      </w:r>
    </w:p>
    <w:p w14:paraId="65BF8165" w14:textId="77777777" w:rsidR="004D15B6" w:rsidRPr="00A264EA" w:rsidRDefault="004D15B6" w:rsidP="004D15B6">
      <w:pPr>
        <w:autoSpaceDE w:val="0"/>
        <w:autoSpaceDN w:val="0"/>
        <w:adjustRightInd w:val="0"/>
        <w:rPr>
          <w:rFonts w:ascii="Times" w:hAnsi="Times" w:cs="Consolas"/>
          <w:color w:val="000000" w:themeColor="text1"/>
          <w:lang w:val="en-US"/>
        </w:rPr>
      </w:pPr>
    </w:p>
    <w:p w14:paraId="7ED3E750" w14:textId="77777777" w:rsidR="004D15B6" w:rsidRPr="00A264EA" w:rsidRDefault="004D15B6" w:rsidP="004D15B6">
      <w:pPr>
        <w:autoSpaceDE w:val="0"/>
        <w:autoSpaceDN w:val="0"/>
        <w:adjustRightInd w:val="0"/>
        <w:rPr>
          <w:rFonts w:ascii="Times" w:hAnsi="Times" w:cs="Consolas"/>
          <w:color w:val="000000" w:themeColor="text1"/>
          <w:lang w:val="en-US"/>
        </w:rPr>
      </w:pPr>
      <w:r w:rsidRPr="00A264EA">
        <w:rPr>
          <w:rFonts w:ascii="Times" w:hAnsi="Times" w:cs="Consolas"/>
          <w:color w:val="000000" w:themeColor="text1"/>
          <w:lang w:val="en-US"/>
        </w:rPr>
        <w:t xml:space="preserve">The use of this Root Typ function requieres two files describing the root and soil characteristics : </w:t>
      </w:r>
      <w:r w:rsidRPr="00A264EA">
        <w:rPr>
          <w:rFonts w:ascii="Courier" w:hAnsi="Courier" w:cs="Consolas"/>
          <w:color w:val="000000" w:themeColor="text1"/>
          <w:lang w:val="en-US"/>
        </w:rPr>
        <w:t>paramRT.txt</w:t>
      </w:r>
      <w:r w:rsidRPr="00A264EA">
        <w:rPr>
          <w:rFonts w:ascii="Times" w:hAnsi="Times" w:cs="Consolas"/>
          <w:color w:val="000000" w:themeColor="text1"/>
          <w:lang w:val="en-US"/>
        </w:rPr>
        <w:t xml:space="preserve"> and </w:t>
      </w:r>
      <w:r w:rsidRPr="00A264EA">
        <w:rPr>
          <w:rFonts w:ascii="Courier" w:hAnsi="Courier" w:cs="Consolas"/>
          <w:color w:val="000000" w:themeColor="text1"/>
          <w:lang w:val="en-US"/>
        </w:rPr>
        <w:t>sol.txt</w:t>
      </w:r>
      <w:r w:rsidRPr="00A264EA">
        <w:rPr>
          <w:rFonts w:ascii="Times" w:hAnsi="Times" w:cs="Consolas"/>
          <w:color w:val="000000" w:themeColor="text1"/>
          <w:lang w:val="en-US"/>
        </w:rPr>
        <w:t>.</w:t>
      </w:r>
    </w:p>
    <w:p w14:paraId="225DF049" w14:textId="77777777" w:rsidR="004D15B6" w:rsidRPr="00A264EA" w:rsidRDefault="004D15B6" w:rsidP="004D15B6">
      <w:pPr>
        <w:autoSpaceDE w:val="0"/>
        <w:autoSpaceDN w:val="0"/>
        <w:adjustRightInd w:val="0"/>
        <w:rPr>
          <w:rFonts w:ascii="Times" w:hAnsi="Times" w:cs="Consolas"/>
          <w:color w:val="000000" w:themeColor="text1"/>
          <w:lang w:val="en-US"/>
        </w:rPr>
      </w:pPr>
    </w:p>
    <w:p w14:paraId="08D7DCB1" w14:textId="77777777" w:rsidR="004D15B6" w:rsidRPr="00A264EA" w:rsidRDefault="004D15B6" w:rsidP="004D15B6">
      <w:pPr>
        <w:autoSpaceDE w:val="0"/>
        <w:autoSpaceDN w:val="0"/>
        <w:adjustRightInd w:val="0"/>
        <w:spacing w:after="240" w:line="340" w:lineRule="atLeast"/>
        <w:rPr>
          <w:rFonts w:ascii="Times" w:hAnsi="Times" w:cs="Times"/>
          <w:lang w:val="en-US"/>
        </w:rPr>
      </w:pPr>
      <w:r w:rsidRPr="00A264EA">
        <w:rPr>
          <w:rFonts w:ascii="Times" w:hAnsi="Times" w:cs="Times"/>
          <w:lang w:val="en-US"/>
        </w:rPr>
        <w:t>The file ‘</w:t>
      </w:r>
      <w:r w:rsidRPr="00A264EA">
        <w:rPr>
          <w:rFonts w:ascii="Courier" w:hAnsi="Courier" w:cs="Times"/>
          <w:lang w:val="en-US"/>
        </w:rPr>
        <w:t>sol.txt</w:t>
      </w:r>
      <w:r w:rsidRPr="00A264EA">
        <w:rPr>
          <w:rFonts w:ascii="Times" w:hAnsi="Times" w:cs="Times"/>
          <w:lang w:val="en-US"/>
        </w:rPr>
        <w:t xml:space="preserve">’ is the same file than for ArchiSimple option (see description on the section above). </w:t>
      </w:r>
    </w:p>
    <w:p w14:paraId="5C3A204E" w14:textId="77777777" w:rsidR="004D15B6" w:rsidRPr="00A264EA" w:rsidRDefault="004D15B6" w:rsidP="004D15B6">
      <w:pPr>
        <w:autoSpaceDE w:val="0"/>
        <w:autoSpaceDN w:val="0"/>
        <w:adjustRightInd w:val="0"/>
        <w:spacing w:after="240" w:line="340" w:lineRule="atLeast"/>
        <w:rPr>
          <w:rFonts w:ascii="Times" w:hAnsi="Times" w:cs="Times"/>
          <w:lang w:val="en-US"/>
        </w:rPr>
      </w:pPr>
      <w:r w:rsidRPr="00A264EA">
        <w:rPr>
          <w:rFonts w:ascii="Times" w:hAnsi="Times" w:cs="Times"/>
          <w:lang w:val="en-US"/>
        </w:rPr>
        <w:t>The file ‘</w:t>
      </w:r>
      <w:r w:rsidRPr="00A264EA">
        <w:rPr>
          <w:rFonts w:ascii="Courier" w:hAnsi="Courier" w:cs="Times"/>
          <w:lang w:val="en-US"/>
        </w:rPr>
        <w:t>paramRT.txt</w:t>
      </w:r>
      <w:r w:rsidRPr="00A264EA">
        <w:rPr>
          <w:rFonts w:ascii="Times" w:hAnsi="Times" w:cs="Times"/>
          <w:lang w:val="en-US"/>
        </w:rPr>
        <w:t>’ contains the following structure with units in days and centimeters :</w:t>
      </w:r>
    </w:p>
    <w:p w14:paraId="3CF63E68" w14:textId="77777777" w:rsidR="004D15B6" w:rsidRPr="00A264EA" w:rsidRDefault="004D15B6" w:rsidP="004D15B6">
      <w:pPr>
        <w:autoSpaceDE w:val="0"/>
        <w:autoSpaceDN w:val="0"/>
        <w:adjustRightInd w:val="0"/>
        <w:rPr>
          <w:rFonts w:ascii="Times" w:hAnsi="Times" w:cs="Times"/>
          <w:i/>
          <w:lang w:val="en-US"/>
        </w:rPr>
      </w:pPr>
      <w:r w:rsidRPr="00A264EA">
        <w:rPr>
          <w:rFonts w:ascii="Times" w:hAnsi="Times" w:cs="Times"/>
          <w:i/>
          <w:lang w:val="en-US"/>
        </w:rPr>
        <w:t>70                                   Duration of the simulation (not considered)</w:t>
      </w:r>
    </w:p>
    <w:p w14:paraId="4DC4EF1A" w14:textId="77777777" w:rsidR="004D15B6" w:rsidRPr="00A264EA" w:rsidRDefault="004D15B6" w:rsidP="004D15B6">
      <w:pPr>
        <w:autoSpaceDE w:val="0"/>
        <w:autoSpaceDN w:val="0"/>
        <w:adjustRightInd w:val="0"/>
        <w:rPr>
          <w:rFonts w:ascii="Times" w:hAnsi="Times" w:cs="Times"/>
          <w:i/>
          <w:lang w:val="en-US"/>
        </w:rPr>
      </w:pPr>
      <w:r w:rsidRPr="00A264EA">
        <w:rPr>
          <w:rFonts w:ascii="Times" w:hAnsi="Times" w:cs="Times"/>
          <w:i/>
          <w:lang w:val="en-US"/>
        </w:rPr>
        <w:t>1                                     Number of transplanted axis</w:t>
      </w:r>
    </w:p>
    <w:p w14:paraId="171591B0" w14:textId="77777777" w:rsidR="004D15B6" w:rsidRPr="00A264EA" w:rsidRDefault="004D15B6" w:rsidP="004D15B6">
      <w:pPr>
        <w:autoSpaceDE w:val="0"/>
        <w:autoSpaceDN w:val="0"/>
        <w:adjustRightInd w:val="0"/>
        <w:rPr>
          <w:rFonts w:ascii="Times" w:hAnsi="Times" w:cs="Times"/>
          <w:i/>
          <w:lang w:val="en-US"/>
        </w:rPr>
      </w:pPr>
      <w:r w:rsidRPr="00A264EA">
        <w:rPr>
          <w:rFonts w:ascii="Times" w:hAnsi="Times" w:cs="Times"/>
          <w:i/>
          <w:lang w:val="en-US"/>
        </w:rPr>
        <w:t>9                                     Number of reiteration phases</w:t>
      </w:r>
    </w:p>
    <w:p w14:paraId="3182CD3A" w14:textId="77777777" w:rsidR="004D15B6" w:rsidRPr="00A264EA" w:rsidRDefault="004D15B6" w:rsidP="004D15B6">
      <w:pPr>
        <w:autoSpaceDE w:val="0"/>
        <w:autoSpaceDN w:val="0"/>
        <w:adjustRightInd w:val="0"/>
        <w:rPr>
          <w:rFonts w:ascii="Times" w:hAnsi="Times" w:cs="Times"/>
          <w:i/>
        </w:rPr>
      </w:pPr>
      <w:r w:rsidRPr="00A264EA">
        <w:rPr>
          <w:rFonts w:ascii="Times" w:hAnsi="Times" w:cs="Times"/>
          <w:i/>
        </w:rPr>
        <w:t>5000 6000 7000 8000 9000 9100 9200 9300 9400    Dates of reiteration</w:t>
      </w:r>
    </w:p>
    <w:p w14:paraId="0207FE12" w14:textId="77777777" w:rsidR="004D15B6" w:rsidRPr="00A264EA" w:rsidRDefault="004D15B6" w:rsidP="004D15B6">
      <w:pPr>
        <w:pStyle w:val="ListParagraph"/>
        <w:numPr>
          <w:ilvl w:val="0"/>
          <w:numId w:val="27"/>
        </w:numPr>
        <w:autoSpaceDE w:val="0"/>
        <w:autoSpaceDN w:val="0"/>
        <w:adjustRightInd w:val="0"/>
        <w:spacing w:before="0" w:after="0"/>
        <w:ind w:left="0"/>
        <w:jc w:val="left"/>
        <w:rPr>
          <w:rFonts w:ascii="Times" w:hAnsi="Times" w:cs="Times"/>
          <w:i/>
        </w:rPr>
      </w:pPr>
      <w:r w:rsidRPr="00A264EA">
        <w:rPr>
          <w:rFonts w:ascii="Times" w:hAnsi="Times" w:cs="Times"/>
          <w:i/>
        </w:rPr>
        <w:t>Radial growth coefficient</w:t>
      </w:r>
    </w:p>
    <w:p w14:paraId="07AA9D68" w14:textId="77777777" w:rsidR="004D15B6" w:rsidRPr="00A264EA" w:rsidRDefault="004D15B6" w:rsidP="004D15B6">
      <w:pPr>
        <w:pStyle w:val="ListParagraph"/>
        <w:autoSpaceDE w:val="0"/>
        <w:autoSpaceDN w:val="0"/>
        <w:adjustRightInd w:val="0"/>
        <w:ind w:left="0"/>
        <w:rPr>
          <w:rFonts w:ascii="Times" w:hAnsi="Times" w:cs="Times"/>
          <w:b/>
          <w:i/>
        </w:rPr>
      </w:pPr>
    </w:p>
    <w:p w14:paraId="37656059" w14:textId="77777777" w:rsidR="004D15B6" w:rsidRPr="00177A42" w:rsidRDefault="004D15B6" w:rsidP="004D15B6">
      <w:pPr>
        <w:autoSpaceDE w:val="0"/>
        <w:autoSpaceDN w:val="0"/>
        <w:adjustRightInd w:val="0"/>
        <w:spacing w:line="340" w:lineRule="atLeast"/>
        <w:rPr>
          <w:rFonts w:ascii="Times" w:hAnsi="Times" w:cs="Times"/>
          <w:i/>
          <w:lang w:val="fr-FR"/>
        </w:rPr>
      </w:pPr>
      <w:r w:rsidRPr="00177A42">
        <w:rPr>
          <w:rFonts w:ascii="Times" w:hAnsi="Times" w:cs="Times"/>
          <w:i/>
          <w:lang w:val="fr-FR"/>
        </w:rPr>
        <w:t>TYPE 0 (BASE DE LA TIGE)</w:t>
      </w:r>
    </w:p>
    <w:p w14:paraId="472DFE54"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3.1416 0.02     Average of the insertion angle on the previous type (average, standard deviation)</w:t>
      </w:r>
    </w:p>
    <w:p w14:paraId="4A82BC6C"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0.7 0.05    Insertion angle parameters during a reiteration (average, standard deviation)</w:t>
      </w:r>
    </w:p>
    <w:p w14:paraId="14836842"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1.0         Duration befor emergence (days)</w:t>
      </w:r>
    </w:p>
    <w:p w14:paraId="10436A78"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200.0 0.1 Average of the maximal length (average, standard deviation)</w:t>
      </w:r>
    </w:p>
    <w:p w14:paraId="055843CE"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0.0 0.0  Growth rate parameters (average, standard deviation)</w:t>
      </w:r>
    </w:p>
    <w:p w14:paraId="262DF0E2"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0.2 0.0  Inter-branch distance parameters (average, standard deviation)</w:t>
      </w:r>
    </w:p>
    <w:p w14:paraId="4B7EC6AC"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lastRenderedPageBreak/>
        <w:t>-1        Indicator of tropism type (0 : plagio, - or +1 : geo - or +, 2 : exo)</w:t>
      </w:r>
    </w:p>
    <w:p w14:paraId="599893A4"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0.1        Tropisme intensity</w:t>
      </w:r>
    </w:p>
    <w:p w14:paraId="4D64EEA4"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0.0         Sensitivity to mechanical constraint</w:t>
      </w:r>
    </w:p>
    <w:p w14:paraId="3423F148"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2.0         Apical diameter (cm)</w:t>
      </w:r>
    </w:p>
    <w:p w14:paraId="61EC199E"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8000.0   Necrosis duration since the growth stop (days)</w:t>
      </w:r>
    </w:p>
    <w:p w14:paraId="399FA0A9"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0.0         Probability of reiteration at the reiteration dates</w:t>
      </w:r>
    </w:p>
    <w:p w14:paraId="3BE33A34"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0 1         Min and max number of reiterated roots</w:t>
      </w:r>
    </w:p>
    <w:p w14:paraId="173CA952"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1000.0   Age from which transformation may happen</w:t>
      </w:r>
    </w:p>
    <w:p w14:paraId="0D386CC2"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0.0         Daily probability of transition</w:t>
      </w:r>
    </w:p>
    <w:p w14:paraId="48B10A45"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-1          Sens of transition  (-1 -&gt; lower type, +1 -&gt; higher type)</w:t>
      </w:r>
    </w:p>
    <w:p w14:paraId="4AE3D0F5" w14:textId="77777777" w:rsidR="004D15B6" w:rsidRPr="00A264EA" w:rsidRDefault="004D15B6" w:rsidP="004D15B6">
      <w:pPr>
        <w:autoSpaceDE w:val="0"/>
        <w:autoSpaceDN w:val="0"/>
        <w:adjustRightInd w:val="0"/>
        <w:spacing w:line="340" w:lineRule="atLeast"/>
        <w:rPr>
          <w:rFonts w:ascii="Times" w:hAnsi="Times" w:cs="Times"/>
          <w:i/>
          <w:lang w:val="en-US"/>
        </w:rPr>
      </w:pPr>
      <w:r w:rsidRPr="00A264EA">
        <w:rPr>
          <w:rFonts w:ascii="Times" w:hAnsi="Times" w:cs="Times"/>
          <w:i/>
          <w:lang w:val="en-US"/>
        </w:rPr>
        <w:t>0.0 1.0 0.0 0.0 0.0 0.0 0.0 0.0 Proportion of types among the branches</w:t>
      </w:r>
    </w:p>
    <w:p w14:paraId="20D42351" w14:textId="77777777" w:rsidR="004D15B6" w:rsidRPr="00A264EA" w:rsidRDefault="004D15B6" w:rsidP="004D15B6">
      <w:pPr>
        <w:autoSpaceDE w:val="0"/>
        <w:autoSpaceDN w:val="0"/>
        <w:adjustRightInd w:val="0"/>
        <w:spacing w:line="340" w:lineRule="atLeast"/>
        <w:rPr>
          <w:rFonts w:ascii="Courier" w:hAnsi="Courier" w:cs="Times"/>
          <w:lang w:val="en-US"/>
        </w:rPr>
      </w:pPr>
    </w:p>
    <w:p w14:paraId="055BABE0" w14:textId="77777777" w:rsidR="004D15B6" w:rsidRDefault="004D15B6" w:rsidP="004D15B6">
      <w:pPr>
        <w:autoSpaceDE w:val="0"/>
        <w:autoSpaceDN w:val="0"/>
        <w:adjustRightInd w:val="0"/>
        <w:spacing w:after="240" w:line="340" w:lineRule="atLeast"/>
        <w:rPr>
          <w:rFonts w:ascii="Times" w:hAnsi="Times" w:cs="Times"/>
        </w:rPr>
      </w:pPr>
      <w:r w:rsidRPr="00A264EA">
        <w:rPr>
          <w:rFonts w:ascii="Times" w:hAnsi="Times" w:cs="Times"/>
          <w:lang w:val="en-US"/>
        </w:rPr>
        <w:t xml:space="preserve">Note that the 18 previous lines of the datablock « TYPE 0 » can be duplicate with several parameters modifications to simulation a second root Typ. </w:t>
      </w:r>
      <w:r w:rsidRPr="00A264EA">
        <w:rPr>
          <w:rFonts w:ascii="Times" w:hAnsi="Times" w:cs="Times"/>
        </w:rPr>
        <w:t>Up to 8 differents types can be considered that way.</w:t>
      </w:r>
    </w:p>
    <w:p w14:paraId="7D207E38" w14:textId="77777777" w:rsidR="004D15B6" w:rsidRPr="00A264EA" w:rsidRDefault="004D15B6" w:rsidP="004D15B6">
      <w:pPr>
        <w:autoSpaceDE w:val="0"/>
        <w:autoSpaceDN w:val="0"/>
        <w:adjustRightInd w:val="0"/>
        <w:spacing w:after="240" w:line="340" w:lineRule="atLeast"/>
        <w:rPr>
          <w:rFonts w:ascii="Times" w:hAnsi="Times" w:cs="Times"/>
        </w:rPr>
      </w:pPr>
    </w:p>
    <w:p w14:paraId="28DD74DC" w14:textId="77777777" w:rsidR="004D15B6" w:rsidRPr="00177A42" w:rsidRDefault="004D15B6" w:rsidP="004D15B6">
      <w:pPr>
        <w:autoSpaceDE w:val="0"/>
        <w:autoSpaceDN w:val="0"/>
        <w:adjustRightInd w:val="0"/>
        <w:spacing w:after="240" w:line="340" w:lineRule="atLeast"/>
        <w:rPr>
          <w:rFonts w:ascii="Courier" w:hAnsi="Courier" w:cs="Courier"/>
          <w:b/>
          <w:color w:val="262626"/>
          <w:lang w:val="en-US"/>
        </w:rPr>
      </w:pPr>
      <w:r w:rsidRPr="00177A42">
        <w:rPr>
          <w:rFonts w:ascii="Courier" w:hAnsi="Courier" w:cs="Courier"/>
          <w:b/>
          <w:color w:val="262626"/>
          <w:lang w:val="en-US"/>
        </w:rPr>
        <w:t>'random generator seed - RT'</w:t>
      </w:r>
      <w:r w:rsidRPr="00177A42">
        <w:rPr>
          <w:rFonts w:ascii="Courier" w:hAnsi="Courier" w:cs="Courier"/>
          <w:color w:val="262626"/>
          <w:lang w:val="en-US"/>
        </w:rPr>
        <w:t xml:space="preserve"> </w:t>
      </w:r>
      <w:r w:rsidRPr="00177A42">
        <w:rPr>
          <w:rFonts w:ascii="Times" w:hAnsi="Times" w:cs="Courier"/>
          <w:color w:val="262626"/>
          <w:lang w:val="en-US"/>
        </w:rPr>
        <w:t xml:space="preserve">and </w:t>
      </w:r>
      <w:r w:rsidRPr="00177A42">
        <w:rPr>
          <w:rFonts w:ascii="Courier" w:hAnsi="Courier" w:cs="Courier"/>
          <w:b/>
          <w:color w:val="262626"/>
          <w:lang w:val="en-US"/>
        </w:rPr>
        <w:t>'random generator seed - AS'</w:t>
      </w:r>
    </w:p>
    <w:p w14:paraId="52D8F682" w14:textId="77777777" w:rsidR="004D15B6" w:rsidRPr="00177A42" w:rsidRDefault="004D15B6" w:rsidP="004D15B6">
      <w:pPr>
        <w:autoSpaceDE w:val="0"/>
        <w:autoSpaceDN w:val="0"/>
        <w:adjustRightInd w:val="0"/>
        <w:spacing w:after="240" w:line="340" w:lineRule="atLeast"/>
        <w:rPr>
          <w:rFonts w:ascii="Times" w:hAnsi="Times" w:cs="Times"/>
          <w:b/>
          <w:lang w:val="en-US"/>
        </w:rPr>
      </w:pPr>
      <w:r w:rsidRPr="004D15B6">
        <w:rPr>
          <w:rFonts w:ascii="Times" w:hAnsi="Times" w:cs="Courier"/>
          <w:color w:val="262626"/>
          <w:lang w:val="en-US"/>
        </w:rPr>
        <w:t>If one of the</w:t>
      </w:r>
      <w:r w:rsidRPr="00177A42">
        <w:rPr>
          <w:rFonts w:ascii="Times" w:hAnsi="Times" w:cs="Courier"/>
          <w:color w:val="262626"/>
          <w:lang w:val="en-US"/>
        </w:rPr>
        <w:t xml:space="preserve"> two sections ‘random generator’ is indicated, the following line must contain a random seed value. This option of fixing a constant seed is usefull for comparison of a same root for debugging purposes. By default these sections do not appear and the seed of the random generator is initialized on the time of the launch of the simulation.</w:t>
      </w:r>
    </w:p>
    <w:p w14:paraId="6875CA37" w14:textId="77777777" w:rsidR="004D15B6" w:rsidRPr="00177A42" w:rsidRDefault="004D15B6" w:rsidP="004D15B6">
      <w:pPr>
        <w:autoSpaceDE w:val="0"/>
        <w:autoSpaceDN w:val="0"/>
        <w:adjustRightInd w:val="0"/>
        <w:spacing w:after="240" w:line="340" w:lineRule="atLeast"/>
        <w:rPr>
          <w:rFonts w:ascii="Times" w:hAnsi="Times" w:cs="Times"/>
          <w:lang w:val="en-US"/>
        </w:rPr>
      </w:pPr>
      <w:r w:rsidRPr="00177A42">
        <w:rPr>
          <w:rFonts w:ascii="Times" w:hAnsi="Times" w:cs="Times"/>
          <w:lang w:val="en-US"/>
        </w:rPr>
        <w:t xml:space="preserve">If none of the previous options </w:t>
      </w:r>
      <w:r w:rsidRPr="00177A42">
        <w:rPr>
          <w:rFonts w:ascii="Courier" w:hAnsi="Courier" w:cs="Times"/>
          <w:b/>
          <w:lang w:val="en-US"/>
        </w:rPr>
        <w:t>'read root length density from file'</w:t>
      </w:r>
      <w:r w:rsidRPr="00177A42">
        <w:rPr>
          <w:rFonts w:ascii="Courier" w:hAnsi="Courier" w:cs="Times"/>
          <w:lang w:val="en-US"/>
        </w:rPr>
        <w:t>,</w:t>
      </w:r>
      <w:r w:rsidRPr="00177A42">
        <w:rPr>
          <w:rFonts w:ascii="Courier" w:hAnsi="Courier" w:cs="Times"/>
          <w:b/>
          <w:lang w:val="en-US"/>
        </w:rPr>
        <w:t>'update - internal'</w:t>
      </w:r>
      <w:r w:rsidRPr="00177A42">
        <w:rPr>
          <w:rFonts w:ascii="Courier" w:hAnsi="Courier" w:cs="Times"/>
          <w:lang w:val="en-US"/>
        </w:rPr>
        <w:t>,</w:t>
      </w:r>
      <w:r w:rsidRPr="00177A42">
        <w:rPr>
          <w:rFonts w:ascii="Courier" w:hAnsi="Courier" w:cs="Times"/>
          <w:b/>
          <w:lang w:val="en-US"/>
        </w:rPr>
        <w:t>'update - coupled – AS’</w:t>
      </w:r>
      <w:r w:rsidRPr="00177A42">
        <w:rPr>
          <w:rFonts w:ascii="Times" w:hAnsi="Times" w:cs="Times"/>
          <w:lang w:val="en-US"/>
        </w:rPr>
        <w:t xml:space="preserve"> </w:t>
      </w:r>
      <w:r w:rsidRPr="004D15B6">
        <w:rPr>
          <w:rFonts w:ascii="Times" w:hAnsi="Times" w:cs="Times"/>
          <w:lang w:val="en-US"/>
        </w:rPr>
        <w:t>and</w:t>
      </w:r>
      <w:r w:rsidRPr="00177A42">
        <w:rPr>
          <w:rFonts w:ascii="Courier" w:hAnsi="Courier" w:cs="Times"/>
          <w:b/>
          <w:lang w:val="en-US"/>
        </w:rPr>
        <w:t xml:space="preserve"> 'update - coupled - RT'</w:t>
      </w:r>
      <w:r w:rsidRPr="004D15B6">
        <w:rPr>
          <w:rFonts w:ascii="Times" w:hAnsi="Times" w:cs="Times"/>
          <w:lang w:val="en-US"/>
        </w:rPr>
        <w:t xml:space="preserve"> is activated, the root surface densities considered are specified for each material zones, in the </w:t>
      </w:r>
      <w:r w:rsidRPr="00177A42">
        <w:rPr>
          <w:rFonts w:ascii="Times" w:hAnsi="Times" w:cs="Times"/>
          <w:lang w:val="en-US"/>
        </w:rPr>
        <w:t>‘</w:t>
      </w:r>
      <w:r w:rsidRPr="00177A42">
        <w:rPr>
          <w:rFonts w:ascii="Courier" w:hAnsi="Courier" w:cs="Times"/>
          <w:b/>
          <w:lang w:val="en-US"/>
        </w:rPr>
        <w:t xml:space="preserve">root water uptake’ </w:t>
      </w:r>
      <w:r w:rsidRPr="004D15B6">
        <w:rPr>
          <w:rFonts w:ascii="Times" w:hAnsi="Times" w:cs="Times"/>
          <w:lang w:val="en-US"/>
        </w:rPr>
        <w:t>section.</w:t>
      </w:r>
      <w:r w:rsidRPr="00177A42">
        <w:rPr>
          <w:rFonts w:ascii="Times" w:hAnsi="Times" w:cs="Times"/>
          <w:lang w:val="en-US"/>
        </w:rPr>
        <w:t xml:space="preserve"> </w:t>
      </w:r>
    </w:p>
    <w:p w14:paraId="09DB9CE4" w14:textId="77777777" w:rsidR="004D15B6" w:rsidRPr="00177A42" w:rsidRDefault="004D15B6" w:rsidP="004D15B6">
      <w:pPr>
        <w:autoSpaceDE w:val="0"/>
        <w:autoSpaceDN w:val="0"/>
        <w:adjustRightInd w:val="0"/>
        <w:spacing w:after="240" w:line="340" w:lineRule="atLeast"/>
        <w:rPr>
          <w:rFonts w:ascii="Times" w:hAnsi="Times" w:cs="Times"/>
          <w:i/>
          <w:lang w:val="en-US"/>
        </w:rPr>
      </w:pPr>
      <w:r w:rsidRPr="004D15B6">
        <w:rPr>
          <w:rFonts w:ascii="Times" w:hAnsi="Times" w:cs="Times"/>
          <w:lang w:val="en-US"/>
        </w:rPr>
        <w:t xml:space="preserve">The two following sections correspond to parameters set for all the MIN3P domain. For more informations, please refer to </w:t>
      </w:r>
      <w:r w:rsidRPr="00177A42">
        <w:rPr>
          <w:rFonts w:ascii="Times" w:hAnsi="Times" w:cs="Times"/>
          <w:i/>
          <w:lang w:val="en-US"/>
        </w:rPr>
        <w:t>Mayer et al., (2011) Reactive Transport Modeling in Variably Saturated Media with MIN3P : Basic Model Formulation and Model Enhancements</w:t>
      </w:r>
      <w:r w:rsidRPr="00177A42">
        <w:rPr>
          <w:rFonts w:ascii="Times" w:hAnsi="Times" w:cs="Consolas"/>
          <w:i/>
          <w:color w:val="000000" w:themeColor="text1"/>
          <w:lang w:val="en-US"/>
        </w:rPr>
        <w:t>. Groundwater Reactive Transport Models, 187-212.</w:t>
      </w:r>
    </w:p>
    <w:p w14:paraId="491E8270" w14:textId="77777777" w:rsidR="004D15B6" w:rsidRPr="00177A42" w:rsidRDefault="004D15B6" w:rsidP="004D15B6">
      <w:pPr>
        <w:autoSpaceDE w:val="0"/>
        <w:autoSpaceDN w:val="0"/>
        <w:adjustRightInd w:val="0"/>
        <w:spacing w:after="240" w:line="360" w:lineRule="atLeast"/>
        <w:rPr>
          <w:rFonts w:ascii="Courier" w:hAnsi="Courier" w:cs="Times"/>
          <w:b/>
          <w:lang w:val="en-US"/>
        </w:rPr>
      </w:pPr>
      <w:r w:rsidRPr="00177A42">
        <w:rPr>
          <w:rFonts w:ascii="Courier" w:hAnsi="Courier" w:cs="Times"/>
          <w:b/>
          <w:lang w:val="en-US"/>
        </w:rPr>
        <w:lastRenderedPageBreak/>
        <w:t>'transpiration global parameters'</w:t>
      </w:r>
    </w:p>
    <w:p w14:paraId="327ED197" w14:textId="56318AE1" w:rsidR="004D15B6" w:rsidRPr="00177A42" w:rsidRDefault="004D15B6" w:rsidP="004D15B6">
      <w:pPr>
        <w:autoSpaceDE w:val="0"/>
        <w:autoSpaceDN w:val="0"/>
        <w:adjustRightInd w:val="0"/>
        <w:spacing w:after="240" w:line="360" w:lineRule="atLeast"/>
        <w:rPr>
          <w:rFonts w:ascii="Times" w:hAnsi="Times" w:cs="Times"/>
          <w:lang w:val="en-US"/>
        </w:rPr>
      </w:pPr>
      <w:r w:rsidRPr="004D15B6">
        <w:rPr>
          <w:rFonts w:ascii="Times" w:hAnsi="Times" w:cs="Times"/>
          <w:lang w:val="en-US"/>
        </w:rPr>
        <w:t>This section contains three lines indicat</w:t>
      </w:r>
      <w:r w:rsidR="001C5E0C">
        <w:rPr>
          <w:rFonts w:ascii="Times" w:hAnsi="Times" w:cs="Times"/>
          <w:lang w:val="en-US"/>
        </w:rPr>
        <w:t>ing</w:t>
      </w:r>
      <w:r w:rsidRPr="00177A42">
        <w:rPr>
          <w:rFonts w:ascii="Times" w:hAnsi="Times" w:cs="Times"/>
          <w:lang w:val="en-US"/>
        </w:rPr>
        <w:t> :</w:t>
      </w:r>
    </w:p>
    <w:p w14:paraId="463B4B99" w14:textId="77777777" w:rsidR="004D15B6" w:rsidRPr="00177A42" w:rsidRDefault="004D15B6" w:rsidP="004D15B6">
      <w:pPr>
        <w:pStyle w:val="ListParagraph"/>
        <w:numPr>
          <w:ilvl w:val="0"/>
          <w:numId w:val="26"/>
        </w:numPr>
        <w:autoSpaceDE w:val="0"/>
        <w:autoSpaceDN w:val="0"/>
        <w:adjustRightInd w:val="0"/>
        <w:spacing w:before="0" w:after="240" w:line="360" w:lineRule="atLeast"/>
        <w:jc w:val="left"/>
        <w:rPr>
          <w:rFonts w:ascii="Times" w:hAnsi="Times" w:cs="Times"/>
          <w:lang w:val="en-US"/>
        </w:rPr>
      </w:pPr>
      <w:r w:rsidRPr="00177A42">
        <w:rPr>
          <w:rFonts w:ascii="Times" w:hAnsi="Times" w:cs="Times"/>
          <w:lang w:val="en-US"/>
        </w:rPr>
        <w:t>the relative extractable water at 50% of maximum extraction capacity (fitting parameter).</w:t>
      </w:r>
    </w:p>
    <w:p w14:paraId="6BCFF9D5" w14:textId="77777777" w:rsidR="004D15B6" w:rsidRPr="00177A42" w:rsidRDefault="004D15B6" w:rsidP="004D15B6">
      <w:pPr>
        <w:pStyle w:val="ListParagraph"/>
        <w:numPr>
          <w:ilvl w:val="0"/>
          <w:numId w:val="26"/>
        </w:numPr>
        <w:autoSpaceDE w:val="0"/>
        <w:autoSpaceDN w:val="0"/>
        <w:adjustRightInd w:val="0"/>
        <w:spacing w:before="0" w:after="240" w:line="360" w:lineRule="atLeast"/>
        <w:jc w:val="left"/>
        <w:rPr>
          <w:rFonts w:ascii="Times" w:hAnsi="Times" w:cs="Times"/>
          <w:lang w:val="en-US"/>
        </w:rPr>
      </w:pPr>
      <w:r w:rsidRPr="00177A42">
        <w:rPr>
          <w:rFonts w:ascii="Times" w:hAnsi="Times" w:cs="Times"/>
          <w:lang w:val="en-US"/>
        </w:rPr>
        <w:t>A fitting parameter for root water uptake function</w:t>
      </w:r>
    </w:p>
    <w:p w14:paraId="24B044A3" w14:textId="77777777" w:rsidR="004D15B6" w:rsidRPr="00177A42" w:rsidRDefault="004D15B6" w:rsidP="004D15B6">
      <w:pPr>
        <w:pStyle w:val="ListParagraph"/>
        <w:numPr>
          <w:ilvl w:val="0"/>
          <w:numId w:val="26"/>
        </w:numPr>
        <w:autoSpaceDE w:val="0"/>
        <w:autoSpaceDN w:val="0"/>
        <w:adjustRightInd w:val="0"/>
        <w:spacing w:before="0" w:after="240" w:line="360" w:lineRule="atLeast"/>
        <w:jc w:val="left"/>
        <w:rPr>
          <w:rFonts w:ascii="Times" w:hAnsi="Times" w:cs="Times"/>
        </w:rPr>
      </w:pPr>
      <w:r w:rsidRPr="00177A42">
        <w:rPr>
          <w:rFonts w:ascii="Times" w:hAnsi="Times" w:cs="Times"/>
        </w:rPr>
        <w:t>A canopy evaporation factor</w:t>
      </w:r>
    </w:p>
    <w:p w14:paraId="1945D631" w14:textId="77777777" w:rsidR="004D15B6" w:rsidRPr="00177A42" w:rsidRDefault="004D15B6" w:rsidP="004D15B6">
      <w:pPr>
        <w:autoSpaceDE w:val="0"/>
        <w:autoSpaceDN w:val="0"/>
        <w:adjustRightInd w:val="0"/>
        <w:spacing w:after="240" w:line="360" w:lineRule="atLeast"/>
        <w:rPr>
          <w:rFonts w:ascii="Courier" w:hAnsi="Courier" w:cs="Times"/>
          <w:b/>
          <w:lang w:val="en-US"/>
        </w:rPr>
      </w:pPr>
      <w:r w:rsidRPr="00177A42">
        <w:rPr>
          <w:rFonts w:ascii="Courier" w:hAnsi="Courier" w:cs="Times"/>
          <w:b/>
          <w:lang w:val="en-US"/>
        </w:rPr>
        <w:t>‘correction method for water stress’</w:t>
      </w:r>
    </w:p>
    <w:p w14:paraId="2736D963" w14:textId="77777777" w:rsidR="004D15B6" w:rsidRPr="00177A42" w:rsidRDefault="004D15B6" w:rsidP="004D15B6">
      <w:pPr>
        <w:autoSpaceDE w:val="0"/>
        <w:autoSpaceDN w:val="0"/>
        <w:adjustRightInd w:val="0"/>
        <w:spacing w:after="240" w:line="360" w:lineRule="atLeast"/>
        <w:rPr>
          <w:rFonts w:ascii="Times" w:hAnsi="Times" w:cs="Times"/>
          <w:lang w:val="en-US"/>
        </w:rPr>
      </w:pPr>
      <w:r w:rsidRPr="004D15B6">
        <w:rPr>
          <w:rFonts w:ascii="Times" w:hAnsi="Times" w:cs="Times"/>
          <w:lang w:val="en-US"/>
        </w:rPr>
        <w:t xml:space="preserve">This section contains one indicator </w:t>
      </w:r>
      <w:r w:rsidRPr="00177A42">
        <w:rPr>
          <w:rFonts w:ascii="Times" w:hAnsi="Times" w:cs="Times"/>
          <w:lang w:val="en-US"/>
        </w:rPr>
        <w:t>value indicating which option is used to account for the negative effects of water stress (</w:t>
      </w:r>
      <w:r w:rsidRPr="00177A42">
        <w:rPr>
          <w:rFonts w:ascii="Times" w:hAnsi="Times" w:cs="Times"/>
          <w:i/>
          <w:lang w:val="en-US"/>
        </w:rPr>
        <w:t>Mayer et al., 2011</w:t>
      </w:r>
      <w:r w:rsidRPr="00177A42">
        <w:rPr>
          <w:rFonts w:ascii="Times" w:hAnsi="Times" w:cs="Times"/>
          <w:lang w:val="en-US"/>
        </w:rPr>
        <w:t>). If the indicator is set to 1, the reduction function for water stress is averaged across the entire spatial domain. If the indicator is set to 2, the reduction function is calculated separatly for each control volume, and if the indicator is set to 3, the reduction factor is equal to 1.</w:t>
      </w:r>
    </w:p>
    <w:p w14:paraId="7E3E7EA8" w14:textId="77777777" w:rsidR="004D15B6" w:rsidRPr="00177A42" w:rsidRDefault="004D15B6" w:rsidP="004D15B6">
      <w:pPr>
        <w:autoSpaceDE w:val="0"/>
        <w:autoSpaceDN w:val="0"/>
        <w:adjustRightInd w:val="0"/>
        <w:spacing w:after="240" w:line="360" w:lineRule="atLeast"/>
        <w:rPr>
          <w:rFonts w:ascii="Times" w:hAnsi="Times" w:cs="Times"/>
          <w:lang w:val="en-US"/>
        </w:rPr>
      </w:pPr>
      <w:r w:rsidRPr="00177A42">
        <w:rPr>
          <w:rFonts w:ascii="Times" w:hAnsi="Times" w:cs="Times"/>
          <w:lang w:val="en-US"/>
        </w:rPr>
        <w:t>The following sections and parameters are indicated for each material zones, between the tags ‘name of zones’ and ‘end of zone’.</w:t>
      </w:r>
    </w:p>
    <w:p w14:paraId="3E8DEF1D" w14:textId="77777777" w:rsidR="004D15B6" w:rsidRPr="00177A42" w:rsidRDefault="004D15B6" w:rsidP="004D15B6">
      <w:pPr>
        <w:autoSpaceDE w:val="0"/>
        <w:autoSpaceDN w:val="0"/>
        <w:adjustRightInd w:val="0"/>
        <w:spacing w:after="240" w:line="360" w:lineRule="atLeast"/>
        <w:rPr>
          <w:rFonts w:ascii="Courier" w:hAnsi="Courier" w:cs="Times"/>
          <w:b/>
          <w:lang w:val="en-US"/>
        </w:rPr>
      </w:pPr>
      <w:r w:rsidRPr="00177A42">
        <w:rPr>
          <w:rFonts w:ascii="Courier" w:hAnsi="Courier" w:cs="Times"/>
          <w:b/>
          <w:lang w:val="en-US"/>
        </w:rPr>
        <w:t>'root water uptake'</w:t>
      </w:r>
    </w:p>
    <w:p w14:paraId="661AFD94" w14:textId="77777777" w:rsidR="004D15B6" w:rsidRPr="00177A42" w:rsidRDefault="004D15B6" w:rsidP="004D15B6">
      <w:pPr>
        <w:autoSpaceDE w:val="0"/>
        <w:autoSpaceDN w:val="0"/>
        <w:adjustRightInd w:val="0"/>
        <w:spacing w:after="240" w:line="360" w:lineRule="atLeast"/>
        <w:rPr>
          <w:rFonts w:ascii="Times" w:hAnsi="Times" w:cs="Times"/>
          <w:lang w:val="en-US"/>
        </w:rPr>
      </w:pPr>
      <w:r w:rsidRPr="004D15B6">
        <w:rPr>
          <w:rFonts w:ascii="Times" w:hAnsi="Times" w:cs="Times"/>
          <w:lang w:val="en-US"/>
        </w:rPr>
        <w:t>Thes</w:t>
      </w:r>
      <w:r w:rsidRPr="00177A42">
        <w:rPr>
          <w:rFonts w:ascii="Times" w:hAnsi="Times" w:cs="Times"/>
          <w:lang w:val="en-US"/>
        </w:rPr>
        <w:t>e keywords are followed by three lines indicating :</w:t>
      </w:r>
    </w:p>
    <w:p w14:paraId="347F12FF" w14:textId="10866B6A" w:rsidR="004D15B6" w:rsidRPr="00177A42" w:rsidRDefault="004D15B6" w:rsidP="001C5E0C">
      <w:pPr>
        <w:pStyle w:val="ListParagraph"/>
        <w:numPr>
          <w:ilvl w:val="0"/>
          <w:numId w:val="26"/>
        </w:numPr>
        <w:autoSpaceDE w:val="0"/>
        <w:autoSpaceDN w:val="0"/>
        <w:adjustRightInd w:val="0"/>
        <w:spacing w:before="0" w:after="240" w:line="360" w:lineRule="atLeast"/>
        <w:jc w:val="left"/>
        <w:rPr>
          <w:rFonts w:ascii="Times" w:hAnsi="Times" w:cs="Times"/>
          <w:lang w:val="en-US"/>
        </w:rPr>
      </w:pPr>
      <w:r w:rsidRPr="00177A42">
        <w:rPr>
          <w:rFonts w:ascii="Times" w:hAnsi="Times" w:cs="Times"/>
          <w:lang w:val="en-US"/>
        </w:rPr>
        <w:t>the water pressure at wilting point</w:t>
      </w:r>
      <w:r w:rsidR="001C5E0C" w:rsidRPr="001C5E0C">
        <w:rPr>
          <w:rFonts w:ascii="Times" w:hAnsi="Times" w:cs="Times"/>
          <w:lang w:val="en-US"/>
        </w:rPr>
        <w:t xml:space="preserve"> (absolute value in m)</w:t>
      </w:r>
      <w:r w:rsidRPr="00177A42">
        <w:rPr>
          <w:rFonts w:ascii="Times" w:hAnsi="Times" w:cs="Times"/>
          <w:lang w:val="en-US"/>
        </w:rPr>
        <w:t>,</w:t>
      </w:r>
    </w:p>
    <w:p w14:paraId="0A08A0A0" w14:textId="07DB3180" w:rsidR="004D15B6" w:rsidRPr="00177A42" w:rsidRDefault="004D15B6" w:rsidP="001C5E0C">
      <w:pPr>
        <w:pStyle w:val="ListParagraph"/>
        <w:numPr>
          <w:ilvl w:val="0"/>
          <w:numId w:val="26"/>
        </w:numPr>
        <w:autoSpaceDE w:val="0"/>
        <w:autoSpaceDN w:val="0"/>
        <w:adjustRightInd w:val="0"/>
        <w:spacing w:before="0" w:after="240" w:line="360" w:lineRule="atLeast"/>
        <w:jc w:val="left"/>
        <w:rPr>
          <w:rFonts w:ascii="Times" w:hAnsi="Times" w:cs="Times"/>
          <w:lang w:val="en-US"/>
        </w:rPr>
      </w:pPr>
      <w:r w:rsidRPr="00177A42">
        <w:rPr>
          <w:rFonts w:ascii="Times" w:hAnsi="Times" w:cs="Times"/>
          <w:lang w:val="en-US"/>
        </w:rPr>
        <w:t>the water pressure at field capacity</w:t>
      </w:r>
      <w:r w:rsidR="001C5E0C" w:rsidRPr="001C5E0C">
        <w:rPr>
          <w:rFonts w:ascii="Times" w:hAnsi="Times" w:cs="Times"/>
          <w:lang w:val="en-US"/>
        </w:rPr>
        <w:t xml:space="preserve"> (absolute value in m)</w:t>
      </w:r>
      <w:r w:rsidRPr="00177A42">
        <w:rPr>
          <w:rFonts w:ascii="Times" w:hAnsi="Times" w:cs="Times"/>
          <w:lang w:val="en-US"/>
        </w:rPr>
        <w:t>,</w:t>
      </w:r>
    </w:p>
    <w:p w14:paraId="0806C164" w14:textId="77777777" w:rsidR="004D15B6" w:rsidRPr="00177A42" w:rsidRDefault="004D15B6" w:rsidP="004D15B6">
      <w:pPr>
        <w:pStyle w:val="ListParagraph"/>
        <w:numPr>
          <w:ilvl w:val="0"/>
          <w:numId w:val="26"/>
        </w:numPr>
        <w:autoSpaceDE w:val="0"/>
        <w:autoSpaceDN w:val="0"/>
        <w:adjustRightInd w:val="0"/>
        <w:spacing w:before="0" w:after="240" w:line="360" w:lineRule="atLeast"/>
        <w:jc w:val="left"/>
        <w:rPr>
          <w:rFonts w:ascii="Times" w:hAnsi="Times" w:cs="Times"/>
          <w:lang w:val="en-US"/>
        </w:rPr>
      </w:pPr>
      <w:r w:rsidRPr="00177A42">
        <w:rPr>
          <w:rFonts w:ascii="Times" w:hAnsi="Times" w:cs="Times"/>
          <w:lang w:val="en-US"/>
        </w:rPr>
        <w:t>the root surface density assigned to all control volumes located in the given material property zone.</w:t>
      </w:r>
    </w:p>
    <w:p w14:paraId="0635D3B3" w14:textId="77777777" w:rsidR="004D15B6" w:rsidRPr="00177A42" w:rsidRDefault="004D15B6" w:rsidP="004D15B6">
      <w:pPr>
        <w:autoSpaceDE w:val="0"/>
        <w:autoSpaceDN w:val="0"/>
        <w:adjustRightInd w:val="0"/>
        <w:spacing w:after="240" w:line="360" w:lineRule="atLeast"/>
        <w:rPr>
          <w:rFonts w:ascii="Courier" w:hAnsi="Courier" w:cs="Times"/>
          <w:b/>
          <w:lang w:val="en-US"/>
        </w:rPr>
      </w:pPr>
      <w:r w:rsidRPr="00177A42">
        <w:rPr>
          <w:rFonts w:ascii="Courier" w:hAnsi="Courier" w:cs="Times"/>
          <w:b/>
          <w:lang w:val="en-US"/>
        </w:rPr>
        <w:t>'passive solute uptake'</w:t>
      </w:r>
    </w:p>
    <w:p w14:paraId="5A07409C" w14:textId="77777777" w:rsidR="004D15B6" w:rsidRDefault="004D15B6" w:rsidP="004D15B6">
      <w:pPr>
        <w:autoSpaceDE w:val="0"/>
        <w:autoSpaceDN w:val="0"/>
        <w:adjustRightInd w:val="0"/>
        <w:spacing w:after="240" w:line="360" w:lineRule="atLeast"/>
        <w:rPr>
          <w:rFonts w:ascii="Times" w:hAnsi="Times" w:cs="Times"/>
          <w:lang w:val="en-US"/>
        </w:rPr>
      </w:pPr>
      <w:r w:rsidRPr="004D15B6">
        <w:rPr>
          <w:rFonts w:ascii="Times" w:hAnsi="Times" w:cs="Times"/>
          <w:lang w:val="en-US"/>
        </w:rPr>
        <w:t>This parameter set to 1.0 is not used in the current version.</w:t>
      </w:r>
    </w:p>
    <w:p w14:paraId="4CC10369" w14:textId="133659C4" w:rsidR="00F22CCA" w:rsidRDefault="00D970EF" w:rsidP="007C439D">
      <w:pPr>
        <w:pStyle w:val="Heading3"/>
        <w:rPr>
          <w:lang w:val="en-US"/>
        </w:rPr>
      </w:pPr>
      <w:bookmarkStart w:id="511" w:name="_Toc13056169"/>
      <w:r>
        <w:rPr>
          <w:lang w:val="en-US"/>
        </w:rPr>
        <w:lastRenderedPageBreak/>
        <w:t xml:space="preserve">EXAMPLE DATA </w:t>
      </w:r>
      <w:r w:rsidR="00F22CCA">
        <w:rPr>
          <w:lang w:val="en-US"/>
        </w:rPr>
        <w:t>INPUT</w:t>
      </w:r>
      <w:r>
        <w:rPr>
          <w:lang w:val="en-US"/>
        </w:rPr>
        <w:t xml:space="preserve"> FILE</w:t>
      </w:r>
      <w:bookmarkEnd w:id="511"/>
    </w:p>
    <w:p w14:paraId="72728BBF" w14:textId="2F681FA4" w:rsidR="00F22CCA" w:rsidRPr="00F22CCA" w:rsidRDefault="00F22CCA" w:rsidP="007C439D">
      <w:pPr>
        <w:rPr>
          <w:lang w:val="en-US"/>
        </w:rPr>
      </w:pPr>
      <w:r>
        <w:rPr>
          <w:rFonts w:ascii="Courier" w:hAnsi="Courier" w:cs="Arial"/>
          <w:noProof/>
        </w:rPr>
        <w:drawing>
          <wp:inline distT="0" distB="0" distL="0" distR="0" wp14:anchorId="489296CB" wp14:editId="5511AADC">
            <wp:extent cx="5486400" cy="440817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486400" cy="4408170"/>
                    </a:xfrm>
                    <a:prstGeom prst="rect">
                      <a:avLst/>
                    </a:prstGeom>
                    <a:noFill/>
                    <a:ln>
                      <a:noFill/>
                    </a:ln>
                  </pic:spPr>
                </pic:pic>
              </a:graphicData>
            </a:graphic>
          </wp:inline>
        </w:drawing>
      </w:r>
    </w:p>
    <w:p w14:paraId="1CF72918" w14:textId="55BE77F9" w:rsidR="00F22CCA" w:rsidRPr="00F22CCA" w:rsidRDefault="00F22CCA" w:rsidP="007C439D">
      <w:pPr>
        <w:pStyle w:val="Heading3"/>
        <w:rPr>
          <w:lang w:val="en-US"/>
        </w:rPr>
      </w:pPr>
      <w:bookmarkStart w:id="512" w:name="_Toc13056170"/>
      <w:r>
        <w:rPr>
          <w:lang w:val="en-US"/>
        </w:rPr>
        <w:t xml:space="preserve">DESCRIPTION </w:t>
      </w:r>
      <w:r w:rsidR="00D970EF">
        <w:rPr>
          <w:lang w:val="en-US"/>
        </w:rPr>
        <w:t xml:space="preserve">of the </w:t>
      </w:r>
      <w:r>
        <w:rPr>
          <w:lang w:val="en-US"/>
        </w:rPr>
        <w:t xml:space="preserve"> EXAMPLE INPUT</w:t>
      </w:r>
      <w:bookmarkEnd w:id="512"/>
    </w:p>
    <w:p w14:paraId="0E543102" w14:textId="77777777" w:rsidR="00F22CCA" w:rsidRPr="007C439D" w:rsidRDefault="00F22CCA" w:rsidP="00F22CCA">
      <w:pPr>
        <w:autoSpaceDE w:val="0"/>
        <w:autoSpaceDN w:val="0"/>
        <w:adjustRightInd w:val="0"/>
        <w:spacing w:after="240" w:line="360" w:lineRule="atLeast"/>
        <w:rPr>
          <w:rFonts w:ascii="Times" w:hAnsi="Times" w:cs="Times"/>
          <w:lang w:val="en-US"/>
        </w:rPr>
      </w:pPr>
      <w:r w:rsidRPr="007C439D">
        <w:rPr>
          <w:rFonts w:ascii="Times" w:hAnsi="Times" w:cs="Times"/>
          <w:lang w:val="en-US"/>
        </w:rPr>
        <w:t xml:space="preserve">In the example file, the number of material property zones is 2. The names for the two zones in the example file are 'A' and B', they both have a water pressure at wilting point value of 160 and a water pressure at field calpacity of 1. Although  root length density values are set for each of the two material property zones (value of 0.1), they are not considered because the option ‘update – coupled – RT ‘ is activated, allowing the computation of the root architecture by Root Typ function at each time step of the simulation. Note that the lack of the keyword </w:t>
      </w:r>
      <w:r w:rsidRPr="007C439D">
        <w:rPr>
          <w:rFonts w:ascii="Courier" w:hAnsi="Courier" w:cs="Courier"/>
          <w:b/>
          <w:color w:val="262626"/>
          <w:lang w:val="en-US"/>
        </w:rPr>
        <w:t>'random generator seed - RT'</w:t>
      </w:r>
      <w:r w:rsidRPr="007C439D">
        <w:rPr>
          <w:rFonts w:ascii="Times" w:hAnsi="Times" w:cs="Times"/>
          <w:lang w:val="en-US"/>
        </w:rPr>
        <w:t xml:space="preserve"> or </w:t>
      </w:r>
      <w:r w:rsidRPr="007C439D">
        <w:rPr>
          <w:rFonts w:ascii="Courier" w:hAnsi="Courier" w:cs="Courier"/>
          <w:b/>
          <w:color w:val="262626"/>
          <w:lang w:val="en-US"/>
        </w:rPr>
        <w:t>'random generator seed - AS'</w:t>
      </w:r>
      <w:r w:rsidRPr="007C439D">
        <w:rPr>
          <w:rFonts w:ascii="Times" w:hAnsi="Times" w:cs="Times"/>
          <w:lang w:val="en-US"/>
        </w:rPr>
        <w:t xml:space="preserve"> implies that the root architecture simulation is different at each launch (normal mode, not suitable for debug). Indeed, in that case the random seed is initialized based on the random computer time at which the run has been launched. For all the spatial domain, the transpiration global parameters are :</w:t>
      </w:r>
    </w:p>
    <w:p w14:paraId="4EE8DF7C" w14:textId="77777777" w:rsidR="00F22CCA" w:rsidRPr="007C439D" w:rsidRDefault="00F22CCA" w:rsidP="00F22CCA">
      <w:pPr>
        <w:pStyle w:val="ListParagraph"/>
        <w:numPr>
          <w:ilvl w:val="0"/>
          <w:numId w:val="26"/>
        </w:numPr>
        <w:autoSpaceDE w:val="0"/>
        <w:autoSpaceDN w:val="0"/>
        <w:adjustRightInd w:val="0"/>
        <w:spacing w:before="0" w:after="240" w:line="360" w:lineRule="atLeast"/>
        <w:rPr>
          <w:rFonts w:ascii="Times" w:hAnsi="Times" w:cs="Times"/>
          <w:lang w:val="en-US"/>
        </w:rPr>
      </w:pPr>
      <w:r w:rsidRPr="007C439D">
        <w:rPr>
          <w:rFonts w:ascii="Times" w:hAnsi="Times" w:cs="Times"/>
          <w:lang w:val="en-US"/>
        </w:rPr>
        <w:t>a relative extractable water at 50% of maximum extraction capacity of 2,</w:t>
      </w:r>
    </w:p>
    <w:p w14:paraId="56D27602" w14:textId="77777777" w:rsidR="00F22CCA" w:rsidRPr="007C439D" w:rsidRDefault="00F22CCA" w:rsidP="00F22CCA">
      <w:pPr>
        <w:pStyle w:val="ListParagraph"/>
        <w:numPr>
          <w:ilvl w:val="0"/>
          <w:numId w:val="26"/>
        </w:numPr>
        <w:autoSpaceDE w:val="0"/>
        <w:autoSpaceDN w:val="0"/>
        <w:adjustRightInd w:val="0"/>
        <w:spacing w:before="0" w:after="240" w:line="360" w:lineRule="atLeast"/>
        <w:rPr>
          <w:rFonts w:ascii="Times" w:hAnsi="Times" w:cs="Times"/>
          <w:lang w:val="en-US"/>
        </w:rPr>
      </w:pPr>
      <w:r w:rsidRPr="007C439D">
        <w:rPr>
          <w:rFonts w:ascii="Times" w:hAnsi="Times" w:cs="Times"/>
          <w:lang w:val="en-US"/>
        </w:rPr>
        <w:t>a fitting parameter for root water uptake function of -2,</w:t>
      </w:r>
    </w:p>
    <w:p w14:paraId="6305FC06" w14:textId="77777777" w:rsidR="00F22CCA" w:rsidRPr="007C439D" w:rsidRDefault="00F22CCA" w:rsidP="00F22CCA">
      <w:pPr>
        <w:pStyle w:val="ListParagraph"/>
        <w:numPr>
          <w:ilvl w:val="0"/>
          <w:numId w:val="26"/>
        </w:numPr>
        <w:autoSpaceDE w:val="0"/>
        <w:autoSpaceDN w:val="0"/>
        <w:adjustRightInd w:val="0"/>
        <w:spacing w:before="0" w:after="240" w:line="360" w:lineRule="atLeast"/>
        <w:rPr>
          <w:rFonts w:ascii="Times" w:hAnsi="Times" w:cs="Times"/>
          <w:lang w:val="en-US"/>
        </w:rPr>
      </w:pPr>
      <w:r w:rsidRPr="007C439D">
        <w:rPr>
          <w:rFonts w:ascii="Times" w:hAnsi="Times" w:cs="Times"/>
          <w:lang w:val="en-US"/>
        </w:rPr>
        <w:lastRenderedPageBreak/>
        <w:t>and a canopy evaporation factor of 0.1,</w:t>
      </w:r>
    </w:p>
    <w:p w14:paraId="77A24F16" w14:textId="77777777" w:rsidR="00F22CCA" w:rsidRPr="007C439D" w:rsidRDefault="00F22CCA" w:rsidP="00F22CCA">
      <w:pPr>
        <w:autoSpaceDE w:val="0"/>
        <w:autoSpaceDN w:val="0"/>
        <w:adjustRightInd w:val="0"/>
        <w:spacing w:after="240" w:line="360" w:lineRule="atLeast"/>
        <w:rPr>
          <w:rFonts w:ascii="Times" w:hAnsi="Times" w:cs="Times"/>
          <w:lang w:val="en-US"/>
        </w:rPr>
      </w:pPr>
      <w:r w:rsidRPr="007C439D">
        <w:rPr>
          <w:rFonts w:ascii="Times" w:hAnsi="Times" w:cs="Times"/>
          <w:lang w:val="en-US"/>
        </w:rPr>
        <w:t>and the reduction function for water stress is averaged over the entire spatial domain.</w:t>
      </w:r>
    </w:p>
    <w:p w14:paraId="63467E8E" w14:textId="77777777" w:rsidR="004D15B6" w:rsidRPr="00177A42" w:rsidRDefault="004D15B6" w:rsidP="004D15B6">
      <w:pPr>
        <w:rPr>
          <w:lang w:val="en-US"/>
        </w:rPr>
      </w:pPr>
    </w:p>
    <w:p w14:paraId="2271FE48" w14:textId="3CD92BCF" w:rsidR="004D15B6" w:rsidRPr="004D15B6" w:rsidRDefault="004D15B6" w:rsidP="004D15B6"/>
    <w:p w14:paraId="28481514" w14:textId="3234E771" w:rsidR="00F05821" w:rsidRPr="00F05821" w:rsidRDefault="00DB1505" w:rsidP="00F05821">
      <w:pPr>
        <w:pStyle w:val="Heading1"/>
      </w:pPr>
      <w:r w:rsidRPr="00ED3698">
        <w:br w:type="page"/>
      </w:r>
      <w:bookmarkStart w:id="513" w:name="_Ref486436168"/>
      <w:bookmarkStart w:id="514" w:name="_Ref486436175"/>
      <w:bookmarkStart w:id="515" w:name="_Ref486655111"/>
      <w:bookmarkStart w:id="516" w:name="_Ref486655122"/>
      <w:bookmarkStart w:id="517" w:name="_Ref486655195"/>
      <w:bookmarkStart w:id="518" w:name="_Ref415734744"/>
      <w:bookmarkStart w:id="519" w:name="_Toc13056171"/>
      <w:r w:rsidRPr="00ED3698">
        <w:lastRenderedPageBreak/>
        <w:t>D</w:t>
      </w:r>
      <w:bookmarkEnd w:id="513"/>
      <w:bookmarkEnd w:id="514"/>
      <w:bookmarkEnd w:id="515"/>
      <w:bookmarkEnd w:id="516"/>
      <w:bookmarkEnd w:id="517"/>
      <w:r>
        <w:rPr>
          <w:rFonts w:hint="eastAsia"/>
        </w:rPr>
        <w:t>atabase</w:t>
      </w:r>
      <w:bookmarkEnd w:id="518"/>
      <w:bookmarkEnd w:id="519"/>
    </w:p>
    <w:p w14:paraId="63C2421C" w14:textId="3B8E93F9" w:rsidR="00DB1505" w:rsidRPr="00ED3698" w:rsidRDefault="00DB1505" w:rsidP="00DB1505">
      <w:r w:rsidRPr="00ED3698">
        <w:t xml:space="preserve">The </w:t>
      </w:r>
      <w:r w:rsidR="00B11430">
        <w:t>geochemical</w:t>
      </w:r>
      <w:r w:rsidRPr="00ED3698">
        <w:t xml:space="preserve"> database is derived from the </w:t>
      </w:r>
      <w:r w:rsidR="009557D6" w:rsidRPr="00ED3698">
        <w:t xml:space="preserve">MINTEQA2 </w:t>
      </w:r>
      <w:r w:rsidRPr="00ED3698">
        <w:t xml:space="preserve">database (Allison et al., 1991). Because </w:t>
      </w:r>
      <w:r>
        <w:t xml:space="preserve">MIN3P-THCm </w:t>
      </w:r>
      <w:r w:rsidRPr="00ED3698">
        <w:t xml:space="preserve">allows </w:t>
      </w:r>
      <w:r w:rsidR="009557D6">
        <w:t>for simulating</w:t>
      </w:r>
      <w:r w:rsidRPr="00ED3698">
        <w:t xml:space="preserve"> open or partially open systems (in contact with the atmosphere) and </w:t>
      </w:r>
      <w:r w:rsidR="009557D6">
        <w:t>including</w:t>
      </w:r>
      <w:r w:rsidRPr="00ED3698">
        <w:t xml:space="preserve"> kinetically-controlled reactions, the half-reaction approach (i.e.</w:t>
      </w:r>
      <w:r w:rsidR="009557D6">
        <w:t>,</w:t>
      </w:r>
      <w:r w:rsidRPr="00ED3698">
        <w:t xml:space="preserve"> use of the electron as a component and redox master variable) could not be used in </w:t>
      </w:r>
      <w:r>
        <w:t>MIN3P-THCm.</w:t>
      </w:r>
      <w:r w:rsidRPr="00ED3698">
        <w:t xml:space="preserve"> The electron is eliminated by combining </w:t>
      </w:r>
      <w:r w:rsidR="0012625D" w:rsidRPr="00ED3698">
        <w:t xml:space="preserve">all </w:t>
      </w:r>
      <w:r w:rsidR="0012625D" w:rsidRPr="0012625D">
        <w:rPr>
          <w:noProof/>
        </w:rPr>
        <w:t>half</w:t>
      </w:r>
      <w:r w:rsidR="0012625D">
        <w:rPr>
          <w:noProof/>
        </w:rPr>
        <w:t>-</w:t>
      </w:r>
      <w:r w:rsidR="0012625D" w:rsidRPr="0012625D">
        <w:rPr>
          <w:noProof/>
        </w:rPr>
        <w:t>reactions</w:t>
      </w:r>
      <w:r w:rsidR="0012625D" w:rsidRPr="00ED3698">
        <w:t xml:space="preserve"> </w:t>
      </w:r>
      <w:r w:rsidRPr="00ED3698">
        <w:t>in the MINTEQA2</w:t>
      </w:r>
      <w:r w:rsidR="009557D6">
        <w:t xml:space="preserve"> </w:t>
      </w:r>
      <w:r w:rsidRPr="00ED3698">
        <w:t>database with the O</w:t>
      </w:r>
      <w:r w:rsidRPr="00ED3698">
        <w:rPr>
          <w:vertAlign w:val="subscript"/>
        </w:rPr>
        <w:t>2</w:t>
      </w:r>
      <w:r w:rsidRPr="00ED3698">
        <w:t>(aq)/H</w:t>
      </w:r>
      <w:r w:rsidRPr="00ED3698">
        <w:rPr>
          <w:vertAlign w:val="subscript"/>
        </w:rPr>
        <w:t>2</w:t>
      </w:r>
      <w:r w:rsidRPr="00ED3698">
        <w:t xml:space="preserve">O </w:t>
      </w:r>
      <w:r w:rsidR="0012625D" w:rsidRPr="0012625D">
        <w:rPr>
          <w:noProof/>
        </w:rPr>
        <w:t>half</w:t>
      </w:r>
      <w:r w:rsidR="0012625D">
        <w:rPr>
          <w:noProof/>
        </w:rPr>
        <w:t>-</w:t>
      </w:r>
      <w:r w:rsidR="0012625D" w:rsidRPr="0012625D">
        <w:rPr>
          <w:noProof/>
        </w:rPr>
        <w:t>reaction</w:t>
      </w:r>
      <w:r w:rsidRPr="00ED3698">
        <w:t>.</w:t>
      </w:r>
    </w:p>
    <w:p w14:paraId="7998F575" w14:textId="6BC20FD4" w:rsidR="00DB1505" w:rsidRPr="00ED3698" w:rsidRDefault="00DB1505" w:rsidP="00DB1505">
      <w:r w:rsidRPr="00ED3698">
        <w:t>The MIN3P-</w:t>
      </w:r>
      <w:r w:rsidR="00B11430">
        <w:t xml:space="preserve">THCm geochemical </w:t>
      </w:r>
      <w:r w:rsidRPr="00ED3698">
        <w:t xml:space="preserve">database also allows </w:t>
      </w:r>
      <w:r w:rsidR="009557D6">
        <w:t>for specifying</w:t>
      </w:r>
      <w:r w:rsidRPr="00ED3698">
        <w:t xml:space="preserve"> </w:t>
      </w:r>
      <w:r w:rsidR="00EB176D" w:rsidRPr="00ED3698">
        <w:t>kineticall</w:t>
      </w:r>
      <w:r w:rsidR="00EB176D">
        <w:t xml:space="preserve">y </w:t>
      </w:r>
      <w:r w:rsidRPr="00ED3698">
        <w:t xml:space="preserve">controlled intra-aqueous and dissolution-precipitation reactions. Default values for ion-exchange and surface complexation reactions are also provided and were taken from the </w:t>
      </w:r>
      <w:r w:rsidR="009557D6" w:rsidRPr="00ED3698">
        <w:t>PHREEQC</w:t>
      </w:r>
      <w:r w:rsidR="009557D6">
        <w:t xml:space="preserve">2 </w:t>
      </w:r>
      <w:r w:rsidRPr="00ED3698">
        <w:t xml:space="preserve">database </w:t>
      </w:r>
      <w:r w:rsidR="00B11430">
        <w:t>(Parkhurst and Appelo, 1999).</w:t>
      </w:r>
    </w:p>
    <w:p w14:paraId="7C0D8C66" w14:textId="77777777" w:rsidR="00DB1505" w:rsidRPr="00ED3698" w:rsidRDefault="00DB1505" w:rsidP="00DB1505">
      <w:pPr>
        <w:pStyle w:val="Heading2"/>
      </w:pPr>
      <w:bookmarkStart w:id="520" w:name="_Toc13056172"/>
      <w:r w:rsidRPr="00ED3698">
        <w:t>Components</w:t>
      </w:r>
      <w:bookmarkEnd w:id="520"/>
    </w:p>
    <w:p w14:paraId="2ED031D9" w14:textId="77777777" w:rsidR="00DB1505" w:rsidRPr="00ED3698" w:rsidRDefault="00DB1505" w:rsidP="00DB1505">
      <w:pPr>
        <w:pStyle w:val="Heading3"/>
      </w:pPr>
      <w:bookmarkStart w:id="521" w:name="_Ref486655883"/>
      <w:bookmarkStart w:id="522" w:name="_Toc13056173"/>
      <w:r w:rsidRPr="00ED3698">
        <w:t>comp.dbs</w:t>
      </w:r>
      <w:bookmarkEnd w:id="521"/>
      <w:bookmarkEnd w:id="522"/>
      <w:r w:rsidRPr="00ED3698">
        <w:t xml:space="preserve"> </w:t>
      </w:r>
    </w:p>
    <w:p w14:paraId="3739E532" w14:textId="7D24A37C" w:rsidR="00DB1505" w:rsidRPr="00ED3698" w:rsidRDefault="00DB1505" w:rsidP="00DB1505">
      <w:r w:rsidRPr="00ED3698">
        <w:t xml:space="preserve">The database file for the </w:t>
      </w:r>
      <w:r w:rsidR="000967E4">
        <w:t xml:space="preserve">primary </w:t>
      </w:r>
      <w:r w:rsidRPr="00ED3698">
        <w:t>components is named comp.dbs. Two types of components can be specified in the database file: aqueous components and non-aqueous components (currently limited to surface sites for surface complexation reactions)</w:t>
      </w:r>
      <w:r w:rsidR="0014017E">
        <w:t>.</w:t>
      </w:r>
    </w:p>
    <w:p w14:paraId="431A91D8" w14:textId="0EE622A4" w:rsidR="00DB1505" w:rsidRPr="00ED3698" w:rsidRDefault="009557D6" w:rsidP="00DB1505">
      <w:pPr>
        <w:pStyle w:val="Heading4"/>
      </w:pPr>
      <w:bookmarkStart w:id="523" w:name="_Toc13056174"/>
      <w:r w:rsidRPr="00ED3698">
        <w:t>Aqueous</w:t>
      </w:r>
      <w:r w:rsidR="00DB1505" w:rsidRPr="00ED3698">
        <w:t xml:space="preserve"> components</w:t>
      </w:r>
      <w:bookmarkEnd w:id="523"/>
    </w:p>
    <w:p w14:paraId="6D59EDC6" w14:textId="77777777" w:rsidR="00DB1505" w:rsidRPr="00ED3698" w:rsidRDefault="00DB1505" w:rsidP="00DB1505">
      <w:r w:rsidRPr="00ED3698">
        <w:t>The entry for the aqueous component Ba</w:t>
      </w:r>
      <w:r w:rsidRPr="00ED3698">
        <w:rPr>
          <w:vertAlign w:val="superscript"/>
        </w:rPr>
        <w:t>2+</w:t>
      </w:r>
      <w:r w:rsidRPr="00ED3698">
        <w:t xml:space="preserve"> is given by:</w:t>
      </w:r>
    </w:p>
    <w:p w14:paraId="2E03AAC2" w14:textId="77777777" w:rsidR="00DB1505" w:rsidRPr="00ED3698" w:rsidRDefault="00DB1505" w:rsidP="00DB1505">
      <w:pPr>
        <w:pStyle w:val="StyleCode"/>
      </w:pPr>
    </w:p>
    <w:p w14:paraId="5DBAA89F" w14:textId="77777777" w:rsidR="00DB1505" w:rsidRPr="00ED3698" w:rsidRDefault="00DB1505" w:rsidP="00DB1505">
      <w:pPr>
        <w:pStyle w:val="StyleCode"/>
      </w:pPr>
      <w:r w:rsidRPr="00ED3698">
        <w:t>ba+2         2.0     5.00  .00          137.34000   0.0</w:t>
      </w:r>
    </w:p>
    <w:p w14:paraId="5CE3B4ED" w14:textId="77777777" w:rsidR="00DB1505" w:rsidRPr="00ED3698" w:rsidRDefault="00DB1505" w:rsidP="00DB1505">
      <w:pPr>
        <w:pStyle w:val="StyleCode"/>
      </w:pPr>
    </w:p>
    <w:p w14:paraId="26A0C7C8" w14:textId="3EEA9881" w:rsidR="00DB1505" w:rsidRPr="00ED3698" w:rsidRDefault="00DB1505" w:rsidP="00DB1505">
      <w:r w:rsidRPr="00ED3698">
        <w:t>where ba+2 is the name of the component, 2.0 is the charge</w:t>
      </w:r>
      <w:r w:rsidR="009557D6">
        <w:t xml:space="preserve"> and</w:t>
      </w:r>
      <w:r w:rsidR="009557D6" w:rsidRPr="00ED3698">
        <w:t xml:space="preserve"> </w:t>
      </w:r>
      <w:r w:rsidRPr="00ED3698">
        <w:t>5.00 and .00 are the Debye-</w:t>
      </w:r>
      <w:r w:rsidR="008B3CE1">
        <w:t>Hückel</w:t>
      </w:r>
      <w:r w:rsidRPr="00ED3698">
        <w:t xml:space="preserve"> constants a and b. 137.34000 defines the gram formula weight and 0.0 is the alkalinity factor. </w:t>
      </w:r>
    </w:p>
    <w:p w14:paraId="011D1BC7" w14:textId="77777777" w:rsidR="00DB1505" w:rsidRPr="00ED3698" w:rsidRDefault="00DB1505" w:rsidP="00DB1505">
      <w:pPr>
        <w:pStyle w:val="Heading5"/>
      </w:pPr>
      <w:r w:rsidRPr="00ED3698">
        <w:t>Alkalinity factor</w:t>
      </w:r>
    </w:p>
    <w:p w14:paraId="54BF45C8" w14:textId="48E95E29" w:rsidR="00DB1505" w:rsidRDefault="00DB1505" w:rsidP="00DB1505">
      <w:r w:rsidRPr="00ED3698">
        <w:t xml:space="preserve">The alkalinity factor is used to determine the alkalinity value of the water. It is defined as the proton uptake capacity of the species when titrated to the carbonate alkalinity </w:t>
      </w:r>
      <w:r w:rsidR="0075340C" w:rsidRPr="0075340C">
        <w:rPr>
          <w:noProof/>
        </w:rPr>
        <w:t>endpoint</w:t>
      </w:r>
      <w:r w:rsidRPr="00ED3698">
        <w:t>. By definition, the alkalinity factor of CO</w:t>
      </w:r>
      <w:r w:rsidRPr="00ED3698">
        <w:rPr>
          <w:vertAlign w:val="subscript"/>
        </w:rPr>
        <w:t>3</w:t>
      </w:r>
      <w:r w:rsidRPr="00ED3698">
        <w:rPr>
          <w:vertAlign w:val="superscript"/>
        </w:rPr>
        <w:t>2-</w:t>
      </w:r>
      <w:r w:rsidRPr="00ED3698">
        <w:t xml:space="preserve"> equals two (2).</w:t>
      </w:r>
    </w:p>
    <w:p w14:paraId="48E4F51B" w14:textId="77777777" w:rsidR="00DB1505" w:rsidRPr="00ED3698" w:rsidRDefault="00DB1505" w:rsidP="00DB1505">
      <w:pPr>
        <w:pStyle w:val="Heading5"/>
      </w:pPr>
      <w:r>
        <w:t>Isotope components</w:t>
      </w:r>
    </w:p>
    <w:p w14:paraId="129BDDE2" w14:textId="2C13ABBD" w:rsidR="00DB1505" w:rsidRDefault="00DB1505" w:rsidP="00DB1505">
      <w:r w:rsidRPr="00ED3698">
        <w:t xml:space="preserve">The </w:t>
      </w:r>
      <w:r>
        <w:t xml:space="preserve">isotope components should be included in the database in the same format as </w:t>
      </w:r>
      <w:r w:rsidR="007D5F64">
        <w:t xml:space="preserve">other </w:t>
      </w:r>
      <w:r>
        <w:t>components</w:t>
      </w:r>
      <w:r w:rsidRPr="00ED3698">
        <w:t>.</w:t>
      </w:r>
      <w:r>
        <w:t xml:space="preserve"> </w:t>
      </w:r>
      <w:r w:rsidR="007D5F64" w:rsidRPr="005E172F">
        <w:t>The following data block defines</w:t>
      </w:r>
      <w:r w:rsidRPr="005E172F">
        <w:t xml:space="preserve"> the</w:t>
      </w:r>
      <w:r w:rsidR="007D5F64" w:rsidRPr="005E172F">
        <w:t xml:space="preserve"> </w:t>
      </w:r>
      <w:r w:rsidR="00283971">
        <w:t>sulphur</w:t>
      </w:r>
      <w:r w:rsidRPr="005E172F">
        <w:t xml:space="preserve"> isotope components </w:t>
      </w:r>
      <w:r w:rsidR="007D5F64" w:rsidRPr="005E172F">
        <w:t>as</w:t>
      </w:r>
      <w:r w:rsidRPr="005E172F">
        <w:t xml:space="preserve"> </w:t>
      </w:r>
      <w:r w:rsidR="009557D6" w:rsidRPr="005E172F">
        <w:t>sul</w:t>
      </w:r>
      <w:r w:rsidR="009557D6">
        <w:t>ph</w:t>
      </w:r>
      <w:r w:rsidR="009557D6" w:rsidRPr="005E172F">
        <w:t xml:space="preserve">ate </w:t>
      </w:r>
      <w:r w:rsidRPr="005E172F">
        <w:t xml:space="preserve">and </w:t>
      </w:r>
      <w:r w:rsidR="009557D6" w:rsidRPr="005E172F">
        <w:t>hydrosul</w:t>
      </w:r>
      <w:r w:rsidR="009557D6">
        <w:t>ph</w:t>
      </w:r>
      <w:r w:rsidR="009557D6" w:rsidRPr="005E172F">
        <w:t>ide</w:t>
      </w:r>
      <w:r w:rsidRPr="005E172F">
        <w:t>:</w:t>
      </w:r>
    </w:p>
    <w:p w14:paraId="009BEF1D" w14:textId="77777777" w:rsidR="00DB1505" w:rsidRDefault="00DB1505" w:rsidP="00DB1505">
      <w:pPr>
        <w:pStyle w:val="StyleCode"/>
      </w:pPr>
    </w:p>
    <w:p w14:paraId="7930CE00" w14:textId="77777777" w:rsidR="00DB1505" w:rsidRDefault="00DB1505" w:rsidP="00DB1505">
      <w:pPr>
        <w:pStyle w:val="StyleCode"/>
      </w:pPr>
      <w:r>
        <w:t xml:space="preserve">so4-2 </w:t>
      </w:r>
      <w:r>
        <w:tab/>
      </w:r>
      <w:r>
        <w:tab/>
        <w:t xml:space="preserve">-2.0 </w:t>
      </w:r>
      <w:r>
        <w:tab/>
        <w:t xml:space="preserve">4.00 </w:t>
      </w:r>
      <w:r>
        <w:tab/>
        <w:t xml:space="preserve">-.04 </w:t>
      </w:r>
      <w:r>
        <w:tab/>
        <w:t xml:space="preserve">95.95173 </w:t>
      </w:r>
      <w:r>
        <w:tab/>
        <w:t>.00</w:t>
      </w:r>
    </w:p>
    <w:p w14:paraId="605BC51E" w14:textId="77777777" w:rsidR="00DB1505" w:rsidRDefault="00DB1505" w:rsidP="00DB1505">
      <w:pPr>
        <w:pStyle w:val="StyleCode"/>
      </w:pPr>
      <w:r>
        <w:t xml:space="preserve">34so4-2 </w:t>
      </w:r>
      <w:r>
        <w:tab/>
        <w:t xml:space="preserve">-2.0 </w:t>
      </w:r>
      <w:r>
        <w:tab/>
        <w:t xml:space="preserve">4.00 </w:t>
      </w:r>
      <w:r>
        <w:tab/>
        <w:t xml:space="preserve">-.04 </w:t>
      </w:r>
      <w:r>
        <w:tab/>
        <w:t xml:space="preserve">97.94753 </w:t>
      </w:r>
      <w:r>
        <w:tab/>
        <w:t>.00</w:t>
      </w:r>
    </w:p>
    <w:p w14:paraId="3BA603AA" w14:textId="77777777" w:rsidR="00DB1505" w:rsidRDefault="00DB1505" w:rsidP="00DB1505">
      <w:pPr>
        <w:pStyle w:val="StyleCode"/>
      </w:pPr>
      <w:r>
        <w:t xml:space="preserve">hs-1 </w:t>
      </w:r>
      <w:r>
        <w:tab/>
      </w:r>
      <w:r>
        <w:tab/>
        <w:t xml:space="preserve">-1.0 </w:t>
      </w:r>
      <w:r>
        <w:tab/>
        <w:t xml:space="preserve">3.50 </w:t>
      </w:r>
      <w:r>
        <w:tab/>
        <w:t xml:space="preserve">.00 </w:t>
      </w:r>
      <w:r>
        <w:tab/>
        <w:t xml:space="preserve">33.07200 </w:t>
      </w:r>
      <w:r>
        <w:tab/>
        <w:t>.00</w:t>
      </w:r>
    </w:p>
    <w:p w14:paraId="6AE75C95" w14:textId="77777777" w:rsidR="00DB1505" w:rsidRDefault="00DB1505" w:rsidP="00DB1505">
      <w:pPr>
        <w:pStyle w:val="StyleCode"/>
      </w:pPr>
      <w:r>
        <w:t xml:space="preserve">34hs-1 </w:t>
      </w:r>
      <w:r>
        <w:tab/>
      </w:r>
      <w:r>
        <w:tab/>
        <w:t xml:space="preserve">-1.0 </w:t>
      </w:r>
      <w:r>
        <w:tab/>
        <w:t xml:space="preserve">3.50 </w:t>
      </w:r>
      <w:r>
        <w:tab/>
        <w:t xml:space="preserve">.00 </w:t>
      </w:r>
      <w:r>
        <w:tab/>
        <w:t xml:space="preserve">34.97586 </w:t>
      </w:r>
      <w:r>
        <w:tab/>
        <w:t>.00</w:t>
      </w:r>
    </w:p>
    <w:p w14:paraId="48D7B970" w14:textId="77777777" w:rsidR="00DB1505" w:rsidRPr="00ED3698" w:rsidRDefault="00DB1505" w:rsidP="00DB1505">
      <w:pPr>
        <w:pStyle w:val="StyleCode"/>
      </w:pPr>
    </w:p>
    <w:p w14:paraId="16F1DA87" w14:textId="09B02E0E" w:rsidR="00DB1505" w:rsidRPr="00ED3698" w:rsidRDefault="00DB1505" w:rsidP="00DB1505">
      <w:r>
        <w:t>In the example, the components including the master isotope (</w:t>
      </w:r>
      <w:r w:rsidRPr="00B11744">
        <w:rPr>
          <w:vertAlign w:val="superscript"/>
        </w:rPr>
        <w:t>32</w:t>
      </w:r>
      <w:r>
        <w:t>S) are represented by so4-2 and hs-1 while the components including the heavy isotope (</w:t>
      </w:r>
      <w:r w:rsidRPr="00437206">
        <w:rPr>
          <w:vertAlign w:val="superscript"/>
        </w:rPr>
        <w:t>3</w:t>
      </w:r>
      <w:r>
        <w:rPr>
          <w:vertAlign w:val="superscript"/>
        </w:rPr>
        <w:t>4</w:t>
      </w:r>
      <w:r>
        <w:t>S) are 34so4-2 and 34hs-1. The properties of the same components including master or heavier/lighter isotopes are the same except the molar weight.</w:t>
      </w:r>
    </w:p>
    <w:p w14:paraId="5759228A" w14:textId="46E391FF" w:rsidR="00DB1505" w:rsidRPr="00ED3698" w:rsidRDefault="008772E2" w:rsidP="00DB1505">
      <w:pPr>
        <w:pStyle w:val="Heading4"/>
      </w:pPr>
      <w:bookmarkStart w:id="524" w:name="_Toc13056175"/>
      <w:r w:rsidRPr="00ED3698">
        <w:lastRenderedPageBreak/>
        <w:t>Non-aqueous</w:t>
      </w:r>
      <w:r w:rsidR="00DB1505" w:rsidRPr="00ED3698">
        <w:t xml:space="preserve"> components</w:t>
      </w:r>
      <w:bookmarkEnd w:id="524"/>
    </w:p>
    <w:p w14:paraId="118EFC80" w14:textId="77777777" w:rsidR="00DB1505" w:rsidRPr="00ED3698" w:rsidRDefault="00DB1505" w:rsidP="00DB1505">
      <w:r w:rsidRPr="00ED3698">
        <w:t xml:space="preserve">The entry for the non-aqueous component </w:t>
      </w:r>
      <w:r w:rsidRPr="00ED3698">
        <w:sym w:font="Symbol" w:char="F0BA"/>
      </w:r>
      <w:r w:rsidRPr="00ED3698">
        <w:t>FeOH is given by:</w:t>
      </w:r>
    </w:p>
    <w:p w14:paraId="35797159" w14:textId="77777777" w:rsidR="00DB1505" w:rsidRPr="00ED3698" w:rsidRDefault="00DB1505" w:rsidP="00DB1505">
      <w:pPr>
        <w:pStyle w:val="StyleCode"/>
      </w:pPr>
    </w:p>
    <w:p w14:paraId="0EFE3BAD" w14:textId="77777777" w:rsidR="00DB1505" w:rsidRPr="00ED3698" w:rsidRDefault="00DB1505" w:rsidP="00DB1505">
      <w:pPr>
        <w:pStyle w:val="StyleCode"/>
      </w:pPr>
      <w:r w:rsidRPr="00ED3698">
        <w:t>=feoh        0.0      .00  .00             .00000   0.0</w:t>
      </w:r>
    </w:p>
    <w:p w14:paraId="4A44153E" w14:textId="77777777" w:rsidR="00DB1505" w:rsidRPr="00ED3698" w:rsidRDefault="00DB1505" w:rsidP="00DB1505">
      <w:pPr>
        <w:pStyle w:val="StyleCode"/>
      </w:pPr>
    </w:p>
    <w:p w14:paraId="30EFCA9C" w14:textId="5DC5B8BC" w:rsidR="00DB1505" w:rsidRPr="00ED3698" w:rsidRDefault="00DB1505" w:rsidP="00DB1505">
      <w:r w:rsidRPr="00ED3698">
        <w:t>where =feoh is the name of the component on the surface site. The next value defines the charge of the surface species. All remaining values are arbitrary for surface complexation reactions and are set to 0.0.</w:t>
      </w:r>
    </w:p>
    <w:p w14:paraId="7A3C8967" w14:textId="1A3F96B1" w:rsidR="00DB1505" w:rsidRPr="00ED3698" w:rsidRDefault="00DB1505" w:rsidP="00DB1505">
      <w:pPr>
        <w:pStyle w:val="Heading3"/>
      </w:pPr>
      <w:bookmarkStart w:id="525" w:name="_Toc13056176"/>
      <w:r w:rsidRPr="00ED3698">
        <w:t>Adding new components</w:t>
      </w:r>
      <w:bookmarkEnd w:id="525"/>
    </w:p>
    <w:p w14:paraId="7F70203C" w14:textId="66EEB452" w:rsidR="00DB1505" w:rsidRPr="00ED3698" w:rsidRDefault="00DB1505" w:rsidP="00DB1505">
      <w:r w:rsidRPr="00ED3698">
        <w:t xml:space="preserve">If components are added to the database, the name of the new component must be different than the name of </w:t>
      </w:r>
      <w:r w:rsidRPr="0075340C">
        <w:rPr>
          <w:noProof/>
        </w:rPr>
        <w:t>any</w:t>
      </w:r>
      <w:r w:rsidRPr="00ED3698">
        <w:t xml:space="preserve"> existing component. If the alkalinity factor or the </w:t>
      </w:r>
      <w:r w:rsidR="005E172F">
        <w:t>Debye-</w:t>
      </w:r>
      <w:r w:rsidR="008B3CE1">
        <w:t>Hückel</w:t>
      </w:r>
      <w:r w:rsidR="005E172F">
        <w:t xml:space="preserve"> </w:t>
      </w:r>
      <w:r w:rsidRPr="00ED3698">
        <w:t xml:space="preserve">parameters are not known, 0.00 should be specified. When no </w:t>
      </w:r>
      <w:r w:rsidR="005E172F">
        <w:t>Debye-</w:t>
      </w:r>
      <w:r w:rsidR="008B3CE1">
        <w:t>Hückel</w:t>
      </w:r>
      <w:r w:rsidR="005E172F">
        <w:t xml:space="preserve"> </w:t>
      </w:r>
      <w:r w:rsidRPr="00ED3698">
        <w:t xml:space="preserve">parameters are specified, the Davies </w:t>
      </w:r>
      <w:r w:rsidR="008772E2">
        <w:t>e</w:t>
      </w:r>
      <w:r w:rsidR="008772E2" w:rsidRPr="00ED3698">
        <w:t xml:space="preserve">quation </w:t>
      </w:r>
      <w:r w:rsidRPr="00ED3698">
        <w:t xml:space="preserve">is used. All other parameters are required to allow </w:t>
      </w:r>
      <w:r w:rsidR="008772E2">
        <w:t>for considering</w:t>
      </w:r>
      <w:r w:rsidRPr="00ED3698">
        <w:t xml:space="preserve"> the new component. When adding additional components the following format must be obeyed:</w:t>
      </w:r>
    </w:p>
    <w:p w14:paraId="0B91ACB0" w14:textId="77777777" w:rsidR="00DB1505" w:rsidRPr="00ED3698" w:rsidRDefault="00DB1505" w:rsidP="000967E4">
      <w:pPr>
        <w:pStyle w:val="StyleCode"/>
      </w:pPr>
    </w:p>
    <w:p w14:paraId="6E9A9E65" w14:textId="77777777" w:rsidR="00DB1505" w:rsidRPr="00ED3698" w:rsidRDefault="00DB1505" w:rsidP="000967E4">
      <w:pPr>
        <w:pStyle w:val="StyleCode"/>
      </w:pPr>
      <w:r w:rsidRPr="00ED3698">
        <w:t>Line 1: format(a12,f4.1,4x,f5.2,f5.2,8x,f11.5,f7.2)</w:t>
      </w:r>
    </w:p>
    <w:p w14:paraId="3CBB8D51" w14:textId="77777777" w:rsidR="00DB1505" w:rsidRPr="00ED3698" w:rsidRDefault="00DB1505" w:rsidP="000967E4">
      <w:pPr>
        <w:pStyle w:val="StyleCode"/>
      </w:pPr>
    </w:p>
    <w:p w14:paraId="02292363" w14:textId="544E6DF9" w:rsidR="00DB1505" w:rsidRDefault="000967E4" w:rsidP="00DB1505">
      <w:r>
        <w:t>This data f</w:t>
      </w:r>
      <w:r w:rsidR="00DB1505" w:rsidRPr="00ED3698">
        <w:t>ormat is based on that used in MINTEQA2 (e.g.</w:t>
      </w:r>
      <w:r w:rsidR="008772E2">
        <w:t>,</w:t>
      </w:r>
      <w:r w:rsidR="00DB1505" w:rsidRPr="00ED3698">
        <w:t xml:space="preserve"> a1</w:t>
      </w:r>
      <w:r>
        <w:t>2</w:t>
      </w:r>
      <w:r w:rsidR="00DB1505" w:rsidRPr="00ED3698">
        <w:t xml:space="preserve"> indicates a string</w:t>
      </w:r>
      <w:r>
        <w:t xml:space="preserve"> of</w:t>
      </w:r>
      <w:r w:rsidR="00DB1505" w:rsidRPr="00ED3698">
        <w:t xml:space="preserve"> 1</w:t>
      </w:r>
      <w:r>
        <w:t>2</w:t>
      </w:r>
      <w:r w:rsidR="00DB1505" w:rsidRPr="00ED3698">
        <w:t xml:space="preserve"> characters, f</w:t>
      </w:r>
      <w:r>
        <w:t>4</w:t>
      </w:r>
      <w:r w:rsidR="00DB1505" w:rsidRPr="00ED3698">
        <w:t>.1 indicates a real number that contains up to four (</w:t>
      </w:r>
      <w:r>
        <w:t>4</w:t>
      </w:r>
      <w:r w:rsidR="00DB1505" w:rsidRPr="00ED3698">
        <w:t>) digits</w:t>
      </w:r>
      <w:r>
        <w:t>,</w:t>
      </w:r>
      <w:r w:rsidR="00DB1505" w:rsidRPr="00ED3698">
        <w:t xml:space="preserve"> of which one </w:t>
      </w:r>
      <w:r>
        <w:t xml:space="preserve">digit </w:t>
      </w:r>
      <w:r w:rsidR="005E172F">
        <w:t>places</w:t>
      </w:r>
      <w:r w:rsidR="00DB1505" w:rsidRPr="00ED3698">
        <w:t xml:space="preserve"> </w:t>
      </w:r>
      <w:r w:rsidR="005E172F">
        <w:t>to</w:t>
      </w:r>
      <w:r>
        <w:t xml:space="preserve"> </w:t>
      </w:r>
      <w:r w:rsidR="00DB1505" w:rsidRPr="00ED3698">
        <w:t xml:space="preserve">the right of the decimal </w:t>
      </w:r>
      <w:r w:rsidR="005E172F">
        <w:t>point</w:t>
      </w:r>
      <w:r>
        <w:t xml:space="preserve"> (i.e.</w:t>
      </w:r>
      <w:r w:rsidR="008772E2">
        <w:t>,</w:t>
      </w:r>
      <w:r>
        <w:t xml:space="preserve"> 673.8)</w:t>
      </w:r>
      <w:r w:rsidR="00DB1505" w:rsidRPr="00ED3698">
        <w:t xml:space="preserve">, </w:t>
      </w:r>
      <w:r w:rsidR="008772E2">
        <w:t xml:space="preserve">and </w:t>
      </w:r>
      <w:r w:rsidR="00DB1505" w:rsidRPr="00ED3698">
        <w:t>4x indicates four (4) blank spaces)</w:t>
      </w:r>
      <w:r>
        <w:t>.</w:t>
      </w:r>
    </w:p>
    <w:p w14:paraId="0713B626" w14:textId="4193EA16" w:rsidR="00C034B7" w:rsidRPr="00ED3698" w:rsidRDefault="00C034B7" w:rsidP="00C034B7">
      <w:pPr>
        <w:pStyle w:val="Heading3"/>
      </w:pPr>
      <w:bookmarkStart w:id="526" w:name="_Ref527109470"/>
      <w:bookmarkStart w:id="527" w:name="_Toc13056177"/>
      <w:r w:rsidRPr="00ED3698">
        <w:t xml:space="preserve">components </w:t>
      </w:r>
      <w:r>
        <w:t>for multicomponent diffusion</w:t>
      </w:r>
      <w:bookmarkEnd w:id="526"/>
      <w:bookmarkEnd w:id="527"/>
    </w:p>
    <w:p w14:paraId="61B1DDB3" w14:textId="72FDA329" w:rsidR="00C034B7" w:rsidRDefault="00C034B7" w:rsidP="00DB1505">
      <w:r>
        <w:t xml:space="preserve">If </w:t>
      </w:r>
      <w:r w:rsidR="008772E2">
        <w:t xml:space="preserve">the </w:t>
      </w:r>
      <w:r>
        <w:t xml:space="preserve">multicomponent diffusion model is applied (see </w:t>
      </w:r>
      <w:r w:rsidR="008772E2">
        <w:t xml:space="preserve">Section </w:t>
      </w:r>
      <w:r>
        <w:fldChar w:fldCharType="begin"/>
      </w:r>
      <w:r>
        <w:instrText xml:space="preserve"> REF _Ref472094660 \r \h </w:instrText>
      </w:r>
      <w:r>
        <w:fldChar w:fldCharType="separate"/>
      </w:r>
      <w:r w:rsidR="00D41448">
        <w:t>3.2.2.7</w:t>
      </w:r>
      <w:r>
        <w:fldChar w:fldCharType="end"/>
      </w:r>
      <w:r>
        <w:t>), the molecular diffusion coefficient</w:t>
      </w:r>
      <w:r w:rsidR="00AF6169">
        <w:t xml:space="preserve"> (in [m</w:t>
      </w:r>
      <w:r w:rsidR="00AF6169" w:rsidRPr="00AF6169">
        <w:rPr>
          <w:vertAlign w:val="superscript"/>
        </w:rPr>
        <w:t>2</w:t>
      </w:r>
      <w:r w:rsidR="00AF6169">
        <w:t xml:space="preserve"> s</w:t>
      </w:r>
      <w:r w:rsidR="00AF6169" w:rsidRPr="00AF6169">
        <w:rPr>
          <w:vertAlign w:val="superscript"/>
        </w:rPr>
        <w:t>-1</w:t>
      </w:r>
      <w:r w:rsidR="00AF6169">
        <w:t>])</w:t>
      </w:r>
      <w:r>
        <w:t xml:space="preserve"> </w:t>
      </w:r>
      <w:r w:rsidR="00AF6169">
        <w:t xml:space="preserve">is </w:t>
      </w:r>
      <w:r w:rsidR="008772E2">
        <w:t>species-dependent</w:t>
      </w:r>
      <w:r>
        <w:t xml:space="preserve">. This parameter is required to be attached at the end of each entry as </w:t>
      </w:r>
      <w:r w:rsidR="00E3793D">
        <w:t>follows</w:t>
      </w:r>
      <w:r>
        <w:t>:</w:t>
      </w:r>
    </w:p>
    <w:p w14:paraId="5FF56A9D" w14:textId="77777777" w:rsidR="00C034B7" w:rsidRDefault="00C034B7" w:rsidP="00C034B7">
      <w:pPr>
        <w:pStyle w:val="StyleCode"/>
      </w:pPr>
    </w:p>
    <w:p w14:paraId="7A973177" w14:textId="7E42B3B7" w:rsidR="00C034B7" w:rsidRDefault="00C034B7" w:rsidP="00C034B7">
      <w:pPr>
        <w:pStyle w:val="StyleCode"/>
      </w:pPr>
      <w:r w:rsidRPr="00C034B7">
        <w:t>ca+2         2.0     6.00  .17           40.08000    .00  0.792d-9</w:t>
      </w:r>
    </w:p>
    <w:p w14:paraId="6508020B" w14:textId="77777777" w:rsidR="00C034B7" w:rsidRDefault="00C034B7" w:rsidP="00C034B7">
      <w:pPr>
        <w:pStyle w:val="StyleCode"/>
      </w:pPr>
    </w:p>
    <w:p w14:paraId="05403BFF" w14:textId="351F3B12" w:rsidR="00C034B7" w:rsidRPr="00ED3698" w:rsidRDefault="00C034B7" w:rsidP="00C034B7">
      <w:r>
        <w:t>This parameter for the relevant components should be verified before the simulation.</w:t>
      </w:r>
    </w:p>
    <w:p w14:paraId="7F3F40F6" w14:textId="77777777" w:rsidR="00DB1505" w:rsidRPr="00ED3698" w:rsidRDefault="00DB1505" w:rsidP="00DB1505">
      <w:pPr>
        <w:pStyle w:val="Heading2"/>
      </w:pPr>
      <w:bookmarkStart w:id="528" w:name="_Toc13056178"/>
      <w:r w:rsidRPr="00ED3698">
        <w:t>Complexation reactions</w:t>
      </w:r>
      <w:bookmarkEnd w:id="528"/>
    </w:p>
    <w:p w14:paraId="38AC1FD2" w14:textId="2ED018D9" w:rsidR="00DB1505" w:rsidRPr="00ED3698" w:rsidRDefault="00DB1505" w:rsidP="00DB1505">
      <w:r w:rsidRPr="00ED3698">
        <w:t>The database file for aqueous complexation reactions is named complex.dbs. As an example</w:t>
      </w:r>
      <w:r w:rsidR="00E3793D">
        <w:t>,</w:t>
      </w:r>
      <w:r w:rsidRPr="00ED3698">
        <w:t xml:space="preserve"> the database entry for the association reaction</w:t>
      </w:r>
    </w:p>
    <w:p w14:paraId="3E4D8ED6" w14:textId="77777777" w:rsidR="00DB1505" w:rsidRPr="00ED3698" w:rsidRDefault="00D52C88" w:rsidP="00DB1505">
      <w:r w:rsidRPr="00C0637E">
        <w:rPr>
          <w:noProof/>
          <w:position w:val="-10"/>
        </w:rPr>
        <w:object w:dxaOrig="4640" w:dyaOrig="340" w14:anchorId="1A10AEB0">
          <v:shape id="_x0000_i1054" type="#_x0000_t75" alt="" style="width:231.35pt;height:17.35pt;mso-width-percent:0;mso-height-percent:0;mso-width-percent:0;mso-height-percent:0" o:ole="" fillcolor="window">
            <v:imagedata r:id="rId126" o:title=""/>
          </v:shape>
          <o:OLEObject Type="Embed" ProgID="Equation.3" ShapeID="_x0000_i1054" DrawAspect="Content" ObjectID="_1776598782" r:id="rId127"/>
        </w:object>
      </w:r>
    </w:p>
    <w:p w14:paraId="406D6F86" w14:textId="77777777" w:rsidR="00DB1505" w:rsidRPr="00ED3698" w:rsidRDefault="00DB1505" w:rsidP="00DB1505">
      <w:r w:rsidRPr="00ED3698">
        <w:t>is given by:</w:t>
      </w:r>
    </w:p>
    <w:p w14:paraId="415C41F8" w14:textId="77777777" w:rsidR="00DB1505" w:rsidRPr="00ED3698" w:rsidRDefault="00DB1505" w:rsidP="00DB1505">
      <w:pPr>
        <w:pStyle w:val="StyleCode"/>
      </w:pPr>
    </w:p>
    <w:p w14:paraId="0B5B9C37" w14:textId="77777777" w:rsidR="00DB1505" w:rsidRPr="00ED3698" w:rsidRDefault="00DB1505" w:rsidP="00DB1505">
      <w:pPr>
        <w:pStyle w:val="StyleCode"/>
      </w:pPr>
      <w:r w:rsidRPr="00ED3698">
        <w:t>h3sio4-           6.1200   -9.8300                -1.00 4.00  .00  95.1070    .00</w:t>
      </w:r>
    </w:p>
    <w:p w14:paraId="5484AAA5" w14:textId="77777777" w:rsidR="00DB1505" w:rsidRPr="00ED3698" w:rsidRDefault="00DB1505" w:rsidP="00DB1505">
      <w:pPr>
        <w:pStyle w:val="StyleCode"/>
      </w:pPr>
      <w:r w:rsidRPr="00ED3698">
        <w:t xml:space="preserve">      2   h4sio4         1.000 h+1           -1.000</w:t>
      </w:r>
    </w:p>
    <w:p w14:paraId="00934C6B" w14:textId="77777777" w:rsidR="00DB1505" w:rsidRPr="00ED3698" w:rsidRDefault="00DB1505" w:rsidP="00DB1505">
      <w:pPr>
        <w:pStyle w:val="StyleCode"/>
      </w:pPr>
    </w:p>
    <w:p w14:paraId="2DE75B7F" w14:textId="5E647C9C" w:rsidR="00DB1505" w:rsidRPr="00ED3698" w:rsidRDefault="00DB1505" w:rsidP="00DB1505">
      <w:pPr>
        <w:pStyle w:val="Heading3"/>
      </w:pPr>
      <w:bookmarkStart w:id="529" w:name="_Toc13056179"/>
      <w:r w:rsidRPr="00ED3698">
        <w:t>Line 1</w:t>
      </w:r>
      <w:bookmarkEnd w:id="529"/>
    </w:p>
    <w:p w14:paraId="1FADDA93" w14:textId="0C693774" w:rsidR="00DB1505" w:rsidRPr="00ED3698" w:rsidRDefault="00DB1505" w:rsidP="00DB1505">
      <w:r w:rsidRPr="00ED3698">
        <w:t>The first line begins with the name of the aqueous complex (h3sio4</w:t>
      </w:r>
      <w:r w:rsidR="00E3793D" w:rsidRPr="00ED3698">
        <w:t>-)</w:t>
      </w:r>
      <w:r w:rsidR="00E3793D">
        <w:t>.</w:t>
      </w:r>
      <w:r w:rsidR="00E3793D" w:rsidRPr="00ED3698">
        <w:t xml:space="preserve"> </w:t>
      </w:r>
      <w:r w:rsidRPr="00ED3698">
        <w:t>6.1200 is the enthalpy change</w:t>
      </w:r>
      <w:r w:rsidR="00E3793D">
        <w:t xml:space="preserve"> </w:t>
      </w:r>
      <w:r w:rsidR="00E3793D">
        <w:lastRenderedPageBreak/>
        <w:t>and</w:t>
      </w:r>
      <w:r w:rsidR="00E3793D" w:rsidRPr="00ED3698">
        <w:t xml:space="preserve"> </w:t>
      </w:r>
      <w:r w:rsidRPr="00ED3698">
        <w:t>-9.8300 is the equilibrium constant for 25</w:t>
      </w:r>
      <w:r w:rsidRPr="00ED3698">
        <w:rPr>
          <w:vertAlign w:val="superscript"/>
        </w:rPr>
        <w:t>o</w:t>
      </w:r>
      <w:r w:rsidRPr="00ED3698">
        <w:t xml:space="preserve">C. The following value (–1.00) defines the charge of the species while 4.00 </w:t>
      </w:r>
      <w:r w:rsidRPr="0075340C">
        <w:rPr>
          <w:noProof/>
        </w:rPr>
        <w:t>and .</w:t>
      </w:r>
      <w:r w:rsidRPr="00ED3698">
        <w:t xml:space="preserve">00 define the </w:t>
      </w:r>
      <w:r w:rsidR="005E172F">
        <w:t>Debye-</w:t>
      </w:r>
      <w:r w:rsidR="008B3CE1">
        <w:t>Hückel</w:t>
      </w:r>
      <w:r w:rsidR="005E172F">
        <w:t xml:space="preserve"> </w:t>
      </w:r>
      <w:r w:rsidRPr="00ED3698">
        <w:t>constants a and b. 95.1070 is the gram formula weight of the aqueous complex and the last value in the first input line (.00) defines the alkalinity factor for h3sio4-.</w:t>
      </w:r>
    </w:p>
    <w:p w14:paraId="6BA70AA9" w14:textId="3B8119FC" w:rsidR="00DB1505" w:rsidRPr="00ED3698" w:rsidRDefault="00DB1505" w:rsidP="00DB1505">
      <w:r w:rsidRPr="00ED3698">
        <w:t xml:space="preserve">The </w:t>
      </w:r>
      <w:r w:rsidR="00B71E03">
        <w:t xml:space="preserve">MIN3P-THCm database </w:t>
      </w:r>
      <w:r w:rsidRPr="00ED3698">
        <w:t xml:space="preserve">uses </w:t>
      </w:r>
      <w:r w:rsidRPr="0075340C">
        <w:rPr>
          <w:noProof/>
        </w:rPr>
        <w:t>association</w:t>
      </w:r>
      <w:r w:rsidRPr="00ED3698">
        <w:t xml:space="preserve"> reaction for complexation reaction. The sign of the equilibrium </w:t>
      </w:r>
      <w:r w:rsidR="006D6881" w:rsidRPr="00ED3698">
        <w:t>constan</w:t>
      </w:r>
      <w:r w:rsidR="006D6881">
        <w:t>t</w:t>
      </w:r>
      <w:r w:rsidR="006D6881" w:rsidRPr="00ED3698">
        <w:t xml:space="preserve"> </w:t>
      </w:r>
      <w:r w:rsidRPr="00ED3698">
        <w:t>logK</w:t>
      </w:r>
      <w:r w:rsidR="00B71E03">
        <w:rPr>
          <w:vertAlign w:val="subscript"/>
        </w:rPr>
        <w:t>25</w:t>
      </w:r>
      <w:r w:rsidRPr="00ED3698">
        <w:t xml:space="preserve"> should be turned around if the reactions are expressed as dissociation reactions.</w:t>
      </w:r>
    </w:p>
    <w:p w14:paraId="0250E202" w14:textId="77777777" w:rsidR="00DB1505" w:rsidRPr="00ED3698" w:rsidRDefault="00D52C88" w:rsidP="00DB1505">
      <w:pPr>
        <w:pStyle w:val="datafile"/>
      </w:pPr>
      <w:r w:rsidRPr="00ED3698">
        <w:rPr>
          <w:noProof/>
        </w:rPr>
        <w:object w:dxaOrig="3440" w:dyaOrig="380" w14:anchorId="050B8D0D">
          <v:shape id="_x0000_i1053" type="#_x0000_t75" alt="" style="width:173.35pt;height:19.35pt;mso-width-percent:0;mso-height-percent:0;mso-width-percent:0;mso-height-percent:0" o:ole="" fillcolor="window">
            <v:imagedata r:id="rId128" o:title=""/>
          </v:shape>
          <o:OLEObject Type="Embed" ProgID="Equation.3" ShapeID="_x0000_i1053" DrawAspect="Content" ObjectID="_1776598783" r:id="rId129"/>
        </w:object>
      </w:r>
    </w:p>
    <w:p w14:paraId="73FB121B" w14:textId="35417E3B" w:rsidR="00DB1505" w:rsidRPr="00ED3698" w:rsidRDefault="00DB1505" w:rsidP="00DB1505">
      <w:pPr>
        <w:pStyle w:val="Heading3"/>
      </w:pPr>
      <w:bookmarkStart w:id="530" w:name="_Toc13056180"/>
      <w:r w:rsidRPr="00ED3698">
        <w:t>Line 2</w:t>
      </w:r>
      <w:bookmarkEnd w:id="530"/>
    </w:p>
    <w:p w14:paraId="01F29C89" w14:textId="62CE9EE7" w:rsidR="00DB1505" w:rsidRPr="00ED3698" w:rsidRDefault="00B71E03" w:rsidP="00DB1505">
      <w:r>
        <w:t>The second line defines the chemical reaction mentioned above. T</w:t>
      </w:r>
      <w:r w:rsidR="00DB1505" w:rsidRPr="00ED3698">
        <w:t>he number of components, as well as the</w:t>
      </w:r>
      <w:r>
        <w:t xml:space="preserve"> pairs of name and stoichiometric coefficient</w:t>
      </w:r>
      <w:r w:rsidR="00DB1505" w:rsidRPr="00ED3698">
        <w:t xml:space="preserve"> of the </w:t>
      </w:r>
      <w:r>
        <w:t xml:space="preserve">associated </w:t>
      </w:r>
      <w:r w:rsidR="00DB1505" w:rsidRPr="00ED3698">
        <w:t xml:space="preserve">components, are specified. In the </w:t>
      </w:r>
      <w:r>
        <w:t>example</w:t>
      </w:r>
      <w:r w:rsidR="00DB1505" w:rsidRPr="00ED3698">
        <w:t xml:space="preserve">, the aqueous complex consists of </w:t>
      </w:r>
      <w:r w:rsidR="00E3793D">
        <w:t>two</w:t>
      </w:r>
      <w:r w:rsidR="00E3793D" w:rsidRPr="00ED3698">
        <w:t xml:space="preserve"> </w:t>
      </w:r>
      <w:r w:rsidR="00DB1505" w:rsidRPr="00ED3698">
        <w:t>components (h4sio4 and h+1) with stoichiometric coefficients of 1.000 and –1.000, respectively.</w:t>
      </w:r>
    </w:p>
    <w:p w14:paraId="536BEE96" w14:textId="77777777" w:rsidR="00DB1505" w:rsidRPr="00ED3698" w:rsidRDefault="00DB1505" w:rsidP="00DB1505">
      <w:pPr>
        <w:pStyle w:val="Heading3"/>
      </w:pPr>
      <w:bookmarkStart w:id="531" w:name="_Toc13056181"/>
      <w:r w:rsidRPr="00ED3698">
        <w:t xml:space="preserve">Adding </w:t>
      </w:r>
      <w:r>
        <w:t>c</w:t>
      </w:r>
      <w:r w:rsidRPr="00ED3698">
        <w:t>omplexes</w:t>
      </w:r>
      <w:bookmarkEnd w:id="531"/>
    </w:p>
    <w:p w14:paraId="6EACE0E2" w14:textId="7F5F0A94" w:rsidR="00DB1505" w:rsidRPr="00ED3698" w:rsidRDefault="00DB1505" w:rsidP="00DB1505">
      <w:r w:rsidRPr="00ED3698">
        <w:t>Additional complexes can be specified. The only requirement is that the complex can be formed from the components included in the database file comp.dbs. If the numerical values for the enthalpy change</w:t>
      </w:r>
      <w:r w:rsidR="00E3793D">
        <w:t xml:space="preserve"> and </w:t>
      </w:r>
      <w:r w:rsidRPr="00ED3698">
        <w:t>the Debye-</w:t>
      </w:r>
      <w:r w:rsidR="008B3CE1">
        <w:t>Hückel</w:t>
      </w:r>
      <w:r w:rsidRPr="00ED3698">
        <w:t xml:space="preserve"> parameters or the alkalinity factor are not known, 0.00 should be specified. All other parameters must be known to allow </w:t>
      </w:r>
      <w:r w:rsidR="00E3793D">
        <w:t xml:space="preserve">for considering </w:t>
      </w:r>
      <w:r w:rsidRPr="00ED3698">
        <w:t xml:space="preserve">the aqueous complex. </w:t>
      </w:r>
      <w:r w:rsidR="00E3793D">
        <w:t>Currently</w:t>
      </w:r>
      <w:r w:rsidRPr="00ED3698">
        <w:t>, the following format must be obeyed if additional complexes are specified in the database:</w:t>
      </w:r>
    </w:p>
    <w:p w14:paraId="793C40A0" w14:textId="77777777" w:rsidR="00DB1505" w:rsidRPr="00ED3698" w:rsidRDefault="00DB1505" w:rsidP="00DB1505">
      <w:pPr>
        <w:pStyle w:val="StyleCode"/>
      </w:pPr>
    </w:p>
    <w:p w14:paraId="17882427" w14:textId="77777777" w:rsidR="00DB1505" w:rsidRPr="00ED3698" w:rsidRDefault="00DB1505" w:rsidP="00DB1505">
      <w:pPr>
        <w:pStyle w:val="StyleCode"/>
      </w:pPr>
      <w:r w:rsidRPr="00ED3698">
        <w:t>Line 1:</w:t>
      </w:r>
      <w:r w:rsidRPr="00ED3698">
        <w:tab/>
        <w:t>format(a12,2x,2f10.4,16x,3f5.2,f9.4,f7.2)</w:t>
      </w:r>
    </w:p>
    <w:p w14:paraId="5CDFA08B" w14:textId="77777777" w:rsidR="00DB1505" w:rsidRPr="00ED3698" w:rsidRDefault="00DB1505" w:rsidP="00DB1505">
      <w:pPr>
        <w:pStyle w:val="StyleCode"/>
      </w:pPr>
      <w:r w:rsidRPr="00ED3698">
        <w:t>Line 2:</w:t>
      </w:r>
      <w:r w:rsidRPr="00ED3698">
        <w:tab/>
        <w:t>format(6x,i1,3x,5(a12,1x,f7.3,1x))</w:t>
      </w:r>
    </w:p>
    <w:p w14:paraId="0A1ECD11" w14:textId="77777777" w:rsidR="00DB1505" w:rsidRPr="00ED3698" w:rsidRDefault="00DB1505" w:rsidP="00DB1505">
      <w:pPr>
        <w:pStyle w:val="StyleCode"/>
      </w:pPr>
    </w:p>
    <w:p w14:paraId="5AADAD1C" w14:textId="7C25DAFB" w:rsidR="00DB1505" w:rsidRDefault="005E172F" w:rsidP="00DB1505">
      <w:r>
        <w:t>The f</w:t>
      </w:r>
      <w:r w:rsidR="00DB1505" w:rsidRPr="00ED3698">
        <w:t>ormat</w:t>
      </w:r>
      <w:r>
        <w:t>s</w:t>
      </w:r>
      <w:r w:rsidR="00DB1505" w:rsidRPr="00ED3698">
        <w:t xml:space="preserve"> </w:t>
      </w:r>
      <w:r>
        <w:t>are</w:t>
      </w:r>
      <w:r w:rsidR="00DB1505" w:rsidRPr="00ED3698">
        <w:t xml:space="preserve"> </w:t>
      </w:r>
      <w:r>
        <w:t>the same as</w:t>
      </w:r>
      <w:r w:rsidR="00DB1505" w:rsidRPr="00ED3698">
        <w:t xml:space="preserve"> used in MINTEQA2 (e.g.</w:t>
      </w:r>
      <w:r w:rsidR="00CF2671">
        <w:t>,</w:t>
      </w:r>
      <w:r w:rsidR="00DB1505" w:rsidRPr="00ED3698">
        <w:t xml:space="preserve"> a1</w:t>
      </w:r>
      <w:r>
        <w:t>2</w:t>
      </w:r>
      <w:r w:rsidR="00DB1505" w:rsidRPr="00ED3698">
        <w:t xml:space="preserve"> indicates a character string 1</w:t>
      </w:r>
      <w:r>
        <w:t>2</w:t>
      </w:r>
      <w:r w:rsidR="00DB1505" w:rsidRPr="00ED3698">
        <w:t xml:space="preserve"> characters long, f5.1 indicates a real number that contains up to </w:t>
      </w:r>
      <w:r>
        <w:t>five</w:t>
      </w:r>
      <w:r w:rsidR="00DB1505" w:rsidRPr="00ED3698">
        <w:t xml:space="preserve"> (5) digits of which one (1) </w:t>
      </w:r>
      <w:r>
        <w:t>places to</w:t>
      </w:r>
      <w:r w:rsidR="00DB1505" w:rsidRPr="00ED3698">
        <w:t xml:space="preserve"> the right of the decimal </w:t>
      </w:r>
      <w:r>
        <w:t>point</w:t>
      </w:r>
      <w:r w:rsidR="00DB1505" w:rsidRPr="00ED3698">
        <w:t>, 4x indicates four (4) blank spaces and i</w:t>
      </w:r>
      <w:r>
        <w:t>1</w:t>
      </w:r>
      <w:r w:rsidR="00DB1505" w:rsidRPr="00ED3698">
        <w:t xml:space="preserve"> is a </w:t>
      </w:r>
      <w:r>
        <w:t>one</w:t>
      </w:r>
      <w:r w:rsidR="00DB1505" w:rsidRPr="00ED3698">
        <w:t xml:space="preserve"> (</w:t>
      </w:r>
      <w:r>
        <w:t>1</w:t>
      </w:r>
      <w:r w:rsidR="00DB1505" w:rsidRPr="00ED3698">
        <w:t>) digit integer)</w:t>
      </w:r>
      <w:r w:rsidR="00C034B7">
        <w:t>.</w:t>
      </w:r>
    </w:p>
    <w:p w14:paraId="53D70441" w14:textId="77777777" w:rsidR="00DB1505" w:rsidRPr="00ED3698" w:rsidRDefault="00DB1505" w:rsidP="00DB1505">
      <w:pPr>
        <w:pStyle w:val="Heading3"/>
      </w:pPr>
      <w:bookmarkStart w:id="532" w:name="_Toc13056182"/>
      <w:r>
        <w:t>Isotope complexes</w:t>
      </w:r>
      <w:bookmarkEnd w:id="532"/>
    </w:p>
    <w:p w14:paraId="7ACB1FD4" w14:textId="5C21BA9D" w:rsidR="00DB1505" w:rsidRDefault="00DB1505" w:rsidP="00DB1505">
      <w:r>
        <w:t xml:space="preserve">Analogous to the </w:t>
      </w:r>
      <w:r w:rsidR="004209F1">
        <w:t>complex</w:t>
      </w:r>
      <w:r>
        <w:t xml:space="preserve"> database, entries are required for each secondary aqueous species that contains</w:t>
      </w:r>
      <w:r w:rsidR="00C034B7">
        <w:t xml:space="preserve"> one of the isotope components.</w:t>
      </w:r>
    </w:p>
    <w:p w14:paraId="5D910FA2" w14:textId="534EBBE7" w:rsidR="00DB1505" w:rsidRDefault="00DB1505" w:rsidP="00DB1505">
      <w:pPr>
        <w:pStyle w:val="Default"/>
        <w:rPr>
          <w:sz w:val="23"/>
          <w:szCs w:val="23"/>
        </w:rPr>
      </w:pPr>
      <w:r>
        <w:rPr>
          <w:sz w:val="23"/>
          <w:szCs w:val="23"/>
        </w:rPr>
        <w:t>For example</w:t>
      </w:r>
      <w:r w:rsidR="00CF2671">
        <w:rPr>
          <w:sz w:val="23"/>
          <w:szCs w:val="23"/>
        </w:rPr>
        <w:t>,</w:t>
      </w:r>
      <w:r>
        <w:rPr>
          <w:sz w:val="23"/>
          <w:szCs w:val="23"/>
        </w:rPr>
        <w:t xml:space="preserve"> the entry including the master </w:t>
      </w:r>
      <w:r w:rsidR="00283971">
        <w:rPr>
          <w:sz w:val="23"/>
          <w:szCs w:val="23"/>
        </w:rPr>
        <w:t>sulphur</w:t>
      </w:r>
      <w:r>
        <w:rPr>
          <w:sz w:val="23"/>
          <w:szCs w:val="23"/>
        </w:rPr>
        <w:t xml:space="preserve"> isotope (</w:t>
      </w:r>
      <w:r w:rsidRPr="00437206">
        <w:rPr>
          <w:vertAlign w:val="superscript"/>
        </w:rPr>
        <w:t>3</w:t>
      </w:r>
      <w:r>
        <w:rPr>
          <w:vertAlign w:val="superscript"/>
        </w:rPr>
        <w:t>2</w:t>
      </w:r>
      <w:r>
        <w:rPr>
          <w:sz w:val="23"/>
          <w:szCs w:val="23"/>
        </w:rPr>
        <w:t>S):</w:t>
      </w:r>
    </w:p>
    <w:p w14:paraId="2111B15D" w14:textId="77777777" w:rsidR="00DB1505" w:rsidRDefault="00DB1505" w:rsidP="00DB1505">
      <w:pPr>
        <w:pStyle w:val="StyleCode"/>
      </w:pPr>
    </w:p>
    <w:p w14:paraId="3ECE0BC3" w14:textId="77777777" w:rsidR="00DB1505" w:rsidRDefault="00DB1505" w:rsidP="00DB1505">
      <w:pPr>
        <w:pStyle w:val="StyleCode"/>
      </w:pPr>
      <w:r>
        <w:t xml:space="preserve">khso4(aq) </w:t>
      </w:r>
      <w:r>
        <w:tab/>
      </w:r>
      <w:r>
        <w:tab/>
        <w:t xml:space="preserve">.0000 </w:t>
      </w:r>
      <w:r>
        <w:tab/>
      </w:r>
      <w:r>
        <w:tab/>
        <w:t xml:space="preserve">0.8136 </w:t>
      </w:r>
      <w:r>
        <w:tab/>
      </w:r>
      <w:r>
        <w:tab/>
        <w:t xml:space="preserve">.00 .00 .00 </w:t>
      </w:r>
      <w:r>
        <w:tab/>
        <w:t xml:space="preserve">136.1716 </w:t>
      </w:r>
      <w:r>
        <w:tab/>
        <w:t xml:space="preserve">.00 </w:t>
      </w:r>
    </w:p>
    <w:p w14:paraId="01A5FC8E" w14:textId="77777777" w:rsidR="00DB1505" w:rsidRDefault="00DB1505" w:rsidP="00DB1505">
      <w:pPr>
        <w:pStyle w:val="StyleCode"/>
        <w:ind w:firstLine="720"/>
      </w:pPr>
      <w:r>
        <w:t xml:space="preserve">3 h+1 </w:t>
      </w:r>
      <w:r>
        <w:tab/>
      </w:r>
      <w:r>
        <w:tab/>
        <w:t xml:space="preserve">1.000 k+1 </w:t>
      </w:r>
      <w:r>
        <w:tab/>
        <w:t xml:space="preserve">1.000 so4-2 </w:t>
      </w:r>
      <w:r>
        <w:tab/>
      </w:r>
      <w:r>
        <w:tab/>
        <w:t xml:space="preserve">1.000 </w:t>
      </w:r>
    </w:p>
    <w:p w14:paraId="57D6765A" w14:textId="77777777" w:rsidR="00DB1505" w:rsidRDefault="00DB1505" w:rsidP="00DB1505">
      <w:pPr>
        <w:pStyle w:val="StyleCode"/>
      </w:pPr>
    </w:p>
    <w:p w14:paraId="34953649" w14:textId="4380C505" w:rsidR="00DB1505" w:rsidRDefault="00DB1505" w:rsidP="00DB1505">
      <w:pPr>
        <w:pStyle w:val="Default"/>
        <w:rPr>
          <w:sz w:val="23"/>
          <w:szCs w:val="23"/>
        </w:rPr>
      </w:pPr>
      <w:r>
        <w:rPr>
          <w:sz w:val="23"/>
          <w:szCs w:val="23"/>
        </w:rPr>
        <w:t xml:space="preserve">requires a corresponding entry for the </w:t>
      </w:r>
      <w:r w:rsidRPr="00B11744">
        <w:rPr>
          <w:vertAlign w:val="superscript"/>
        </w:rPr>
        <w:t>34</w:t>
      </w:r>
      <w:r w:rsidR="004209F1">
        <w:rPr>
          <w:sz w:val="23"/>
          <w:szCs w:val="23"/>
        </w:rPr>
        <w:t>S component:</w:t>
      </w:r>
    </w:p>
    <w:p w14:paraId="4E418B10" w14:textId="77777777" w:rsidR="004209F1" w:rsidRDefault="004209F1" w:rsidP="00DB1505">
      <w:pPr>
        <w:pStyle w:val="StyleCode"/>
      </w:pPr>
    </w:p>
    <w:p w14:paraId="5B504DE8" w14:textId="5C15D169" w:rsidR="00DB1505" w:rsidRDefault="00DB1505" w:rsidP="00DB1505">
      <w:pPr>
        <w:pStyle w:val="StyleCode"/>
      </w:pPr>
      <w:r>
        <w:t xml:space="preserve">kh34so4(aq) </w:t>
      </w:r>
      <w:r>
        <w:tab/>
      </w:r>
      <w:r>
        <w:tab/>
        <w:t xml:space="preserve">.0000 </w:t>
      </w:r>
      <w:r>
        <w:tab/>
      </w:r>
      <w:r>
        <w:tab/>
        <w:t xml:space="preserve">0.8136 </w:t>
      </w:r>
      <w:r>
        <w:tab/>
      </w:r>
      <w:r>
        <w:tab/>
        <w:t xml:space="preserve">.00 .00 .00 </w:t>
      </w:r>
      <w:r>
        <w:tab/>
        <w:t>13</w:t>
      </w:r>
      <w:r w:rsidR="00C034B7">
        <w:t>8</w:t>
      </w:r>
      <w:r>
        <w:t xml:space="preserve">.1716 </w:t>
      </w:r>
      <w:r>
        <w:tab/>
        <w:t xml:space="preserve">.00 </w:t>
      </w:r>
    </w:p>
    <w:p w14:paraId="7E8E65B3" w14:textId="78B97BE3" w:rsidR="00DB1505" w:rsidRDefault="00DB1505" w:rsidP="00C034B7">
      <w:pPr>
        <w:pStyle w:val="StyleCode"/>
        <w:ind w:firstLine="720"/>
      </w:pPr>
      <w:r>
        <w:t xml:space="preserve">3 h+1 </w:t>
      </w:r>
      <w:r>
        <w:tab/>
      </w:r>
      <w:r>
        <w:tab/>
        <w:t xml:space="preserve">1.000 k+1 </w:t>
      </w:r>
      <w:r>
        <w:tab/>
        <w:t xml:space="preserve">1.000 34so4-2 </w:t>
      </w:r>
      <w:r>
        <w:tab/>
      </w:r>
      <w:r>
        <w:tab/>
        <w:t>1.000</w:t>
      </w:r>
    </w:p>
    <w:p w14:paraId="3EEA1286" w14:textId="2F6D3A39" w:rsidR="00F60425" w:rsidRPr="00ED3698" w:rsidRDefault="00F60425" w:rsidP="00F60425">
      <w:pPr>
        <w:pStyle w:val="Heading3"/>
      </w:pPr>
      <w:bookmarkStart w:id="533" w:name="_Toc13056183"/>
      <w:r>
        <w:t>Complexes</w:t>
      </w:r>
      <w:r w:rsidRPr="00ED3698">
        <w:t xml:space="preserve"> </w:t>
      </w:r>
      <w:r>
        <w:t>for multicomponent diffusion</w:t>
      </w:r>
      <w:bookmarkEnd w:id="533"/>
    </w:p>
    <w:p w14:paraId="34D56BB5" w14:textId="6C72A5B2" w:rsidR="00F60425" w:rsidRDefault="00F60425" w:rsidP="00F60425">
      <w:r>
        <w:t xml:space="preserve">If </w:t>
      </w:r>
      <w:r w:rsidR="00CF2671">
        <w:t xml:space="preserve">the </w:t>
      </w:r>
      <w:r>
        <w:t xml:space="preserve">multicomponent diffusion model is applied (see </w:t>
      </w:r>
      <w:r w:rsidR="00CF2671">
        <w:t xml:space="preserve">Section </w:t>
      </w:r>
      <w:r>
        <w:fldChar w:fldCharType="begin"/>
      </w:r>
      <w:r>
        <w:instrText xml:space="preserve"> REF _Ref472094660 \r \h </w:instrText>
      </w:r>
      <w:r>
        <w:fldChar w:fldCharType="separate"/>
      </w:r>
      <w:r w:rsidR="00D41448">
        <w:t>3.2.2.7</w:t>
      </w:r>
      <w:r>
        <w:fldChar w:fldCharType="end"/>
      </w:r>
      <w:r>
        <w:t xml:space="preserve">), the molecular diffusion </w:t>
      </w:r>
      <w:r>
        <w:lastRenderedPageBreak/>
        <w:t>coefficient (in [m</w:t>
      </w:r>
      <w:r w:rsidRPr="00AF6169">
        <w:rPr>
          <w:vertAlign w:val="superscript"/>
        </w:rPr>
        <w:t>2</w:t>
      </w:r>
      <w:r>
        <w:t xml:space="preserve"> s</w:t>
      </w:r>
      <w:r w:rsidRPr="00AF6169">
        <w:rPr>
          <w:vertAlign w:val="superscript"/>
        </w:rPr>
        <w:t>-1</w:t>
      </w:r>
      <w:r>
        <w:t xml:space="preserve">]) is </w:t>
      </w:r>
      <w:r w:rsidR="00CF2671">
        <w:t>species-dependent</w:t>
      </w:r>
      <w:r>
        <w:t xml:space="preserve">. This parameter for all chemical complexes is required to be </w:t>
      </w:r>
      <w:r w:rsidR="004209F1">
        <w:t>placed</w:t>
      </w:r>
      <w:r>
        <w:t xml:space="preserve"> at the end of each entry to the first line as </w:t>
      </w:r>
      <w:r w:rsidR="00CF2671">
        <w:t>follows</w:t>
      </w:r>
      <w:r>
        <w:t>:</w:t>
      </w:r>
    </w:p>
    <w:p w14:paraId="7A91CE1A" w14:textId="77777777" w:rsidR="00F60425" w:rsidRDefault="00F60425" w:rsidP="00F60425">
      <w:pPr>
        <w:pStyle w:val="StyleCode"/>
      </w:pPr>
    </w:p>
    <w:p w14:paraId="5E9DBB74" w14:textId="7B800B09" w:rsidR="00F60425" w:rsidRDefault="00F60425" w:rsidP="00F60425">
      <w:pPr>
        <w:pStyle w:val="StyleCode"/>
      </w:pPr>
      <w:r>
        <w:t xml:space="preserve">oh-              13.3620  -13.9980                -1.00 3.50  .00  17.0074  1.00  </w:t>
      </w:r>
      <w:r w:rsidRPr="00F60425">
        <w:rPr>
          <w:b/>
        </w:rPr>
        <w:t>5.273d-9</w:t>
      </w:r>
    </w:p>
    <w:p w14:paraId="0225EBAE" w14:textId="642D3AA3" w:rsidR="00F60425" w:rsidRDefault="00F60425" w:rsidP="00F60425">
      <w:pPr>
        <w:pStyle w:val="StyleCode"/>
      </w:pPr>
      <w:r>
        <w:t xml:space="preserve">      2   h2o            1.000 h+1           -1.000                              </w:t>
      </w:r>
    </w:p>
    <w:p w14:paraId="44D1301A" w14:textId="77777777" w:rsidR="00F60425" w:rsidRDefault="00F60425" w:rsidP="00F60425">
      <w:pPr>
        <w:pStyle w:val="StyleCode"/>
      </w:pPr>
    </w:p>
    <w:p w14:paraId="574CF89A" w14:textId="343320D5" w:rsidR="00F60425" w:rsidRPr="00ED3698" w:rsidRDefault="00F60425" w:rsidP="00F60425">
      <w:r>
        <w:t>This parameter for the relevant complexes should be verified before the simulation.</w:t>
      </w:r>
    </w:p>
    <w:p w14:paraId="37E08DD2" w14:textId="77777777" w:rsidR="00DB1505" w:rsidRPr="00ED3698" w:rsidRDefault="00DB1505" w:rsidP="00DB1505">
      <w:pPr>
        <w:pStyle w:val="Heading2"/>
      </w:pPr>
      <w:bookmarkStart w:id="534" w:name="_Toc13056184"/>
      <w:r w:rsidRPr="00ED3698">
        <w:t>Gas exchange reactions</w:t>
      </w:r>
      <w:bookmarkEnd w:id="534"/>
    </w:p>
    <w:p w14:paraId="3CAD8CA1" w14:textId="74AD8B59" w:rsidR="00DB1505" w:rsidRPr="00ED3698" w:rsidRDefault="00CF2671" w:rsidP="00DB1505">
      <w:r>
        <w:t>G</w:t>
      </w:r>
      <w:r w:rsidRPr="00ED3698">
        <w:t xml:space="preserve">ases.dbs </w:t>
      </w:r>
      <w:r>
        <w:t>is the</w:t>
      </w:r>
      <w:r w:rsidRPr="00ED3698">
        <w:t xml:space="preserve"> </w:t>
      </w:r>
      <w:r w:rsidR="00DB1505" w:rsidRPr="00ED3698">
        <w:t>database file for gas exchange reactions. As an example</w:t>
      </w:r>
      <w:r w:rsidR="00C147E2">
        <w:t>,</w:t>
      </w:r>
      <w:r w:rsidR="00DB1505" w:rsidRPr="00ED3698">
        <w:t xml:space="preserve"> the database entry for the formation of CO</w:t>
      </w:r>
      <w:r w:rsidR="00DB1505" w:rsidRPr="00ED3698">
        <w:rPr>
          <w:vertAlign w:val="subscript"/>
        </w:rPr>
        <w:t>2</w:t>
      </w:r>
      <w:r w:rsidR="00DB1505" w:rsidRPr="00ED3698">
        <w:t>(g)</w:t>
      </w:r>
    </w:p>
    <w:p w14:paraId="68F8C012" w14:textId="77777777" w:rsidR="00DB1505" w:rsidRPr="00ED3698" w:rsidRDefault="00D52C88" w:rsidP="00DB1505">
      <w:r w:rsidRPr="00ED3698">
        <w:rPr>
          <w:noProof/>
        </w:rPr>
        <w:object w:dxaOrig="5340" w:dyaOrig="380" w14:anchorId="5664CAB4">
          <v:shape id="_x0000_i1052" type="#_x0000_t75" alt="" style="width:268pt;height:19.35pt;mso-width-percent:0;mso-height-percent:0;mso-width-percent:0;mso-height-percent:0" o:ole="" fillcolor="window">
            <v:imagedata r:id="rId130" o:title=""/>
          </v:shape>
          <o:OLEObject Type="Embed" ProgID="Equation.3" ShapeID="_x0000_i1052" DrawAspect="Content" ObjectID="_1776598784" r:id="rId131"/>
        </w:object>
      </w:r>
    </w:p>
    <w:p w14:paraId="29ED6C99" w14:textId="77777777" w:rsidR="00DB1505" w:rsidRPr="00ED3698" w:rsidRDefault="00DB1505" w:rsidP="00DB1505">
      <w:r w:rsidRPr="00ED3698">
        <w:t>is given by:</w:t>
      </w:r>
    </w:p>
    <w:p w14:paraId="146BFF4E" w14:textId="77777777" w:rsidR="00DB1505" w:rsidRPr="00ED3698" w:rsidRDefault="00DB1505" w:rsidP="00DB1505">
      <w:pPr>
        <w:pStyle w:val="StyleCode"/>
      </w:pPr>
    </w:p>
    <w:p w14:paraId="0E2DFF06" w14:textId="77777777" w:rsidR="00DB1505" w:rsidRPr="00ED3698" w:rsidRDefault="00DB1505" w:rsidP="00DB1505">
      <w:pPr>
        <w:pStyle w:val="StyleCode"/>
      </w:pPr>
      <w:r w:rsidRPr="00ED3698">
        <w:t>co2(g)            -.5300   18.1600                                 41.0100</w:t>
      </w:r>
    </w:p>
    <w:p w14:paraId="159D38B0" w14:textId="77777777" w:rsidR="00DB1505" w:rsidRPr="00ED3698" w:rsidRDefault="00DB1505" w:rsidP="00DB1505">
      <w:pPr>
        <w:pStyle w:val="StyleCode"/>
      </w:pPr>
      <w:r w:rsidRPr="00ED3698">
        <w:t xml:space="preserve">      3   co3-2          1.000 h+1            2.000 h2o           -1.000</w:t>
      </w:r>
    </w:p>
    <w:p w14:paraId="4B94718F" w14:textId="77777777" w:rsidR="00DB1505" w:rsidRPr="00ED3698" w:rsidRDefault="00DB1505" w:rsidP="00DB1505">
      <w:pPr>
        <w:pStyle w:val="StyleCode"/>
      </w:pPr>
    </w:p>
    <w:p w14:paraId="18D54894" w14:textId="2EEB6DFD" w:rsidR="00DB1505" w:rsidRPr="00ED3698" w:rsidRDefault="00DB1505" w:rsidP="00DB1505">
      <w:r w:rsidRPr="00ED3698">
        <w:t xml:space="preserve">where co2(g) defines the name of the gas, </w:t>
      </w:r>
      <w:r w:rsidRPr="00ED3698">
        <w:rPr>
          <w:sz w:val="20"/>
        </w:rPr>
        <w:t>-.5300</w:t>
      </w:r>
      <w:r w:rsidRPr="00ED3698">
        <w:t xml:space="preserve"> is the enthalpy change of the reaction, 18.1600 is the equilibrium constant and 41.0100 is the gram formula weight of the gas. The second line </w:t>
      </w:r>
      <w:r w:rsidR="00D72868">
        <w:t xml:space="preserve">defines the chemical reaction mentioned above for </w:t>
      </w:r>
      <w:r w:rsidR="00C147E2">
        <w:t>CO</w:t>
      </w:r>
      <w:r w:rsidR="00C147E2" w:rsidRPr="00FB27AC">
        <w:rPr>
          <w:vertAlign w:val="subscript"/>
        </w:rPr>
        <w:t>2</w:t>
      </w:r>
      <w:r w:rsidR="00C147E2">
        <w:t>(g)</w:t>
      </w:r>
      <w:r w:rsidR="00D72868">
        <w:t xml:space="preserve"> formation</w:t>
      </w:r>
      <w:r w:rsidRPr="00ED3698">
        <w:t>. The first parameter defines the number of components comprising the gas (in this case</w:t>
      </w:r>
      <w:r w:rsidR="000101EB">
        <w:t>,</w:t>
      </w:r>
      <w:r w:rsidRPr="00ED3698">
        <w:t xml:space="preserve"> 3). In the following</w:t>
      </w:r>
      <w:r w:rsidR="000101EB">
        <w:t>,</w:t>
      </w:r>
      <w:r w:rsidRPr="00ED3698">
        <w:t xml:space="preserve"> the </w:t>
      </w:r>
      <w:r w:rsidR="00B71E03">
        <w:t>pairs of name and stoichiometric coefficient</w:t>
      </w:r>
      <w:r w:rsidRPr="00ED3698">
        <w:t xml:space="preserve"> of the components are specified. The three components in the </w:t>
      </w:r>
      <w:r w:rsidR="00B71E03">
        <w:t>example</w:t>
      </w:r>
      <w:r w:rsidRPr="00ED3698">
        <w:t xml:space="preserve"> are co3-2, h+1 and h2o with stoichiometric coefficients of 1.000, 2.000 and –1.000, respectively.</w:t>
      </w:r>
    </w:p>
    <w:p w14:paraId="494E1022" w14:textId="77777777" w:rsidR="00DB1505" w:rsidRPr="00ED3698" w:rsidRDefault="00DB1505" w:rsidP="00D72868">
      <w:pPr>
        <w:pStyle w:val="StyleCode"/>
      </w:pPr>
    </w:p>
    <w:p w14:paraId="52CDD54C" w14:textId="77777777" w:rsidR="00DB1505" w:rsidRPr="00ED3698" w:rsidRDefault="00DB1505" w:rsidP="00D72868">
      <w:pPr>
        <w:pStyle w:val="StyleCode"/>
      </w:pPr>
      <w:r w:rsidRPr="00ED3698">
        <w:t>Line 1: format(a12,2x,2f10.4,31x,f9.4/6x,i1,3x,5(a12,1x,f7.3,1x))</w:t>
      </w:r>
    </w:p>
    <w:p w14:paraId="3D7CA27F" w14:textId="77777777" w:rsidR="00DB1505" w:rsidRPr="00ED3698" w:rsidRDefault="00DB1505" w:rsidP="00D72868">
      <w:pPr>
        <w:pStyle w:val="StyleCode"/>
      </w:pPr>
    </w:p>
    <w:p w14:paraId="7172AC77" w14:textId="730F5E77" w:rsidR="00DB1505" w:rsidRPr="00ED3698" w:rsidRDefault="00DB1505" w:rsidP="00DB1505">
      <w:r w:rsidRPr="00ED3698">
        <w:t xml:space="preserve">The </w:t>
      </w:r>
      <w:r w:rsidR="00B71E03">
        <w:t xml:space="preserve">MIN3P-THCm database </w:t>
      </w:r>
      <w:r w:rsidRPr="00ED3698">
        <w:t xml:space="preserve">uses association </w:t>
      </w:r>
      <w:r w:rsidR="000101EB" w:rsidRPr="00ED3698">
        <w:t>reactio</w:t>
      </w:r>
      <w:r w:rsidR="000101EB">
        <w:t>ns</w:t>
      </w:r>
      <w:r w:rsidR="000101EB" w:rsidRPr="00ED3698">
        <w:t xml:space="preserve"> </w:t>
      </w:r>
      <w:r w:rsidRPr="00ED3698">
        <w:t xml:space="preserve">for gas exchange </w:t>
      </w:r>
      <w:r w:rsidR="000101EB" w:rsidRPr="00ED3698">
        <w:t>reactio</w:t>
      </w:r>
      <w:r w:rsidR="000101EB">
        <w:t>ns</w:t>
      </w:r>
      <w:r w:rsidRPr="00ED3698">
        <w:t xml:space="preserve">. The sign of the equilibrium </w:t>
      </w:r>
      <w:r w:rsidR="000101EB" w:rsidRPr="00ED3698">
        <w:t>constan</w:t>
      </w:r>
      <w:r w:rsidR="000101EB">
        <w:t>t</w:t>
      </w:r>
      <w:r w:rsidR="000101EB" w:rsidRPr="00ED3698">
        <w:t xml:space="preserve"> </w:t>
      </w:r>
      <w:r w:rsidRPr="00ED3698">
        <w:t>logK</w:t>
      </w:r>
      <w:r w:rsidR="00FB27AC">
        <w:rPr>
          <w:vertAlign w:val="subscript"/>
        </w:rPr>
        <w:t>25</w:t>
      </w:r>
      <w:r w:rsidRPr="00ED3698">
        <w:t xml:space="preserve"> should be turned around if the reactions are expressed as dissociation reactions.</w:t>
      </w:r>
    </w:p>
    <w:bookmarkStart w:id="535" w:name="OLE_LINK12"/>
    <w:p w14:paraId="574F3243" w14:textId="77777777" w:rsidR="00DB1505" w:rsidRPr="00ED3698" w:rsidRDefault="00D52C88" w:rsidP="00DB1505">
      <w:r w:rsidRPr="00ED3698">
        <w:rPr>
          <w:noProof/>
        </w:rPr>
        <w:object w:dxaOrig="3360" w:dyaOrig="380" w14:anchorId="066CA4C0">
          <v:shape id="_x0000_i1051" type="#_x0000_t75" alt="" style="width:168pt;height:19.35pt;mso-width-percent:0;mso-height-percent:0;mso-width-percent:0;mso-height-percent:0" o:ole="" fillcolor="window">
            <v:imagedata r:id="rId132" o:title=""/>
          </v:shape>
          <o:OLEObject Type="Embed" ProgID="Equation.3" ShapeID="_x0000_i1051" DrawAspect="Content" ObjectID="_1776598785" r:id="rId133"/>
        </w:object>
      </w:r>
      <w:bookmarkEnd w:id="535"/>
    </w:p>
    <w:p w14:paraId="144816E0" w14:textId="77777777" w:rsidR="00DB1505" w:rsidRPr="00ED3698" w:rsidRDefault="00DB1505" w:rsidP="00DB1505">
      <w:pPr>
        <w:pStyle w:val="Heading2"/>
      </w:pPr>
      <w:bookmarkStart w:id="536" w:name="_Toc13056185"/>
      <w:r w:rsidRPr="00ED3698">
        <w:t>Ion exchange and sorption reactions</w:t>
      </w:r>
      <w:bookmarkEnd w:id="536"/>
    </w:p>
    <w:p w14:paraId="2CA23D62" w14:textId="573547CC" w:rsidR="00DB1505" w:rsidRPr="00ED3698" w:rsidRDefault="00DB1505" w:rsidP="00DB1505">
      <w:pPr>
        <w:rPr>
          <w:lang w:val="en-GB"/>
        </w:rPr>
      </w:pPr>
      <w:r w:rsidRPr="00ED3698">
        <w:t>Component species involved in ion exchange and surface complexation reactions are defined in the comp.</w:t>
      </w:r>
      <w:r w:rsidRPr="0075340C">
        <w:rPr>
          <w:noProof/>
        </w:rPr>
        <w:t>dbs</w:t>
      </w:r>
      <w:r w:rsidRPr="00ED3698">
        <w:t xml:space="preserve"> file (see </w:t>
      </w:r>
      <w:r w:rsidR="000101EB">
        <w:t xml:space="preserve">the </w:t>
      </w:r>
      <w:r w:rsidRPr="00ED3698">
        <w:t xml:space="preserve">section </w:t>
      </w:r>
      <w:r w:rsidR="000101EB" w:rsidRPr="00ED3698">
        <w:t xml:space="preserve">above </w:t>
      </w:r>
      <w:r w:rsidRPr="00ED3698">
        <w:t>on component species). This section refers to the database file sorption.dbs, which contains secondary exchanged/adsorbed species and parameters of their formation reactions.</w:t>
      </w:r>
      <w:r w:rsidRPr="00ED3698">
        <w:rPr>
          <w:lang w:val="en-GB"/>
        </w:rPr>
        <w:t xml:space="preserve"> </w:t>
      </w:r>
    </w:p>
    <w:p w14:paraId="6719A04E" w14:textId="321050F3" w:rsidR="00DB1505" w:rsidRPr="00ED3698" w:rsidRDefault="00DB1505" w:rsidP="00DB1505">
      <w:r w:rsidRPr="00ED3698">
        <w:t xml:space="preserve">In the default database, </w:t>
      </w:r>
      <w:r w:rsidR="00D72868">
        <w:t xml:space="preserve">ion </w:t>
      </w:r>
      <w:r w:rsidRPr="00ED3698">
        <w:t xml:space="preserve">exchange and adsorption reactions were taken </w:t>
      </w:r>
      <w:commentRangeStart w:id="537"/>
      <w:commentRangeStart w:id="538"/>
      <w:r w:rsidRPr="00ED3698">
        <w:t xml:space="preserve">from the </w:t>
      </w:r>
      <w:r w:rsidR="000101EB" w:rsidRPr="00ED3698">
        <w:t>PHREEQC2 (Parkhurst and Appelo, 1999)</w:t>
      </w:r>
      <w:r w:rsidR="000101EB">
        <w:t xml:space="preserve"> </w:t>
      </w:r>
      <w:r w:rsidRPr="00ED3698">
        <w:t xml:space="preserve">database. </w:t>
      </w:r>
      <w:commentRangeEnd w:id="537"/>
      <w:r w:rsidR="000101EB">
        <w:rPr>
          <w:rStyle w:val="CommentReference"/>
        </w:rPr>
        <w:commentReference w:id="537"/>
      </w:r>
      <w:commentRangeEnd w:id="538"/>
      <w:r w:rsidR="00CD520D">
        <w:rPr>
          <w:rStyle w:val="CommentReference"/>
        </w:rPr>
        <w:commentReference w:id="538"/>
      </w:r>
    </w:p>
    <w:p w14:paraId="5D27CA05" w14:textId="77777777" w:rsidR="00DB1505" w:rsidRPr="00ED3698" w:rsidRDefault="00DB1505" w:rsidP="00DB1505">
      <w:pPr>
        <w:rPr>
          <w:lang w:val="en-GB"/>
        </w:rPr>
      </w:pPr>
      <w:r w:rsidRPr="00ED3698">
        <w:t>An example for database entries for the exchange of calcium with sodium is given by:</w:t>
      </w:r>
    </w:p>
    <w:p w14:paraId="5A7DFB0E" w14:textId="77777777" w:rsidR="00DB1505" w:rsidRPr="00ED3698" w:rsidRDefault="00DB1505" w:rsidP="00DB1505">
      <w:pPr>
        <w:rPr>
          <w:lang w:val="pt-BR"/>
        </w:rPr>
      </w:pPr>
      <w:r w:rsidRPr="00ED3698">
        <w:rPr>
          <w:lang w:val="pt-BR"/>
        </w:rPr>
        <w:t>Ca</w:t>
      </w:r>
      <w:r w:rsidRPr="00ED3698">
        <w:rPr>
          <w:vertAlign w:val="superscript"/>
          <w:lang w:val="pt-BR"/>
        </w:rPr>
        <w:t>2+</w:t>
      </w:r>
      <w:r w:rsidRPr="00ED3698">
        <w:rPr>
          <w:lang w:val="pt-BR"/>
        </w:rPr>
        <w:t xml:space="preserve"> - 2Na</w:t>
      </w:r>
      <w:r w:rsidRPr="00ED3698">
        <w:rPr>
          <w:vertAlign w:val="superscript"/>
          <w:lang w:val="pt-BR"/>
        </w:rPr>
        <w:t>+</w:t>
      </w:r>
      <w:r w:rsidRPr="00ED3698">
        <w:rPr>
          <w:lang w:val="pt-BR"/>
        </w:rPr>
        <w:t xml:space="preserve">  </w:t>
      </w:r>
      <w:r w:rsidRPr="00ED3698">
        <w:rPr>
          <w:lang w:val="pt-BR"/>
        </w:rPr>
        <w:sym w:font="Symbol" w:char="F0AB"/>
      </w:r>
      <w:r w:rsidRPr="00ED3698">
        <w:rPr>
          <w:lang w:val="pt-BR"/>
        </w:rPr>
        <w:t xml:space="preserve"> Ca-X(Na)</w:t>
      </w:r>
      <w:r w:rsidRPr="00ED3698">
        <w:rPr>
          <w:lang w:val="pt-BR"/>
        </w:rPr>
        <w:tab/>
        <w:t>logK</w:t>
      </w:r>
      <w:r w:rsidRPr="00ED3698">
        <w:rPr>
          <w:vertAlign w:val="subscript"/>
          <w:lang w:val="pt-BR"/>
        </w:rPr>
        <w:t xml:space="preserve">25 </w:t>
      </w:r>
      <w:r w:rsidRPr="00ED3698">
        <w:rPr>
          <w:lang w:val="pt-BR"/>
        </w:rPr>
        <w:t>= 0.7959</w:t>
      </w:r>
    </w:p>
    <w:p w14:paraId="2E152EBD" w14:textId="77777777" w:rsidR="00DB1505" w:rsidRPr="007C439D" w:rsidRDefault="00DB1505" w:rsidP="00DB1505">
      <w:pPr>
        <w:pStyle w:val="StyleCode"/>
        <w:rPr>
          <w:lang w:val="fr-FR"/>
        </w:rPr>
      </w:pPr>
    </w:p>
    <w:p w14:paraId="7DAEDCA7" w14:textId="0B4EFC20" w:rsidR="00DB1505" w:rsidRPr="00ED3698" w:rsidRDefault="00DB1505" w:rsidP="00DB1505">
      <w:pPr>
        <w:pStyle w:val="StyleCode"/>
        <w:rPr>
          <w:lang w:val="pt-BR" w:eastAsia="ko-KR"/>
        </w:rPr>
      </w:pPr>
      <w:r w:rsidRPr="00ED3698">
        <w:rPr>
          <w:lang w:val="pt-BR" w:eastAsia="ko-KR"/>
        </w:rPr>
        <w:t>'ca-x(na)'        0.0000    0.7959                 2.00  40.0800</w:t>
      </w:r>
    </w:p>
    <w:p w14:paraId="3853E443" w14:textId="424AB733" w:rsidR="00DB1505" w:rsidRPr="00ED3698" w:rsidRDefault="00DB1505" w:rsidP="00DB1505">
      <w:pPr>
        <w:pStyle w:val="StyleCode"/>
        <w:rPr>
          <w:lang w:val="pt-BR" w:eastAsia="ko-KR"/>
        </w:rPr>
      </w:pPr>
      <w:r w:rsidRPr="00ED3698">
        <w:rPr>
          <w:lang w:val="pt-BR" w:eastAsia="ko-KR"/>
        </w:rPr>
        <w:t xml:space="preserve">      2  'ca+2'  1.000  'na+1' -2.000</w:t>
      </w:r>
    </w:p>
    <w:p w14:paraId="05689FE8" w14:textId="77777777" w:rsidR="00DB1505" w:rsidRPr="00ED3698" w:rsidRDefault="00DB1505" w:rsidP="00DB1505">
      <w:pPr>
        <w:pStyle w:val="StyleCode"/>
      </w:pPr>
    </w:p>
    <w:p w14:paraId="19CB3849" w14:textId="36FE4D13" w:rsidR="00DB1505" w:rsidRPr="00ED3698" w:rsidRDefault="00DB1505" w:rsidP="00DB1505">
      <w:r w:rsidRPr="00ED3698">
        <w:lastRenderedPageBreak/>
        <w:t xml:space="preserve">where </w:t>
      </w:r>
      <w:r w:rsidRPr="00ED3698">
        <w:rPr>
          <w:rFonts w:eastAsia="Batang"/>
          <w:lang w:val="en-GB" w:eastAsia="ko-KR"/>
        </w:rPr>
        <w:t>ca-x(</w:t>
      </w:r>
      <w:r w:rsidRPr="0075340C">
        <w:rPr>
          <w:rFonts w:eastAsia="Batang"/>
          <w:noProof/>
          <w:lang w:val="en-GB" w:eastAsia="ko-KR"/>
        </w:rPr>
        <w:t>na</w:t>
      </w:r>
      <w:r w:rsidRPr="00ED3698">
        <w:rPr>
          <w:rFonts w:eastAsia="Batang"/>
          <w:lang w:val="en-GB" w:eastAsia="ko-KR"/>
        </w:rPr>
        <w:t>)</w:t>
      </w:r>
      <w:r w:rsidRPr="00ED3698">
        <w:t xml:space="preserve"> defines the name of surface species, 0.0000 is the enthalpy change of the reaction, 0.7959</w:t>
      </w:r>
      <w:r w:rsidRPr="00ED3698">
        <w:rPr>
          <w:rFonts w:eastAsia="Batang"/>
          <w:sz w:val="20"/>
          <w:lang w:val="en-GB" w:eastAsia="ko-KR"/>
        </w:rPr>
        <w:t xml:space="preserve"> </w:t>
      </w:r>
      <w:r w:rsidRPr="00ED3698">
        <w:t>is the equilibrium constant (Gaines-Thomas), 2.00</w:t>
      </w:r>
      <w:r w:rsidRPr="00ED3698">
        <w:rPr>
          <w:szCs w:val="24"/>
        </w:rPr>
        <w:t xml:space="preserve"> i</w:t>
      </w:r>
      <w:r w:rsidRPr="00ED3698">
        <w:t>s the electrical charge of the exchanged component (here Ca</w:t>
      </w:r>
      <w:r w:rsidRPr="00ED3698">
        <w:rPr>
          <w:vertAlign w:val="superscript"/>
        </w:rPr>
        <w:t>2+</w:t>
      </w:r>
      <w:r w:rsidRPr="00ED3698">
        <w:t>) and 40.0800 is the gram formula weight of the exchanged aqueous component (Ca).</w:t>
      </w:r>
    </w:p>
    <w:p w14:paraId="243B1A6B" w14:textId="51124FE9" w:rsidR="00DB1505" w:rsidRPr="00ED3698" w:rsidRDefault="00D72868" w:rsidP="00DB1505">
      <w:r>
        <w:t>T</w:t>
      </w:r>
      <w:r w:rsidR="00DB1505" w:rsidRPr="00ED3698">
        <w:t xml:space="preserve">he second line </w:t>
      </w:r>
      <w:r w:rsidR="00C248DA">
        <w:t>define</w:t>
      </w:r>
      <w:r w:rsidR="00DB1505" w:rsidRPr="00ED3698">
        <w:t>s</w:t>
      </w:r>
      <w:r w:rsidR="00C248DA">
        <w:t xml:space="preserve"> the ion exchange reaction mentioned above</w:t>
      </w:r>
      <w:r w:rsidR="00DB1505" w:rsidRPr="00ED3698">
        <w:t xml:space="preserve">. The first parameter defines the number of </w:t>
      </w:r>
      <w:r w:rsidR="006C185A">
        <w:t xml:space="preserve">associated </w:t>
      </w:r>
      <w:r w:rsidR="00DB1505" w:rsidRPr="00ED3698">
        <w:t>components (in this case</w:t>
      </w:r>
      <w:r w:rsidR="006D6881">
        <w:t>,</w:t>
      </w:r>
      <w:r w:rsidR="00DB1505" w:rsidRPr="00ED3698">
        <w:t xml:space="preserve"> 2</w:t>
      </w:r>
      <w:r w:rsidR="00C248DA">
        <w:t>) followed by</w:t>
      </w:r>
      <w:r w:rsidR="00DB1505" w:rsidRPr="00ED3698">
        <w:t xml:space="preserve"> the </w:t>
      </w:r>
      <w:r w:rsidR="00B71E03">
        <w:t>pairs of name and stoichiometric coefficient</w:t>
      </w:r>
      <w:r w:rsidR="00C248DA">
        <w:t xml:space="preserve"> of the components. The two components in this</w:t>
      </w:r>
      <w:r w:rsidR="00DB1505" w:rsidRPr="00ED3698">
        <w:t xml:space="preserve"> example are </w:t>
      </w:r>
      <w:r w:rsidR="00DB1505" w:rsidRPr="00ED3698">
        <w:rPr>
          <w:rFonts w:eastAsia="Batang"/>
          <w:sz w:val="20"/>
          <w:lang w:val="en-GB" w:eastAsia="ko-KR"/>
        </w:rPr>
        <w:t>ca+2</w:t>
      </w:r>
      <w:r w:rsidR="00DB1505" w:rsidRPr="00ED3698">
        <w:rPr>
          <w:lang w:val="en-GB"/>
        </w:rPr>
        <w:t xml:space="preserve"> and </w:t>
      </w:r>
      <w:r w:rsidR="00DB1505" w:rsidRPr="00ED3698">
        <w:t xml:space="preserve">na+1 with stoichiometric coefficients </w:t>
      </w:r>
      <w:r w:rsidR="00DB1505" w:rsidRPr="00ED3698">
        <w:rPr>
          <w:szCs w:val="24"/>
        </w:rPr>
        <w:t xml:space="preserve">of </w:t>
      </w:r>
      <w:r w:rsidR="00DB1505" w:rsidRPr="00ED3698">
        <w:t>1.000</w:t>
      </w:r>
      <w:r w:rsidR="00DB1505" w:rsidRPr="00ED3698">
        <w:rPr>
          <w:szCs w:val="24"/>
        </w:rPr>
        <w:t xml:space="preserve"> and </w:t>
      </w:r>
      <w:r w:rsidR="00DB1505" w:rsidRPr="00ED3698">
        <w:t>-2.000</w:t>
      </w:r>
      <w:r w:rsidR="00DB1505" w:rsidRPr="00ED3698">
        <w:rPr>
          <w:szCs w:val="24"/>
        </w:rPr>
        <w:t>,</w:t>
      </w:r>
      <w:r w:rsidR="00DB1505" w:rsidRPr="00ED3698">
        <w:t xml:space="preserve"> respectively. All the components should be included in the database file comp.dbs.</w:t>
      </w:r>
    </w:p>
    <w:p w14:paraId="0A7142CE" w14:textId="54DFA0BA" w:rsidR="00DB1505" w:rsidRPr="00ED3698" w:rsidRDefault="00DB1505" w:rsidP="00DB1505">
      <w:r w:rsidRPr="00ED3698">
        <w:t>The MIN3P-</w:t>
      </w:r>
      <w:r w:rsidR="006C185A">
        <w:t xml:space="preserve">THCm </w:t>
      </w:r>
      <w:r w:rsidRPr="00ED3698">
        <w:t xml:space="preserve">database uses </w:t>
      </w:r>
      <w:r w:rsidRPr="0075340C">
        <w:rPr>
          <w:noProof/>
        </w:rPr>
        <w:t>association</w:t>
      </w:r>
      <w:r w:rsidRPr="00ED3698">
        <w:t xml:space="preserve"> reaction for ion exchange and sorption reactions. The sign of the equilibrium </w:t>
      </w:r>
      <w:r w:rsidR="006D6881" w:rsidRPr="00ED3698">
        <w:t>constan</w:t>
      </w:r>
      <w:r w:rsidR="006D6881">
        <w:t>t</w:t>
      </w:r>
      <w:r w:rsidR="006D6881" w:rsidRPr="00ED3698">
        <w:t xml:space="preserve"> </w:t>
      </w:r>
      <w:r w:rsidRPr="00ED3698">
        <w:t>logK</w:t>
      </w:r>
      <w:r w:rsidR="006C185A">
        <w:rPr>
          <w:vertAlign w:val="subscript"/>
        </w:rPr>
        <w:t>25</w:t>
      </w:r>
      <w:r w:rsidRPr="00ED3698">
        <w:t xml:space="preserve"> should be turned around if the reactions are expressed as dissociation reactions.</w:t>
      </w:r>
    </w:p>
    <w:bookmarkStart w:id="539" w:name="OLE_LINK13"/>
    <w:p w14:paraId="361C9AB3" w14:textId="77777777" w:rsidR="00DB1505" w:rsidRPr="00ED3698" w:rsidRDefault="00D52C88" w:rsidP="00DB1505">
      <w:r w:rsidRPr="00ED3698">
        <w:rPr>
          <w:noProof/>
        </w:rPr>
        <w:object w:dxaOrig="3760" w:dyaOrig="380" w14:anchorId="159D0986">
          <v:shape id="_x0000_i1050" type="#_x0000_t75" alt="" style="width:187.35pt;height:19.35pt;mso-width-percent:0;mso-height-percent:0;mso-width-percent:0;mso-height-percent:0" o:ole="" fillcolor="window">
            <v:imagedata r:id="rId134" o:title=""/>
          </v:shape>
          <o:OLEObject Type="Embed" ProgID="Equation.3" ShapeID="_x0000_i1050" DrawAspect="Content" ObjectID="_1776598786" r:id="rId135"/>
        </w:object>
      </w:r>
      <w:bookmarkEnd w:id="539"/>
    </w:p>
    <w:p w14:paraId="026791E8" w14:textId="2190DD21" w:rsidR="00DB1505" w:rsidRPr="00ED3698" w:rsidRDefault="00DB1505" w:rsidP="00DB1505">
      <w:pPr>
        <w:pStyle w:val="Heading2"/>
      </w:pPr>
      <w:bookmarkStart w:id="540" w:name="_Toc243841826"/>
      <w:bookmarkStart w:id="541" w:name="_Ref416271189"/>
      <w:bookmarkStart w:id="542" w:name="_Ref472417012"/>
      <w:bookmarkStart w:id="543" w:name="_Toc13056186"/>
      <w:r w:rsidRPr="00ED3698">
        <w:t xml:space="preserve">equilibrium Redox reactions and </w:t>
      </w:r>
      <w:r w:rsidR="00EB176D" w:rsidRPr="00ED3698">
        <w:t>kineticall</w:t>
      </w:r>
      <w:r w:rsidR="00EB176D">
        <w:t xml:space="preserve">Y </w:t>
      </w:r>
      <w:r w:rsidRPr="00ED3698">
        <w:t>controlled intra-aqueous reactions</w:t>
      </w:r>
      <w:bookmarkEnd w:id="540"/>
      <w:bookmarkEnd w:id="541"/>
      <w:bookmarkEnd w:id="542"/>
      <w:bookmarkEnd w:id="543"/>
    </w:p>
    <w:p w14:paraId="5A5532B1" w14:textId="44B9F9DD" w:rsidR="00DB1505" w:rsidRPr="00ED3698" w:rsidRDefault="00DB1505" w:rsidP="00DB1505">
      <w:r w:rsidRPr="00ED3698">
        <w:t xml:space="preserve">Equilibrium redox reactions and </w:t>
      </w:r>
      <w:r w:rsidR="00EB176D" w:rsidRPr="00ED3698">
        <w:t>kineticall</w:t>
      </w:r>
      <w:r w:rsidR="00EB176D">
        <w:t xml:space="preserve">y </w:t>
      </w:r>
      <w:r w:rsidRPr="00ED3698">
        <w:t>controlled intra-aqueous reactions can be specified in the database file redox.dbs. The default database contains only equilibrium redox reactions as defined in the MINTEQA2-database (Allison et al., 1991). The database entry for the reaction:</w:t>
      </w:r>
    </w:p>
    <w:p w14:paraId="1186A019" w14:textId="77777777" w:rsidR="00DB1505" w:rsidRPr="00ED3698" w:rsidRDefault="00D52C88" w:rsidP="00DB1505">
      <w:r w:rsidRPr="00ED3698">
        <w:rPr>
          <w:noProof/>
        </w:rPr>
        <w:object w:dxaOrig="5940" w:dyaOrig="620" w14:anchorId="1DC37E60">
          <v:shape id="_x0000_i1049" type="#_x0000_t75" alt="" style="width:298pt;height:30pt;mso-width-percent:0;mso-height-percent:0;mso-width-percent:0;mso-height-percent:0" o:ole="" fillcolor="window">
            <v:imagedata r:id="rId136" o:title=""/>
          </v:shape>
          <o:OLEObject Type="Embed" ProgID="Equation.3" ShapeID="_x0000_i1049" DrawAspect="Content" ObjectID="_1776598787" r:id="rId137"/>
        </w:object>
      </w:r>
    </w:p>
    <w:p w14:paraId="74B8A9DC" w14:textId="77777777" w:rsidR="00DB1505" w:rsidRPr="00ED3698" w:rsidRDefault="00DB1505" w:rsidP="00DB1505">
      <w:r w:rsidRPr="00ED3698">
        <w:t>is given by:</w:t>
      </w:r>
    </w:p>
    <w:p w14:paraId="6B594166" w14:textId="77777777" w:rsidR="00DB1505" w:rsidRPr="00ED3698" w:rsidRDefault="00DB1505" w:rsidP="00DB1505">
      <w:pPr>
        <w:pStyle w:val="StyleCode"/>
      </w:pPr>
    </w:p>
    <w:p w14:paraId="5A2ED639" w14:textId="49BC69F3" w:rsidR="00DB1505" w:rsidRPr="00ED3698" w:rsidRDefault="00DB1505" w:rsidP="00DB1505">
      <w:pPr>
        <w:pStyle w:val="StyleCode"/>
        <w:rPr>
          <w:lang w:eastAsia="fr-FR"/>
        </w:rPr>
      </w:pPr>
      <w:r w:rsidRPr="00ED3698">
        <w:rPr>
          <w:lang w:eastAsia="fr-FR"/>
        </w:rPr>
        <w:t>'fe+3'</w:t>
      </w:r>
    </w:p>
    <w:p w14:paraId="51DD1F66" w14:textId="3E59C153" w:rsidR="00DB1505" w:rsidRPr="00ED3698" w:rsidRDefault="00DB1505" w:rsidP="00DB1505">
      <w:pPr>
        <w:pStyle w:val="StyleCode"/>
        <w:rPr>
          <w:lang w:eastAsia="fr-FR"/>
        </w:rPr>
      </w:pPr>
      <w:r w:rsidRPr="00ED3698">
        <w:rPr>
          <w:lang w:eastAsia="fr-FR"/>
        </w:rPr>
        <w:t>4  'fe+2'    1.000 'o2(aq)'    0.250 'h+1'    1.000 'h2o'    -.500</w:t>
      </w:r>
    </w:p>
    <w:p w14:paraId="2B0A6BF7" w14:textId="6CE89C07" w:rsidR="00DB1505" w:rsidRPr="00ED3698" w:rsidRDefault="00DB1505" w:rsidP="00DB1505">
      <w:pPr>
        <w:pStyle w:val="StyleCode"/>
        <w:rPr>
          <w:lang w:eastAsia="fr-FR"/>
        </w:rPr>
      </w:pPr>
      <w:r w:rsidRPr="00ED3698">
        <w:rPr>
          <w:lang w:eastAsia="fr-FR"/>
        </w:rPr>
        <w:t>'equilibrium'  -8.4725   23.4570</w:t>
      </w:r>
    </w:p>
    <w:p w14:paraId="49DCA963" w14:textId="77777777" w:rsidR="00DB1505" w:rsidRPr="00ED3698" w:rsidRDefault="00DB1505" w:rsidP="00DB1505">
      <w:pPr>
        <w:pStyle w:val="StyleCode"/>
      </w:pPr>
    </w:p>
    <w:p w14:paraId="315B1FD2" w14:textId="41FFA578" w:rsidR="00DB1505" w:rsidRPr="00ED3698" w:rsidRDefault="00DB1505" w:rsidP="00DB1505">
      <w:r w:rsidRPr="00ED3698">
        <w:t xml:space="preserve">where fe+3 is the </w:t>
      </w:r>
      <w:r w:rsidRPr="0075340C">
        <w:rPr>
          <w:noProof/>
        </w:rPr>
        <w:t>secondary</w:t>
      </w:r>
      <w:r w:rsidRPr="00ED3698">
        <w:t xml:space="preserve"> component of the redox couple (i.e.</w:t>
      </w:r>
      <w:r w:rsidR="006D6881">
        <w:t>,</w:t>
      </w:r>
      <w:r w:rsidRPr="00ED3698">
        <w:t xml:space="preserve"> this component will be treated </w:t>
      </w:r>
      <w:r w:rsidR="006D6881">
        <w:t>similarly to</w:t>
      </w:r>
      <w:r w:rsidRPr="00ED3698">
        <w:t xml:space="preserve"> an aqueous complex).</w:t>
      </w:r>
      <w:r w:rsidR="00B71E03">
        <w:t xml:space="preserve"> The </w:t>
      </w:r>
      <w:r w:rsidR="00FB1329">
        <w:t>second</w:t>
      </w:r>
      <w:r w:rsidR="00B71E03">
        <w:t xml:space="preserve"> line defines the redox reaction</w:t>
      </w:r>
      <w:r w:rsidR="006D6881">
        <w:t>,</w:t>
      </w:r>
      <w:r w:rsidR="00FB1329">
        <w:t xml:space="preserve"> as mentioned above</w:t>
      </w:r>
      <w:r w:rsidR="00B71E03">
        <w:t>.</w:t>
      </w:r>
      <w:r w:rsidRPr="00ED3698">
        <w:t xml:space="preserve"> </w:t>
      </w:r>
      <w:r w:rsidR="00FB1329">
        <w:t>T</w:t>
      </w:r>
      <w:r w:rsidRPr="00ED3698">
        <w:t xml:space="preserve">he number of components comprising the secondary redox species is defined, followed by the </w:t>
      </w:r>
      <w:r w:rsidR="00B71E03">
        <w:t>pairs of name and stoichiometric coefficient</w:t>
      </w:r>
      <w:r w:rsidR="00FB1329">
        <w:t xml:space="preserve"> of these components. This</w:t>
      </w:r>
      <w:r w:rsidRPr="00ED3698">
        <w:t xml:space="preserve"> example has </w:t>
      </w:r>
      <w:r w:rsidR="006D6881">
        <w:t>four</w:t>
      </w:r>
      <w:r w:rsidR="006D6881" w:rsidRPr="00ED3698">
        <w:t xml:space="preserve"> </w:t>
      </w:r>
      <w:r w:rsidRPr="00ED3698">
        <w:t xml:space="preserve">components, with the names fe+2, </w:t>
      </w:r>
      <w:r w:rsidRPr="00ED3698">
        <w:rPr>
          <w:sz w:val="20"/>
        </w:rPr>
        <w:t>o2(aq)</w:t>
      </w:r>
      <w:r w:rsidRPr="00ED3698">
        <w:t xml:space="preserve">, h+1, and h2o </w:t>
      </w:r>
      <w:r w:rsidR="00FB1329">
        <w:t>and</w:t>
      </w:r>
      <w:r w:rsidRPr="00ED3698">
        <w:t xml:space="preserve"> the stoichiometric coefficients 1.000, .250, 1.000 and –.500, respectively. </w:t>
      </w:r>
      <w:r w:rsidR="00FB1329">
        <w:t>In the third line, t</w:t>
      </w:r>
      <w:r w:rsidR="00FB1329" w:rsidRPr="00ED3698">
        <w:t xml:space="preserve">he </w:t>
      </w:r>
      <w:r w:rsidR="00FB1329">
        <w:t>keyword</w:t>
      </w:r>
      <w:r w:rsidR="00FB1329" w:rsidRPr="00ED3698">
        <w:t xml:space="preserve"> ‘equilibrium</w:t>
      </w:r>
      <w:r w:rsidR="00970E14">
        <w:t>,</w:t>
      </w:r>
      <w:r w:rsidR="00FB1329" w:rsidRPr="00ED3698">
        <w:t>’ identifies the reaction as an equilibrium redox reaction.</w:t>
      </w:r>
      <w:r w:rsidR="00FB1329">
        <w:t xml:space="preserve"> T</w:t>
      </w:r>
      <w:r w:rsidRPr="00ED3698">
        <w:t>he equilibrium constant for the reaction (</w:t>
      </w:r>
      <w:r w:rsidRPr="00ED3698">
        <w:rPr>
          <w:sz w:val="20"/>
        </w:rPr>
        <w:t>-8.4725</w:t>
      </w:r>
      <w:r w:rsidRPr="00ED3698">
        <w:t xml:space="preserve">) and the enthalpy change (23.4570) of the reaction </w:t>
      </w:r>
      <w:r w:rsidRPr="0075340C">
        <w:rPr>
          <w:noProof/>
        </w:rPr>
        <w:t>are</w:t>
      </w:r>
      <w:r w:rsidR="00FB1329">
        <w:t xml:space="preserve"> also</w:t>
      </w:r>
      <w:r w:rsidR="0003219C">
        <w:t xml:space="preserve"> specified.</w:t>
      </w:r>
    </w:p>
    <w:p w14:paraId="0FE08180" w14:textId="077BC011" w:rsidR="00DB1505" w:rsidRPr="00ED3698" w:rsidRDefault="00DB1505" w:rsidP="00DB1505">
      <w:r w:rsidRPr="00ED3698">
        <w:t>Unlike for the database files comp.</w:t>
      </w:r>
      <w:r w:rsidRPr="0075340C">
        <w:rPr>
          <w:noProof/>
        </w:rPr>
        <w:t>dbs</w:t>
      </w:r>
      <w:r w:rsidRPr="00ED3698">
        <w:t>, complex.</w:t>
      </w:r>
      <w:r w:rsidRPr="0075340C">
        <w:rPr>
          <w:noProof/>
        </w:rPr>
        <w:t>dbs</w:t>
      </w:r>
      <w:r w:rsidRPr="00ED3698">
        <w:t>, gases.dbs and sorption.dbs, the input in redox.dbs is format-free. Each line starting with ! is considered a comment line. Additional</w:t>
      </w:r>
      <w:r w:rsidR="008945EF">
        <w:t xml:space="preserve"> redox </w:t>
      </w:r>
      <w:r w:rsidR="008945EF" w:rsidRPr="0075340C">
        <w:rPr>
          <w:noProof/>
        </w:rPr>
        <w:t>reactio</w:t>
      </w:r>
      <w:r w:rsidR="00103381" w:rsidRPr="0075340C">
        <w:rPr>
          <w:noProof/>
        </w:rPr>
        <w:t>ns</w:t>
      </w:r>
      <w:r w:rsidR="008945EF">
        <w:t xml:space="preserve"> can be entered.</w:t>
      </w:r>
    </w:p>
    <w:p w14:paraId="3F131653" w14:textId="57C53288" w:rsidR="0003219C" w:rsidRDefault="00EB176D" w:rsidP="0003219C">
      <w:pPr>
        <w:pStyle w:val="Heading2"/>
      </w:pPr>
      <w:bookmarkStart w:id="544" w:name="_Toc13056187"/>
      <w:bookmarkStart w:id="545" w:name="OLE_LINK14"/>
      <w:r>
        <w:t>K</w:t>
      </w:r>
      <w:r w:rsidRPr="00ED3698">
        <w:t>ineticall</w:t>
      </w:r>
      <w:r>
        <w:t xml:space="preserve">Y </w:t>
      </w:r>
      <w:r w:rsidR="0003219C" w:rsidRPr="00ED3698">
        <w:t>controlled intra-aqueous reactions</w:t>
      </w:r>
      <w:bookmarkEnd w:id="544"/>
    </w:p>
    <w:p w14:paraId="32D4C68B" w14:textId="690EEB6A" w:rsidR="00DB1505" w:rsidRPr="00ED3698" w:rsidRDefault="00DB1505" w:rsidP="00DB1505">
      <w:r w:rsidRPr="00ED3698">
        <w:t xml:space="preserve">The </w:t>
      </w:r>
      <w:r w:rsidR="00B71E03">
        <w:t>MIN3P-THCm database</w:t>
      </w:r>
      <w:r w:rsidR="0003219C">
        <w:t xml:space="preserve"> redox.</w:t>
      </w:r>
      <w:r w:rsidR="0003219C" w:rsidRPr="0075340C">
        <w:rPr>
          <w:noProof/>
        </w:rPr>
        <w:t>dbs</w:t>
      </w:r>
      <w:r w:rsidR="00B71E03">
        <w:t xml:space="preserve"> </w:t>
      </w:r>
      <w:r w:rsidRPr="00ED3698">
        <w:t xml:space="preserve">uses association reaction for equilibrium redox reactions </w:t>
      </w:r>
      <w:r w:rsidRPr="00ED3698">
        <w:lastRenderedPageBreak/>
        <w:t xml:space="preserve">and </w:t>
      </w:r>
      <w:r w:rsidR="00EB176D" w:rsidRPr="00ED3698">
        <w:t>kineticall</w:t>
      </w:r>
      <w:r w:rsidR="00EB176D">
        <w:t xml:space="preserve">y </w:t>
      </w:r>
      <w:r w:rsidRPr="00ED3698">
        <w:t xml:space="preserve">controlled intra-aqueous reactions. The sign of the equilibrium </w:t>
      </w:r>
      <w:r w:rsidR="00103381" w:rsidRPr="00ED3698">
        <w:t>constan</w:t>
      </w:r>
      <w:r w:rsidR="00103381">
        <w:t>t</w:t>
      </w:r>
      <w:r w:rsidR="00103381" w:rsidRPr="00ED3698">
        <w:t xml:space="preserve"> </w:t>
      </w:r>
      <w:r w:rsidR="00FB27AC" w:rsidRPr="00ED3698">
        <w:t>logK</w:t>
      </w:r>
      <w:r w:rsidR="00FB27AC">
        <w:rPr>
          <w:vertAlign w:val="subscript"/>
        </w:rPr>
        <w:t>25</w:t>
      </w:r>
      <w:r w:rsidRPr="00ED3698">
        <w:t xml:space="preserve"> should be turned around if the reactions are expressed as dissociation reactions</w:t>
      </w:r>
      <w:r w:rsidR="00916AB2">
        <w:t xml:space="preserve"> because the equilibrium constant for the chemical reaction described in </w:t>
      </w:r>
      <w:r w:rsidR="00103381">
        <w:t xml:space="preserve">Section </w:t>
      </w:r>
      <w:r w:rsidR="00916AB2">
        <w:fldChar w:fldCharType="begin"/>
      </w:r>
      <w:r w:rsidR="00916AB2">
        <w:instrText xml:space="preserve"> REF _Ref472417012 \r \h </w:instrText>
      </w:r>
      <w:r w:rsidR="00916AB2">
        <w:fldChar w:fldCharType="separate"/>
      </w:r>
      <w:r w:rsidR="00D41448">
        <w:t>4.5</w:t>
      </w:r>
      <w:r w:rsidR="00916AB2">
        <w:fldChar w:fldCharType="end"/>
      </w:r>
      <w:r w:rsidR="00916AB2">
        <w:t xml:space="preserve"> as</w:t>
      </w:r>
      <w:r w:rsidR="00103381">
        <w:t xml:space="preserve"> a</w:t>
      </w:r>
      <w:r w:rsidR="00916AB2">
        <w:t xml:space="preserve"> formation reaction is defined as </w:t>
      </w:r>
      <w:r w:rsidR="00103381">
        <w:t>follows</w:t>
      </w:r>
      <w:r w:rsidR="00916AB2">
        <w:t>:</w:t>
      </w:r>
    </w:p>
    <w:bookmarkStart w:id="546" w:name="OLE_LINK15"/>
    <w:bookmarkEnd w:id="545"/>
    <w:p w14:paraId="27D1A16F" w14:textId="77777777" w:rsidR="00DB1505" w:rsidRPr="00ED3698" w:rsidRDefault="00D52C88" w:rsidP="00DB1505">
      <w:pPr>
        <w:pStyle w:val="datafile"/>
      </w:pPr>
      <w:r w:rsidRPr="00ED3698">
        <w:rPr>
          <w:noProof/>
        </w:rPr>
        <w:object w:dxaOrig="4200" w:dyaOrig="380" w14:anchorId="715CD653">
          <v:shape id="_x0000_i1048" type="#_x0000_t75" alt="" style="width:208.65pt;height:19.35pt;mso-width-percent:0;mso-height-percent:0;mso-width-percent:0;mso-height-percent:0" o:ole="" fillcolor="window">
            <v:imagedata r:id="rId138" o:title=""/>
          </v:shape>
          <o:OLEObject Type="Embed" ProgID="Equation.3" ShapeID="_x0000_i1048" DrawAspect="Content" ObjectID="_1776598788" r:id="rId139"/>
        </w:object>
      </w:r>
      <w:bookmarkEnd w:id="546"/>
    </w:p>
    <w:p w14:paraId="302AD81F" w14:textId="0D2ED20A" w:rsidR="00DB1505" w:rsidRDefault="00DB1505" w:rsidP="00DB1505">
      <w:r w:rsidRPr="00ED3698">
        <w:t xml:space="preserve">It is also possible to specify irreversible, </w:t>
      </w:r>
      <w:r w:rsidR="00EB176D" w:rsidRPr="00ED3698">
        <w:t>kineticall</w:t>
      </w:r>
      <w:r w:rsidR="00EB176D">
        <w:t xml:space="preserve">y </w:t>
      </w:r>
      <w:r w:rsidRPr="00ED3698">
        <w:t>controlled reactions in this database file. In general, the database</w:t>
      </w:r>
      <w:r w:rsidR="00BA0D57">
        <w:t xml:space="preserve"> </w:t>
      </w:r>
      <w:r w:rsidRPr="00ED3698">
        <w:t>structure allows</w:t>
      </w:r>
      <w:r w:rsidR="00BA0D57">
        <w:t xml:space="preserve"> for</w:t>
      </w:r>
      <w:r w:rsidRPr="00ED3698">
        <w:t xml:space="preserve"> </w:t>
      </w:r>
      <w:r w:rsidR="0036063D" w:rsidRPr="00ED3698">
        <w:t>calculating</w:t>
      </w:r>
      <w:r w:rsidRPr="00ED3698">
        <w:t xml:space="preserve"> rate expressions including fractional order terms, Monod-type terms and inhibition terms:</w:t>
      </w:r>
    </w:p>
    <w:tbl>
      <w:tblPr>
        <w:tblW w:w="8647" w:type="dxa"/>
        <w:tblLook w:val="04A0" w:firstRow="1" w:lastRow="0" w:firstColumn="1" w:lastColumn="0" w:noHBand="0" w:noVBand="1"/>
      </w:tblPr>
      <w:tblGrid>
        <w:gridCol w:w="6946"/>
        <w:gridCol w:w="1701"/>
      </w:tblGrid>
      <w:tr w:rsidR="008448F3" w:rsidRPr="002D66AE" w14:paraId="546962A1" w14:textId="77777777" w:rsidTr="00D672E0">
        <w:tc>
          <w:tcPr>
            <w:tcW w:w="6946" w:type="dxa"/>
            <w:vAlign w:val="center"/>
          </w:tcPr>
          <w:p w14:paraId="689BD9D9" w14:textId="5F0DEC54" w:rsidR="008448F3" w:rsidRPr="008448F3" w:rsidRDefault="00000000" w:rsidP="00577A8E">
            <w:pPr>
              <w:jc w:val="left"/>
              <w:rPr>
                <w:rFonts w:ascii="Cambria Math" w:hAnsi="Cambria Math"/>
                <w:sz w:val="24"/>
                <w:oMath/>
              </w:rPr>
            </w:pPr>
            <m:oMathPara>
              <m:oMathParaPr>
                <m:jc m:val="left"/>
              </m:oMathParaPr>
              <m:oMath>
                <m:sSubSup>
                  <m:sSubSupPr>
                    <m:ctrlPr>
                      <w:rPr>
                        <w:rFonts w:ascii="Cambria Math" w:hAnsi="Cambria Math"/>
                        <w:i/>
                        <w:sz w:val="24"/>
                      </w:rPr>
                    </m:ctrlPr>
                  </m:sSubSupPr>
                  <m:e>
                    <m:r>
                      <w:rPr>
                        <w:rFonts w:ascii="Cambria Math" w:hAnsi="Cambria Math"/>
                        <w:sz w:val="24"/>
                      </w:rPr>
                      <m:t>R</m:t>
                    </m:r>
                  </m:e>
                  <m:sub>
                    <m:r>
                      <w:rPr>
                        <w:rFonts w:ascii="Cambria Math" w:hAnsi="Cambria Math"/>
                        <w:sz w:val="24"/>
                      </w:rPr>
                      <m:t>i</m:t>
                    </m:r>
                  </m:sub>
                  <m:sup>
                    <m:r>
                      <w:rPr>
                        <w:rFonts w:ascii="Cambria Math" w:hAnsi="Cambria Math"/>
                        <w:sz w:val="24"/>
                      </w:rPr>
                      <m:t>a</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k</m:t>
                    </m:r>
                  </m:e>
                  <m:sub>
                    <m:r>
                      <w:rPr>
                        <w:rFonts w:ascii="Cambria Math" w:hAnsi="Cambria Math"/>
                        <w:sz w:val="24"/>
                      </w:rPr>
                      <m:t>i</m:t>
                    </m:r>
                  </m:sub>
                  <m:sup>
                    <m:r>
                      <w:rPr>
                        <w:rFonts w:ascii="Cambria Math" w:hAnsi="Cambria Math"/>
                        <w:sz w:val="24"/>
                      </w:rPr>
                      <m:t>a</m:t>
                    </m:r>
                  </m:sup>
                </m:sSubSup>
                <m:d>
                  <m:dPr>
                    <m:begChr m:val="["/>
                    <m:endChr m:val="]"/>
                    <m:ctrlPr>
                      <w:rPr>
                        <w:rFonts w:ascii="Cambria Math" w:hAnsi="Cambria Math"/>
                        <w:i/>
                        <w:sz w:val="24"/>
                      </w:rPr>
                    </m:ctrlPr>
                  </m:dPr>
                  <m:e>
                    <m:nary>
                      <m:naryPr>
                        <m:chr m:val="∏"/>
                        <m:limLoc m:val="undOvr"/>
                        <m:ctrlPr>
                          <w:rPr>
                            <w:rFonts w:ascii="Cambria Math" w:hAnsi="Cambria Math"/>
                            <w:i/>
                            <w:sz w:val="24"/>
                          </w:rPr>
                        </m:ctrlPr>
                      </m:naryPr>
                      <m:sub>
                        <m:r>
                          <w:rPr>
                            <w:rFonts w:ascii="Cambria Math" w:hAnsi="Cambria Math"/>
                            <w:sz w:val="24"/>
                          </w:rPr>
                          <m:t>j=1</m:t>
                        </m:r>
                      </m:sub>
                      <m:sup>
                        <m:sSub>
                          <m:sSubPr>
                            <m:ctrlPr>
                              <w:rPr>
                                <w:rFonts w:ascii="Cambria Math" w:hAnsi="Cambria Math"/>
                                <w:i/>
                                <w:sz w:val="24"/>
                              </w:rPr>
                            </m:ctrlPr>
                          </m:sSubPr>
                          <m:e>
                            <m:r>
                              <w:rPr>
                                <w:rFonts w:ascii="Cambria Math" w:hAnsi="Cambria Math"/>
                                <w:sz w:val="24"/>
                              </w:rPr>
                              <m:t>N</m:t>
                            </m:r>
                          </m:e>
                          <m:sub>
                            <m:r>
                              <w:rPr>
                                <w:rFonts w:ascii="Cambria Math" w:hAnsi="Cambria Math"/>
                                <w:sz w:val="24"/>
                              </w:rPr>
                              <m:t>c</m:t>
                            </m:r>
                          </m:sub>
                        </m:sSub>
                      </m:sup>
                      <m:e>
                        <m:sSup>
                          <m:sSupPr>
                            <m:ctrlPr>
                              <w:rPr>
                                <w:rFonts w:ascii="Cambria Math" w:hAnsi="Cambria Math"/>
                                <w:i/>
                                <w:sz w:val="24"/>
                              </w:rPr>
                            </m:ctrlPr>
                          </m:sSupPr>
                          <m:e>
                            <m:d>
                              <m:dPr>
                                <m:ctrlPr>
                                  <w:rPr>
                                    <w:rFonts w:ascii="Cambria Math" w:hAnsi="Cambria Math"/>
                                    <w:i/>
                                    <w:sz w:val="24"/>
                                  </w:rPr>
                                </m:ctrlPr>
                              </m:dPr>
                              <m:e>
                                <m:sSubSup>
                                  <m:sSubSupPr>
                                    <m:ctrlPr>
                                      <w:rPr>
                                        <w:rFonts w:ascii="Cambria Math" w:hAnsi="Cambria Math"/>
                                        <w:i/>
                                        <w:sz w:val="24"/>
                                      </w:rPr>
                                    </m:ctrlPr>
                                  </m:sSubSupPr>
                                  <m:e>
                                    <m:r>
                                      <w:rPr>
                                        <w:rFonts w:ascii="Cambria Math" w:hAnsi="Cambria Math"/>
                                        <w:sz w:val="24"/>
                                      </w:rPr>
                                      <m:t>T</m:t>
                                    </m:r>
                                  </m:e>
                                  <m:sub>
                                    <m:r>
                                      <w:rPr>
                                        <w:rFonts w:ascii="Cambria Math" w:hAnsi="Cambria Math"/>
                                        <w:sz w:val="24"/>
                                      </w:rPr>
                                      <m:t>j</m:t>
                                    </m:r>
                                  </m:sub>
                                  <m:sup>
                                    <m:r>
                                      <w:rPr>
                                        <w:rFonts w:ascii="Cambria Math" w:hAnsi="Cambria Math"/>
                                        <w:sz w:val="24"/>
                                      </w:rPr>
                                      <m:t>a</m:t>
                                    </m:r>
                                  </m:sup>
                                </m:sSubSup>
                              </m:e>
                            </m:d>
                          </m:e>
                          <m:sup>
                            <m:sSubSup>
                              <m:sSubSupPr>
                                <m:ctrlPr>
                                  <w:rPr>
                                    <w:rFonts w:ascii="Cambria Math" w:hAnsi="Cambria Math"/>
                                    <w:i/>
                                    <w:sz w:val="24"/>
                                  </w:rPr>
                                </m:ctrlPr>
                              </m:sSubSupPr>
                              <m:e>
                                <m:r>
                                  <w:rPr>
                                    <w:rFonts w:ascii="Cambria Math" w:hAnsi="Cambria Math"/>
                                    <w:sz w:val="24"/>
                                  </w:rPr>
                                  <m:t>o</m:t>
                                </m:r>
                              </m:e>
                              <m:sub>
                                <m:r>
                                  <w:rPr>
                                    <w:rFonts w:ascii="Cambria Math" w:hAnsi="Cambria Math"/>
                                    <w:sz w:val="24"/>
                                  </w:rPr>
                                  <m:t>ij</m:t>
                                </m:r>
                              </m:sub>
                              <m:sup>
                                <m:r>
                                  <w:rPr>
                                    <w:rFonts w:ascii="Cambria Math" w:hAnsi="Cambria Math"/>
                                    <w:sz w:val="24"/>
                                  </w:rPr>
                                  <m:t>a,t</m:t>
                                </m:r>
                              </m:sup>
                            </m:sSubSup>
                          </m:sup>
                        </m:sSup>
                      </m:e>
                    </m:nary>
                    <m:nary>
                      <m:naryPr>
                        <m:chr m:val="∏"/>
                        <m:limLoc m:val="undOvr"/>
                        <m:ctrlPr>
                          <w:rPr>
                            <w:rFonts w:ascii="Cambria Math" w:hAnsi="Cambria Math"/>
                            <w:i/>
                            <w:sz w:val="24"/>
                          </w:rPr>
                        </m:ctrlPr>
                      </m:naryPr>
                      <m:sub>
                        <m:eqArr>
                          <m:eqArrPr>
                            <m:ctrlPr>
                              <w:rPr>
                                <w:rFonts w:ascii="Cambria Math" w:hAnsi="Cambria Math"/>
                                <w:i/>
                                <w:sz w:val="24"/>
                              </w:rPr>
                            </m:ctrlPr>
                          </m:eqArrPr>
                          <m:e>
                            <m:r>
                              <w:rPr>
                                <w:rFonts w:ascii="Cambria Math" w:hAnsi="Cambria Math"/>
                                <w:sz w:val="24"/>
                              </w:rPr>
                              <m:t>j=1,</m:t>
                            </m:r>
                          </m:e>
                          <m:e>
                            <m:sSubSup>
                              <m:sSubSupPr>
                                <m:ctrlPr>
                                  <w:rPr>
                                    <w:rFonts w:ascii="Cambria Math" w:hAnsi="Cambria Math"/>
                                    <w:i/>
                                    <w:sz w:val="24"/>
                                  </w:rPr>
                                </m:ctrlPr>
                              </m:sSubSupPr>
                              <m:e>
                                <m:r>
                                  <w:rPr>
                                    <w:rFonts w:ascii="Cambria Math" w:hAnsi="Cambria Math"/>
                                    <w:sz w:val="24"/>
                                  </w:rPr>
                                  <m:t>K</m:t>
                                </m:r>
                              </m:e>
                              <m:sub>
                                <m:r>
                                  <w:rPr>
                                    <w:rFonts w:ascii="Cambria Math" w:hAnsi="Cambria Math"/>
                                    <w:sz w:val="24"/>
                                  </w:rPr>
                                  <m:t>ij</m:t>
                                </m:r>
                              </m:sub>
                              <m:sup>
                                <m:r>
                                  <w:rPr>
                                    <w:rFonts w:ascii="Cambria Math" w:hAnsi="Cambria Math"/>
                                    <w:sz w:val="24"/>
                                  </w:rPr>
                                  <m:t>a,mo</m:t>
                                </m:r>
                              </m:sup>
                            </m:sSubSup>
                            <m:r>
                              <w:rPr>
                                <w:rFonts w:ascii="Cambria Math" w:hAnsi="Cambria Math"/>
                                <w:sz w:val="24"/>
                              </w:rPr>
                              <m:t>&gt;0</m:t>
                            </m:r>
                          </m:e>
                        </m:eqArr>
                      </m:sub>
                      <m:sup>
                        <m:sSub>
                          <m:sSubPr>
                            <m:ctrlPr>
                              <w:rPr>
                                <w:rFonts w:ascii="Cambria Math" w:hAnsi="Cambria Math"/>
                                <w:i/>
                                <w:sz w:val="24"/>
                              </w:rPr>
                            </m:ctrlPr>
                          </m:sSubPr>
                          <m:e>
                            <m:r>
                              <w:rPr>
                                <w:rFonts w:ascii="Cambria Math" w:hAnsi="Cambria Math"/>
                                <w:sz w:val="24"/>
                              </w:rPr>
                              <m:t>N</m:t>
                            </m:r>
                          </m:e>
                          <m:sub>
                            <m:r>
                              <w:rPr>
                                <w:rFonts w:ascii="Cambria Math" w:hAnsi="Cambria Math"/>
                                <w:sz w:val="24"/>
                              </w:rPr>
                              <m:t>c</m:t>
                            </m:r>
                          </m:sub>
                        </m:sSub>
                      </m:sup>
                      <m:e>
                        <m:sSup>
                          <m:sSupPr>
                            <m:ctrlPr>
                              <w:rPr>
                                <w:rFonts w:ascii="Cambria Math" w:hAnsi="Cambria Math"/>
                                <w:i/>
                                <w:sz w:val="24"/>
                              </w:rPr>
                            </m:ctrlPr>
                          </m:sSupPr>
                          <m:e>
                            <m:d>
                              <m:dPr>
                                <m:ctrlPr>
                                  <w:rPr>
                                    <w:rFonts w:ascii="Cambria Math" w:hAnsi="Cambria Math"/>
                                    <w:i/>
                                    <w:sz w:val="24"/>
                                  </w:rPr>
                                </m:ctrlPr>
                              </m:dPr>
                              <m:e>
                                <m:f>
                                  <m:fPr>
                                    <m:ctrlPr>
                                      <w:rPr>
                                        <w:rFonts w:ascii="Cambria Math" w:hAnsi="Cambria Math"/>
                                        <w:i/>
                                        <w:sz w:val="24"/>
                                      </w:rPr>
                                    </m:ctrlPr>
                                  </m:fPr>
                                  <m:num>
                                    <m:sSubSup>
                                      <m:sSubSupPr>
                                        <m:ctrlPr>
                                          <w:rPr>
                                            <w:rFonts w:ascii="Cambria Math" w:hAnsi="Cambria Math"/>
                                            <w:i/>
                                            <w:sz w:val="24"/>
                                          </w:rPr>
                                        </m:ctrlPr>
                                      </m:sSubSupPr>
                                      <m:e>
                                        <m:r>
                                          <w:rPr>
                                            <w:rFonts w:ascii="Cambria Math" w:hAnsi="Cambria Math"/>
                                            <w:sz w:val="24"/>
                                          </w:rPr>
                                          <m:t>T</m:t>
                                        </m:r>
                                      </m:e>
                                      <m:sub>
                                        <m:r>
                                          <w:rPr>
                                            <w:rFonts w:ascii="Cambria Math" w:hAnsi="Cambria Math"/>
                                            <w:sz w:val="24"/>
                                          </w:rPr>
                                          <m:t>j</m:t>
                                        </m:r>
                                      </m:sub>
                                      <m:sup>
                                        <m:r>
                                          <w:rPr>
                                            <w:rFonts w:ascii="Cambria Math" w:hAnsi="Cambria Math"/>
                                            <w:sz w:val="24"/>
                                          </w:rPr>
                                          <m:t>a</m:t>
                                        </m:r>
                                      </m:sup>
                                    </m:sSubSup>
                                  </m:num>
                                  <m:den>
                                    <m:sSubSup>
                                      <m:sSubSupPr>
                                        <m:ctrlPr>
                                          <w:rPr>
                                            <w:rFonts w:ascii="Cambria Math" w:hAnsi="Cambria Math"/>
                                            <w:i/>
                                            <w:sz w:val="24"/>
                                          </w:rPr>
                                        </m:ctrlPr>
                                      </m:sSubSupPr>
                                      <m:e>
                                        <m:r>
                                          <w:rPr>
                                            <w:rFonts w:ascii="Cambria Math" w:hAnsi="Cambria Math"/>
                                            <w:sz w:val="24"/>
                                          </w:rPr>
                                          <m:t>K</m:t>
                                        </m:r>
                                      </m:e>
                                      <m:sub>
                                        <m:r>
                                          <w:rPr>
                                            <w:rFonts w:ascii="Cambria Math" w:hAnsi="Cambria Math"/>
                                            <w:sz w:val="24"/>
                                          </w:rPr>
                                          <m:t>ij</m:t>
                                        </m:r>
                                      </m:sub>
                                      <m:sup>
                                        <m:r>
                                          <w:rPr>
                                            <w:rFonts w:ascii="Cambria Math" w:hAnsi="Cambria Math"/>
                                            <w:sz w:val="24"/>
                                          </w:rPr>
                                          <m:t>a,mo</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T</m:t>
                                        </m:r>
                                      </m:e>
                                      <m:sub>
                                        <m:r>
                                          <w:rPr>
                                            <w:rFonts w:ascii="Cambria Math" w:hAnsi="Cambria Math"/>
                                            <w:sz w:val="24"/>
                                          </w:rPr>
                                          <m:t>j</m:t>
                                        </m:r>
                                      </m:sub>
                                      <m:sup>
                                        <m:r>
                                          <w:rPr>
                                            <w:rFonts w:ascii="Cambria Math" w:hAnsi="Cambria Math"/>
                                            <w:sz w:val="24"/>
                                          </w:rPr>
                                          <m:t>a</m:t>
                                        </m:r>
                                      </m:sup>
                                    </m:sSubSup>
                                  </m:den>
                                </m:f>
                              </m:e>
                            </m:d>
                          </m:e>
                          <m:sup>
                            <m:sSubSup>
                              <m:sSubSupPr>
                                <m:ctrlPr>
                                  <w:rPr>
                                    <w:rFonts w:ascii="Cambria Math" w:hAnsi="Cambria Math"/>
                                    <w:i/>
                                    <w:sz w:val="24"/>
                                  </w:rPr>
                                </m:ctrlPr>
                              </m:sSubSupPr>
                              <m:e>
                                <m:r>
                                  <w:rPr>
                                    <w:rFonts w:ascii="Cambria Math" w:hAnsi="Cambria Math"/>
                                    <w:sz w:val="24"/>
                                  </w:rPr>
                                  <m:t>o</m:t>
                                </m:r>
                              </m:e>
                              <m:sub>
                                <m:r>
                                  <w:rPr>
                                    <w:rFonts w:ascii="Cambria Math" w:hAnsi="Cambria Math"/>
                                    <w:sz w:val="24"/>
                                  </w:rPr>
                                  <m:t>ij</m:t>
                                </m:r>
                              </m:sub>
                              <m:sup>
                                <m:r>
                                  <w:rPr>
                                    <w:rFonts w:ascii="Cambria Math" w:hAnsi="Cambria Math"/>
                                    <w:sz w:val="24"/>
                                  </w:rPr>
                                  <m:t>a,mo</m:t>
                                </m:r>
                              </m:sup>
                            </m:sSubSup>
                          </m:sup>
                        </m:sSup>
                      </m:e>
                    </m:nary>
                    <m:r>
                      <w:rPr>
                        <w:rFonts w:ascii="Cambria Math" w:hAnsi="Cambria Math"/>
                        <w:sz w:val="24"/>
                      </w:rPr>
                      <m:t>*</m:t>
                    </m:r>
                    <m:nary>
                      <m:naryPr>
                        <m:chr m:val="∏"/>
                        <m:limLoc m:val="undOvr"/>
                        <m:ctrlPr>
                          <w:rPr>
                            <w:rFonts w:ascii="Cambria Math" w:hAnsi="Cambria Math"/>
                            <w:i/>
                            <w:sz w:val="24"/>
                          </w:rPr>
                        </m:ctrlPr>
                      </m:naryPr>
                      <m:sub>
                        <m:eqArr>
                          <m:eqArrPr>
                            <m:ctrlPr>
                              <w:rPr>
                                <w:rFonts w:ascii="Cambria Math" w:hAnsi="Cambria Math"/>
                                <w:i/>
                                <w:sz w:val="24"/>
                              </w:rPr>
                            </m:ctrlPr>
                          </m:eqArrPr>
                          <m:e>
                            <m:r>
                              <w:rPr>
                                <w:rFonts w:ascii="Cambria Math" w:hAnsi="Cambria Math"/>
                                <w:sz w:val="24"/>
                              </w:rPr>
                              <m:t>j=1,</m:t>
                            </m:r>
                          </m:e>
                          <m:e>
                            <m:sSubSup>
                              <m:sSubSupPr>
                                <m:ctrlPr>
                                  <w:rPr>
                                    <w:rFonts w:ascii="Cambria Math" w:hAnsi="Cambria Math"/>
                                    <w:i/>
                                    <w:sz w:val="24"/>
                                  </w:rPr>
                                </m:ctrlPr>
                              </m:sSubSupPr>
                              <m:e>
                                <m:r>
                                  <w:rPr>
                                    <w:rFonts w:ascii="Cambria Math" w:hAnsi="Cambria Math"/>
                                    <w:sz w:val="24"/>
                                  </w:rPr>
                                  <m:t>K</m:t>
                                </m:r>
                              </m:e>
                              <m:sub>
                                <m:r>
                                  <w:rPr>
                                    <w:rFonts w:ascii="Cambria Math" w:hAnsi="Cambria Math"/>
                                    <w:sz w:val="24"/>
                                  </w:rPr>
                                  <m:t>ij</m:t>
                                </m:r>
                              </m:sub>
                              <m:sup>
                                <m:r>
                                  <w:rPr>
                                    <w:rFonts w:ascii="Cambria Math" w:hAnsi="Cambria Math"/>
                                    <w:sz w:val="24"/>
                                  </w:rPr>
                                  <m:t>a,in</m:t>
                                </m:r>
                              </m:sup>
                            </m:sSubSup>
                            <m:r>
                              <w:rPr>
                                <w:rFonts w:ascii="Cambria Math" w:hAnsi="Cambria Math"/>
                                <w:sz w:val="24"/>
                              </w:rPr>
                              <m:t>&gt;0</m:t>
                            </m:r>
                          </m:e>
                        </m:eqArr>
                      </m:sub>
                      <m:sup>
                        <m:sSub>
                          <m:sSubPr>
                            <m:ctrlPr>
                              <w:rPr>
                                <w:rFonts w:ascii="Cambria Math" w:hAnsi="Cambria Math"/>
                                <w:i/>
                                <w:sz w:val="24"/>
                              </w:rPr>
                            </m:ctrlPr>
                          </m:sSubPr>
                          <m:e>
                            <m:r>
                              <w:rPr>
                                <w:rFonts w:ascii="Cambria Math" w:hAnsi="Cambria Math"/>
                                <w:sz w:val="24"/>
                              </w:rPr>
                              <m:t>N</m:t>
                            </m:r>
                          </m:e>
                          <m:sub>
                            <m:r>
                              <w:rPr>
                                <w:rFonts w:ascii="Cambria Math" w:hAnsi="Cambria Math"/>
                                <w:sz w:val="24"/>
                              </w:rPr>
                              <m:t>c</m:t>
                            </m:r>
                          </m:sub>
                        </m:sSub>
                      </m:sup>
                      <m:e>
                        <m:sSup>
                          <m:sSupPr>
                            <m:ctrlPr>
                              <w:rPr>
                                <w:rFonts w:ascii="Cambria Math" w:hAnsi="Cambria Math"/>
                                <w:i/>
                                <w:sz w:val="24"/>
                              </w:rPr>
                            </m:ctrlPr>
                          </m:sSupPr>
                          <m:e>
                            <m:d>
                              <m:dPr>
                                <m:ctrlPr>
                                  <w:rPr>
                                    <w:rFonts w:ascii="Cambria Math" w:hAnsi="Cambria Math"/>
                                    <w:i/>
                                    <w:sz w:val="24"/>
                                  </w:rPr>
                                </m:ctrlPr>
                              </m:dPr>
                              <m:e>
                                <m:f>
                                  <m:fPr>
                                    <m:ctrlPr>
                                      <w:rPr>
                                        <w:rFonts w:ascii="Cambria Math" w:hAnsi="Cambria Math"/>
                                        <w:i/>
                                        <w:sz w:val="24"/>
                                      </w:rPr>
                                    </m:ctrlPr>
                                  </m:fPr>
                                  <m:num>
                                    <m:sSubSup>
                                      <m:sSubSupPr>
                                        <m:ctrlPr>
                                          <w:rPr>
                                            <w:rFonts w:ascii="Cambria Math" w:hAnsi="Cambria Math"/>
                                            <w:i/>
                                            <w:sz w:val="24"/>
                                          </w:rPr>
                                        </m:ctrlPr>
                                      </m:sSubSupPr>
                                      <m:e>
                                        <m:r>
                                          <w:rPr>
                                            <w:rFonts w:ascii="Cambria Math" w:hAnsi="Cambria Math"/>
                                            <w:sz w:val="24"/>
                                          </w:rPr>
                                          <m:t>K</m:t>
                                        </m:r>
                                      </m:e>
                                      <m:sub>
                                        <m:r>
                                          <w:rPr>
                                            <w:rFonts w:ascii="Cambria Math" w:hAnsi="Cambria Math"/>
                                            <w:sz w:val="24"/>
                                          </w:rPr>
                                          <m:t>ij</m:t>
                                        </m:r>
                                      </m:sub>
                                      <m:sup>
                                        <m:r>
                                          <w:rPr>
                                            <w:rFonts w:ascii="Cambria Math" w:hAnsi="Cambria Math"/>
                                            <w:sz w:val="24"/>
                                          </w:rPr>
                                          <m:t>a,in</m:t>
                                        </m:r>
                                      </m:sup>
                                    </m:sSubSup>
                                  </m:num>
                                  <m:den>
                                    <m:sSubSup>
                                      <m:sSubSupPr>
                                        <m:ctrlPr>
                                          <w:rPr>
                                            <w:rFonts w:ascii="Cambria Math" w:hAnsi="Cambria Math"/>
                                            <w:i/>
                                            <w:sz w:val="24"/>
                                          </w:rPr>
                                        </m:ctrlPr>
                                      </m:sSubSupPr>
                                      <m:e>
                                        <m:r>
                                          <w:rPr>
                                            <w:rFonts w:ascii="Cambria Math" w:hAnsi="Cambria Math"/>
                                            <w:sz w:val="24"/>
                                          </w:rPr>
                                          <m:t>K</m:t>
                                        </m:r>
                                      </m:e>
                                      <m:sub>
                                        <m:r>
                                          <w:rPr>
                                            <w:rFonts w:ascii="Cambria Math" w:hAnsi="Cambria Math"/>
                                            <w:sz w:val="24"/>
                                          </w:rPr>
                                          <m:t>ij</m:t>
                                        </m:r>
                                      </m:sub>
                                      <m:sup>
                                        <m:r>
                                          <w:rPr>
                                            <w:rFonts w:ascii="Cambria Math" w:hAnsi="Cambria Math"/>
                                            <w:sz w:val="24"/>
                                          </w:rPr>
                                          <m:t>a,in</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T</m:t>
                                        </m:r>
                                      </m:e>
                                      <m:sub>
                                        <m:r>
                                          <w:rPr>
                                            <w:rFonts w:ascii="Cambria Math" w:hAnsi="Cambria Math"/>
                                            <w:sz w:val="24"/>
                                          </w:rPr>
                                          <m:t>j</m:t>
                                        </m:r>
                                      </m:sub>
                                      <m:sup>
                                        <m:r>
                                          <w:rPr>
                                            <w:rFonts w:ascii="Cambria Math" w:hAnsi="Cambria Math"/>
                                            <w:sz w:val="24"/>
                                          </w:rPr>
                                          <m:t>a</m:t>
                                        </m:r>
                                      </m:sup>
                                    </m:sSubSup>
                                  </m:den>
                                </m:f>
                              </m:e>
                            </m:d>
                          </m:e>
                          <m:sup>
                            <m:sSubSup>
                              <m:sSubSupPr>
                                <m:ctrlPr>
                                  <w:rPr>
                                    <w:rFonts w:ascii="Cambria Math" w:hAnsi="Cambria Math"/>
                                    <w:i/>
                                    <w:sz w:val="24"/>
                                  </w:rPr>
                                </m:ctrlPr>
                              </m:sSubSupPr>
                              <m:e>
                                <m:r>
                                  <w:rPr>
                                    <w:rFonts w:ascii="Cambria Math" w:hAnsi="Cambria Math"/>
                                    <w:sz w:val="24"/>
                                  </w:rPr>
                                  <m:t>o</m:t>
                                </m:r>
                              </m:e>
                              <m:sub>
                                <m:r>
                                  <w:rPr>
                                    <w:rFonts w:ascii="Cambria Math" w:hAnsi="Cambria Math"/>
                                    <w:sz w:val="24"/>
                                  </w:rPr>
                                  <m:t>ij</m:t>
                                </m:r>
                              </m:sub>
                              <m:sup>
                                <m:r>
                                  <w:rPr>
                                    <w:rFonts w:ascii="Cambria Math" w:hAnsi="Cambria Math"/>
                                    <w:sz w:val="24"/>
                                  </w:rPr>
                                  <m:t>a,in</m:t>
                                </m:r>
                              </m:sup>
                            </m:sSubSup>
                          </m:sup>
                        </m:sSup>
                      </m:e>
                    </m:nary>
                    <m:nary>
                      <m:naryPr>
                        <m:chr m:val="∏"/>
                        <m:limLoc m:val="undOvr"/>
                        <m:ctrlPr>
                          <w:rPr>
                            <w:rFonts w:ascii="Cambria Math" w:hAnsi="Cambria Math"/>
                            <w:i/>
                            <w:sz w:val="24"/>
                          </w:rPr>
                        </m:ctrlPr>
                      </m:naryPr>
                      <m:sub>
                        <m:eqArr>
                          <m:eqArrPr>
                            <m:ctrlPr>
                              <w:rPr>
                                <w:rFonts w:ascii="Cambria Math" w:hAnsi="Cambria Math"/>
                                <w:i/>
                                <w:sz w:val="24"/>
                              </w:rPr>
                            </m:ctrlPr>
                          </m:eqArrPr>
                          <m:e>
                            <m:r>
                              <w:rPr>
                                <w:rFonts w:ascii="Cambria Math" w:hAnsi="Cambria Math"/>
                                <w:sz w:val="24"/>
                              </w:rPr>
                              <m:t>j=1,</m:t>
                            </m:r>
                          </m:e>
                          <m:e>
                            <m:sSubSup>
                              <m:sSubSupPr>
                                <m:ctrlPr>
                                  <w:rPr>
                                    <w:rFonts w:ascii="Cambria Math" w:hAnsi="Cambria Math"/>
                                    <w:i/>
                                    <w:sz w:val="24"/>
                                  </w:rPr>
                                </m:ctrlPr>
                              </m:sSubSupPr>
                              <m:e>
                                <m:r>
                                  <w:rPr>
                                    <w:rFonts w:ascii="Cambria Math" w:hAnsi="Cambria Math"/>
                                    <w:sz w:val="24"/>
                                  </w:rPr>
                                  <m:t>K</m:t>
                                </m:r>
                              </m:e>
                              <m:sub>
                                <m:r>
                                  <w:rPr>
                                    <w:rFonts w:ascii="Cambria Math" w:hAnsi="Cambria Math"/>
                                    <w:sz w:val="24"/>
                                  </w:rPr>
                                  <m:t>ij</m:t>
                                </m:r>
                              </m:sub>
                              <m:sup>
                                <m:r>
                                  <w:rPr>
                                    <w:rFonts w:ascii="Cambria Math" w:hAnsi="Cambria Math"/>
                                    <w:sz w:val="24"/>
                                  </w:rPr>
                                  <m:t>a,m,in</m:t>
                                </m:r>
                              </m:sup>
                            </m:sSubSup>
                            <m:r>
                              <w:rPr>
                                <w:rFonts w:ascii="Cambria Math" w:hAnsi="Cambria Math"/>
                                <w:sz w:val="24"/>
                              </w:rPr>
                              <m:t>&gt;0</m:t>
                            </m:r>
                          </m:e>
                        </m:eqArr>
                      </m:sub>
                      <m:sup>
                        <m:sSub>
                          <m:sSubPr>
                            <m:ctrlPr>
                              <w:rPr>
                                <w:rFonts w:ascii="Cambria Math" w:hAnsi="Cambria Math"/>
                                <w:i/>
                                <w:sz w:val="24"/>
                              </w:rPr>
                            </m:ctrlPr>
                          </m:sSubPr>
                          <m:e>
                            <m:r>
                              <w:rPr>
                                <w:rFonts w:ascii="Cambria Math" w:hAnsi="Cambria Math"/>
                                <w:sz w:val="24"/>
                              </w:rPr>
                              <m:t>N</m:t>
                            </m:r>
                          </m:e>
                          <m:sub>
                            <m:r>
                              <w:rPr>
                                <w:rFonts w:ascii="Cambria Math" w:hAnsi="Cambria Math"/>
                                <w:sz w:val="24"/>
                              </w:rPr>
                              <m:t>c</m:t>
                            </m:r>
                          </m:sub>
                        </m:sSub>
                      </m:sup>
                      <m:e>
                        <m:sSup>
                          <m:sSupPr>
                            <m:ctrlPr>
                              <w:rPr>
                                <w:rFonts w:ascii="Cambria Math" w:hAnsi="Cambria Math"/>
                                <w:i/>
                                <w:sz w:val="24"/>
                              </w:rPr>
                            </m:ctrlPr>
                          </m:sSupPr>
                          <m:e>
                            <m:d>
                              <m:dPr>
                                <m:ctrlPr>
                                  <w:rPr>
                                    <w:rFonts w:ascii="Cambria Math" w:hAnsi="Cambria Math"/>
                                    <w:i/>
                                    <w:sz w:val="24"/>
                                  </w:rPr>
                                </m:ctrlPr>
                              </m:dPr>
                              <m:e>
                                <m:f>
                                  <m:fPr>
                                    <m:ctrlPr>
                                      <w:rPr>
                                        <w:rFonts w:ascii="Cambria Math" w:hAnsi="Cambria Math"/>
                                        <w:i/>
                                        <w:sz w:val="24"/>
                                      </w:rPr>
                                    </m:ctrlPr>
                                  </m:fPr>
                                  <m:num>
                                    <m:sSubSup>
                                      <m:sSubSupPr>
                                        <m:ctrlPr>
                                          <w:rPr>
                                            <w:rFonts w:ascii="Cambria Math" w:hAnsi="Cambria Math"/>
                                            <w:i/>
                                            <w:sz w:val="24"/>
                                          </w:rPr>
                                        </m:ctrlPr>
                                      </m:sSubSupPr>
                                      <m:e>
                                        <m:r>
                                          <w:rPr>
                                            <w:rFonts w:ascii="Cambria Math" w:hAnsi="Cambria Math"/>
                                            <w:sz w:val="24"/>
                                          </w:rPr>
                                          <m:t>K</m:t>
                                        </m:r>
                                      </m:e>
                                      <m:sub>
                                        <m:r>
                                          <w:rPr>
                                            <w:rFonts w:ascii="Cambria Math" w:hAnsi="Cambria Math"/>
                                            <w:sz w:val="24"/>
                                          </w:rPr>
                                          <m:t>ij</m:t>
                                        </m:r>
                                      </m:sub>
                                      <m:sup>
                                        <m:r>
                                          <w:rPr>
                                            <w:rFonts w:ascii="Cambria Math" w:hAnsi="Cambria Math"/>
                                            <w:sz w:val="24"/>
                                          </w:rPr>
                                          <m:t>a,m,in</m:t>
                                        </m:r>
                                      </m:sup>
                                    </m:sSubSup>
                                  </m:num>
                                  <m:den>
                                    <m:sSubSup>
                                      <m:sSubSupPr>
                                        <m:ctrlPr>
                                          <w:rPr>
                                            <w:rFonts w:ascii="Cambria Math" w:hAnsi="Cambria Math"/>
                                            <w:i/>
                                            <w:sz w:val="24"/>
                                          </w:rPr>
                                        </m:ctrlPr>
                                      </m:sSubSupPr>
                                      <m:e>
                                        <m:r>
                                          <w:rPr>
                                            <w:rFonts w:ascii="Cambria Math" w:hAnsi="Cambria Math"/>
                                            <w:sz w:val="24"/>
                                          </w:rPr>
                                          <m:t>K</m:t>
                                        </m:r>
                                      </m:e>
                                      <m:sub>
                                        <m:r>
                                          <w:rPr>
                                            <w:rFonts w:ascii="Cambria Math" w:hAnsi="Cambria Math"/>
                                            <w:sz w:val="24"/>
                                          </w:rPr>
                                          <m:t>ij</m:t>
                                        </m:r>
                                      </m:sub>
                                      <m:sup>
                                        <m:r>
                                          <w:rPr>
                                            <w:rFonts w:ascii="Cambria Math" w:hAnsi="Cambria Math"/>
                                            <w:sz w:val="24"/>
                                          </w:rPr>
                                          <m:t>a,m,in</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φ</m:t>
                                        </m:r>
                                      </m:e>
                                      <m:sub>
                                        <m:r>
                                          <w:rPr>
                                            <w:rFonts w:ascii="Cambria Math" w:hAnsi="Cambria Math"/>
                                            <w:sz w:val="24"/>
                                          </w:rPr>
                                          <m:t>i</m:t>
                                        </m:r>
                                      </m:sub>
                                    </m:sSub>
                                  </m:den>
                                </m:f>
                              </m:e>
                            </m:d>
                          </m:e>
                          <m:sup>
                            <m:sSubSup>
                              <m:sSubSupPr>
                                <m:ctrlPr>
                                  <w:rPr>
                                    <w:rFonts w:ascii="Cambria Math" w:hAnsi="Cambria Math"/>
                                    <w:i/>
                                    <w:sz w:val="24"/>
                                  </w:rPr>
                                </m:ctrlPr>
                              </m:sSubSupPr>
                              <m:e>
                                <m:r>
                                  <w:rPr>
                                    <w:rFonts w:ascii="Cambria Math" w:hAnsi="Cambria Math"/>
                                    <w:sz w:val="24"/>
                                  </w:rPr>
                                  <m:t>o</m:t>
                                </m:r>
                              </m:e>
                              <m:sub>
                                <m:r>
                                  <w:rPr>
                                    <w:rFonts w:ascii="Cambria Math" w:hAnsi="Cambria Math"/>
                                    <w:sz w:val="24"/>
                                  </w:rPr>
                                  <m:t>ij</m:t>
                                </m:r>
                              </m:sub>
                              <m:sup>
                                <m:r>
                                  <w:rPr>
                                    <w:rFonts w:ascii="Cambria Math" w:hAnsi="Cambria Math"/>
                                    <w:sz w:val="24"/>
                                  </w:rPr>
                                  <m:t>a,m,in</m:t>
                                </m:r>
                              </m:sup>
                            </m:sSubSup>
                          </m:sup>
                        </m:sSup>
                      </m:e>
                    </m:nary>
                  </m:e>
                </m:d>
              </m:oMath>
            </m:oMathPara>
          </w:p>
        </w:tc>
        <w:tc>
          <w:tcPr>
            <w:tcW w:w="1701" w:type="dxa"/>
            <w:vAlign w:val="center"/>
          </w:tcPr>
          <w:p w14:paraId="3E0156BD" w14:textId="77777777" w:rsidR="008448F3" w:rsidRPr="002D66AE" w:rsidRDefault="008448F3" w:rsidP="00AD6F26">
            <w:pPr>
              <w:pStyle w:val="Caption"/>
              <w:keepNext/>
              <w:spacing w:line="360" w:lineRule="auto"/>
              <w:jc w:val="right"/>
              <w:rPr>
                <w:rFonts w:cs="Arial"/>
              </w:rPr>
            </w:pPr>
            <w:bookmarkStart w:id="547" w:name="_Ref472427103"/>
            <w:r w:rsidRPr="002D66AE">
              <w:rPr>
                <w:rFonts w:cs="Arial"/>
              </w:rPr>
              <w:t xml:space="preserve">Equation </w:t>
            </w:r>
            <w:r w:rsidRPr="002D66AE">
              <w:rPr>
                <w:rFonts w:cs="Arial"/>
              </w:rPr>
              <w:fldChar w:fldCharType="begin"/>
            </w:r>
            <w:r w:rsidRPr="002D66AE">
              <w:rPr>
                <w:rFonts w:cs="Arial"/>
              </w:rPr>
              <w:instrText xml:space="preserve"> STYLEREF 1 \s </w:instrText>
            </w:r>
            <w:r w:rsidRPr="002D66AE">
              <w:rPr>
                <w:rFonts w:cs="Arial"/>
              </w:rPr>
              <w:fldChar w:fldCharType="separate"/>
            </w:r>
            <w:r w:rsidR="00D41448">
              <w:rPr>
                <w:rFonts w:cs="Arial"/>
                <w:noProof/>
              </w:rPr>
              <w:t>4</w:t>
            </w:r>
            <w:r w:rsidRPr="002D66AE">
              <w:rPr>
                <w:rFonts w:cs="Arial"/>
              </w:rPr>
              <w:fldChar w:fldCharType="end"/>
            </w:r>
            <w:r w:rsidRPr="002D66AE">
              <w:rPr>
                <w:rFonts w:cs="Arial"/>
              </w:rPr>
              <w:t>-</w:t>
            </w:r>
            <w:r w:rsidRPr="002D66AE">
              <w:rPr>
                <w:rFonts w:cs="Arial"/>
              </w:rPr>
              <w:fldChar w:fldCharType="begin"/>
            </w:r>
            <w:r w:rsidRPr="002D66AE">
              <w:rPr>
                <w:rFonts w:cs="Arial"/>
              </w:rPr>
              <w:instrText xml:space="preserve"> SEQ Equation \* ARABIC \s 1 </w:instrText>
            </w:r>
            <w:r w:rsidRPr="002D66AE">
              <w:rPr>
                <w:rFonts w:cs="Arial"/>
              </w:rPr>
              <w:fldChar w:fldCharType="separate"/>
            </w:r>
            <w:r w:rsidR="00D41448">
              <w:rPr>
                <w:rFonts w:cs="Arial"/>
                <w:noProof/>
              </w:rPr>
              <w:t>1</w:t>
            </w:r>
            <w:r w:rsidRPr="002D66AE">
              <w:rPr>
                <w:rFonts w:cs="Arial"/>
              </w:rPr>
              <w:fldChar w:fldCharType="end"/>
            </w:r>
            <w:bookmarkEnd w:id="547"/>
          </w:p>
        </w:tc>
      </w:tr>
    </w:tbl>
    <w:p w14:paraId="228FC712" w14:textId="0991B873" w:rsidR="00DB1505" w:rsidRPr="00ED3698" w:rsidRDefault="00DB1505" w:rsidP="00DB1505">
      <w:r w:rsidRPr="00ED3698">
        <w:t xml:space="preserve">where </w:t>
      </w:r>
      <m:oMath>
        <m:sSubSup>
          <m:sSubSupPr>
            <m:ctrlPr>
              <w:rPr>
                <w:rFonts w:ascii="Cambria Math" w:hAnsi="Cambria Math"/>
                <w:i/>
                <w:sz w:val="24"/>
              </w:rPr>
            </m:ctrlPr>
          </m:sSubSupPr>
          <m:e>
            <m:r>
              <w:rPr>
                <w:rFonts w:ascii="Cambria Math" w:hAnsi="Cambria Math"/>
                <w:sz w:val="24"/>
              </w:rPr>
              <m:t>R</m:t>
            </m:r>
          </m:e>
          <m:sub>
            <m:r>
              <w:rPr>
                <w:rFonts w:ascii="Cambria Math" w:hAnsi="Cambria Math"/>
                <w:sz w:val="24"/>
              </w:rPr>
              <m:t>i</m:t>
            </m:r>
          </m:sub>
          <m:sup>
            <m:r>
              <w:rPr>
                <w:rFonts w:ascii="Cambria Math" w:hAnsi="Cambria Math"/>
                <w:sz w:val="24"/>
              </w:rPr>
              <m:t>a</m:t>
            </m:r>
          </m:sup>
        </m:sSubSup>
      </m:oMath>
      <w:r w:rsidRPr="00ED3698">
        <w:t xml:space="preserve"> is the reaction rate</w:t>
      </w:r>
      <w:r w:rsidR="00AD6F26">
        <w:t xml:space="preserve"> of the </w:t>
      </w:r>
      <w:r w:rsidR="00AD6F26" w:rsidRPr="00AD6F26">
        <w:rPr>
          <w:i/>
        </w:rPr>
        <w:t>i</w:t>
      </w:r>
      <w:r w:rsidR="00AD6F26" w:rsidRPr="00AD6F26">
        <w:rPr>
          <w:vertAlign w:val="superscript"/>
        </w:rPr>
        <w:t>th</w:t>
      </w:r>
      <w:r w:rsidR="00AD6F26">
        <w:t xml:space="preserve">  intra-aqueous component</w:t>
      </w:r>
      <w:r w:rsidRPr="00ED3698">
        <w:t xml:space="preserve">, </w:t>
      </w:r>
      <m:oMath>
        <m:sSubSup>
          <m:sSubSupPr>
            <m:ctrlPr>
              <w:rPr>
                <w:rFonts w:ascii="Cambria Math" w:hAnsi="Cambria Math"/>
                <w:i/>
                <w:sz w:val="24"/>
              </w:rPr>
            </m:ctrlPr>
          </m:sSubSupPr>
          <m:e>
            <m:r>
              <w:rPr>
                <w:rFonts w:ascii="Cambria Math" w:hAnsi="Cambria Math"/>
                <w:sz w:val="24"/>
              </w:rPr>
              <m:t>k</m:t>
            </m:r>
          </m:e>
          <m:sub>
            <m:r>
              <w:rPr>
                <w:rFonts w:ascii="Cambria Math" w:hAnsi="Cambria Math"/>
                <w:sz w:val="24"/>
              </w:rPr>
              <m:t>i</m:t>
            </m:r>
          </m:sub>
          <m:sup>
            <m:r>
              <w:rPr>
                <w:rFonts w:ascii="Cambria Math" w:hAnsi="Cambria Math"/>
                <w:sz w:val="24"/>
              </w:rPr>
              <m:t>a</m:t>
            </m:r>
          </m:sup>
        </m:sSubSup>
      </m:oMath>
      <w:r w:rsidR="00D672E0">
        <w:rPr>
          <w:sz w:val="24"/>
        </w:rPr>
        <w:t xml:space="preserve"> </w:t>
      </w:r>
      <w:r w:rsidRPr="00ED3698">
        <w:t>is the rate constant</w:t>
      </w:r>
      <w:r w:rsidR="00BA0D57">
        <w:t xml:space="preserve"> and</w:t>
      </w:r>
      <w:r w:rsidRPr="00ED3698">
        <w:t xml:space="preserve"> </w:t>
      </w:r>
      <m:oMath>
        <m:sSubSup>
          <m:sSubSupPr>
            <m:ctrlPr>
              <w:rPr>
                <w:rFonts w:ascii="Cambria Math" w:hAnsi="Cambria Math"/>
                <w:i/>
                <w:sz w:val="24"/>
              </w:rPr>
            </m:ctrlPr>
          </m:sSubSupPr>
          <m:e>
            <m:r>
              <w:rPr>
                <w:rFonts w:ascii="Cambria Math" w:hAnsi="Cambria Math"/>
                <w:sz w:val="24"/>
              </w:rPr>
              <m:t>T</m:t>
            </m:r>
          </m:e>
          <m:sub>
            <m:r>
              <w:rPr>
                <w:rFonts w:ascii="Cambria Math" w:hAnsi="Cambria Math"/>
                <w:sz w:val="24"/>
              </w:rPr>
              <m:t>j</m:t>
            </m:r>
          </m:sub>
          <m:sup>
            <m:r>
              <w:rPr>
                <w:rFonts w:ascii="Cambria Math" w:hAnsi="Cambria Math"/>
                <w:sz w:val="24"/>
              </w:rPr>
              <m:t>a</m:t>
            </m:r>
          </m:sup>
        </m:sSubSup>
      </m:oMath>
      <w:r w:rsidR="00AD6F26">
        <w:rPr>
          <w:sz w:val="24"/>
        </w:rPr>
        <w:t xml:space="preserve"> </w:t>
      </w:r>
      <w:r w:rsidRPr="00ED3698">
        <w:t xml:space="preserve">are the total concentrations of the aqueous </w:t>
      </w:r>
      <w:r w:rsidR="00E64B79">
        <w:t xml:space="preserve">or biomass </w:t>
      </w:r>
      <w:r w:rsidRPr="00ED3698">
        <w:t>components.</w:t>
      </w:r>
      <w:r w:rsidR="00E64B79">
        <w:t xml:space="preserve"> </w:t>
      </w:r>
      <w:r w:rsidR="00D52C88" w:rsidRPr="0078468C">
        <w:rPr>
          <w:noProof/>
          <w:position w:val="-14"/>
        </w:rPr>
        <w:object w:dxaOrig="340" w:dyaOrig="400" w14:anchorId="02D7F267">
          <v:shape id="_x0000_i1047" type="#_x0000_t75" alt="" style="width:17.35pt;height:20pt;mso-width-percent:0;mso-height-percent:0;mso-width-percent:0;mso-height-percent:0" o:ole="">
            <v:imagedata r:id="rId140" o:title=""/>
          </v:shape>
          <o:OLEObject Type="Embed" ProgID="Equation.3" ShapeID="_x0000_i1047" DrawAspect="Content" ObjectID="_1776598789" r:id="rId141"/>
        </w:object>
      </w:r>
      <w:r w:rsidR="00B826F2">
        <w:t xml:space="preserve">, </w:t>
      </w:r>
      <w:r w:rsidR="00D52C88" w:rsidRPr="0078468C">
        <w:rPr>
          <w:noProof/>
          <w:position w:val="-14"/>
        </w:rPr>
        <w:object w:dxaOrig="480" w:dyaOrig="400" w14:anchorId="7E41B0BC">
          <v:shape id="_x0000_i1046" type="#_x0000_t75" alt="" style="width:25.35pt;height:20pt;mso-width-percent:0;mso-height-percent:0;mso-width-percent:0;mso-height-percent:0" o:ole="">
            <v:imagedata r:id="rId142" o:title=""/>
          </v:shape>
          <o:OLEObject Type="Embed" ProgID="Equation.3" ShapeID="_x0000_i1046" DrawAspect="Content" ObjectID="_1776598790" r:id="rId143"/>
        </w:object>
      </w:r>
      <w:r w:rsidR="00E64B79">
        <w:t xml:space="preserve"> </w:t>
      </w:r>
      <w:r w:rsidR="00B826F2">
        <w:t xml:space="preserve">and </w:t>
      </w:r>
      <w:r w:rsidR="00D52C88" w:rsidRPr="0078468C">
        <w:rPr>
          <w:noProof/>
          <w:position w:val="-14"/>
        </w:rPr>
        <w:object w:dxaOrig="560" w:dyaOrig="400" w14:anchorId="7D1664ED">
          <v:shape id="_x0000_i1045" type="#_x0000_t75" alt="" style="width:29.35pt;height:20pt;mso-width-percent:0;mso-height-percent:0;mso-width-percent:0;mso-height-percent:0" o:ole="">
            <v:imagedata r:id="rId144" o:title=""/>
          </v:shape>
          <o:OLEObject Type="Embed" ProgID="Equation.3" ShapeID="_x0000_i1045" DrawAspect="Content" ObjectID="_1776598791" r:id="rId145"/>
        </w:object>
      </w:r>
      <w:r w:rsidR="00B826F2">
        <w:t xml:space="preserve"> define the reaction orders </w:t>
      </w:r>
      <w:r w:rsidR="00BA0D57">
        <w:t>regarding</w:t>
      </w:r>
      <w:r w:rsidR="00B826F2">
        <w:t xml:space="preserve"> the total aqueous component concentrations, the Monod-type term and the inhibition term, respectively</w:t>
      </w:r>
      <w:r w:rsidR="00E64B79">
        <w:t>.</w:t>
      </w:r>
      <w:r w:rsidRPr="00ED3698">
        <w:t xml:space="preserve"> </w:t>
      </w:r>
      <w:r w:rsidRPr="00ED3698">
        <w:rPr>
          <w:i/>
        </w:rPr>
        <w:t>K</w:t>
      </w:r>
      <w:r w:rsidRPr="00ED3698">
        <w:rPr>
          <w:i/>
          <w:vertAlign w:val="subscript"/>
        </w:rPr>
        <w:t>ij</w:t>
      </w:r>
      <w:r w:rsidRPr="00ED3698">
        <w:rPr>
          <w:i/>
          <w:vertAlign w:val="superscript"/>
        </w:rPr>
        <w:t>a, mo</w:t>
      </w:r>
      <w:r w:rsidRPr="00ED3698">
        <w:t xml:space="preserve"> are the half saturation constants, </w:t>
      </w:r>
      <w:r w:rsidRPr="00ED3698">
        <w:rPr>
          <w:i/>
        </w:rPr>
        <w:t>K</w:t>
      </w:r>
      <w:r w:rsidRPr="00ED3698">
        <w:rPr>
          <w:i/>
          <w:vertAlign w:val="subscript"/>
        </w:rPr>
        <w:t>ij</w:t>
      </w:r>
      <w:r w:rsidRPr="00ED3698">
        <w:rPr>
          <w:i/>
          <w:vertAlign w:val="superscript"/>
        </w:rPr>
        <w:t>a,in</w:t>
      </w:r>
      <w:r w:rsidRPr="00ED3698">
        <w:t xml:space="preserve"> are inhibition</w:t>
      </w:r>
      <w:r w:rsidRPr="0075340C">
        <w:rPr>
          <w:noProof/>
        </w:rPr>
        <w:t xml:space="preserve"> co</w:t>
      </w:r>
      <w:r w:rsidRPr="00ED3698">
        <w:t xml:space="preserve">nstants for aqueous components and </w:t>
      </w:r>
      <w:r w:rsidRPr="00ED3698">
        <w:rPr>
          <w:i/>
        </w:rPr>
        <w:t>K</w:t>
      </w:r>
      <w:r w:rsidRPr="00ED3698">
        <w:rPr>
          <w:i/>
          <w:vertAlign w:val="subscript"/>
        </w:rPr>
        <w:t>ij</w:t>
      </w:r>
      <w:r w:rsidRPr="00ED3698">
        <w:rPr>
          <w:i/>
          <w:vertAlign w:val="superscript"/>
        </w:rPr>
        <w:t>a,m,in</w:t>
      </w:r>
      <w:r w:rsidRPr="00ED3698">
        <w:t xml:space="preserve"> are inhibition</w:t>
      </w:r>
      <w:r w:rsidRPr="0075340C">
        <w:rPr>
          <w:noProof/>
        </w:rPr>
        <w:t xml:space="preserve"> co</w:t>
      </w:r>
      <w:r w:rsidRPr="00ED3698">
        <w:t xml:space="preserve">nstants </w:t>
      </w:r>
      <w:r w:rsidR="000A7EA2" w:rsidRPr="00ED3698">
        <w:t>owing to</w:t>
      </w:r>
      <w:r w:rsidRPr="00ED3698">
        <w:t xml:space="preserve"> the presence of minerals. </w:t>
      </w:r>
      <w:r w:rsidRPr="00ED3698">
        <w:sym w:font="Symbol" w:char="F06A"/>
      </w:r>
      <w:r w:rsidRPr="00ED3698">
        <w:rPr>
          <w:vertAlign w:val="subscript"/>
        </w:rPr>
        <w:t>i</w:t>
      </w:r>
      <w:r w:rsidRPr="00ED3698">
        <w:t xml:space="preserve"> are the volume fractions of the inhibiting minerals.</w:t>
      </w:r>
    </w:p>
    <w:p w14:paraId="00D4C001" w14:textId="365DD3B1" w:rsidR="00DB1505" w:rsidRPr="00ED3698" w:rsidRDefault="00DB1505" w:rsidP="00DB1505">
      <w:r w:rsidRPr="00ED3698">
        <w:t xml:space="preserve">Most commonly used are Monod-type rate expressions. For example, a reaction describing the reduction of methane by </w:t>
      </w:r>
      <w:r w:rsidR="004469B0" w:rsidRPr="00ED3698">
        <w:t>sul</w:t>
      </w:r>
      <w:r w:rsidR="004469B0">
        <w:t>ph</w:t>
      </w:r>
      <w:r w:rsidR="004469B0" w:rsidRPr="00ED3698">
        <w:t>ate</w:t>
      </w:r>
      <w:r w:rsidR="004469B0">
        <w:t>s</w:t>
      </w:r>
      <w:r w:rsidRPr="00ED3698">
        <w:t>:</w:t>
      </w:r>
    </w:p>
    <w:p w14:paraId="7CD69E42" w14:textId="77777777" w:rsidR="00DB1505" w:rsidRPr="00ED3698" w:rsidRDefault="00D52C88" w:rsidP="00DB1505">
      <w:pPr>
        <w:pStyle w:val="datafile"/>
      </w:pPr>
      <w:r w:rsidRPr="00916AB2">
        <w:rPr>
          <w:noProof/>
          <w:position w:val="-12"/>
        </w:rPr>
        <w:object w:dxaOrig="4099" w:dyaOrig="420" w14:anchorId="3C3FFC32">
          <v:shape id="_x0000_i1044" type="#_x0000_t75" alt="" style="width:204.65pt;height:21.35pt;mso-width-percent:0;mso-height-percent:0;mso-width-percent:0;mso-height-percent:0" o:ole="" fillcolor="window">
            <v:imagedata r:id="rId146" o:title=""/>
          </v:shape>
          <o:OLEObject Type="Embed" ProgID="Equation.3" ShapeID="_x0000_i1044" DrawAspect="Content" ObjectID="_1776598792" r:id="rId147"/>
        </w:object>
      </w:r>
    </w:p>
    <w:p w14:paraId="50823726" w14:textId="488F04D1" w:rsidR="00DB1505" w:rsidRPr="00ED3698" w:rsidRDefault="00DB1505" w:rsidP="00DB1505">
      <w:r w:rsidRPr="00ED3698">
        <w:t>which is inhibited in the presence of O</w:t>
      </w:r>
      <w:r w:rsidRPr="00ED3698">
        <w:rPr>
          <w:vertAlign w:val="subscript"/>
        </w:rPr>
        <w:t>2</w:t>
      </w:r>
      <w:r w:rsidRPr="00ED3698">
        <w:t>(aq), NO</w:t>
      </w:r>
      <w:r w:rsidRPr="00ED3698">
        <w:rPr>
          <w:vertAlign w:val="subscript"/>
        </w:rPr>
        <w:t>3</w:t>
      </w:r>
      <w:r w:rsidRPr="00ED3698">
        <w:rPr>
          <w:vertAlign w:val="superscript"/>
        </w:rPr>
        <w:t>-</w:t>
      </w:r>
      <w:r w:rsidRPr="00ED3698">
        <w:t xml:space="preserve"> and goethite</w:t>
      </w:r>
      <w:r w:rsidR="004469B0">
        <w:t xml:space="preserve">, </w:t>
      </w:r>
      <w:r w:rsidRPr="00ED3698">
        <w:t>defined by the database entry:</w:t>
      </w:r>
    </w:p>
    <w:p w14:paraId="13173CB8" w14:textId="77777777" w:rsidR="00DB1505" w:rsidRPr="00ED3698" w:rsidRDefault="00DB1505" w:rsidP="00DB1505">
      <w:pPr>
        <w:pStyle w:val="StyleCode"/>
        <w:rPr>
          <w:lang w:val="en-GB" w:eastAsia="fr-FR"/>
        </w:rPr>
      </w:pPr>
      <w:r w:rsidRPr="00ED3698">
        <w:rPr>
          <w:lang w:val="en-GB" w:eastAsia="fr-FR"/>
        </w:rPr>
        <w:t>!</w:t>
      </w:r>
    </w:p>
    <w:p w14:paraId="7D81280C" w14:textId="77777777" w:rsidR="00DB1505" w:rsidRPr="00ED3698" w:rsidRDefault="00DB1505" w:rsidP="00DB1505">
      <w:pPr>
        <w:pStyle w:val="StyleCode"/>
        <w:rPr>
          <w:lang w:val="en-GB" w:eastAsia="fr-FR"/>
        </w:rPr>
      </w:pPr>
      <w:r w:rsidRPr="00ED3698">
        <w:rPr>
          <w:lang w:val="en-GB" w:eastAsia="fr-FR"/>
        </w:rPr>
        <w:t>! ch4-oxidation - sulfate reduction - Monod-kinetics</w:t>
      </w:r>
    </w:p>
    <w:p w14:paraId="5EEA3FF4" w14:textId="77777777" w:rsidR="00DB1505" w:rsidRPr="00ED3698" w:rsidRDefault="00DB1505" w:rsidP="00DB1505">
      <w:pPr>
        <w:pStyle w:val="StyleCode"/>
        <w:rPr>
          <w:lang w:val="en-GB" w:eastAsia="fr-FR"/>
        </w:rPr>
      </w:pPr>
      <w:r w:rsidRPr="00ED3698">
        <w:rPr>
          <w:lang w:val="en-GB" w:eastAsia="fr-FR"/>
        </w:rPr>
        <w:t>! inhibition by O2, nitrate, and goethite</w:t>
      </w:r>
    </w:p>
    <w:p w14:paraId="5BA46D8C" w14:textId="77777777" w:rsidR="00DB1505" w:rsidRPr="00ED3698" w:rsidRDefault="00DB1505" w:rsidP="00DB1505">
      <w:pPr>
        <w:pStyle w:val="StyleCode"/>
        <w:rPr>
          <w:lang w:val="en-GB" w:eastAsia="fr-FR"/>
        </w:rPr>
      </w:pPr>
      <w:r w:rsidRPr="00ED3698">
        <w:rPr>
          <w:lang w:val="en-GB" w:eastAsia="fr-FR"/>
        </w:rPr>
        <w:t>!</w:t>
      </w:r>
    </w:p>
    <w:p w14:paraId="4E0B8201" w14:textId="2053B00B" w:rsidR="00DB1505" w:rsidRPr="00ED3698" w:rsidRDefault="00DB1505" w:rsidP="00DB1505">
      <w:pPr>
        <w:pStyle w:val="StyleCode"/>
        <w:rPr>
          <w:lang w:val="en-GB" w:eastAsia="fr-FR"/>
        </w:rPr>
      </w:pPr>
      <w:r w:rsidRPr="00ED3698">
        <w:rPr>
          <w:lang w:val="en-GB" w:eastAsia="fr-FR"/>
        </w:rPr>
        <w:t>'ch4-so4'</w:t>
      </w:r>
    </w:p>
    <w:p w14:paraId="2A873AA7" w14:textId="0E1D3202" w:rsidR="00DB1505" w:rsidRPr="00ED3698" w:rsidRDefault="00DB1505" w:rsidP="00DB1505">
      <w:pPr>
        <w:pStyle w:val="StyleCode"/>
        <w:rPr>
          <w:lang w:val="en-GB" w:eastAsia="fr-FR"/>
        </w:rPr>
      </w:pPr>
      <w:r w:rsidRPr="00ED3698">
        <w:rPr>
          <w:lang w:val="en-GB" w:eastAsia="fr-FR"/>
        </w:rPr>
        <w:t>6  'ch4(aq)' -1.000 'so4-2' -1.000  'h2o' 1.000  'co3-2' 1.000  'hs-1' 1.000  'h+1' 1.000</w:t>
      </w:r>
    </w:p>
    <w:p w14:paraId="20E1EDCA" w14:textId="4FC04640" w:rsidR="00DB1505" w:rsidRPr="00ED3698" w:rsidRDefault="00DB1505" w:rsidP="00DB1505">
      <w:pPr>
        <w:pStyle w:val="StyleCode"/>
        <w:rPr>
          <w:lang w:val="en-GB" w:eastAsia="fr-FR"/>
        </w:rPr>
      </w:pPr>
      <w:r w:rsidRPr="00ED3698">
        <w:rPr>
          <w:lang w:val="en-GB" w:eastAsia="fr-FR"/>
        </w:rPr>
        <w:t>'irreversible'</w:t>
      </w:r>
    </w:p>
    <w:p w14:paraId="166C1F0C" w14:textId="77777777" w:rsidR="00DB1505" w:rsidRPr="00ED3698" w:rsidRDefault="00DB1505" w:rsidP="00DB1505">
      <w:pPr>
        <w:pStyle w:val="StyleCode"/>
        <w:rPr>
          <w:lang w:val="en-GB" w:eastAsia="fr-FR"/>
        </w:rPr>
      </w:pPr>
    </w:p>
    <w:p w14:paraId="4CEFDFD5" w14:textId="117194BD" w:rsidR="00DB1505" w:rsidRPr="00ED3698" w:rsidRDefault="00DB1505" w:rsidP="00DB1505">
      <w:pPr>
        <w:pStyle w:val="StyleCode"/>
        <w:rPr>
          <w:lang w:val="en-GB" w:eastAsia="fr-FR"/>
        </w:rPr>
      </w:pPr>
      <w:r w:rsidRPr="00ED3698">
        <w:rPr>
          <w:lang w:val="en-GB" w:eastAsia="fr-FR"/>
        </w:rPr>
        <w:t>'hyperbolic T^a'  4</w:t>
      </w:r>
    </w:p>
    <w:p w14:paraId="296ACB5E" w14:textId="0A76598F" w:rsidR="00DB1505" w:rsidRPr="00ED3698" w:rsidRDefault="00DB1505" w:rsidP="00DB1505">
      <w:pPr>
        <w:pStyle w:val="StyleCode"/>
        <w:rPr>
          <w:lang w:val="en-GB" w:eastAsia="fr-FR"/>
        </w:rPr>
      </w:pPr>
      <w:r w:rsidRPr="00ED3698">
        <w:rPr>
          <w:lang w:val="en-GB" w:eastAsia="fr-FR"/>
        </w:rPr>
        <w:t>'so4-2'   1.6d-3   1.0d0</w:t>
      </w:r>
    </w:p>
    <w:p w14:paraId="01089897" w14:textId="0720AD38" w:rsidR="00DB1505" w:rsidRPr="00ED3698" w:rsidRDefault="00DB1505" w:rsidP="00DB1505">
      <w:pPr>
        <w:pStyle w:val="StyleCode"/>
        <w:rPr>
          <w:lang w:val="de-DE" w:eastAsia="fr-FR"/>
        </w:rPr>
      </w:pPr>
      <w:r w:rsidRPr="00ED3698">
        <w:rPr>
          <w:lang w:val="de-DE" w:eastAsia="fr-FR"/>
        </w:rPr>
        <w:t>'ch4(aq)' 1.0d-5   1.0d0</w:t>
      </w:r>
    </w:p>
    <w:p w14:paraId="41D27840" w14:textId="5EABF971" w:rsidR="00DB1505" w:rsidRPr="00ED3698" w:rsidRDefault="00DB1505" w:rsidP="00DB1505">
      <w:pPr>
        <w:pStyle w:val="StyleCode"/>
        <w:rPr>
          <w:lang w:val="de-DE" w:eastAsia="fr-FR"/>
        </w:rPr>
      </w:pPr>
      <w:r w:rsidRPr="00ED3698">
        <w:rPr>
          <w:lang w:val="de-DE" w:eastAsia="fr-FR"/>
        </w:rPr>
        <w:t>'so4-2'   1.0d-10  2.0d0</w:t>
      </w:r>
    </w:p>
    <w:p w14:paraId="425C0D36" w14:textId="76C24082" w:rsidR="00DB1505" w:rsidRPr="00ED3698" w:rsidRDefault="00DB1505" w:rsidP="00DB1505">
      <w:pPr>
        <w:pStyle w:val="StyleCode"/>
        <w:rPr>
          <w:lang w:val="de-DE" w:eastAsia="fr-FR"/>
        </w:rPr>
      </w:pPr>
      <w:r w:rsidRPr="00ED3698">
        <w:rPr>
          <w:lang w:val="de-DE" w:eastAsia="fr-FR"/>
        </w:rPr>
        <w:t>'ch4(aq)' 1.0d-10  2.0d0</w:t>
      </w:r>
    </w:p>
    <w:p w14:paraId="6073AD60" w14:textId="77777777" w:rsidR="00DB1505" w:rsidRPr="00ED3698" w:rsidRDefault="00DB1505" w:rsidP="00DB1505">
      <w:pPr>
        <w:pStyle w:val="StyleCode"/>
        <w:rPr>
          <w:lang w:val="de-DE" w:eastAsia="fr-FR"/>
        </w:rPr>
      </w:pPr>
    </w:p>
    <w:p w14:paraId="50CF3722" w14:textId="31772B1F" w:rsidR="00DB1505" w:rsidRPr="00ED3698" w:rsidRDefault="00DB1505" w:rsidP="00DB1505">
      <w:pPr>
        <w:pStyle w:val="StyleCode"/>
        <w:rPr>
          <w:lang w:val="de-DE" w:eastAsia="fr-FR"/>
        </w:rPr>
      </w:pPr>
      <w:r w:rsidRPr="00ED3698">
        <w:rPr>
          <w:lang w:val="de-DE" w:eastAsia="fr-FR"/>
        </w:rPr>
        <w:t>'inhibition T^a'  2</w:t>
      </w:r>
    </w:p>
    <w:p w14:paraId="3882E579" w14:textId="6D0EDA37" w:rsidR="00DB1505" w:rsidRPr="00ED3698" w:rsidRDefault="00DB1505" w:rsidP="00DB1505">
      <w:pPr>
        <w:pStyle w:val="StyleCode"/>
        <w:rPr>
          <w:lang w:val="de-DE" w:eastAsia="fr-FR"/>
        </w:rPr>
      </w:pPr>
      <w:r w:rsidRPr="00ED3698">
        <w:rPr>
          <w:lang w:val="de-DE" w:eastAsia="fr-FR"/>
        </w:rPr>
        <w:t>'o2(aq)' 3.125d-5  1.0d0</w:t>
      </w:r>
    </w:p>
    <w:p w14:paraId="10AA2FCC" w14:textId="51C3A47C" w:rsidR="00DB1505" w:rsidRPr="00ED3698" w:rsidRDefault="00DB1505" w:rsidP="00DB1505">
      <w:pPr>
        <w:pStyle w:val="StyleCode"/>
        <w:rPr>
          <w:lang w:val="de-DE" w:eastAsia="fr-FR"/>
        </w:rPr>
      </w:pPr>
      <w:r w:rsidRPr="00ED3698">
        <w:rPr>
          <w:lang w:val="de-DE" w:eastAsia="fr-FR"/>
        </w:rPr>
        <w:t>'no3-1'  1.600d-5  1.0d0</w:t>
      </w:r>
    </w:p>
    <w:p w14:paraId="6BF85A9B" w14:textId="77777777" w:rsidR="00DB1505" w:rsidRPr="00ED3698" w:rsidRDefault="00DB1505" w:rsidP="00DB1505">
      <w:pPr>
        <w:pStyle w:val="StyleCode"/>
        <w:rPr>
          <w:lang w:val="de-DE" w:eastAsia="fr-FR"/>
        </w:rPr>
      </w:pPr>
    </w:p>
    <w:p w14:paraId="31B8E0AC" w14:textId="2046FD00" w:rsidR="00DB1505" w:rsidRPr="00ED3698" w:rsidRDefault="00DB1505" w:rsidP="00DB1505">
      <w:pPr>
        <w:pStyle w:val="StyleCode"/>
        <w:rPr>
          <w:lang w:val="de-DE" w:eastAsia="fr-FR"/>
        </w:rPr>
      </w:pPr>
      <w:r w:rsidRPr="00ED3698">
        <w:rPr>
          <w:lang w:val="de-DE" w:eastAsia="fr-FR"/>
        </w:rPr>
        <w:t>'inhibition phi^m'  1</w:t>
      </w:r>
    </w:p>
    <w:p w14:paraId="1C9003C6" w14:textId="5558000B" w:rsidR="00DB1505" w:rsidRPr="00ED3698" w:rsidRDefault="00DB1505" w:rsidP="00DB1505">
      <w:pPr>
        <w:pStyle w:val="StyleCode"/>
        <w:rPr>
          <w:lang w:val="en-GB" w:eastAsia="fr-FR"/>
        </w:rPr>
      </w:pPr>
      <w:r w:rsidRPr="00ED3698">
        <w:rPr>
          <w:lang w:val="en-GB" w:eastAsia="fr-FR"/>
        </w:rPr>
        <w:lastRenderedPageBreak/>
        <w:t>'goethite'        1.00d-06   1.0</w:t>
      </w:r>
    </w:p>
    <w:p w14:paraId="5BED7BE0" w14:textId="77777777" w:rsidR="00DB1505" w:rsidRPr="00ED3698" w:rsidRDefault="00DB1505" w:rsidP="00DB1505">
      <w:pPr>
        <w:pStyle w:val="StyleCode"/>
      </w:pPr>
    </w:p>
    <w:p w14:paraId="40B61C03" w14:textId="75C8B60C" w:rsidR="00DB1505" w:rsidRPr="00ED3698" w:rsidRDefault="00DB1505" w:rsidP="00916AB2">
      <w:pPr>
        <w:rPr>
          <w:szCs w:val="16"/>
          <w:lang w:val="en-GB" w:eastAsia="fr-FR"/>
        </w:rPr>
      </w:pPr>
      <w:r w:rsidRPr="00ED3698">
        <w:t>Here</w:t>
      </w:r>
      <w:r w:rsidR="004469B0">
        <w:t>,</w:t>
      </w:r>
      <w:r w:rsidRPr="00ED3698">
        <w:t xml:space="preserve"> </w:t>
      </w:r>
      <w:r w:rsidRPr="00ED3698">
        <w:rPr>
          <w:sz w:val="20"/>
        </w:rPr>
        <w:t>‘ch4-so4’</w:t>
      </w:r>
      <w:r w:rsidRPr="00ED3698">
        <w:t xml:space="preserve"> is the name of the reaction (defined by the user, up to 12 characters). The second line defines the stoichiometry of the reaction, starting with the number of components involved and followed by the components and the stoichiometric coefficients. The </w:t>
      </w:r>
      <w:r w:rsidR="004469B0">
        <w:t>keyword</w:t>
      </w:r>
      <w:r w:rsidRPr="00ED3698">
        <w:t xml:space="preserve"> ‘irreversible’ identifies the reaction as a kinetic reaction. The number of Monod and threshold terms is specified after the </w:t>
      </w:r>
      <w:r w:rsidR="004469B0">
        <w:t>keyword</w:t>
      </w:r>
      <w:r w:rsidRPr="00ED3698">
        <w:t xml:space="preserve"> ‘</w:t>
      </w:r>
      <w:r w:rsidRPr="00ED3698">
        <w:rPr>
          <w:lang w:val="en-GB" w:eastAsia="fr-FR"/>
        </w:rPr>
        <w:t>hyperbolic T^a</w:t>
      </w:r>
      <w:r w:rsidR="004469B0">
        <w:rPr>
          <w:lang w:val="en-GB" w:eastAsia="fr-FR"/>
        </w:rPr>
        <w:t>.</w:t>
      </w:r>
      <w:r w:rsidRPr="00ED3698">
        <w:rPr>
          <w:lang w:val="en-GB" w:eastAsia="fr-FR"/>
        </w:rPr>
        <w:t>’</w:t>
      </w:r>
      <w:r w:rsidRPr="00ED3698">
        <w:rPr>
          <w:sz w:val="16"/>
          <w:szCs w:val="16"/>
          <w:lang w:val="en-GB" w:eastAsia="fr-FR"/>
        </w:rPr>
        <w:t xml:space="preserve"> </w:t>
      </w:r>
      <w:r w:rsidRPr="00ED3698">
        <w:t>Threshold terms have the same form as Monod terms and may be included for numerical reasons (i.e.</w:t>
      </w:r>
      <w:r w:rsidR="004469B0">
        <w:t>,</w:t>
      </w:r>
      <w:r w:rsidRPr="00ED3698">
        <w:t xml:space="preserve"> to turn the reaction off, if the concentrations of reacting species become small). In each line, </w:t>
      </w:r>
      <w:r w:rsidRPr="0075340C">
        <w:rPr>
          <w:noProof/>
        </w:rPr>
        <w:t>first</w:t>
      </w:r>
      <w:r w:rsidRPr="00ED3698">
        <w:t xml:space="preserve"> the name of the component is specified, followed by the half saturation constant [mol L</w:t>
      </w:r>
      <w:r w:rsidRPr="00ED3698">
        <w:rPr>
          <w:vertAlign w:val="superscript"/>
        </w:rPr>
        <w:t>-1</w:t>
      </w:r>
      <w:r w:rsidRPr="00ED3698">
        <w:t xml:space="preserve">] and the exponent </w:t>
      </w:r>
      <w:r w:rsidRPr="0075340C">
        <w:rPr>
          <w:i/>
          <w:noProof/>
        </w:rPr>
        <w:t>o</w:t>
      </w:r>
      <w:r w:rsidRPr="0075340C">
        <w:rPr>
          <w:i/>
          <w:noProof/>
          <w:vertAlign w:val="subscript"/>
        </w:rPr>
        <w:t>ij</w:t>
      </w:r>
      <w:r w:rsidRPr="0075340C">
        <w:rPr>
          <w:i/>
          <w:noProof/>
          <w:vertAlign w:val="superscript"/>
        </w:rPr>
        <w:t>a,mo</w:t>
      </w:r>
      <w:r w:rsidRPr="00ED3698">
        <w:t>. This exponent should be set to 1.0 for all Monod-type expressions but may be set to a higher value for the threshold terms (resulting in a more rapid deactivation of the reaction when concentrations fall below the threshold limit).</w:t>
      </w:r>
    </w:p>
    <w:p w14:paraId="255D7E8D" w14:textId="61727E75" w:rsidR="00DB1505" w:rsidRPr="00ED3698" w:rsidRDefault="00DB1505" w:rsidP="00DB1505">
      <w:r w:rsidRPr="00ED3698">
        <w:t xml:space="preserve">The number of inhibition and toxicity terms </w:t>
      </w:r>
      <w:r w:rsidR="004469B0" w:rsidRPr="0075340C">
        <w:rPr>
          <w:noProof/>
        </w:rPr>
        <w:t>owing</w:t>
      </w:r>
      <w:r w:rsidR="004469B0">
        <w:t xml:space="preserve"> to</w:t>
      </w:r>
      <w:r w:rsidRPr="00ED3698">
        <w:t xml:space="preserve"> the presence of aqueous components is specified after the </w:t>
      </w:r>
      <w:r w:rsidR="004469B0">
        <w:t>keyword</w:t>
      </w:r>
      <w:r w:rsidRPr="00ED3698">
        <w:t xml:space="preserve"> ‘</w:t>
      </w:r>
      <w:r w:rsidRPr="00ED3698">
        <w:rPr>
          <w:lang w:val="en-GB" w:eastAsia="fr-FR"/>
        </w:rPr>
        <w:t>inhibition T^a</w:t>
      </w:r>
      <w:r w:rsidR="004469B0">
        <w:rPr>
          <w:lang w:val="en-GB" w:eastAsia="fr-FR"/>
        </w:rPr>
        <w:t>.</w:t>
      </w:r>
      <w:r w:rsidRPr="00ED3698">
        <w:rPr>
          <w:lang w:val="en-GB" w:eastAsia="fr-FR"/>
        </w:rPr>
        <w:t xml:space="preserve">’ It is </w:t>
      </w:r>
      <w:r w:rsidRPr="00ED3698">
        <w:t>followed by the entries for these terms in the next lines. These entries consist of the names of the inhibiting components and the inhibition constants [mol L</w:t>
      </w:r>
      <w:r w:rsidRPr="00ED3698">
        <w:rPr>
          <w:vertAlign w:val="superscript"/>
        </w:rPr>
        <w:t>-1</w:t>
      </w:r>
      <w:r w:rsidR="00315586">
        <w:t>].</w:t>
      </w:r>
    </w:p>
    <w:p w14:paraId="0ECCAA70" w14:textId="086E9209" w:rsidR="00DB1505" w:rsidRDefault="00DB1505" w:rsidP="00DB1505">
      <w:r w:rsidRPr="00ED3698">
        <w:t xml:space="preserve">The number of inhibition and toxicity terms </w:t>
      </w:r>
      <w:r w:rsidR="004469B0" w:rsidRPr="00ED3698">
        <w:t>by reason of</w:t>
      </w:r>
      <w:r w:rsidRPr="00ED3698">
        <w:t xml:space="preserve"> the presence of mineral phases is specified after the </w:t>
      </w:r>
      <w:r w:rsidR="004469B0">
        <w:t>keyword</w:t>
      </w:r>
      <w:r w:rsidRPr="00ED3698">
        <w:t xml:space="preserve"> ‘</w:t>
      </w:r>
      <w:r w:rsidR="008B3CE1" w:rsidRPr="00ED3698">
        <w:rPr>
          <w:lang w:val="en-GB" w:eastAsia="fr-FR"/>
        </w:rPr>
        <w:t>inhibition</w:t>
      </w:r>
      <w:r w:rsidRPr="00ED3698">
        <w:rPr>
          <w:lang w:val="en-GB" w:eastAsia="fr-FR"/>
        </w:rPr>
        <w:t xml:space="preserve"> phi^m</w:t>
      </w:r>
      <w:r w:rsidR="004469B0">
        <w:rPr>
          <w:lang w:val="en-GB" w:eastAsia="fr-FR"/>
        </w:rPr>
        <w:t>.</w:t>
      </w:r>
      <w:r w:rsidRPr="00ED3698">
        <w:rPr>
          <w:lang w:val="en-GB" w:eastAsia="fr-FR"/>
        </w:rPr>
        <w:t xml:space="preserve">’ It is </w:t>
      </w:r>
      <w:r w:rsidRPr="00ED3698">
        <w:t>followed by the entries for these terms in the next lines. These entries consist of the names of the inhibiting minerals and the inhibition constants [mol L</w:t>
      </w:r>
      <w:r w:rsidRPr="00ED3698">
        <w:rPr>
          <w:vertAlign w:val="superscript"/>
        </w:rPr>
        <w:t>-1</w:t>
      </w:r>
      <w:r w:rsidR="00B826F2">
        <w:t>].</w:t>
      </w:r>
    </w:p>
    <w:p w14:paraId="732A73B8" w14:textId="3410CE76" w:rsidR="00AD6F26" w:rsidRDefault="004469B0" w:rsidP="00DB1505">
      <w:commentRangeStart w:id="548"/>
      <w:commentRangeStart w:id="549"/>
      <w:r>
        <w:t xml:space="preserve">For </w:t>
      </w:r>
      <w:r w:rsidR="00AD6F26">
        <w:t xml:space="preserve">specification of the fraction order term in the general rate expressions mentioned above, the </w:t>
      </w:r>
      <w:r>
        <w:t xml:space="preserve">keyword </w:t>
      </w:r>
      <w:r w:rsidR="00933344">
        <w:t>‘</w:t>
      </w:r>
      <w:r w:rsidR="00AD6F26" w:rsidRPr="003D7B43">
        <w:t>fractional T^a</w:t>
      </w:r>
      <w:r w:rsidR="00933344">
        <w:t>’</w:t>
      </w:r>
      <w:r w:rsidR="00AD6F26">
        <w:t xml:space="preserve"> can be specified.</w:t>
      </w:r>
      <w:commentRangeEnd w:id="548"/>
      <w:r>
        <w:rPr>
          <w:rStyle w:val="CommentReference"/>
        </w:rPr>
        <w:commentReference w:id="548"/>
      </w:r>
      <w:commentRangeEnd w:id="549"/>
      <w:r w:rsidR="00B33A26">
        <w:rPr>
          <w:rStyle w:val="CommentReference"/>
        </w:rPr>
        <w:commentReference w:id="549"/>
      </w:r>
    </w:p>
    <w:p w14:paraId="5CB33B8A" w14:textId="77777777" w:rsidR="00DB1505" w:rsidRPr="00ED3698" w:rsidRDefault="00DB1505" w:rsidP="00DB1505">
      <w:pPr>
        <w:pStyle w:val="Heading2"/>
      </w:pPr>
      <w:bookmarkStart w:id="550" w:name="_Ref486656072"/>
      <w:bookmarkStart w:id="551" w:name="_Toc243841827"/>
      <w:bookmarkStart w:id="552" w:name="_Toc13056188"/>
      <w:r w:rsidRPr="00ED3698">
        <w:t>Mineral dissolution-precipitation reactions</w:t>
      </w:r>
      <w:bookmarkEnd w:id="550"/>
      <w:bookmarkEnd w:id="551"/>
      <w:bookmarkEnd w:id="552"/>
    </w:p>
    <w:p w14:paraId="45BE42E5" w14:textId="76DCCCC3" w:rsidR="00AD6F26" w:rsidRDefault="00DB1505" w:rsidP="00DB1505">
      <w:r w:rsidRPr="00ED3698">
        <w:t xml:space="preserve">Mineral dissolution-precipitation reactions are described as </w:t>
      </w:r>
      <w:r w:rsidR="00EB176D" w:rsidRPr="00ED3698">
        <w:t>kineticall</w:t>
      </w:r>
      <w:r w:rsidR="00EB176D">
        <w:t xml:space="preserve">y </w:t>
      </w:r>
      <w:r w:rsidRPr="00ED3698">
        <w:t xml:space="preserve">controlled reactions in </w:t>
      </w:r>
      <w:r>
        <w:t>MIN3P-THCm in the database file mineral.dbs</w:t>
      </w:r>
      <w:r w:rsidRPr="00ED3698">
        <w:t>.</w:t>
      </w:r>
    </w:p>
    <w:p w14:paraId="132AE3AE" w14:textId="77777777" w:rsidR="00DB1505" w:rsidRPr="00ED3698" w:rsidRDefault="00DB1505" w:rsidP="00DB1505">
      <w:pPr>
        <w:pStyle w:val="Heading3"/>
      </w:pPr>
      <w:bookmarkStart w:id="553" w:name="_Toc243841828"/>
      <w:bookmarkStart w:id="554" w:name="_Ref362964399"/>
      <w:bookmarkStart w:id="555" w:name="_Ref472342866"/>
      <w:bookmarkStart w:id="556" w:name="_Toc13056189"/>
      <w:r w:rsidRPr="00ED3698">
        <w:t>Surface-controlled rate expressions</w:t>
      </w:r>
      <w:bookmarkEnd w:id="553"/>
      <w:bookmarkEnd w:id="554"/>
      <w:bookmarkEnd w:id="555"/>
      <w:bookmarkEnd w:id="556"/>
    </w:p>
    <w:p w14:paraId="6F6D4B52" w14:textId="77777777" w:rsidR="00DB1505" w:rsidRPr="00ED3698" w:rsidRDefault="00DB1505" w:rsidP="00DB1505">
      <w:r w:rsidRPr="00ED3698">
        <w:t>The default database entry for each reaction is based on the simple rate expression:</w:t>
      </w:r>
    </w:p>
    <w:p w14:paraId="4EEF8312" w14:textId="77777777" w:rsidR="00DB1505" w:rsidRPr="00ED3698" w:rsidRDefault="00D52C88" w:rsidP="00DB1505">
      <w:r w:rsidRPr="00ED3698">
        <w:rPr>
          <w:noProof/>
        </w:rPr>
        <w:object w:dxaOrig="2520" w:dyaOrig="800" w14:anchorId="17851CEC">
          <v:shape id="_x0000_i1043" type="#_x0000_t75" alt="" style="width:128pt;height:43.35pt;mso-width-percent:0;mso-height-percent:0;mso-width-percent:0;mso-height-percent:0" o:ole="" fillcolor="window">
            <v:imagedata r:id="rId148" o:title=""/>
          </v:shape>
          <o:OLEObject Type="Embed" ProgID="Equation.3" ShapeID="_x0000_i1043" DrawAspect="Content" ObjectID="_1776598793" r:id="rId149"/>
        </w:object>
      </w:r>
    </w:p>
    <w:p w14:paraId="55843429" w14:textId="7F186B2E" w:rsidR="00DB1505" w:rsidRDefault="00DB1505" w:rsidP="00DB1505">
      <w:r w:rsidRPr="00ED3698">
        <w:t xml:space="preserve">where </w:t>
      </w:r>
      <w:r w:rsidRPr="00ED3698">
        <w:rPr>
          <w:i/>
        </w:rPr>
        <w:t>R</w:t>
      </w:r>
      <w:r w:rsidRPr="00ED3698">
        <w:rPr>
          <w:i/>
          <w:vertAlign w:val="subscript"/>
        </w:rPr>
        <w:t>i</w:t>
      </w:r>
      <w:r w:rsidRPr="00ED3698">
        <w:rPr>
          <w:i/>
          <w:vertAlign w:val="superscript"/>
        </w:rPr>
        <w:t>m</w:t>
      </w:r>
      <w:r w:rsidRPr="00ED3698">
        <w:t xml:space="preserve"> is the reaction rate</w:t>
      </w:r>
      <w:r w:rsidR="00AD6F26">
        <w:t xml:space="preserve"> of the 5</w:t>
      </w:r>
      <w:r w:rsidR="00AD6F26" w:rsidRPr="00AD6F26">
        <w:rPr>
          <w:vertAlign w:val="superscript"/>
        </w:rPr>
        <w:t>th</w:t>
      </w:r>
      <w:r w:rsidR="00AD6F26">
        <w:t xml:space="preserve"> mineral</w:t>
      </w:r>
      <w:r w:rsidR="00EB5262">
        <w:t xml:space="preserve"> in [mol (L bulk)</w:t>
      </w:r>
      <w:r w:rsidR="00EB5262" w:rsidRPr="00EB5262">
        <w:rPr>
          <w:vertAlign w:val="superscript"/>
        </w:rPr>
        <w:t>-</w:t>
      </w:r>
      <w:r w:rsidR="00EB5262">
        <w:rPr>
          <w:vertAlign w:val="superscript"/>
        </w:rPr>
        <w:t>1</w:t>
      </w:r>
      <w:r w:rsidR="00EB5262">
        <w:t xml:space="preserve"> s</w:t>
      </w:r>
      <w:r w:rsidR="00EB5262" w:rsidRPr="00EB5262">
        <w:rPr>
          <w:vertAlign w:val="superscript"/>
        </w:rPr>
        <w:t>-1</w:t>
      </w:r>
      <w:r w:rsidR="00EB5262">
        <w:t>]</w:t>
      </w:r>
      <w:r w:rsidRPr="00ED3698">
        <w:t xml:space="preserve">, </w:t>
      </w:r>
      <w:r w:rsidRPr="0075340C">
        <w:rPr>
          <w:i/>
          <w:noProof/>
        </w:rPr>
        <w:t>k</w:t>
      </w:r>
      <w:r w:rsidRPr="0075340C">
        <w:rPr>
          <w:i/>
          <w:noProof/>
          <w:vertAlign w:val="subscript"/>
        </w:rPr>
        <w:t>i</w:t>
      </w:r>
      <w:r w:rsidRPr="0075340C">
        <w:rPr>
          <w:i/>
          <w:noProof/>
          <w:vertAlign w:val="superscript"/>
        </w:rPr>
        <w:t>m</w:t>
      </w:r>
      <w:r w:rsidRPr="00ED3698">
        <w:rPr>
          <w:i/>
          <w:vertAlign w:val="superscript"/>
        </w:rPr>
        <w:t xml:space="preserve"> </w:t>
      </w:r>
      <w:r w:rsidRPr="00ED3698">
        <w:t>is the rate constant</w:t>
      </w:r>
      <w:r w:rsidR="00EB5262">
        <w:t xml:space="preserve"> in [mol m</w:t>
      </w:r>
      <w:r w:rsidR="00EB5262" w:rsidRPr="00EB5262">
        <w:rPr>
          <w:vertAlign w:val="superscript"/>
        </w:rPr>
        <w:t>-2</w:t>
      </w:r>
      <w:r w:rsidR="00EB5262">
        <w:t xml:space="preserve"> s</w:t>
      </w:r>
      <w:r w:rsidR="00EB5262" w:rsidRPr="00EB5262">
        <w:rPr>
          <w:vertAlign w:val="superscript"/>
        </w:rPr>
        <w:t>-1</w:t>
      </w:r>
      <w:r w:rsidR="00EB5262">
        <w:t>]</w:t>
      </w:r>
      <w:r w:rsidRPr="00ED3698">
        <w:t>,</w:t>
      </w:r>
      <w:r w:rsidR="00EB5262">
        <w:t xml:space="preserve"> Si is the surface area of the mineral in [m</w:t>
      </w:r>
      <w:r w:rsidR="00EB5262" w:rsidRPr="00EB5262">
        <w:rPr>
          <w:vertAlign w:val="superscript"/>
        </w:rPr>
        <w:t>-2</w:t>
      </w:r>
      <w:r w:rsidR="00EB5262">
        <w:t xml:space="preserve"> (L bulk)</w:t>
      </w:r>
      <w:r w:rsidR="00EB5262" w:rsidRPr="00EB5262">
        <w:rPr>
          <w:vertAlign w:val="superscript"/>
        </w:rPr>
        <w:t>-1</w:t>
      </w:r>
      <w:r w:rsidR="00EB5262">
        <w:t>].</w:t>
      </w:r>
      <w:r w:rsidRPr="00ED3698">
        <w:t xml:space="preserve"> </w:t>
      </w:r>
      <w:r w:rsidRPr="0075340C">
        <w:rPr>
          <w:i/>
          <w:noProof/>
        </w:rPr>
        <w:t>IAP</w:t>
      </w:r>
      <w:r w:rsidRPr="0075340C">
        <w:rPr>
          <w:i/>
          <w:noProof/>
          <w:vertAlign w:val="subscript"/>
        </w:rPr>
        <w:t>i</w:t>
      </w:r>
      <w:r w:rsidRPr="0075340C">
        <w:rPr>
          <w:i/>
          <w:noProof/>
          <w:vertAlign w:val="superscript"/>
        </w:rPr>
        <w:t>m</w:t>
      </w:r>
      <w:r w:rsidRPr="00ED3698">
        <w:t xml:space="preserve"> is the ion activity product and </w:t>
      </w:r>
      <w:r w:rsidRPr="00ED3698">
        <w:rPr>
          <w:i/>
        </w:rPr>
        <w:t>K</w:t>
      </w:r>
      <w:r w:rsidRPr="00ED3698">
        <w:rPr>
          <w:i/>
          <w:vertAlign w:val="subscript"/>
        </w:rPr>
        <w:t>i</w:t>
      </w:r>
      <w:r w:rsidRPr="00ED3698">
        <w:rPr>
          <w:i/>
          <w:vertAlign w:val="superscript"/>
        </w:rPr>
        <w:t>m</w:t>
      </w:r>
      <w:r w:rsidRPr="00ED3698">
        <w:t xml:space="preserve"> is the equilibrium constant for the reaction. The default database entry for the reaction</w:t>
      </w:r>
    </w:p>
    <w:p w14:paraId="4BD1F4F1" w14:textId="7F14EFBF" w:rsidR="00DB1505" w:rsidRPr="00ED3698" w:rsidRDefault="00000000" w:rsidP="00DB1505">
      <m:oMath>
        <m:sSup>
          <m:sSupPr>
            <m:ctrlPr>
              <w:rPr>
                <w:rFonts w:ascii="Cambria Math" w:hAnsi="Cambria Math"/>
                <w:i/>
              </w:rPr>
            </m:ctrlPr>
          </m:sSupPr>
          <m:e>
            <m:r>
              <w:rPr>
                <w:rFonts w:ascii="Cambria Math" w:hAnsi="Cambria Math"/>
              </w:rPr>
              <m:t>Ca</m:t>
            </m:r>
          </m:e>
          <m:sup>
            <m:r>
              <w:rPr>
                <w:rFonts w:ascii="Cambria Math" w:hAnsi="Cambria Math"/>
              </w:rPr>
              <m:t>2+</m:t>
            </m:r>
          </m:sup>
        </m:sSup>
        <m:r>
          <w:rPr>
            <w:rFonts w:ascii="Cambria Math" w:hAnsi="Cambria Math"/>
          </w:rPr>
          <m:t xml:space="preserve">+ </m:t>
        </m:r>
        <m:sSubSup>
          <m:sSubSupPr>
            <m:ctrlPr>
              <w:rPr>
                <w:rFonts w:ascii="Cambria Math" w:hAnsi="Cambria Math"/>
                <w:i/>
              </w:rPr>
            </m:ctrlPr>
          </m:sSubSupPr>
          <m:e>
            <m:r>
              <w:rPr>
                <w:rFonts w:ascii="Cambria Math" w:hAnsi="Cambria Math"/>
              </w:rPr>
              <m:t>CO</m:t>
            </m:r>
          </m:e>
          <m:sub>
            <m:r>
              <w:rPr>
                <w:rFonts w:ascii="Cambria Math" w:hAnsi="Cambria Math"/>
              </w:rPr>
              <m:t>3</m:t>
            </m:r>
          </m:sub>
          <m:sup>
            <m:r>
              <w:rPr>
                <w:rFonts w:ascii="Cambria Math" w:hAnsi="Cambria Math"/>
              </w:rPr>
              <m:t>2-</m:t>
            </m:r>
          </m:sup>
        </m:sSubSup>
        <m:r>
          <w:rPr>
            <w:rFonts w:ascii="Cambria Math" w:hAnsi="Cambria Math"/>
          </w:rPr>
          <m:t xml:space="preserve"> ↔</m:t>
        </m:r>
        <m:sSub>
          <m:sSubPr>
            <m:ctrlPr>
              <w:rPr>
                <w:rFonts w:ascii="Cambria Math" w:hAnsi="Cambria Math"/>
                <w:i/>
              </w:rPr>
            </m:ctrlPr>
          </m:sSubPr>
          <m:e>
            <m:r>
              <w:rPr>
                <w:rFonts w:ascii="Cambria Math" w:hAnsi="Cambria Math"/>
              </w:rPr>
              <m:t>CaCO</m:t>
            </m:r>
          </m:e>
          <m:sub>
            <m:r>
              <w:rPr>
                <w:rFonts w:ascii="Cambria Math" w:hAnsi="Cambria Math"/>
              </w:rPr>
              <m:t>3</m:t>
            </m:r>
          </m:sub>
        </m:sSub>
        <m:r>
          <w:rPr>
            <w:rFonts w:ascii="Cambria Math" w:hAnsi="Cambria Math"/>
          </w:rPr>
          <m:t>,    log</m:t>
        </m:r>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m</m:t>
            </m:r>
          </m:sup>
        </m:sSubSup>
        <m:r>
          <w:rPr>
            <w:rFonts w:ascii="Cambria Math" w:hAnsi="Cambria Math"/>
          </w:rPr>
          <m:t>=8.475</m:t>
        </m:r>
      </m:oMath>
      <w:r w:rsidR="00345D19">
        <w:t>0</w:t>
      </w:r>
    </w:p>
    <w:p w14:paraId="50AE988B" w14:textId="77777777" w:rsidR="00DB1505" w:rsidRPr="00ED3698" w:rsidRDefault="00DB1505" w:rsidP="00DB1505">
      <w:r w:rsidRPr="00ED3698">
        <w:t>is defined by:</w:t>
      </w:r>
    </w:p>
    <w:p w14:paraId="551EE1EA" w14:textId="77777777" w:rsidR="00DB1505" w:rsidRPr="00ED3698" w:rsidRDefault="00DB1505" w:rsidP="00DB1505">
      <w:pPr>
        <w:pStyle w:val="StyleCode"/>
      </w:pPr>
    </w:p>
    <w:p w14:paraId="1CCDAA8C" w14:textId="39C7CEBC" w:rsidR="00DB1505" w:rsidRPr="00ED3698" w:rsidRDefault="00DB1505" w:rsidP="00DB1505">
      <w:pPr>
        <w:pStyle w:val="StyleCode"/>
        <w:rPr>
          <w:lang w:val="en-GB" w:eastAsia="fr-FR"/>
        </w:rPr>
      </w:pPr>
      <w:r w:rsidRPr="00ED3698">
        <w:rPr>
          <w:lang w:val="en-GB" w:eastAsia="fr-FR"/>
        </w:rPr>
        <w:t>'calcite'</w:t>
      </w:r>
    </w:p>
    <w:p w14:paraId="19147CDA" w14:textId="2152CDB8" w:rsidR="00DB1505" w:rsidRPr="00ED3698" w:rsidRDefault="00DB1505" w:rsidP="00DB1505">
      <w:pPr>
        <w:pStyle w:val="StyleCode"/>
        <w:rPr>
          <w:lang w:val="en-GB" w:eastAsia="fr-FR"/>
        </w:rPr>
      </w:pPr>
      <w:r w:rsidRPr="00ED3698">
        <w:rPr>
          <w:lang w:val="en-GB" w:eastAsia="fr-FR"/>
        </w:rPr>
        <w:t>'surface'</w:t>
      </w:r>
    </w:p>
    <w:p w14:paraId="42066F51" w14:textId="77777777" w:rsidR="00DB1505" w:rsidRPr="00ED3698" w:rsidRDefault="00DB1505" w:rsidP="00DB1505">
      <w:pPr>
        <w:pStyle w:val="StyleCode"/>
        <w:rPr>
          <w:lang w:val="en-GB" w:eastAsia="fr-FR"/>
        </w:rPr>
      </w:pPr>
      <w:r w:rsidRPr="00ED3698">
        <w:rPr>
          <w:lang w:val="en-GB" w:eastAsia="fr-FR"/>
        </w:rPr>
        <w:t xml:space="preserve"> 100.0894    2.7100</w:t>
      </w:r>
    </w:p>
    <w:p w14:paraId="0BE95224" w14:textId="4DFE7B72" w:rsidR="00DB1505" w:rsidRPr="00ED3698" w:rsidRDefault="00DB1505" w:rsidP="00DB1505">
      <w:pPr>
        <w:pStyle w:val="StyleCode"/>
        <w:rPr>
          <w:lang w:val="en-GB" w:eastAsia="fr-FR"/>
        </w:rPr>
      </w:pPr>
      <w:r w:rsidRPr="00ED3698">
        <w:rPr>
          <w:lang w:val="en-GB" w:eastAsia="fr-FR"/>
        </w:rPr>
        <w:t xml:space="preserve"> 2  'ca+2'    1.000  'co3-2'    1.000</w:t>
      </w:r>
    </w:p>
    <w:p w14:paraId="1100EF25" w14:textId="492F03D6" w:rsidR="00DB1505" w:rsidRPr="00ED3698" w:rsidRDefault="00DB1505" w:rsidP="00DB1505">
      <w:pPr>
        <w:pStyle w:val="StyleCode"/>
        <w:rPr>
          <w:lang w:val="en-GB" w:eastAsia="fr-FR"/>
        </w:rPr>
      </w:pPr>
      <w:r w:rsidRPr="00ED3698">
        <w:rPr>
          <w:lang w:val="en-GB" w:eastAsia="fr-FR"/>
        </w:rPr>
        <w:t>'reversible'    8.4750  2.5850</w:t>
      </w:r>
    </w:p>
    <w:p w14:paraId="6BE31D87" w14:textId="77777777" w:rsidR="00DB1505" w:rsidRPr="00ED3698" w:rsidRDefault="00DB1505" w:rsidP="00DB1505">
      <w:pPr>
        <w:pStyle w:val="StyleCode"/>
      </w:pPr>
    </w:p>
    <w:p w14:paraId="02F0C200" w14:textId="3E28EF9D" w:rsidR="00DB1505" w:rsidRPr="00ED3698" w:rsidRDefault="00DB1505" w:rsidP="00DB1505">
      <w:r w:rsidRPr="00ED3698">
        <w:t>where ‘calcite’ is the name of the mineral phase</w:t>
      </w:r>
      <w:r w:rsidR="004A3333">
        <w:t xml:space="preserve"> and</w:t>
      </w:r>
      <w:r w:rsidR="004A3333" w:rsidRPr="00ED3698">
        <w:t xml:space="preserve"> </w:t>
      </w:r>
      <w:r w:rsidRPr="00ED3698">
        <w:t xml:space="preserve">‘surface’ identifies the reaction as a surface-controlled reaction (other options are discussed below). The entries in the </w:t>
      </w:r>
      <w:r w:rsidR="004A3333">
        <w:t>third</w:t>
      </w:r>
      <w:r w:rsidR="004A3333" w:rsidRPr="00ED3698">
        <w:t xml:space="preserve"> </w:t>
      </w:r>
      <w:r w:rsidRPr="00ED3698">
        <w:t xml:space="preserve">input line define </w:t>
      </w:r>
      <w:r w:rsidRPr="00ED3698">
        <w:lastRenderedPageBreak/>
        <w:t>the gram formula weight (100.0894) [g mol</w:t>
      </w:r>
      <w:r w:rsidRPr="00ED3698">
        <w:rPr>
          <w:vertAlign w:val="superscript"/>
        </w:rPr>
        <w:t>-1</w:t>
      </w:r>
      <w:r w:rsidRPr="00ED3698">
        <w:t>] and the density (2.7100) [g cm</w:t>
      </w:r>
      <w:r w:rsidRPr="00ED3698">
        <w:rPr>
          <w:vertAlign w:val="superscript"/>
        </w:rPr>
        <w:t>-3</w:t>
      </w:r>
      <w:r w:rsidRPr="00ED3698">
        <w:t>]</w:t>
      </w:r>
      <w:r w:rsidR="00180C98">
        <w:t xml:space="preserve"> of calcite</w:t>
      </w:r>
      <w:r w:rsidRPr="00ED3698">
        <w:t xml:space="preserve">. </w:t>
      </w:r>
      <w:r w:rsidR="00180C98">
        <w:t>The next line defines the reaction</w:t>
      </w:r>
      <w:r w:rsidR="004A3333">
        <w:t>,</w:t>
      </w:r>
      <w:r w:rsidR="00180C98">
        <w:t xml:space="preserve"> as mentioned above. </w:t>
      </w:r>
      <w:r w:rsidRPr="00ED3698">
        <w:t>The first entry in the line defines the number of components, the names of the components</w:t>
      </w:r>
      <w:r w:rsidR="004A3333">
        <w:t>,</w:t>
      </w:r>
      <w:r w:rsidRPr="00ED3698">
        <w:t xml:space="preserve"> and the corresponding stoichiometric coefficients. The </w:t>
      </w:r>
      <w:r w:rsidR="004A3333">
        <w:t>keyword</w:t>
      </w:r>
      <w:r w:rsidRPr="00ED3698">
        <w:t xml:space="preserve"> ‘reversible</w:t>
      </w:r>
      <w:r w:rsidR="004A3333">
        <w:t>,</w:t>
      </w:r>
      <w:r w:rsidRPr="00ED3698">
        <w:t>’ identifies the reaction as a reversible reaction. It is followed by the</w:t>
      </w:r>
      <w:r>
        <w:t xml:space="preserve"> equilibrium constant</w:t>
      </w:r>
      <w:r w:rsidRPr="00ED3698">
        <w:t xml:space="preserve"> log</w:t>
      </w:r>
      <w:r w:rsidRPr="00B63CC8">
        <w:rPr>
          <w:vertAlign w:val="subscript"/>
        </w:rPr>
        <w:t>10</w:t>
      </w:r>
      <w:r w:rsidRPr="00ED3698">
        <w:rPr>
          <w:i/>
          <w:iCs/>
        </w:rPr>
        <w:t>K</w:t>
      </w:r>
      <w:r w:rsidRPr="00ED3698">
        <w:rPr>
          <w:i/>
          <w:iCs/>
          <w:vertAlign w:val="subscript"/>
        </w:rPr>
        <w:t>25</w:t>
      </w:r>
      <w:r w:rsidRPr="00ED3698">
        <w:t xml:space="preserve"> of the reaction and the enthalpy change (</w:t>
      </w:r>
      <w:r w:rsidRPr="00ED3698">
        <w:rPr>
          <w:sz w:val="20"/>
        </w:rPr>
        <w:t>2.5850</w:t>
      </w:r>
      <w:r w:rsidRPr="00ED3698">
        <w:t>) in [kcal mol</w:t>
      </w:r>
      <w:r w:rsidRPr="00ED3698">
        <w:rPr>
          <w:vertAlign w:val="superscript"/>
        </w:rPr>
        <w:t>-1</w:t>
      </w:r>
      <w:r w:rsidRPr="00ED3698">
        <w:t>].</w:t>
      </w:r>
      <w:r>
        <w:t xml:space="preserve"> Other options of reaction types are: ‘</w:t>
      </w:r>
      <w:r w:rsidRPr="00B5475E">
        <w:t>dissolution_to_equilibrium</w:t>
      </w:r>
      <w:r w:rsidR="004A3333">
        <w:t>,</w:t>
      </w:r>
      <w:r>
        <w:t>’ ‘</w:t>
      </w:r>
      <w:r w:rsidRPr="00B5475E">
        <w:t>precipitation_to_equilibrium</w:t>
      </w:r>
      <w:r>
        <w:t>’ and ‘</w:t>
      </w:r>
      <w:r w:rsidRPr="0075340C">
        <w:rPr>
          <w:noProof/>
        </w:rPr>
        <w:t>raoult</w:t>
      </w:r>
      <w:r>
        <w:t>’. The same parameters (i.e.</w:t>
      </w:r>
      <w:r w:rsidR="004A3333">
        <w:t>,</w:t>
      </w:r>
      <w:r>
        <w:t xml:space="preserve"> </w:t>
      </w:r>
      <w:r w:rsidRPr="00ED3698">
        <w:t>log</w:t>
      </w:r>
      <w:r w:rsidRPr="00ED3698">
        <w:rPr>
          <w:i/>
          <w:iCs/>
        </w:rPr>
        <w:t>K</w:t>
      </w:r>
      <w:r w:rsidRPr="00ED3698">
        <w:rPr>
          <w:i/>
          <w:iCs/>
          <w:vertAlign w:val="subscript"/>
        </w:rPr>
        <w:t>25</w:t>
      </w:r>
      <w:r w:rsidR="0021430C">
        <w:t xml:space="preserve"> and </w:t>
      </w:r>
      <w:r w:rsidRPr="00ED3698">
        <w:t>enthalpy change</w:t>
      </w:r>
      <w:r w:rsidR="0021430C">
        <w:t>)</w:t>
      </w:r>
      <w:r w:rsidRPr="00ED3698">
        <w:t xml:space="preserve"> </w:t>
      </w:r>
      <w:r>
        <w:t>should be provided.</w:t>
      </w:r>
    </w:p>
    <w:p w14:paraId="694F3A83" w14:textId="437D409D" w:rsidR="00DB1505" w:rsidRPr="00ED3698" w:rsidRDefault="00DB1505" w:rsidP="00DB1505">
      <w:r w:rsidRPr="00ED3698">
        <w:t xml:space="preserve">The </w:t>
      </w:r>
      <w:r w:rsidR="00B71E03">
        <w:t xml:space="preserve">MIN3P-THCm database </w:t>
      </w:r>
      <w:r w:rsidRPr="00ED3698">
        <w:t xml:space="preserve">uses association </w:t>
      </w:r>
      <w:r w:rsidR="004A3333" w:rsidRPr="00ED3698">
        <w:t>reactio</w:t>
      </w:r>
      <w:r w:rsidR="004A3333">
        <w:t>ns</w:t>
      </w:r>
      <w:r w:rsidR="004A3333" w:rsidRPr="00ED3698">
        <w:t xml:space="preserve"> </w:t>
      </w:r>
      <w:r w:rsidRPr="00ED3698">
        <w:t>for mineral dissolution-precipitation reactions. The sign of the equilibrium constants logK should be turned around if the reactions are expressed as dissociation reactions.</w:t>
      </w:r>
    </w:p>
    <w:p w14:paraId="1F849C7E" w14:textId="77777777" w:rsidR="00DB1505" w:rsidRPr="00ED3698" w:rsidRDefault="00D52C88" w:rsidP="00DB1505">
      <w:r w:rsidRPr="00ED3698">
        <w:rPr>
          <w:noProof/>
        </w:rPr>
        <w:object w:dxaOrig="5500" w:dyaOrig="380" w14:anchorId="6B0CD149">
          <v:shape id="_x0000_i1042" type="#_x0000_t75" alt="" style="width:275.35pt;height:19.35pt;mso-width-percent:0;mso-height-percent:0;mso-width-percent:0;mso-height-percent:0" o:ole="" fillcolor="window">
            <v:imagedata r:id="rId150" o:title=""/>
          </v:shape>
          <o:OLEObject Type="Embed" ProgID="Equation.3" ShapeID="_x0000_i1042" DrawAspect="Content" ObjectID="_1776598794" r:id="rId151"/>
        </w:object>
      </w:r>
    </w:p>
    <w:p w14:paraId="3D7463A4" w14:textId="1378E056" w:rsidR="00DB1505" w:rsidRPr="00ED3698" w:rsidRDefault="00DB1505" w:rsidP="00DB1505">
      <w:r w:rsidRPr="00ED3698">
        <w:t xml:space="preserve">It is also possible to use the database to include more complex dissolution-precipitation reactions. An alternative description for </w:t>
      </w:r>
      <w:r w:rsidR="004A3333" w:rsidRPr="00ED3698">
        <w:t xml:space="preserve">calcite </w:t>
      </w:r>
      <w:r w:rsidRPr="00ED3698">
        <w:t>dissolution follows the reaction pathways proposed by Chou et al. [1989]:</w:t>
      </w:r>
    </w:p>
    <w:p w14:paraId="351F6A90" w14:textId="77777777" w:rsidR="00DB1505" w:rsidRPr="00ED3698" w:rsidRDefault="00D52C88" w:rsidP="00DB1505">
      <w:r w:rsidRPr="00ED3698">
        <w:rPr>
          <w:noProof/>
        </w:rPr>
        <w:object w:dxaOrig="3840" w:dyaOrig="1160" w14:anchorId="6CDAE860">
          <v:shape id="_x0000_i1041" type="#_x0000_t75" alt="" style="width:195.35pt;height:58.65pt;mso-width-percent:0;mso-height-percent:0;mso-width-percent:0;mso-height-percent:0" o:ole="" fillcolor="window">
            <v:imagedata r:id="rId152" o:title=""/>
          </v:shape>
          <o:OLEObject Type="Embed" ProgID="Equation.3" ShapeID="_x0000_i1041" DrawAspect="Content" ObjectID="_1776598795" r:id="rId153"/>
        </w:object>
      </w:r>
    </w:p>
    <w:p w14:paraId="1147E3F1" w14:textId="77777777" w:rsidR="00DB1505" w:rsidRPr="00ED3698" w:rsidRDefault="00DB1505" w:rsidP="00DB1505">
      <w:r w:rsidRPr="00ED3698">
        <w:t>which is described by the rate expression:</w:t>
      </w:r>
    </w:p>
    <w:p w14:paraId="1B768A12" w14:textId="68135E67" w:rsidR="00BE7645" w:rsidRPr="00ED3698" w:rsidRDefault="00000000" w:rsidP="00DB1505">
      <m:oMathPara>
        <m:oMath>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m</m:t>
              </m:r>
            </m:sup>
          </m:sSub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k</m:t>
                  </m:r>
                </m:e>
                <m:sub>
                  <m:r>
                    <w:rPr>
                      <w:rFonts w:ascii="Cambria Math" w:hAnsi="Cambria Math"/>
                    </w:rPr>
                    <m:t>i1</m:t>
                  </m:r>
                </m:sub>
                <m:sup>
                  <m:r>
                    <w:rPr>
                      <w:rFonts w:ascii="Cambria Math" w:hAnsi="Cambria Math"/>
                    </w:rPr>
                    <m:t>m</m:t>
                  </m:r>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e>
              </m:d>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i2</m:t>
                  </m:r>
                </m:sub>
                <m:sup>
                  <m:r>
                    <w:rPr>
                      <w:rFonts w:ascii="Cambria Math" w:hAnsi="Cambria Math"/>
                    </w:rPr>
                    <m:t>m</m:t>
                  </m:r>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3</m:t>
                      </m:r>
                    </m:sub>
                  </m:sSub>
                </m:e>
              </m:d>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i3</m:t>
                  </m:r>
                </m:sub>
                <m:sup>
                  <m:r>
                    <w:rPr>
                      <w:rFonts w:ascii="Cambria Math" w:hAnsi="Cambria Math"/>
                    </w:rPr>
                    <m:t>m</m:t>
                  </m:r>
                </m:sup>
              </m:sSub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d>
          <m:d>
            <m:dPr>
              <m:ctrlPr>
                <w:rPr>
                  <w:rFonts w:ascii="Cambria Math" w:hAnsi="Cambria Math"/>
                  <w:i/>
                </w:rPr>
              </m:ctrlPr>
            </m:dPr>
            <m:e>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IAP</m:t>
                      </m:r>
                    </m:e>
                    <m:sub>
                      <m:r>
                        <w:rPr>
                          <w:rFonts w:ascii="Cambria Math" w:hAnsi="Cambria Math"/>
                        </w:rPr>
                        <m:t>i</m:t>
                      </m:r>
                    </m:sub>
                    <m:sup>
                      <m:r>
                        <w:rPr>
                          <w:rFonts w:ascii="Cambria Math" w:hAnsi="Cambria Math"/>
                        </w:rPr>
                        <m:t>m</m:t>
                      </m:r>
                    </m:sup>
                  </m:sSubSup>
                </m:num>
                <m:den>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m</m:t>
                      </m:r>
                    </m:sup>
                  </m:sSubSup>
                </m:den>
              </m:f>
            </m:e>
          </m:d>
        </m:oMath>
      </m:oMathPara>
    </w:p>
    <w:p w14:paraId="3CE07A51" w14:textId="77777777" w:rsidR="00DB1505" w:rsidRPr="00ED3698" w:rsidRDefault="00DB1505" w:rsidP="00DB1505">
      <w:r w:rsidRPr="00ED3698">
        <w:t>The appropriate database entry is (rate data from Chou et al., 1989):</w:t>
      </w:r>
    </w:p>
    <w:p w14:paraId="0AC15351" w14:textId="77777777" w:rsidR="00DB1505" w:rsidRPr="00ED3698" w:rsidRDefault="00DB1505" w:rsidP="00DB1505">
      <w:pPr>
        <w:pStyle w:val="StyleCode"/>
      </w:pPr>
    </w:p>
    <w:p w14:paraId="35A5EE64" w14:textId="61456322" w:rsidR="00DB1505" w:rsidRPr="00ED3698" w:rsidRDefault="00DB1505" w:rsidP="00DB1505">
      <w:pPr>
        <w:pStyle w:val="StyleCode"/>
        <w:rPr>
          <w:lang w:val="en-GB" w:eastAsia="fr-FR"/>
        </w:rPr>
      </w:pPr>
      <w:r w:rsidRPr="00ED3698">
        <w:rPr>
          <w:lang w:val="en-GB" w:eastAsia="fr-FR"/>
        </w:rPr>
        <w:t>'calcite-ch'</w:t>
      </w:r>
    </w:p>
    <w:p w14:paraId="39B7535C" w14:textId="158EDB01" w:rsidR="00DB1505" w:rsidRPr="00ED3698" w:rsidRDefault="00DB1505" w:rsidP="00DB1505">
      <w:pPr>
        <w:pStyle w:val="StyleCode"/>
        <w:rPr>
          <w:lang w:val="en-GB" w:eastAsia="fr-FR"/>
        </w:rPr>
      </w:pPr>
      <w:r w:rsidRPr="00ED3698">
        <w:rPr>
          <w:lang w:val="en-GB" w:eastAsia="fr-FR"/>
        </w:rPr>
        <w:t>'surface'</w:t>
      </w:r>
    </w:p>
    <w:p w14:paraId="4905D2E1" w14:textId="77777777" w:rsidR="00DB1505" w:rsidRPr="00ED3698" w:rsidRDefault="00DB1505" w:rsidP="00DB1505">
      <w:pPr>
        <w:pStyle w:val="StyleCode"/>
        <w:rPr>
          <w:lang w:val="en-GB" w:eastAsia="fr-FR"/>
        </w:rPr>
      </w:pPr>
      <w:r w:rsidRPr="00ED3698">
        <w:rPr>
          <w:lang w:val="en-GB" w:eastAsia="fr-FR"/>
        </w:rPr>
        <w:t>100.0894  2.710</w:t>
      </w:r>
    </w:p>
    <w:p w14:paraId="7F77CF23" w14:textId="0755D823" w:rsidR="00DB1505" w:rsidRPr="00ED3698" w:rsidRDefault="00DB1505" w:rsidP="00DB1505">
      <w:pPr>
        <w:pStyle w:val="StyleCode"/>
        <w:rPr>
          <w:lang w:val="en-GB" w:eastAsia="fr-FR"/>
        </w:rPr>
      </w:pPr>
      <w:r w:rsidRPr="00ED3698">
        <w:rPr>
          <w:lang w:val="en-GB" w:eastAsia="fr-FR"/>
        </w:rPr>
        <w:t>2  'ca+2' 1.000  'co3-2' 1.000</w:t>
      </w:r>
    </w:p>
    <w:p w14:paraId="325263E8" w14:textId="63305BD0" w:rsidR="00DB1505" w:rsidRPr="00ED3698" w:rsidRDefault="00DB1505" w:rsidP="00DB1505">
      <w:pPr>
        <w:pStyle w:val="StyleCode"/>
        <w:rPr>
          <w:lang w:val="en-GB" w:eastAsia="fr-FR"/>
        </w:rPr>
      </w:pPr>
      <w:r w:rsidRPr="00ED3698">
        <w:rPr>
          <w:lang w:val="en-GB" w:eastAsia="fr-FR"/>
        </w:rPr>
        <w:t>'reversible' 8.4600  2.585</w:t>
      </w:r>
    </w:p>
    <w:p w14:paraId="1DCF8E3B" w14:textId="77777777" w:rsidR="00DB1505" w:rsidRPr="00ED3698" w:rsidRDefault="00DB1505" w:rsidP="00DB1505">
      <w:pPr>
        <w:pStyle w:val="StyleCode"/>
        <w:rPr>
          <w:lang w:val="en-GB" w:eastAsia="fr-FR"/>
        </w:rPr>
      </w:pPr>
    </w:p>
    <w:p w14:paraId="3E9023D5" w14:textId="7E587505" w:rsidR="00DB1505" w:rsidRPr="00ED3698" w:rsidRDefault="00DB1505" w:rsidP="00DB1505">
      <w:pPr>
        <w:pStyle w:val="StyleCode"/>
        <w:rPr>
          <w:lang w:val="en-GB" w:eastAsia="fr-FR"/>
        </w:rPr>
      </w:pPr>
      <w:r w:rsidRPr="00ED3698">
        <w:rPr>
          <w:lang w:val="en-GB" w:eastAsia="fr-FR"/>
        </w:rPr>
        <w:t>'parallel reaction pathways' 3</w:t>
      </w:r>
    </w:p>
    <w:p w14:paraId="3ABB7746" w14:textId="77777777" w:rsidR="00DB1505" w:rsidRPr="00ED3698" w:rsidRDefault="00DB1505" w:rsidP="00DB1505">
      <w:pPr>
        <w:pStyle w:val="StyleCode"/>
        <w:rPr>
          <w:lang w:val="en-GB" w:eastAsia="fr-FR"/>
        </w:rPr>
      </w:pPr>
    </w:p>
    <w:p w14:paraId="44DB8A8D" w14:textId="4801FBBC" w:rsidR="00DB1505" w:rsidRPr="00ED3698" w:rsidRDefault="00DB1505" w:rsidP="00DB1505">
      <w:pPr>
        <w:pStyle w:val="StyleCode"/>
        <w:rPr>
          <w:lang w:val="en-GB" w:eastAsia="fr-FR"/>
        </w:rPr>
      </w:pPr>
      <w:r w:rsidRPr="00ED3698">
        <w:rPr>
          <w:lang w:val="en-GB" w:eastAsia="fr-FR"/>
        </w:rPr>
        <w:t>'pathway' 1</w:t>
      </w:r>
    </w:p>
    <w:p w14:paraId="355F200F" w14:textId="5718D619" w:rsidR="00DB1505" w:rsidRPr="00ED3698" w:rsidRDefault="00DB1505" w:rsidP="00DB1505">
      <w:pPr>
        <w:pStyle w:val="StyleCode"/>
        <w:rPr>
          <w:lang w:val="en-GB" w:eastAsia="fr-FR"/>
        </w:rPr>
      </w:pPr>
      <w:r w:rsidRPr="00ED3698">
        <w:rPr>
          <w:lang w:val="en-GB" w:eastAsia="fr-FR"/>
        </w:rPr>
        <w:t>'log rate constant' -0.051</w:t>
      </w:r>
    </w:p>
    <w:p w14:paraId="1D5DBB50" w14:textId="4B1FB811" w:rsidR="00DB1505" w:rsidRPr="00ED3698" w:rsidRDefault="00DB1505" w:rsidP="00DB1505">
      <w:pPr>
        <w:pStyle w:val="StyleCode"/>
        <w:rPr>
          <w:lang w:val="en-GB" w:eastAsia="fr-FR"/>
        </w:rPr>
      </w:pPr>
      <w:r w:rsidRPr="00ED3698">
        <w:rPr>
          <w:lang w:val="en-GB" w:eastAsia="fr-FR"/>
        </w:rPr>
        <w:t>'activation energy' 2.000</w:t>
      </w:r>
    </w:p>
    <w:p w14:paraId="2FE7BA10" w14:textId="690FDF89" w:rsidR="00DB1505" w:rsidRPr="00ED3698" w:rsidRDefault="00DB1505" w:rsidP="00DB1505">
      <w:pPr>
        <w:pStyle w:val="StyleCode"/>
        <w:rPr>
          <w:lang w:val="en-GB" w:eastAsia="fr-FR"/>
        </w:rPr>
      </w:pPr>
      <w:r w:rsidRPr="00ED3698">
        <w:rPr>
          <w:lang w:val="en-GB" w:eastAsia="fr-FR"/>
        </w:rPr>
        <w:t>'fractional C^c' 1</w:t>
      </w:r>
    </w:p>
    <w:p w14:paraId="67D9D505" w14:textId="02F12D42" w:rsidR="00DB1505" w:rsidRPr="00ED3698" w:rsidRDefault="00DB1505" w:rsidP="00DB1505">
      <w:pPr>
        <w:pStyle w:val="StyleCode"/>
        <w:rPr>
          <w:lang w:val="en-GB" w:eastAsia="fr-FR"/>
        </w:rPr>
      </w:pPr>
      <w:r w:rsidRPr="00ED3698">
        <w:rPr>
          <w:lang w:val="en-GB" w:eastAsia="fr-FR"/>
        </w:rPr>
        <w:t>'h+1' 1.000</w:t>
      </w:r>
    </w:p>
    <w:p w14:paraId="2ACE1F86" w14:textId="3E2CD9FD" w:rsidR="00DB1505" w:rsidRPr="00ED3698" w:rsidRDefault="00DB1505" w:rsidP="00DB1505">
      <w:pPr>
        <w:pStyle w:val="StyleCode"/>
        <w:rPr>
          <w:lang w:val="en-GB" w:eastAsia="fr-FR"/>
        </w:rPr>
      </w:pPr>
      <w:r w:rsidRPr="00ED3698">
        <w:rPr>
          <w:lang w:val="en-GB" w:eastAsia="fr-FR"/>
        </w:rPr>
        <w:t>'end pathway'</w:t>
      </w:r>
    </w:p>
    <w:p w14:paraId="409C1113" w14:textId="77777777" w:rsidR="00DB1505" w:rsidRPr="00ED3698" w:rsidRDefault="00DB1505" w:rsidP="00DB1505">
      <w:pPr>
        <w:pStyle w:val="StyleCode"/>
        <w:rPr>
          <w:lang w:val="en-GB" w:eastAsia="fr-FR"/>
        </w:rPr>
      </w:pPr>
    </w:p>
    <w:p w14:paraId="3E47E4FD" w14:textId="56A4F5B4" w:rsidR="00DB1505" w:rsidRPr="00ED3698" w:rsidRDefault="00DB1505" w:rsidP="00DB1505">
      <w:pPr>
        <w:pStyle w:val="StyleCode"/>
        <w:rPr>
          <w:lang w:val="en-GB" w:eastAsia="fr-FR"/>
        </w:rPr>
      </w:pPr>
      <w:r w:rsidRPr="00ED3698">
        <w:rPr>
          <w:lang w:val="en-GB" w:eastAsia="fr-FR"/>
        </w:rPr>
        <w:t>'pathway' 2</w:t>
      </w:r>
    </w:p>
    <w:p w14:paraId="672884A4" w14:textId="7C087B54" w:rsidR="00DB1505" w:rsidRPr="00ED3698" w:rsidRDefault="00DB1505" w:rsidP="00DB1505">
      <w:pPr>
        <w:pStyle w:val="StyleCode"/>
        <w:rPr>
          <w:lang w:val="en-GB" w:eastAsia="fr-FR"/>
        </w:rPr>
      </w:pPr>
      <w:r w:rsidRPr="00ED3698">
        <w:rPr>
          <w:lang w:val="en-GB" w:eastAsia="fr-FR"/>
        </w:rPr>
        <w:t>'log rate constant'  -6.187</w:t>
      </w:r>
    </w:p>
    <w:p w14:paraId="18757367" w14:textId="29100286" w:rsidR="00DB1505" w:rsidRPr="00ED3698" w:rsidRDefault="00DB1505" w:rsidP="00DB1505">
      <w:pPr>
        <w:pStyle w:val="StyleCode"/>
        <w:rPr>
          <w:lang w:val="en-GB" w:eastAsia="fr-FR"/>
        </w:rPr>
      </w:pPr>
      <w:r w:rsidRPr="00ED3698">
        <w:rPr>
          <w:lang w:val="en-GB" w:eastAsia="fr-FR"/>
        </w:rPr>
        <w:t>'activation energy' 2.000</w:t>
      </w:r>
    </w:p>
    <w:p w14:paraId="6CD8F881" w14:textId="65F84DAD" w:rsidR="00DB1505" w:rsidRPr="00ED3698" w:rsidRDefault="00DB1505" w:rsidP="00DB1505">
      <w:pPr>
        <w:pStyle w:val="StyleCode"/>
        <w:rPr>
          <w:lang w:val="en-GB" w:eastAsia="fr-FR"/>
        </w:rPr>
      </w:pPr>
      <w:r w:rsidRPr="00ED3698">
        <w:rPr>
          <w:lang w:val="en-GB" w:eastAsia="fr-FR"/>
        </w:rPr>
        <w:t>'fractional C^c' 1</w:t>
      </w:r>
    </w:p>
    <w:p w14:paraId="5AC24EA5" w14:textId="118AA547" w:rsidR="00DB1505" w:rsidRPr="00ED3698" w:rsidRDefault="00DB1505" w:rsidP="00DB1505">
      <w:pPr>
        <w:pStyle w:val="StyleCode"/>
        <w:rPr>
          <w:lang w:val="en-GB" w:eastAsia="fr-FR"/>
        </w:rPr>
      </w:pPr>
      <w:r w:rsidRPr="00ED3698">
        <w:rPr>
          <w:lang w:val="en-GB" w:eastAsia="fr-FR"/>
        </w:rPr>
        <w:t>'h2o' 1.000</w:t>
      </w:r>
    </w:p>
    <w:p w14:paraId="6B4FEB6D" w14:textId="2A053B41" w:rsidR="00DB1505" w:rsidRPr="00ED3698" w:rsidRDefault="00DB1505" w:rsidP="00DB1505">
      <w:pPr>
        <w:pStyle w:val="StyleCode"/>
        <w:rPr>
          <w:lang w:val="en-GB" w:eastAsia="fr-FR"/>
        </w:rPr>
      </w:pPr>
      <w:r w:rsidRPr="00ED3698">
        <w:rPr>
          <w:lang w:val="en-GB" w:eastAsia="fr-FR"/>
        </w:rPr>
        <w:t>'end pathway'</w:t>
      </w:r>
    </w:p>
    <w:p w14:paraId="7407AC7B" w14:textId="77777777" w:rsidR="00DB1505" w:rsidRPr="00ED3698" w:rsidRDefault="00DB1505" w:rsidP="00DB1505">
      <w:pPr>
        <w:pStyle w:val="StyleCode"/>
        <w:rPr>
          <w:lang w:val="en-GB" w:eastAsia="fr-FR"/>
        </w:rPr>
      </w:pPr>
    </w:p>
    <w:p w14:paraId="6570DC7F" w14:textId="2B3F4F22" w:rsidR="00DB1505" w:rsidRPr="00ED3698" w:rsidRDefault="00DB1505" w:rsidP="00DB1505">
      <w:pPr>
        <w:pStyle w:val="StyleCode"/>
        <w:rPr>
          <w:lang w:val="en-GB" w:eastAsia="fr-FR"/>
        </w:rPr>
      </w:pPr>
      <w:r w:rsidRPr="00ED3698">
        <w:rPr>
          <w:lang w:val="en-GB" w:eastAsia="fr-FR"/>
        </w:rPr>
        <w:t>'pathway' 3</w:t>
      </w:r>
    </w:p>
    <w:p w14:paraId="35C7F10B" w14:textId="3DDAB6FB" w:rsidR="00DB1505" w:rsidRPr="00ED3698" w:rsidRDefault="00DB1505" w:rsidP="00DB1505">
      <w:pPr>
        <w:pStyle w:val="StyleCode"/>
        <w:rPr>
          <w:lang w:val="en-GB" w:eastAsia="fr-FR"/>
        </w:rPr>
      </w:pPr>
      <w:r w:rsidRPr="00ED3698">
        <w:rPr>
          <w:lang w:val="en-GB" w:eastAsia="fr-FR"/>
        </w:rPr>
        <w:t>'log rate constant'  -3.301</w:t>
      </w:r>
    </w:p>
    <w:p w14:paraId="527704F8" w14:textId="4DA53308" w:rsidR="00DB1505" w:rsidRPr="00ED3698" w:rsidRDefault="00DB1505" w:rsidP="00DB1505">
      <w:pPr>
        <w:pStyle w:val="StyleCode"/>
        <w:rPr>
          <w:lang w:val="en-GB" w:eastAsia="fr-FR"/>
        </w:rPr>
      </w:pPr>
      <w:r w:rsidRPr="00ED3698">
        <w:rPr>
          <w:lang w:val="en-GB" w:eastAsia="fr-FR"/>
        </w:rPr>
        <w:t>'activation energy' 2.000</w:t>
      </w:r>
    </w:p>
    <w:p w14:paraId="3B066CFE" w14:textId="004AEDD9" w:rsidR="00DB1505" w:rsidRPr="00ED3698" w:rsidRDefault="00DB1505" w:rsidP="00DB1505">
      <w:pPr>
        <w:pStyle w:val="StyleCode"/>
        <w:rPr>
          <w:lang w:val="en-GB" w:eastAsia="fr-FR"/>
        </w:rPr>
      </w:pPr>
      <w:r w:rsidRPr="00ED3698">
        <w:rPr>
          <w:lang w:val="en-GB" w:eastAsia="fr-FR"/>
        </w:rPr>
        <w:t>'fractional C^x' 1</w:t>
      </w:r>
    </w:p>
    <w:p w14:paraId="00903062" w14:textId="0CC6165B" w:rsidR="00DB1505" w:rsidRPr="00ED3698" w:rsidRDefault="00DB1505" w:rsidP="00DB1505">
      <w:pPr>
        <w:pStyle w:val="StyleCode"/>
        <w:rPr>
          <w:lang w:val="en-GB" w:eastAsia="fr-FR"/>
        </w:rPr>
      </w:pPr>
      <w:r w:rsidRPr="00ED3698">
        <w:rPr>
          <w:lang w:val="en-GB" w:eastAsia="fr-FR"/>
        </w:rPr>
        <w:t>'h2co3aq' 1.000</w:t>
      </w:r>
    </w:p>
    <w:p w14:paraId="369CC67E" w14:textId="0AD48D9C" w:rsidR="00DB1505" w:rsidRPr="00ED3698" w:rsidRDefault="00DB1505" w:rsidP="00DB1505">
      <w:pPr>
        <w:pStyle w:val="StyleCode"/>
        <w:rPr>
          <w:lang w:val="en-GB" w:eastAsia="fr-FR"/>
        </w:rPr>
      </w:pPr>
      <w:r w:rsidRPr="00ED3698">
        <w:rPr>
          <w:lang w:val="en-GB" w:eastAsia="fr-FR"/>
        </w:rPr>
        <w:t>'end pathway'</w:t>
      </w:r>
    </w:p>
    <w:p w14:paraId="37778DAB" w14:textId="77777777" w:rsidR="00DB1505" w:rsidRPr="00ED3698" w:rsidRDefault="00DB1505" w:rsidP="00DB1505">
      <w:pPr>
        <w:pStyle w:val="StyleCode"/>
      </w:pPr>
    </w:p>
    <w:p w14:paraId="0082996A" w14:textId="318E27E2" w:rsidR="00DB1505" w:rsidRPr="00ED3698" w:rsidRDefault="00E8720C" w:rsidP="00DB1505">
      <w:r>
        <w:t>Besides</w:t>
      </w:r>
      <w:r w:rsidR="00DB1505" w:rsidRPr="00ED3698">
        <w:t xml:space="preserve"> the standard database entry, the activation energy is defined (2.000, Plummer et al., 1978). </w:t>
      </w:r>
      <w:r w:rsidR="00DB1505" w:rsidRPr="00ED3698">
        <w:lastRenderedPageBreak/>
        <w:t xml:space="preserve">The three parallel reaction pathways are included. The first and second pathways </w:t>
      </w:r>
      <w:r>
        <w:t>depend</w:t>
      </w:r>
      <w:r w:rsidR="00DB1505" w:rsidRPr="00ED3698">
        <w:t xml:space="preserve"> on the activity of protons and water (dependent on one component as species in </w:t>
      </w:r>
      <w:r>
        <w:t xml:space="preserve">the </w:t>
      </w:r>
      <w:r w:rsidR="00DB1505" w:rsidRPr="00ED3698">
        <w:t>solution;</w:t>
      </w:r>
      <w:r w:rsidR="00DB1505" w:rsidRPr="00ED3698">
        <w:rPr>
          <w:sz w:val="16"/>
          <w:szCs w:val="16"/>
          <w:lang w:val="en-GB" w:eastAsia="fr-FR"/>
        </w:rPr>
        <w:t xml:space="preserve"> </w:t>
      </w:r>
      <w:r>
        <w:rPr>
          <w:sz w:val="16"/>
          <w:szCs w:val="16"/>
          <w:lang w:val="en-GB" w:eastAsia="fr-FR"/>
        </w:rPr>
        <w:t>‘</w:t>
      </w:r>
      <w:r w:rsidR="00DB1505" w:rsidRPr="00ED3698">
        <w:rPr>
          <w:lang w:val="en-GB" w:eastAsia="fr-FR"/>
        </w:rPr>
        <w:t>fractional C^c</w:t>
      </w:r>
      <w:r>
        <w:rPr>
          <w:lang w:val="en-GB" w:eastAsia="fr-FR"/>
        </w:rPr>
        <w:t>’</w:t>
      </w:r>
      <w:r w:rsidR="00DB1505" w:rsidRPr="00ED3698">
        <w:t xml:space="preserve">) while the entry for the third reaction pathway is set to </w:t>
      </w:r>
      <w:r w:rsidR="00933344">
        <w:rPr>
          <w:lang w:val="en-GB" w:eastAsia="fr-FR"/>
        </w:rPr>
        <w:t>‘</w:t>
      </w:r>
      <w:r w:rsidR="00DB1505" w:rsidRPr="00ED3698">
        <w:rPr>
          <w:lang w:val="en-GB" w:eastAsia="fr-FR"/>
        </w:rPr>
        <w:t>fractional C^x</w:t>
      </w:r>
      <w:r>
        <w:rPr>
          <w:lang w:val="en-GB" w:eastAsia="fr-FR"/>
        </w:rPr>
        <w:t>,</w:t>
      </w:r>
      <w:r w:rsidR="00933344">
        <w:rPr>
          <w:lang w:val="en-GB" w:eastAsia="fr-FR"/>
        </w:rPr>
        <w:t>’</w:t>
      </w:r>
      <w:r w:rsidR="00DB1505" w:rsidRPr="00ED3698">
        <w:t xml:space="preserve"> because the reaction shows a dependence on the aqueous complex ‘h2co3aq’ (a secondary species in the </w:t>
      </w:r>
      <w:r w:rsidR="00DB1505">
        <w:t xml:space="preserve">MIN3P-THCm </w:t>
      </w:r>
      <w:r w:rsidR="00DB1505" w:rsidRPr="00ED3698">
        <w:t>notation). The rate constants for the reactions are also provided (mass units: mol, time units: seconds) per unit surface area of the mineral (m</w:t>
      </w:r>
      <w:r w:rsidR="00DB1505" w:rsidRPr="00ED3698">
        <w:rPr>
          <w:vertAlign w:val="superscript"/>
        </w:rPr>
        <w:t>2</w:t>
      </w:r>
      <w:r w:rsidR="00EB5262">
        <w:rPr>
          <w:vertAlign w:val="superscript"/>
        </w:rPr>
        <w:t xml:space="preserve"> </w:t>
      </w:r>
      <w:r w:rsidR="00EB5262">
        <w:t>L</w:t>
      </w:r>
      <w:r w:rsidR="00EB5262">
        <w:rPr>
          <w:vertAlign w:val="superscript"/>
        </w:rPr>
        <w:t xml:space="preserve">-1 </w:t>
      </w:r>
      <w:r w:rsidR="00EB5262">
        <w:t>bulk</w:t>
      </w:r>
      <w:r w:rsidR="00DB1505" w:rsidRPr="00ED3698">
        <w:t xml:space="preserve">) with the </w:t>
      </w:r>
      <w:r>
        <w:t>keyword</w:t>
      </w:r>
      <w:r w:rsidR="00DB1505" w:rsidRPr="00ED3698">
        <w:t xml:space="preserve"> </w:t>
      </w:r>
      <w:r w:rsidR="00933344">
        <w:rPr>
          <w:lang w:val="en-GB" w:eastAsia="fr-FR"/>
        </w:rPr>
        <w:t>‘</w:t>
      </w:r>
      <w:r w:rsidR="00DB1505" w:rsidRPr="00ED3698">
        <w:rPr>
          <w:lang w:val="en-GB" w:eastAsia="fr-FR"/>
        </w:rPr>
        <w:t>log rate constant</w:t>
      </w:r>
      <w:r w:rsidRPr="00ED3698">
        <w:t>.</w:t>
      </w:r>
      <w:r w:rsidR="00933344">
        <w:rPr>
          <w:lang w:val="en-GB" w:eastAsia="fr-FR"/>
        </w:rPr>
        <w:t>’</w:t>
      </w:r>
      <w:r w:rsidR="00DB1505" w:rsidRPr="00ED3698">
        <w:t xml:space="preserve"> The activation energy is also specified by means of the </w:t>
      </w:r>
      <w:r>
        <w:t>keyword</w:t>
      </w:r>
      <w:r w:rsidR="00DB1505" w:rsidRPr="00ED3698">
        <w:t xml:space="preserve"> </w:t>
      </w:r>
      <w:r w:rsidR="00933344">
        <w:rPr>
          <w:lang w:val="en-GB" w:eastAsia="fr-FR"/>
        </w:rPr>
        <w:t>‘</w:t>
      </w:r>
      <w:r w:rsidR="00DB1505" w:rsidRPr="00ED3698">
        <w:rPr>
          <w:lang w:val="en-GB" w:eastAsia="fr-FR"/>
        </w:rPr>
        <w:t>activation energy</w:t>
      </w:r>
      <w:r w:rsidRPr="00ED3698">
        <w:rPr>
          <w:szCs w:val="24"/>
          <w:lang w:val="en-GB" w:eastAsia="fr-FR"/>
        </w:rPr>
        <w:t>.</w:t>
      </w:r>
      <w:r w:rsidR="00933344">
        <w:rPr>
          <w:lang w:val="en-GB" w:eastAsia="fr-FR"/>
        </w:rPr>
        <w:t>’</w:t>
      </w:r>
    </w:p>
    <w:p w14:paraId="2D442524" w14:textId="77777777" w:rsidR="00DB1505" w:rsidRDefault="00DB1505" w:rsidP="00DB1505">
      <w:r w:rsidRPr="00ED3698">
        <w:t>The irreversible, pH-dependent dissolution of albite can be defined by the rate expression:</w:t>
      </w:r>
    </w:p>
    <w:p w14:paraId="4E9A30C2" w14:textId="0AEF0AED" w:rsidR="00B62B0D" w:rsidRPr="00ED3698" w:rsidRDefault="00000000" w:rsidP="00DB1505">
      <m:oMathPara>
        <m:oMath>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m</m:t>
              </m:r>
            </m:sup>
          </m:sSubSup>
          <m:r>
            <w:rPr>
              <w:rFonts w:ascii="Cambria Math" w:hAnsi="Cambria Math"/>
            </w:rPr>
            <m:t>=-max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d>
                <m:dPr>
                  <m:begChr m:val="["/>
                  <m:endChr m:val="]"/>
                  <m:ctrlPr>
                    <w:rPr>
                      <w:rFonts w:ascii="Cambria Math" w:hAnsi="Cambria Math"/>
                      <w:i/>
                    </w:rPr>
                  </m:ctrlPr>
                </m:dPr>
                <m:e>
                  <m:d>
                    <m:dPr>
                      <m:ctrlPr>
                        <w:rPr>
                          <w:rFonts w:ascii="Cambria Math" w:hAnsi="Cambria Math"/>
                          <w:i/>
                        </w:rPr>
                      </m:ctrlPr>
                    </m:dPr>
                    <m:e>
                      <m:sSubSup>
                        <m:sSubSupPr>
                          <m:ctrlPr>
                            <w:rPr>
                              <w:rFonts w:ascii="Cambria Math" w:hAnsi="Cambria Math"/>
                              <w:i/>
                            </w:rPr>
                          </m:ctrlPr>
                        </m:sSubSupPr>
                        <m:e>
                          <m:r>
                            <w:rPr>
                              <w:rFonts w:ascii="Cambria Math" w:hAnsi="Cambria Math"/>
                            </w:rPr>
                            <m:t>k</m:t>
                          </m:r>
                        </m:e>
                        <m:sub>
                          <m:r>
                            <w:rPr>
                              <w:rFonts w:ascii="Cambria Math" w:hAnsi="Cambria Math"/>
                            </w:rPr>
                            <m:t>i1</m:t>
                          </m:r>
                        </m:sub>
                        <m:sup>
                          <m:r>
                            <w:rPr>
                              <w:rFonts w:ascii="Cambria Math" w:hAnsi="Cambria Math"/>
                            </w:rPr>
                            <m:t>m</m:t>
                          </m:r>
                        </m:sup>
                      </m:sSubSup>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sup>
                          <m:r>
                            <w:rPr>
                              <w:rFonts w:ascii="Cambria Math" w:hAnsi="Cambria Math"/>
                            </w:rPr>
                            <m:t>0.49</m:t>
                          </m:r>
                        </m:sup>
                      </m:s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i2</m:t>
                          </m:r>
                        </m:sub>
                        <m:sup>
                          <m:r>
                            <w:rPr>
                              <w:rFonts w:ascii="Cambria Math" w:hAnsi="Cambria Math"/>
                            </w:rPr>
                            <m:t>m</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i3</m:t>
                          </m:r>
                        </m:sub>
                        <m:sup>
                          <m:r>
                            <w:rPr>
                              <w:rFonts w:ascii="Cambria Math" w:hAnsi="Cambria Math"/>
                            </w:rPr>
                            <m:t>m</m:t>
                          </m:r>
                        </m:sup>
                      </m:sSubSup>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OH</m:t>
                                  </m:r>
                                </m:e>
                                <m:sup>
                                  <m:r>
                                    <w:rPr>
                                      <w:rFonts w:ascii="Cambria Math" w:hAnsi="Cambria Math"/>
                                    </w:rPr>
                                    <m:t>-</m:t>
                                  </m:r>
                                </m:sup>
                              </m:sSup>
                            </m:e>
                          </m:d>
                        </m:e>
                        <m:sup>
                          <m:r>
                            <w:rPr>
                              <w:rFonts w:ascii="Cambria Math" w:hAnsi="Cambria Math"/>
                            </w:rPr>
                            <m:t>-0.30</m:t>
                          </m:r>
                        </m:sup>
                      </m:sSup>
                    </m:e>
                  </m:d>
                  <m:d>
                    <m:dPr>
                      <m:ctrlPr>
                        <w:rPr>
                          <w:rFonts w:ascii="Cambria Math" w:hAnsi="Cambria Math"/>
                          <w:i/>
                        </w:rPr>
                      </m:ctrlPr>
                    </m:dPr>
                    <m:e>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IAP</m:t>
                              </m:r>
                            </m:e>
                            <m:sub>
                              <m:r>
                                <w:rPr>
                                  <w:rFonts w:ascii="Cambria Math" w:hAnsi="Cambria Math"/>
                                </w:rPr>
                                <m:t>i</m:t>
                              </m:r>
                            </m:sub>
                            <m:sup>
                              <m:r>
                                <w:rPr>
                                  <w:rFonts w:ascii="Cambria Math" w:hAnsi="Cambria Math"/>
                                </w:rPr>
                                <m:t>m</m:t>
                              </m:r>
                            </m:sup>
                          </m:sSubSup>
                        </m:num>
                        <m:den>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m</m:t>
                              </m:r>
                            </m:sup>
                          </m:sSubSup>
                        </m:den>
                      </m:f>
                    </m:e>
                  </m:d>
                </m:e>
              </m:d>
              <m:r>
                <w:rPr>
                  <w:rFonts w:ascii="Cambria Math" w:hAnsi="Cambria Math"/>
                </w:rPr>
                <m:t>, 0</m:t>
              </m:r>
            </m:e>
          </m:d>
        </m:oMath>
      </m:oMathPara>
    </w:p>
    <w:p w14:paraId="18A620C4" w14:textId="77777777" w:rsidR="00DB1505" w:rsidRPr="00ED3698" w:rsidRDefault="00DB1505" w:rsidP="00DB1505">
      <w:r w:rsidRPr="00ED3698">
        <w:t>The appropriate database entry is:</w:t>
      </w:r>
    </w:p>
    <w:p w14:paraId="3843BEDB" w14:textId="77777777" w:rsidR="00DB1505" w:rsidRPr="00ED3698" w:rsidRDefault="00DB1505" w:rsidP="00DB1505">
      <w:pPr>
        <w:pStyle w:val="StyleCode"/>
      </w:pPr>
    </w:p>
    <w:p w14:paraId="19FDA9DF" w14:textId="56D4E8A3" w:rsidR="00DB1505" w:rsidRPr="00ED3698" w:rsidRDefault="00DB1505" w:rsidP="00DB1505">
      <w:pPr>
        <w:pStyle w:val="StyleCode"/>
        <w:rPr>
          <w:lang w:val="pt-BR" w:eastAsia="fr-FR"/>
        </w:rPr>
      </w:pPr>
      <w:r w:rsidRPr="00ED3698">
        <w:rPr>
          <w:lang w:val="pt-BR" w:eastAsia="fr-FR"/>
        </w:rPr>
        <w:t>'albite-ph-d'</w:t>
      </w:r>
    </w:p>
    <w:p w14:paraId="336A84C3" w14:textId="75AF9115" w:rsidR="00DB1505" w:rsidRPr="00ED3698" w:rsidRDefault="00DB1505" w:rsidP="00DB1505">
      <w:pPr>
        <w:pStyle w:val="StyleCode"/>
        <w:rPr>
          <w:lang w:val="pt-BR" w:eastAsia="fr-FR"/>
        </w:rPr>
      </w:pPr>
      <w:r w:rsidRPr="00ED3698">
        <w:rPr>
          <w:lang w:val="pt-BR" w:eastAsia="fr-FR"/>
        </w:rPr>
        <w:t>'surface'</w:t>
      </w:r>
    </w:p>
    <w:p w14:paraId="187401E3" w14:textId="77777777" w:rsidR="00DB1505" w:rsidRPr="00ED3698" w:rsidRDefault="00DB1505" w:rsidP="00DB1505">
      <w:pPr>
        <w:pStyle w:val="StyleCode"/>
        <w:rPr>
          <w:lang w:val="pt-BR" w:eastAsia="fr-FR"/>
        </w:rPr>
      </w:pPr>
      <w:r w:rsidRPr="00ED3698">
        <w:rPr>
          <w:lang w:val="pt-BR" w:eastAsia="fr-FR"/>
        </w:rPr>
        <w:t>262.2250  2.620</w:t>
      </w:r>
    </w:p>
    <w:p w14:paraId="35791B29" w14:textId="2677DE44" w:rsidR="00DB1505" w:rsidRPr="00ED3698" w:rsidRDefault="00DB1505" w:rsidP="00DB1505">
      <w:pPr>
        <w:pStyle w:val="StyleCode"/>
        <w:rPr>
          <w:lang w:val="pt-BR" w:eastAsia="fr-FR"/>
        </w:rPr>
      </w:pPr>
      <w:r w:rsidRPr="00ED3698">
        <w:rPr>
          <w:lang w:val="pt-BR" w:eastAsia="fr-FR"/>
        </w:rPr>
        <w:t>5  'na+1' 1.000  'al+3' 1.000  'h4sio4' 3.000  'h+1' -4.000  'h2o' -4.000</w:t>
      </w:r>
    </w:p>
    <w:p w14:paraId="0213C87E" w14:textId="2E11AEF2" w:rsidR="00DB1505" w:rsidRPr="007C439D" w:rsidRDefault="00DB1505" w:rsidP="00DB1505">
      <w:pPr>
        <w:pStyle w:val="StyleCode"/>
        <w:rPr>
          <w:lang w:val="en-US" w:eastAsia="fr-FR"/>
        </w:rPr>
      </w:pPr>
      <w:r w:rsidRPr="007C439D">
        <w:rPr>
          <w:lang w:val="en-US" w:eastAsia="fr-FR"/>
        </w:rPr>
        <w:t>'irreversible dissolution - log K control '  -2.5920  17.400</w:t>
      </w:r>
    </w:p>
    <w:p w14:paraId="4BFF4005" w14:textId="77777777" w:rsidR="00DB1505" w:rsidRPr="007C439D" w:rsidRDefault="00DB1505" w:rsidP="00DB1505">
      <w:pPr>
        <w:pStyle w:val="StyleCode"/>
        <w:rPr>
          <w:lang w:val="en-US" w:eastAsia="fr-FR"/>
        </w:rPr>
      </w:pPr>
    </w:p>
    <w:p w14:paraId="1A47ED24" w14:textId="4CBEBD4D" w:rsidR="00DB1505" w:rsidRPr="00ED3698" w:rsidRDefault="00DB1505" w:rsidP="00DB1505">
      <w:pPr>
        <w:pStyle w:val="StyleCode"/>
        <w:rPr>
          <w:lang w:val="en-GB" w:eastAsia="fr-FR"/>
        </w:rPr>
      </w:pPr>
      <w:r w:rsidRPr="00ED3698">
        <w:rPr>
          <w:lang w:val="en-GB" w:eastAsia="fr-FR"/>
        </w:rPr>
        <w:t>'parallel reaction pathways' 3</w:t>
      </w:r>
    </w:p>
    <w:p w14:paraId="54614915" w14:textId="77777777" w:rsidR="00DB1505" w:rsidRPr="00ED3698" w:rsidRDefault="00DB1505" w:rsidP="00DB1505">
      <w:pPr>
        <w:pStyle w:val="StyleCode"/>
        <w:rPr>
          <w:lang w:val="en-GB" w:eastAsia="fr-FR"/>
        </w:rPr>
      </w:pPr>
    </w:p>
    <w:p w14:paraId="333D7DA7" w14:textId="27A39DA2" w:rsidR="00DB1505" w:rsidRPr="00ED3698" w:rsidRDefault="00DB1505" w:rsidP="00DB1505">
      <w:pPr>
        <w:pStyle w:val="StyleCode"/>
        <w:rPr>
          <w:lang w:val="en-GB" w:eastAsia="fr-FR"/>
        </w:rPr>
      </w:pPr>
      <w:r w:rsidRPr="00ED3698">
        <w:rPr>
          <w:lang w:val="en-GB" w:eastAsia="fr-FR"/>
        </w:rPr>
        <w:t>'pathway' 1</w:t>
      </w:r>
    </w:p>
    <w:p w14:paraId="590A2D08" w14:textId="05B254C6" w:rsidR="00DB1505" w:rsidRPr="00ED3698" w:rsidRDefault="00DB1505" w:rsidP="00DB1505">
      <w:pPr>
        <w:pStyle w:val="StyleCode"/>
        <w:rPr>
          <w:lang w:val="en-GB" w:eastAsia="fr-FR"/>
        </w:rPr>
      </w:pPr>
      <w:r w:rsidRPr="00ED3698">
        <w:rPr>
          <w:lang w:val="en-GB" w:eastAsia="fr-FR"/>
        </w:rPr>
        <w:t>'log rate constant'  -9.690</w:t>
      </w:r>
    </w:p>
    <w:p w14:paraId="766E830A" w14:textId="0F38AEC0" w:rsidR="00DB1505" w:rsidRPr="00ED3698" w:rsidRDefault="00DB1505" w:rsidP="00DB1505">
      <w:pPr>
        <w:pStyle w:val="StyleCode"/>
        <w:rPr>
          <w:lang w:val="en-GB" w:eastAsia="fr-FR"/>
        </w:rPr>
      </w:pPr>
      <w:r w:rsidRPr="00ED3698">
        <w:rPr>
          <w:lang w:val="en-GB" w:eastAsia="fr-FR"/>
        </w:rPr>
        <w:t>'activation energy' 13.900</w:t>
      </w:r>
    </w:p>
    <w:p w14:paraId="08A60F7F" w14:textId="42157315" w:rsidR="00DB1505" w:rsidRPr="00ED3698" w:rsidRDefault="00DB1505" w:rsidP="00DB1505">
      <w:pPr>
        <w:pStyle w:val="StyleCode"/>
        <w:rPr>
          <w:lang w:val="en-GB" w:eastAsia="fr-FR"/>
        </w:rPr>
      </w:pPr>
      <w:r w:rsidRPr="00ED3698">
        <w:rPr>
          <w:lang w:val="en-GB" w:eastAsia="fr-FR"/>
        </w:rPr>
        <w:t>'fractional C^c' 1</w:t>
      </w:r>
    </w:p>
    <w:p w14:paraId="65AD2E29" w14:textId="56ABEE13" w:rsidR="00DB1505" w:rsidRPr="00ED3698" w:rsidRDefault="00DB1505" w:rsidP="00DB1505">
      <w:pPr>
        <w:pStyle w:val="StyleCode"/>
        <w:rPr>
          <w:lang w:val="en-GB" w:eastAsia="fr-FR"/>
        </w:rPr>
      </w:pPr>
      <w:r w:rsidRPr="00ED3698">
        <w:rPr>
          <w:lang w:val="en-GB" w:eastAsia="fr-FR"/>
        </w:rPr>
        <w:t>'h+1'  0.490</w:t>
      </w:r>
    </w:p>
    <w:p w14:paraId="3FD0CF7C" w14:textId="522AD0A0" w:rsidR="00DB1505" w:rsidRPr="00ED3698" w:rsidRDefault="00DB1505" w:rsidP="00DB1505">
      <w:pPr>
        <w:pStyle w:val="StyleCode"/>
        <w:rPr>
          <w:lang w:val="en-GB" w:eastAsia="fr-FR"/>
        </w:rPr>
      </w:pPr>
      <w:r w:rsidRPr="00ED3698">
        <w:rPr>
          <w:lang w:val="en-GB" w:eastAsia="fr-FR"/>
        </w:rPr>
        <w:t>'end pathway'</w:t>
      </w:r>
    </w:p>
    <w:p w14:paraId="48B493CD" w14:textId="77777777" w:rsidR="00DB1505" w:rsidRPr="00ED3698" w:rsidRDefault="00DB1505" w:rsidP="00DB1505">
      <w:pPr>
        <w:pStyle w:val="StyleCode"/>
        <w:rPr>
          <w:lang w:val="en-GB" w:eastAsia="fr-FR"/>
        </w:rPr>
      </w:pPr>
    </w:p>
    <w:p w14:paraId="5296EB73" w14:textId="3F9E7A8E" w:rsidR="00DB1505" w:rsidRPr="00ED3698" w:rsidRDefault="00DB1505" w:rsidP="00DB1505">
      <w:pPr>
        <w:pStyle w:val="StyleCode"/>
        <w:rPr>
          <w:lang w:val="en-GB" w:eastAsia="fr-FR"/>
        </w:rPr>
      </w:pPr>
      <w:r w:rsidRPr="00ED3698">
        <w:rPr>
          <w:lang w:val="en-GB" w:eastAsia="fr-FR"/>
        </w:rPr>
        <w:t>'pathway' 2</w:t>
      </w:r>
    </w:p>
    <w:p w14:paraId="02D37BAA" w14:textId="01DA6369" w:rsidR="00DB1505" w:rsidRPr="00ED3698" w:rsidRDefault="00DB1505" w:rsidP="00DB1505">
      <w:pPr>
        <w:pStyle w:val="StyleCode"/>
        <w:rPr>
          <w:lang w:val="en-GB" w:eastAsia="fr-FR"/>
        </w:rPr>
      </w:pPr>
      <w:r w:rsidRPr="00ED3698">
        <w:rPr>
          <w:lang w:val="en-GB" w:eastAsia="fr-FR"/>
        </w:rPr>
        <w:t>'log rate constant' -14.150</w:t>
      </w:r>
    </w:p>
    <w:p w14:paraId="063BD6EB" w14:textId="394DF5C4" w:rsidR="00DB1505" w:rsidRPr="00ED3698" w:rsidRDefault="00DB1505" w:rsidP="00DB1505">
      <w:pPr>
        <w:pStyle w:val="StyleCode"/>
        <w:rPr>
          <w:lang w:val="en-GB" w:eastAsia="fr-FR"/>
        </w:rPr>
      </w:pPr>
      <w:r w:rsidRPr="00ED3698">
        <w:rPr>
          <w:lang w:val="en-GB" w:eastAsia="fr-FR"/>
        </w:rPr>
        <w:t>'activation energy' 13.900</w:t>
      </w:r>
    </w:p>
    <w:p w14:paraId="40B0A4A7" w14:textId="1231495B" w:rsidR="00DB1505" w:rsidRPr="00ED3698" w:rsidRDefault="00DB1505" w:rsidP="00DB1505">
      <w:pPr>
        <w:pStyle w:val="StyleCode"/>
        <w:rPr>
          <w:lang w:val="en-GB" w:eastAsia="fr-FR"/>
        </w:rPr>
      </w:pPr>
      <w:r w:rsidRPr="00ED3698">
        <w:rPr>
          <w:lang w:val="en-GB" w:eastAsia="fr-FR"/>
        </w:rPr>
        <w:t>'fractional C^x'  1</w:t>
      </w:r>
    </w:p>
    <w:p w14:paraId="53A97CBD" w14:textId="00D41403" w:rsidR="00DB1505" w:rsidRPr="00ED3698" w:rsidRDefault="00DB1505" w:rsidP="00DB1505">
      <w:pPr>
        <w:pStyle w:val="StyleCode"/>
        <w:rPr>
          <w:lang w:val="en-GB" w:eastAsia="fr-FR"/>
        </w:rPr>
      </w:pPr>
      <w:r w:rsidRPr="00ED3698">
        <w:rPr>
          <w:lang w:val="en-GB" w:eastAsia="fr-FR"/>
        </w:rPr>
        <w:t>'oh-1' -0.300</w:t>
      </w:r>
    </w:p>
    <w:p w14:paraId="282346AA" w14:textId="07EC0D51" w:rsidR="00DB1505" w:rsidRPr="00ED3698" w:rsidRDefault="00DB1505" w:rsidP="00DB1505">
      <w:pPr>
        <w:pStyle w:val="StyleCode"/>
        <w:rPr>
          <w:lang w:val="en-GB" w:eastAsia="fr-FR"/>
        </w:rPr>
      </w:pPr>
      <w:r w:rsidRPr="00ED3698">
        <w:rPr>
          <w:lang w:val="en-GB" w:eastAsia="fr-FR"/>
        </w:rPr>
        <w:t>'end pathway'</w:t>
      </w:r>
    </w:p>
    <w:p w14:paraId="6C5A9FBA" w14:textId="77777777" w:rsidR="00DB1505" w:rsidRPr="00ED3698" w:rsidRDefault="00DB1505" w:rsidP="00DB1505">
      <w:pPr>
        <w:pStyle w:val="StyleCode"/>
        <w:rPr>
          <w:lang w:val="en-GB" w:eastAsia="fr-FR"/>
        </w:rPr>
      </w:pPr>
    </w:p>
    <w:p w14:paraId="6BAE96B5" w14:textId="565DE644" w:rsidR="00DB1505" w:rsidRPr="00ED3698" w:rsidRDefault="00DB1505" w:rsidP="00DB1505">
      <w:pPr>
        <w:pStyle w:val="StyleCode"/>
        <w:rPr>
          <w:lang w:val="en-GB" w:eastAsia="fr-FR"/>
        </w:rPr>
      </w:pPr>
      <w:r w:rsidRPr="00ED3698">
        <w:rPr>
          <w:lang w:val="en-GB" w:eastAsia="fr-FR"/>
        </w:rPr>
        <w:t>'pathway' 3</w:t>
      </w:r>
    </w:p>
    <w:p w14:paraId="23D88C93" w14:textId="1D2D1F85" w:rsidR="00DB1505" w:rsidRPr="00ED3698" w:rsidRDefault="00DB1505" w:rsidP="00DB1505">
      <w:pPr>
        <w:pStyle w:val="StyleCode"/>
        <w:rPr>
          <w:lang w:val="en-GB" w:eastAsia="fr-FR"/>
        </w:rPr>
      </w:pPr>
      <w:r w:rsidRPr="00ED3698">
        <w:rPr>
          <w:lang w:val="en-GB" w:eastAsia="fr-FR"/>
        </w:rPr>
        <w:t>'log rate constant' -12.100</w:t>
      </w:r>
    </w:p>
    <w:p w14:paraId="4595AFC1" w14:textId="2A49EE3E" w:rsidR="00DB1505" w:rsidRPr="00ED3698" w:rsidRDefault="00DB1505" w:rsidP="00DB1505">
      <w:pPr>
        <w:pStyle w:val="StyleCode"/>
        <w:rPr>
          <w:lang w:val="en-GB" w:eastAsia="fr-FR"/>
        </w:rPr>
      </w:pPr>
      <w:r w:rsidRPr="00ED3698">
        <w:rPr>
          <w:lang w:val="en-GB" w:eastAsia="fr-FR"/>
        </w:rPr>
        <w:t>'activation energy' 13.900</w:t>
      </w:r>
    </w:p>
    <w:p w14:paraId="1A845C7A" w14:textId="14EC82B8" w:rsidR="00DB1505" w:rsidRPr="00ED3698" w:rsidRDefault="00DB1505" w:rsidP="00DB1505">
      <w:pPr>
        <w:pStyle w:val="StyleCode"/>
        <w:rPr>
          <w:lang w:val="en-GB" w:eastAsia="fr-FR"/>
        </w:rPr>
      </w:pPr>
      <w:r w:rsidRPr="00ED3698">
        <w:rPr>
          <w:lang w:val="en-GB" w:eastAsia="fr-FR"/>
        </w:rPr>
        <w:t>'end pathway'</w:t>
      </w:r>
    </w:p>
    <w:p w14:paraId="62DC743B" w14:textId="77777777" w:rsidR="00DB1505" w:rsidRPr="00ED3698" w:rsidRDefault="00DB1505" w:rsidP="00DB1505">
      <w:pPr>
        <w:pStyle w:val="StyleCode"/>
      </w:pPr>
    </w:p>
    <w:p w14:paraId="3E63F950" w14:textId="42733A5D" w:rsidR="00DB1505" w:rsidRPr="00ED3698" w:rsidRDefault="00DB1505" w:rsidP="00DB1505">
      <w:r w:rsidRPr="00ED3698">
        <w:t xml:space="preserve">where the statement </w:t>
      </w:r>
      <w:r w:rsidR="00933344">
        <w:rPr>
          <w:lang w:val="en-GB" w:eastAsia="fr-FR"/>
        </w:rPr>
        <w:t>‘</w:t>
      </w:r>
      <w:r w:rsidRPr="00ED3698">
        <w:rPr>
          <w:lang w:val="en-GB" w:eastAsia="fr-FR"/>
        </w:rPr>
        <w:t>irreversible dissolution - logK control</w:t>
      </w:r>
      <w:r w:rsidR="00933344">
        <w:rPr>
          <w:lang w:val="en-GB" w:eastAsia="fr-FR"/>
        </w:rPr>
        <w:t>’</w:t>
      </w:r>
      <w:r w:rsidRPr="00ED3698">
        <w:t xml:space="preserve"> is used to avoid albite precipitation under </w:t>
      </w:r>
      <w:r w:rsidRPr="0075340C">
        <w:rPr>
          <w:noProof/>
        </w:rPr>
        <w:t>low</w:t>
      </w:r>
      <w:r w:rsidR="0075340C">
        <w:rPr>
          <w:noProof/>
        </w:rPr>
        <w:t>-</w:t>
      </w:r>
      <w:r w:rsidRPr="0075340C">
        <w:rPr>
          <w:noProof/>
        </w:rPr>
        <w:t>temperature</w:t>
      </w:r>
      <w:r w:rsidRPr="00ED3698">
        <w:t xml:space="preserve"> conditions. The other database entries follow the same format as described for calcite dissolution-precipitation.</w:t>
      </w:r>
    </w:p>
    <w:p w14:paraId="1C6051E6" w14:textId="6120B70E" w:rsidR="00DB1505" w:rsidRPr="00ED3698" w:rsidRDefault="00DB1505" w:rsidP="00DB1505">
      <w:pPr>
        <w:rPr>
          <w:sz w:val="16"/>
          <w:lang w:val="en-GB"/>
        </w:rPr>
      </w:pPr>
      <w:r w:rsidRPr="00ED3698">
        <w:t xml:space="preserve">The dissolution of albite may also be described as a </w:t>
      </w:r>
      <w:r w:rsidR="00473E3E" w:rsidRPr="00ED3698">
        <w:t>far</w:t>
      </w:r>
      <w:r w:rsidR="00473E3E">
        <w:t>-</w:t>
      </w:r>
      <w:r w:rsidR="00473E3E" w:rsidRPr="00ED3698">
        <w:t>from</w:t>
      </w:r>
      <w:r w:rsidR="00473E3E">
        <w:t>-</w:t>
      </w:r>
      <w:r w:rsidR="00473E3E" w:rsidRPr="00ED3698">
        <w:t xml:space="preserve">equilibrium </w:t>
      </w:r>
      <w:r w:rsidRPr="00ED3698">
        <w:t xml:space="preserve">reaction using the string </w:t>
      </w:r>
      <w:r w:rsidR="00933344">
        <w:rPr>
          <w:lang w:val="en-GB" w:eastAsia="fr-FR"/>
        </w:rPr>
        <w:t>‘</w:t>
      </w:r>
      <w:r w:rsidRPr="00ED3698">
        <w:rPr>
          <w:lang w:val="en-GB" w:eastAsia="fr-FR"/>
        </w:rPr>
        <w:t>irreversible dissolution</w:t>
      </w:r>
      <w:r w:rsidR="00473E3E">
        <w:rPr>
          <w:lang w:val="en-GB" w:eastAsia="fr-FR"/>
        </w:rPr>
        <w:t>.</w:t>
      </w:r>
      <w:r w:rsidR="00933344">
        <w:rPr>
          <w:lang w:val="en-GB" w:eastAsia="fr-FR"/>
        </w:rPr>
        <w:t>’</w:t>
      </w:r>
    </w:p>
    <w:p w14:paraId="3632A43F" w14:textId="38C9A28B" w:rsidR="00DB1505" w:rsidRPr="00ED3698" w:rsidRDefault="00DB1505" w:rsidP="00DB1505">
      <w:r w:rsidRPr="00ED3698">
        <w:t>Mineral dissolution reactions can also be described using a Monod-type formulation, similar to intra-aqueous kinetics. This is particularly useful for reductive dissolution reactions of Mn and Fe-oxides and hydroxides. The reductive dissolution of ferrihydrite in the presence of benzene</w:t>
      </w:r>
      <w:r w:rsidR="00473E3E">
        <w:t>,</w:t>
      </w:r>
      <w:r w:rsidRPr="00ED3698">
        <w:t xml:space="preserve"> for example</w:t>
      </w:r>
      <w:r w:rsidR="00473E3E">
        <w:t>,</w:t>
      </w:r>
      <w:r w:rsidRPr="00ED3698">
        <w:t xml:space="preserve"> can be described by the reaction stoichiometry:</w:t>
      </w:r>
    </w:p>
    <w:p w14:paraId="4FD3C77F" w14:textId="77777777" w:rsidR="00DB1505" w:rsidRPr="00ED3698" w:rsidRDefault="00D52C88" w:rsidP="00DB1505">
      <w:r w:rsidRPr="00ED3698">
        <w:rPr>
          <w:noProof/>
        </w:rPr>
        <w:object w:dxaOrig="5580" w:dyaOrig="400" w14:anchorId="11ED1C58">
          <v:shape id="_x0000_i1040" type="#_x0000_t75" alt="" style="width:278pt;height:23.35pt;mso-width-percent:0;mso-height-percent:0;mso-width-percent:0;mso-height-percent:0" o:ole="" fillcolor="window">
            <v:imagedata r:id="rId154" o:title=""/>
          </v:shape>
          <o:OLEObject Type="Embed" ProgID="Equation.3" ShapeID="_x0000_i1040" DrawAspect="Content" ObjectID="_1776598796" r:id="rId155"/>
        </w:object>
      </w:r>
    </w:p>
    <w:p w14:paraId="0A993F56" w14:textId="77777777" w:rsidR="00DB1505" w:rsidRPr="00ED3698" w:rsidRDefault="00DB1505" w:rsidP="00DB1505">
      <w:r w:rsidRPr="00ED3698">
        <w:t>The corresponding rate expression is:</w:t>
      </w:r>
    </w:p>
    <w:p w14:paraId="341F84CF" w14:textId="77777777" w:rsidR="00DB1505" w:rsidRPr="00ED3698" w:rsidRDefault="00D52C88" w:rsidP="00DB1505">
      <w:r w:rsidRPr="00ED3698">
        <w:rPr>
          <w:noProof/>
        </w:rPr>
        <w:object w:dxaOrig="7920" w:dyaOrig="1800" w14:anchorId="27D03507">
          <v:shape id="_x0000_i1039" type="#_x0000_t75" alt="" style="width:358pt;height:82pt;mso-width-percent:0;mso-height-percent:0;mso-width-percent:0;mso-height-percent:0" o:ole="" fillcolor="window">
            <v:imagedata r:id="rId156" o:title=""/>
          </v:shape>
          <o:OLEObject Type="Embed" ProgID="Equation.3" ShapeID="_x0000_i1039" DrawAspect="Content" ObjectID="_1776598797" r:id="rId157"/>
        </w:object>
      </w:r>
    </w:p>
    <w:p w14:paraId="3836C660" w14:textId="1F5CB4D5" w:rsidR="00DB1505" w:rsidRPr="00ED3698" w:rsidRDefault="00DB1505" w:rsidP="00DB1505">
      <w:r w:rsidRPr="00ED3698">
        <w:t xml:space="preserve">The form of the rate expression is based on the assumption that the reaction is first order </w:t>
      </w:r>
      <w:r w:rsidR="00473E3E">
        <w:t>regarding</w:t>
      </w:r>
      <w:r w:rsidRPr="00ED3698">
        <w:t xml:space="preserve"> ferrihydrite and </w:t>
      </w:r>
      <w:r w:rsidR="00473E3E">
        <w:t>considers</w:t>
      </w:r>
      <w:r w:rsidRPr="00ED3698">
        <w:t xml:space="preserve"> substrate limitation</w:t>
      </w:r>
      <w:r w:rsidR="00473E3E">
        <w:t>,</w:t>
      </w:r>
      <w:r w:rsidRPr="00ED3698">
        <w:t xml:space="preserve"> as well as inhibition of the reaction in the presence of dissolved oxygen and nitrate. This reaction can be described with the database entry:</w:t>
      </w:r>
    </w:p>
    <w:p w14:paraId="28652E2A" w14:textId="77777777" w:rsidR="00DB1505" w:rsidRPr="00ED3698" w:rsidRDefault="00DB1505" w:rsidP="00DB1505">
      <w:pPr>
        <w:pStyle w:val="StyleCode"/>
      </w:pPr>
    </w:p>
    <w:p w14:paraId="4CA8BA34" w14:textId="5F250061" w:rsidR="00DB1505" w:rsidRPr="00ED3698" w:rsidRDefault="00DB1505" w:rsidP="00DB1505">
      <w:pPr>
        <w:pStyle w:val="StyleCode"/>
        <w:rPr>
          <w:lang w:val="en-GB" w:eastAsia="fr-FR"/>
        </w:rPr>
      </w:pPr>
      <w:r w:rsidRPr="00ED3698">
        <w:rPr>
          <w:lang w:val="en-GB" w:eastAsia="fr-FR"/>
        </w:rPr>
        <w:t>'feoh3-c6h6'</w:t>
      </w:r>
    </w:p>
    <w:p w14:paraId="7FFC3886" w14:textId="096FDBAA" w:rsidR="00DB1505" w:rsidRPr="00ED3698" w:rsidRDefault="00DB1505" w:rsidP="00DB1505">
      <w:pPr>
        <w:pStyle w:val="StyleCode"/>
        <w:rPr>
          <w:lang w:val="pt-BR" w:eastAsia="fr-FR"/>
        </w:rPr>
      </w:pPr>
      <w:r w:rsidRPr="00ED3698">
        <w:rPr>
          <w:lang w:val="pt-BR" w:eastAsia="fr-FR"/>
        </w:rPr>
        <w:t>'surface'</w:t>
      </w:r>
    </w:p>
    <w:p w14:paraId="0A117281" w14:textId="77777777" w:rsidR="00DB1505" w:rsidRPr="00ED3698" w:rsidRDefault="00DB1505" w:rsidP="00DB1505">
      <w:pPr>
        <w:pStyle w:val="StyleCode"/>
        <w:rPr>
          <w:lang w:val="pt-BR" w:eastAsia="fr-FR"/>
        </w:rPr>
      </w:pPr>
      <w:r w:rsidRPr="00ED3698">
        <w:rPr>
          <w:lang w:val="pt-BR" w:eastAsia="fr-FR"/>
        </w:rPr>
        <w:t>104.8692  4.3713</w:t>
      </w:r>
    </w:p>
    <w:p w14:paraId="5A628239" w14:textId="6D0BCA17" w:rsidR="00DB1505" w:rsidRPr="00ED3698" w:rsidRDefault="00DB1505" w:rsidP="00DB1505">
      <w:pPr>
        <w:pStyle w:val="StyleCode"/>
        <w:rPr>
          <w:lang w:val="pt-BR" w:eastAsia="fr-FR"/>
        </w:rPr>
      </w:pPr>
      <w:r w:rsidRPr="00ED3698">
        <w:rPr>
          <w:lang w:val="pt-BR" w:eastAsia="fr-FR"/>
        </w:rPr>
        <w:t>5  'c6h6' -0.0333  'h+1' -1.600  'co3-2' 0.200  'fe+2' 1.000  'h2o' 2.400</w:t>
      </w:r>
    </w:p>
    <w:p w14:paraId="102AA9DD" w14:textId="6826723C" w:rsidR="00DB1505" w:rsidRPr="00ED3698" w:rsidRDefault="00DB1505" w:rsidP="00DB1505">
      <w:pPr>
        <w:pStyle w:val="StyleCode"/>
        <w:rPr>
          <w:lang w:val="pt-BR" w:eastAsia="fr-FR"/>
        </w:rPr>
      </w:pPr>
      <w:r w:rsidRPr="00ED3698">
        <w:rPr>
          <w:lang w:val="pt-BR" w:eastAsia="fr-FR"/>
        </w:rPr>
        <w:t>'irreversible dissolution'</w:t>
      </w:r>
    </w:p>
    <w:p w14:paraId="4FC33F01" w14:textId="77777777" w:rsidR="00DB1505" w:rsidRPr="00ED3698" w:rsidRDefault="00DB1505" w:rsidP="00DB1505">
      <w:pPr>
        <w:pStyle w:val="StyleCode"/>
        <w:rPr>
          <w:lang w:val="pt-BR" w:eastAsia="fr-FR"/>
        </w:rPr>
      </w:pPr>
    </w:p>
    <w:p w14:paraId="1054DA4A" w14:textId="67159359" w:rsidR="00DB1505" w:rsidRPr="00ED3698" w:rsidRDefault="00DB1505" w:rsidP="00DB1505">
      <w:pPr>
        <w:pStyle w:val="StyleCode"/>
        <w:rPr>
          <w:lang w:val="pt-BR" w:eastAsia="fr-FR"/>
        </w:rPr>
      </w:pPr>
      <w:r w:rsidRPr="00ED3698">
        <w:rPr>
          <w:lang w:val="pt-BR" w:eastAsia="fr-FR"/>
        </w:rPr>
        <w:t>'hyperbolic T^a' 2</w:t>
      </w:r>
    </w:p>
    <w:p w14:paraId="224702F4" w14:textId="6658892A" w:rsidR="00DB1505" w:rsidRPr="00ED3698" w:rsidRDefault="00DB1505" w:rsidP="00DB1505">
      <w:pPr>
        <w:pStyle w:val="StyleCode"/>
        <w:rPr>
          <w:lang w:val="pt-BR" w:eastAsia="fr-FR"/>
        </w:rPr>
      </w:pPr>
      <w:r w:rsidRPr="00ED3698">
        <w:rPr>
          <w:lang w:val="pt-BR" w:eastAsia="fr-FR"/>
        </w:rPr>
        <w:t>'c6h6'   1.0d-3    1.000</w:t>
      </w:r>
    </w:p>
    <w:p w14:paraId="19491BB7" w14:textId="3B78ACBC" w:rsidR="00DB1505" w:rsidRPr="00ED3698" w:rsidRDefault="00DB1505" w:rsidP="00DB1505">
      <w:pPr>
        <w:pStyle w:val="StyleCode"/>
        <w:rPr>
          <w:lang w:val="pt-BR" w:eastAsia="fr-FR"/>
        </w:rPr>
      </w:pPr>
      <w:r w:rsidRPr="00ED3698">
        <w:rPr>
          <w:lang w:val="pt-BR" w:eastAsia="fr-FR"/>
        </w:rPr>
        <w:t>'c6h6'   1.d-10    2.000</w:t>
      </w:r>
    </w:p>
    <w:p w14:paraId="24B9037D" w14:textId="77777777" w:rsidR="00DB1505" w:rsidRPr="00ED3698" w:rsidRDefault="00DB1505" w:rsidP="00DB1505">
      <w:pPr>
        <w:pStyle w:val="StyleCode"/>
        <w:rPr>
          <w:lang w:val="pt-BR" w:eastAsia="fr-FR"/>
        </w:rPr>
      </w:pPr>
    </w:p>
    <w:p w14:paraId="68C79B3D" w14:textId="292E71B4" w:rsidR="00DB1505" w:rsidRPr="00ED3698" w:rsidRDefault="00DB1505" w:rsidP="00DB1505">
      <w:pPr>
        <w:pStyle w:val="StyleCode"/>
        <w:rPr>
          <w:lang w:val="pt-BR" w:eastAsia="fr-FR"/>
        </w:rPr>
      </w:pPr>
      <w:r w:rsidRPr="00ED3698">
        <w:rPr>
          <w:lang w:val="pt-BR" w:eastAsia="fr-FR"/>
        </w:rPr>
        <w:t>'inhibition T^a' 2</w:t>
      </w:r>
    </w:p>
    <w:p w14:paraId="4C9B6247" w14:textId="4DB7E0A4" w:rsidR="00DB1505" w:rsidRPr="00ED3698" w:rsidRDefault="00DB1505" w:rsidP="00DB1505">
      <w:pPr>
        <w:pStyle w:val="StyleCode"/>
        <w:rPr>
          <w:lang w:val="pt-BR" w:eastAsia="fr-FR"/>
        </w:rPr>
      </w:pPr>
      <w:r w:rsidRPr="00ED3698">
        <w:rPr>
          <w:lang w:val="pt-BR" w:eastAsia="fr-FR"/>
        </w:rPr>
        <w:t>'o2(aq)' 3.125d-6  1.000</w:t>
      </w:r>
    </w:p>
    <w:p w14:paraId="001625F3" w14:textId="6EBBAFD9" w:rsidR="00DB1505" w:rsidRPr="00ED3698" w:rsidRDefault="00DB1505" w:rsidP="00DB1505">
      <w:pPr>
        <w:pStyle w:val="StyleCode"/>
        <w:rPr>
          <w:lang w:val="pt-BR" w:eastAsia="fr-FR"/>
        </w:rPr>
      </w:pPr>
      <w:r w:rsidRPr="00ED3698">
        <w:rPr>
          <w:lang w:val="pt-BR" w:eastAsia="fr-FR"/>
        </w:rPr>
        <w:t>'no3-1'  8.000d-6  1.000</w:t>
      </w:r>
    </w:p>
    <w:p w14:paraId="6CBA7AD2" w14:textId="77777777" w:rsidR="00DB1505" w:rsidRPr="00ED3698" w:rsidRDefault="00DB1505" w:rsidP="00DB1505">
      <w:pPr>
        <w:pStyle w:val="StyleCode"/>
        <w:rPr>
          <w:lang w:val="pt-BR" w:eastAsia="fr-FR"/>
        </w:rPr>
      </w:pPr>
    </w:p>
    <w:p w14:paraId="4906B630" w14:textId="4B194EBA" w:rsidR="00DB1505" w:rsidRPr="00ED3698" w:rsidRDefault="00DB1505" w:rsidP="00DB1505">
      <w:pPr>
        <w:pStyle w:val="StyleCode"/>
        <w:rPr>
          <w:lang w:val="pt-BR" w:eastAsia="fr-FR"/>
        </w:rPr>
      </w:pPr>
      <w:r w:rsidRPr="00ED3698">
        <w:rPr>
          <w:lang w:val="pt-BR" w:eastAsia="fr-FR"/>
        </w:rPr>
        <w:t>'log rate constant'  1.477d0</w:t>
      </w:r>
    </w:p>
    <w:p w14:paraId="21882648" w14:textId="77777777" w:rsidR="00DB1505" w:rsidRPr="007C439D" w:rsidRDefault="00DB1505" w:rsidP="00DB1505">
      <w:pPr>
        <w:pStyle w:val="StyleCode"/>
        <w:rPr>
          <w:lang w:val="pt-BR"/>
        </w:rPr>
      </w:pPr>
    </w:p>
    <w:p w14:paraId="7F315FA2" w14:textId="348C4D7F" w:rsidR="00DB1505" w:rsidRDefault="00DB1505" w:rsidP="00DB1505">
      <w:r w:rsidRPr="00ED3698">
        <w:t xml:space="preserve">Entries for the gram formula weight of the mineral phase, the density, the number of components, the names of the components and the corresponding stoichiometric coefficients are defined as before. The reaction type is defined by the string </w:t>
      </w:r>
      <w:r w:rsidR="00933344">
        <w:rPr>
          <w:lang w:val="en-GB" w:eastAsia="fr-FR"/>
        </w:rPr>
        <w:t>‘</w:t>
      </w:r>
      <w:r w:rsidRPr="00ED3698">
        <w:rPr>
          <w:lang w:val="en-GB" w:eastAsia="fr-FR"/>
        </w:rPr>
        <w:t>irreversible dissolution</w:t>
      </w:r>
      <w:r w:rsidR="00473E3E">
        <w:rPr>
          <w:lang w:val="en-GB" w:eastAsia="fr-FR"/>
        </w:rPr>
        <w:t>.</w:t>
      </w:r>
      <w:r w:rsidR="00933344">
        <w:rPr>
          <w:lang w:val="en-GB" w:eastAsia="fr-FR"/>
        </w:rPr>
        <w:t>’</w:t>
      </w:r>
    </w:p>
    <w:p w14:paraId="242ED4FF" w14:textId="534E542E" w:rsidR="00DB1505" w:rsidRDefault="00DB1505" w:rsidP="00DB1505">
      <w:pPr>
        <w:rPr>
          <w:lang w:val="pt-BR" w:eastAsia="fr-FR"/>
        </w:rPr>
      </w:pPr>
      <w:r>
        <w:t xml:space="preserve">It is </w:t>
      </w:r>
      <w:r w:rsidR="00FC46D3">
        <w:t xml:space="preserve">to </w:t>
      </w:r>
      <w:r>
        <w:t xml:space="preserve">note that there are two sets of parameters defined under </w:t>
      </w:r>
      <w:r w:rsidR="00933344">
        <w:rPr>
          <w:lang w:val="pt-BR" w:eastAsia="fr-FR"/>
        </w:rPr>
        <w:t>‘</w:t>
      </w:r>
      <w:r w:rsidRPr="00ED3698">
        <w:rPr>
          <w:lang w:val="pt-BR" w:eastAsia="fr-FR"/>
        </w:rPr>
        <w:t>hyperbolic T^a</w:t>
      </w:r>
      <w:r w:rsidR="00473E3E">
        <w:rPr>
          <w:lang w:val="pt-BR" w:eastAsia="fr-FR"/>
        </w:rPr>
        <w:t>.</w:t>
      </w:r>
      <w:r w:rsidR="00933344">
        <w:rPr>
          <w:lang w:val="pt-BR" w:eastAsia="fr-FR"/>
        </w:rPr>
        <w:t>’</w:t>
      </w:r>
      <w:r>
        <w:rPr>
          <w:lang w:val="pt-BR" w:eastAsia="fr-FR"/>
        </w:rPr>
        <w:t xml:space="preserve"> The second one is set to avoid the numerical issue when the concentration of C</w:t>
      </w:r>
      <w:r w:rsidRPr="00B11744">
        <w:rPr>
          <w:vertAlign w:val="subscript"/>
          <w:lang w:val="pt-BR" w:eastAsia="fr-FR"/>
        </w:rPr>
        <w:t>6</w:t>
      </w:r>
      <w:r>
        <w:rPr>
          <w:lang w:val="pt-BR" w:eastAsia="fr-FR"/>
        </w:rPr>
        <w:t>H</w:t>
      </w:r>
      <w:r w:rsidRPr="00B11744">
        <w:rPr>
          <w:vertAlign w:val="subscript"/>
          <w:lang w:val="pt-BR" w:eastAsia="fr-FR"/>
        </w:rPr>
        <w:t>6</w:t>
      </w:r>
      <w:r>
        <w:rPr>
          <w:lang w:val="pt-BR" w:eastAsia="fr-FR"/>
        </w:rPr>
        <w:t xml:space="preserve"> </w:t>
      </w:r>
      <w:r w:rsidR="006F4D4C">
        <w:rPr>
          <w:lang w:val="pt-BR" w:eastAsia="fr-FR"/>
        </w:rPr>
        <w:t xml:space="preserve">approaches </w:t>
      </w:r>
      <w:r>
        <w:rPr>
          <w:lang w:val="pt-BR" w:eastAsia="fr-FR"/>
        </w:rPr>
        <w:t>zero.</w:t>
      </w:r>
    </w:p>
    <w:p w14:paraId="4E48B38D" w14:textId="3F4824C3" w:rsidR="00AD6F26" w:rsidRPr="00916AB2" w:rsidRDefault="00AD6F26" w:rsidP="00AD6F26">
      <w:pPr>
        <w:rPr>
          <w:rFonts w:eastAsia="Arial Unicode MS"/>
        </w:rPr>
      </w:pPr>
      <w:r>
        <w:t xml:space="preserve">It is also possible to use a general rate expression in the same way as </w:t>
      </w:r>
      <w:r>
        <w:fldChar w:fldCharType="begin"/>
      </w:r>
      <w:r>
        <w:instrText xml:space="preserve"> REF _Ref472427103 \h </w:instrText>
      </w:r>
      <w:r>
        <w:fldChar w:fldCharType="separate"/>
      </w:r>
      <w:r w:rsidR="00D41448" w:rsidRPr="002D66AE">
        <w:rPr>
          <w:rFonts w:cs="Arial"/>
        </w:rPr>
        <w:t xml:space="preserve">Equation </w:t>
      </w:r>
      <w:r w:rsidR="00D41448">
        <w:rPr>
          <w:rFonts w:cs="Arial"/>
          <w:noProof/>
        </w:rPr>
        <w:t>4</w:t>
      </w:r>
      <w:r w:rsidR="00D41448" w:rsidRPr="002D66AE">
        <w:rPr>
          <w:rFonts w:cs="Arial"/>
        </w:rPr>
        <w:t>-</w:t>
      </w:r>
      <w:r w:rsidR="00D41448">
        <w:rPr>
          <w:rFonts w:cs="Arial"/>
          <w:noProof/>
        </w:rPr>
        <w:t>1</w:t>
      </w:r>
      <w:r>
        <w:fldChar w:fldCharType="end"/>
      </w:r>
      <w:r>
        <w:t xml:space="preserve"> to define the </w:t>
      </w:r>
      <w:r w:rsidR="006F4D4C">
        <w:t xml:space="preserve">minerals’ </w:t>
      </w:r>
      <w:r>
        <w:t xml:space="preserve">kinetic reaction. The equation for the pyrite oxidation by </w:t>
      </w:r>
      <m:oMath>
        <m:r>
          <w:rPr>
            <w:rFonts w:ascii="Cambria Math" w:hAnsi="Cambria Math"/>
          </w:rPr>
          <m:t>Mn</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m:t>
            </m:r>
          </m:sup>
        </m:sSubSup>
      </m:oMath>
      <w:r>
        <w:t xml:space="preserve"> is:</w:t>
      </w:r>
    </w:p>
    <w:p w14:paraId="561D1159" w14:textId="77777777" w:rsidR="00AD6F26" w:rsidRPr="00264B41" w:rsidRDefault="00000000" w:rsidP="00AD6F26">
      <w:pPr>
        <w:rPr>
          <w:sz w:val="24"/>
        </w:rPr>
      </w:pPr>
      <m:oMathPara>
        <m:oMath>
          <m:sSub>
            <m:sSubPr>
              <m:ctrlPr>
                <w:rPr>
                  <w:rFonts w:ascii="Cambria Math" w:hAnsi="Cambria Math"/>
                  <w:i/>
                  <w:sz w:val="24"/>
                </w:rPr>
              </m:ctrlPr>
            </m:sSubPr>
            <m:e>
              <m:r>
                <w:rPr>
                  <w:rFonts w:ascii="Cambria Math" w:hAnsi="Cambria Math"/>
                  <w:sz w:val="24"/>
                </w:rPr>
                <m:t>FeS</m:t>
              </m:r>
            </m:e>
            <m:sub>
              <m:r>
                <w:rPr>
                  <w:rFonts w:ascii="Cambria Math" w:hAnsi="Cambria Math"/>
                  <w:sz w:val="24"/>
                </w:rPr>
                <m:t>2</m:t>
              </m:r>
            </m:sub>
          </m:sSub>
          <m:r>
            <w:rPr>
              <w:rFonts w:ascii="Cambria Math" w:hAnsi="Cambria Math"/>
              <w:sz w:val="24"/>
            </w:rPr>
            <m:t>+5 Mn</m:t>
          </m:r>
          <m:sSubSup>
            <m:sSubSupPr>
              <m:ctrlPr>
                <w:rPr>
                  <w:rFonts w:ascii="Cambria Math" w:hAnsi="Cambria Math"/>
                  <w:i/>
                  <w:sz w:val="24"/>
                </w:rPr>
              </m:ctrlPr>
            </m:sSubSupPr>
            <m:e>
              <m:r>
                <w:rPr>
                  <w:rFonts w:ascii="Cambria Math" w:hAnsi="Cambria Math"/>
                  <w:sz w:val="24"/>
                </w:rPr>
                <m:t>O</m:t>
              </m:r>
            </m:e>
            <m:sub>
              <m:r>
                <w:rPr>
                  <w:rFonts w:ascii="Cambria Math" w:hAnsi="Cambria Math"/>
                  <w:sz w:val="24"/>
                </w:rPr>
                <m:t>4</m:t>
              </m:r>
            </m:sub>
            <m:sup>
              <m:r>
                <w:rPr>
                  <w:rFonts w:ascii="Cambria Math" w:hAnsi="Cambria Math"/>
                  <w:sz w:val="24"/>
                </w:rPr>
                <m:t>-</m:t>
              </m:r>
            </m:sup>
          </m:sSubSup>
          <m:r>
            <w:rPr>
              <w:rFonts w:ascii="Cambria Math" w:hAnsi="Cambria Math"/>
              <w:sz w:val="24"/>
            </w:rPr>
            <m:t>+</m:t>
          </m:r>
          <m:sSup>
            <m:sSupPr>
              <m:ctrlPr>
                <w:rPr>
                  <w:rFonts w:ascii="Cambria Math" w:hAnsi="Cambria Math"/>
                  <w:i/>
                  <w:sz w:val="24"/>
                </w:rPr>
              </m:ctrlPr>
            </m:sSupPr>
            <m:e>
              <m:r>
                <w:rPr>
                  <w:rFonts w:ascii="Cambria Math" w:hAnsi="Cambria Math"/>
                  <w:sz w:val="24"/>
                </w:rPr>
                <m:t>4 H</m:t>
              </m:r>
            </m:e>
            <m:sup>
              <m:r>
                <w:rPr>
                  <w:rFonts w:ascii="Cambria Math" w:hAnsi="Cambria Math"/>
                  <w:sz w:val="24"/>
                </w:rPr>
                <m:t>+</m:t>
              </m:r>
            </m:sup>
          </m:sSup>
          <m:r>
            <w:rPr>
              <w:rFonts w:ascii="Cambria Math" w:hAnsi="Cambria Math"/>
              <w:sz w:val="24"/>
            </w:rPr>
            <m:t xml:space="preserve"> → </m:t>
          </m:r>
          <m:sSup>
            <m:sSupPr>
              <m:ctrlPr>
                <w:rPr>
                  <w:rFonts w:ascii="Cambria Math" w:hAnsi="Cambria Math"/>
                  <w:i/>
                  <w:sz w:val="24"/>
                </w:rPr>
              </m:ctrlPr>
            </m:sSupPr>
            <m:e>
              <m:r>
                <w:rPr>
                  <w:rFonts w:ascii="Cambria Math" w:hAnsi="Cambria Math"/>
                  <w:sz w:val="24"/>
                </w:rPr>
                <m:t>Fe</m:t>
              </m:r>
            </m:e>
            <m:sup>
              <m:r>
                <w:rPr>
                  <w:rFonts w:ascii="Cambria Math" w:hAnsi="Cambria Math"/>
                  <w:sz w:val="24"/>
                </w:rPr>
                <m:t>3+</m:t>
              </m:r>
            </m:sup>
          </m:sSup>
          <m:r>
            <w:rPr>
              <w:rFonts w:ascii="Cambria Math" w:hAnsi="Cambria Math"/>
              <w:sz w:val="24"/>
            </w:rPr>
            <m:t>+2 S</m:t>
          </m:r>
          <m:sSubSup>
            <m:sSubSupPr>
              <m:ctrlPr>
                <w:rPr>
                  <w:rFonts w:ascii="Cambria Math" w:hAnsi="Cambria Math"/>
                  <w:i/>
                  <w:sz w:val="24"/>
                </w:rPr>
              </m:ctrlPr>
            </m:sSubSupPr>
            <m:e>
              <m:r>
                <w:rPr>
                  <w:rFonts w:ascii="Cambria Math" w:hAnsi="Cambria Math"/>
                  <w:sz w:val="24"/>
                </w:rPr>
                <m:t>O</m:t>
              </m:r>
            </m:e>
            <m:sub>
              <m:r>
                <w:rPr>
                  <w:rFonts w:ascii="Cambria Math" w:hAnsi="Cambria Math"/>
                  <w:sz w:val="24"/>
                </w:rPr>
                <m:t>4</m:t>
              </m:r>
            </m:sub>
            <m:sup>
              <m:r>
                <w:rPr>
                  <w:rFonts w:ascii="Cambria Math" w:hAnsi="Cambria Math"/>
                  <w:sz w:val="24"/>
                </w:rPr>
                <m:t>2-</m:t>
              </m:r>
            </m:sup>
          </m:sSubSup>
          <m:r>
            <w:rPr>
              <w:rFonts w:ascii="Cambria Math" w:hAnsi="Cambria Math"/>
              <w:sz w:val="24"/>
            </w:rPr>
            <m:t>+5 Mn</m:t>
          </m:r>
          <m:sSub>
            <m:sSubPr>
              <m:ctrlPr>
                <w:rPr>
                  <w:rFonts w:ascii="Cambria Math" w:hAnsi="Cambria Math"/>
                  <w:i/>
                  <w:sz w:val="24"/>
                </w:rPr>
              </m:ctrlPr>
            </m:sSubPr>
            <m:e>
              <m:r>
                <w:rPr>
                  <w:rFonts w:ascii="Cambria Math" w:hAnsi="Cambria Math"/>
                  <w:sz w:val="24"/>
                </w:rPr>
                <m:t>O</m:t>
              </m:r>
            </m:e>
            <m:sub>
              <m:r>
                <w:rPr>
                  <w:rFonts w:ascii="Cambria Math" w:hAnsi="Cambria Math"/>
                  <w:sz w:val="24"/>
                </w:rPr>
                <m:t>2(aq)</m:t>
              </m:r>
            </m:sub>
          </m:sSub>
          <m:r>
            <w:rPr>
              <w:rFonts w:ascii="Cambria Math" w:hAnsi="Cambria Math"/>
              <w:sz w:val="24"/>
            </w:rPr>
            <m:t>+2</m:t>
          </m:r>
          <m:sSub>
            <m:sSubPr>
              <m:ctrlPr>
                <w:rPr>
                  <w:rFonts w:ascii="Cambria Math" w:hAnsi="Cambria Math"/>
                  <w:i/>
                  <w:sz w:val="24"/>
                </w:rPr>
              </m:ctrlPr>
            </m:sSubPr>
            <m:e>
              <m:r>
                <w:rPr>
                  <w:rFonts w:ascii="Cambria Math" w:hAnsi="Cambria Math"/>
                  <w:sz w:val="24"/>
                </w:rPr>
                <m:t>H</m:t>
              </m:r>
            </m:e>
            <m:sub>
              <m:r>
                <w:rPr>
                  <w:rFonts w:ascii="Cambria Math" w:hAnsi="Cambria Math"/>
                  <w:sz w:val="24"/>
                </w:rPr>
                <m:t>2</m:t>
              </m:r>
            </m:sub>
          </m:sSub>
          <m:r>
            <w:rPr>
              <w:rFonts w:ascii="Cambria Math" w:hAnsi="Cambria Math"/>
              <w:sz w:val="24"/>
            </w:rPr>
            <m:t xml:space="preserve">O </m:t>
          </m:r>
        </m:oMath>
      </m:oMathPara>
    </w:p>
    <w:p w14:paraId="342F571A" w14:textId="7520CCB8" w:rsidR="00AD6F26" w:rsidRPr="00916AB2" w:rsidRDefault="00AD6F26" w:rsidP="00AD6F26">
      <w:pPr>
        <w:rPr>
          <w:sz w:val="24"/>
        </w:rPr>
      </w:pPr>
      <w:r>
        <w:rPr>
          <w:sz w:val="24"/>
        </w:rPr>
        <w:t xml:space="preserve">It is defined as an irreversible dissolution reaction and the reaction rate </w:t>
      </w:r>
      <w:r w:rsidR="006F4D4C">
        <w:rPr>
          <w:sz w:val="24"/>
        </w:rPr>
        <w:t>depends</w:t>
      </w:r>
      <w:r>
        <w:rPr>
          <w:sz w:val="24"/>
        </w:rPr>
        <w:t xml:space="preserve"> on the </w:t>
      </w:r>
      <m:oMath>
        <m:r>
          <w:rPr>
            <w:rFonts w:ascii="Cambria Math" w:hAnsi="Cambria Math"/>
          </w:rPr>
          <m:t>Mn</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m:t>
            </m:r>
          </m:sup>
        </m:sSubSup>
      </m:oMath>
      <w:r>
        <w:t xml:space="preserve"> concentration</w:t>
      </w:r>
      <w:r w:rsidR="006F4D4C">
        <w:t>,</w:t>
      </w:r>
      <w:r>
        <w:t xml:space="preserve"> as defined in the database mineral.dbs as </w:t>
      </w:r>
      <w:r w:rsidR="006F4D4C">
        <w:t>follows</w:t>
      </w:r>
      <w:r>
        <w:t>:</w:t>
      </w:r>
    </w:p>
    <w:p w14:paraId="172D5D22" w14:textId="77777777" w:rsidR="00AD6F26" w:rsidRDefault="00AD6F26" w:rsidP="00AD6F26">
      <w:pPr>
        <w:pStyle w:val="StyleCode"/>
      </w:pPr>
      <w:r>
        <w:t>!</w:t>
      </w:r>
    </w:p>
    <w:p w14:paraId="425AAF47" w14:textId="77777777" w:rsidR="00AD6F26" w:rsidRDefault="00AD6F26" w:rsidP="00AD6F26">
      <w:pPr>
        <w:pStyle w:val="StyleCode"/>
      </w:pPr>
      <w:r>
        <w:t>! pyrite-mno4</w:t>
      </w:r>
    </w:p>
    <w:p w14:paraId="2C030D09" w14:textId="77777777" w:rsidR="00AD6F26" w:rsidRDefault="00AD6F26" w:rsidP="00AD6F26">
      <w:pPr>
        <w:pStyle w:val="StyleCode"/>
      </w:pPr>
      <w:r>
        <w:t>! pyrite oxidation by mno4-1</w:t>
      </w:r>
    </w:p>
    <w:p w14:paraId="0C17EEBC" w14:textId="77777777" w:rsidR="00AD6F26" w:rsidRDefault="00AD6F26" w:rsidP="00AD6F26">
      <w:pPr>
        <w:pStyle w:val="StyleCode"/>
      </w:pPr>
      <w:r>
        <w:t>! gram formula weight from MINTEQA2</w:t>
      </w:r>
    </w:p>
    <w:p w14:paraId="0D2E5B52" w14:textId="77777777" w:rsidR="00AD6F26" w:rsidRDefault="00AD6F26" w:rsidP="00AD6F26">
      <w:pPr>
        <w:pStyle w:val="StyleCode"/>
      </w:pPr>
      <w:r>
        <w:t>! density from Manual of Mineralogy (1993)</w:t>
      </w:r>
    </w:p>
    <w:p w14:paraId="46721508" w14:textId="77777777" w:rsidR="00AD6F26" w:rsidRDefault="00AD6F26" w:rsidP="00AD6F26">
      <w:pPr>
        <w:pStyle w:val="StyleCode"/>
      </w:pPr>
      <w:r>
        <w:t>!</w:t>
      </w:r>
    </w:p>
    <w:p w14:paraId="219DAF3F" w14:textId="2FECC8A3" w:rsidR="00AD6F26" w:rsidRDefault="00AD6F26" w:rsidP="00AD6F26">
      <w:pPr>
        <w:pStyle w:val="StyleCode"/>
      </w:pPr>
      <w:r>
        <w:t>'pyrite-mno4'</w:t>
      </w:r>
    </w:p>
    <w:p w14:paraId="3958C779" w14:textId="28AF1505" w:rsidR="00AD6F26" w:rsidRDefault="00AD6F26" w:rsidP="00AD6F26">
      <w:pPr>
        <w:pStyle w:val="StyleCode"/>
      </w:pPr>
      <w:r>
        <w:t>'surface'</w:t>
      </w:r>
    </w:p>
    <w:p w14:paraId="1DE940A8" w14:textId="77777777" w:rsidR="00AD6F26" w:rsidRDefault="00AD6F26" w:rsidP="00AD6F26">
      <w:pPr>
        <w:pStyle w:val="StyleCode"/>
      </w:pPr>
      <w:r>
        <w:t>119.9750  5.0200</w:t>
      </w:r>
    </w:p>
    <w:p w14:paraId="18621C64" w14:textId="37EA9F3D" w:rsidR="00AD6F26" w:rsidRDefault="00AD6F26" w:rsidP="00AD6F26">
      <w:pPr>
        <w:pStyle w:val="StyleCode"/>
      </w:pPr>
      <w:r>
        <w:t>6  'mno4-1' -5.000  'h+1' -4.000  'fe+3' 1.000  'so4-2' 2.000  'mno2(aq)' 5.000  'h2o' 2.000</w:t>
      </w:r>
    </w:p>
    <w:p w14:paraId="06E7D404" w14:textId="75778D3F" w:rsidR="00AD6F26" w:rsidRPr="007C439D" w:rsidRDefault="00AD6F26" w:rsidP="00AD6F26">
      <w:pPr>
        <w:pStyle w:val="StyleCode"/>
        <w:rPr>
          <w:lang w:val="fr-FR"/>
        </w:rPr>
      </w:pPr>
      <w:r w:rsidRPr="007C439D">
        <w:rPr>
          <w:lang w:val="fr-FR"/>
        </w:rPr>
        <w:t>'irreversible dissolution'</w:t>
      </w:r>
    </w:p>
    <w:p w14:paraId="06BD4CF6" w14:textId="77777777" w:rsidR="00AD6F26" w:rsidRPr="007C439D" w:rsidRDefault="00AD6F26" w:rsidP="00AD6F26">
      <w:pPr>
        <w:pStyle w:val="StyleCode"/>
        <w:rPr>
          <w:lang w:val="fr-FR"/>
        </w:rPr>
      </w:pPr>
    </w:p>
    <w:p w14:paraId="273E32FD" w14:textId="76D772D4" w:rsidR="00AD6F26" w:rsidRPr="007C439D" w:rsidRDefault="00AD6F26" w:rsidP="00AD6F26">
      <w:pPr>
        <w:pStyle w:val="StyleCode"/>
        <w:rPr>
          <w:lang w:val="fr-FR"/>
        </w:rPr>
      </w:pPr>
      <w:r w:rsidRPr="007C439D">
        <w:rPr>
          <w:lang w:val="fr-FR"/>
        </w:rPr>
        <w:t>'fractional T^a'  1</w:t>
      </w:r>
    </w:p>
    <w:p w14:paraId="1836E18A" w14:textId="09BE81FB" w:rsidR="00AD6F26" w:rsidRDefault="00AD6F26" w:rsidP="00AD6F26">
      <w:pPr>
        <w:pStyle w:val="StyleCode"/>
      </w:pPr>
      <w:r>
        <w:t>'mno4-1'  1.000</w:t>
      </w:r>
    </w:p>
    <w:p w14:paraId="0C772581" w14:textId="77777777" w:rsidR="00AD6F26" w:rsidRDefault="00AD6F26" w:rsidP="00AD6F26">
      <w:pPr>
        <w:pStyle w:val="StyleCode"/>
      </w:pPr>
    </w:p>
    <w:p w14:paraId="51E68C72" w14:textId="7D82708E" w:rsidR="00AD6F26" w:rsidRDefault="00AD6F26" w:rsidP="00AD6F26">
      <w:pPr>
        <w:pStyle w:val="StyleCode"/>
      </w:pPr>
      <w:r>
        <w:t>'hyperbolic T^a' 1</w:t>
      </w:r>
    </w:p>
    <w:p w14:paraId="14A6CF4D" w14:textId="77483AD9" w:rsidR="00AD6F26" w:rsidRDefault="00AD6F26" w:rsidP="00AD6F26">
      <w:pPr>
        <w:pStyle w:val="StyleCode"/>
      </w:pPr>
      <w:r>
        <w:t>'mno4-1'  1.0d-10  1.000</w:t>
      </w:r>
    </w:p>
    <w:p w14:paraId="5E6B874D" w14:textId="77777777" w:rsidR="00AD6F26" w:rsidRDefault="00AD6F26" w:rsidP="00AD6F26">
      <w:pPr>
        <w:pStyle w:val="StyleCode"/>
      </w:pPr>
    </w:p>
    <w:p w14:paraId="0C770D5F" w14:textId="3407C73D" w:rsidR="00AD6F26" w:rsidRPr="00AD6F26" w:rsidRDefault="006F1735" w:rsidP="00DB1505">
      <w:pPr>
        <w:rPr>
          <w:szCs w:val="16"/>
          <w:lang w:eastAsia="fr-FR"/>
        </w:rPr>
      </w:pPr>
      <w:r>
        <w:t xml:space="preserve">In this example, the lines </w:t>
      </w:r>
      <w:r w:rsidR="008026D9">
        <w:t xml:space="preserve">beginning </w:t>
      </w:r>
      <w:r>
        <w:t xml:space="preserve">with ‘!’ are comments, documenting the origin of the data. The name ‘pyrite-mno2’ is the mineral reaction name, representing the chemical formula </w:t>
      </w:r>
      <w:r w:rsidR="00206EF3">
        <w:t>FeS</w:t>
      </w:r>
      <w:r w:rsidR="00206EF3" w:rsidRPr="00206EF3">
        <w:rPr>
          <w:vertAlign w:val="subscript"/>
        </w:rPr>
        <w:t>2</w:t>
      </w:r>
      <w:r w:rsidR="00206EF3">
        <w:t xml:space="preserve"> in the </w:t>
      </w:r>
      <w:r w:rsidR="00206EF3">
        <w:lastRenderedPageBreak/>
        <w:t>chemical reaction</w:t>
      </w:r>
      <w:r w:rsidR="0045419B">
        <w:t xml:space="preserve"> equation</w:t>
      </w:r>
      <w:r w:rsidR="00206EF3">
        <w:t xml:space="preserve">. </w:t>
      </w:r>
      <w:r w:rsidR="0045419B">
        <w:t>This reaction</w:t>
      </w:r>
      <w:r w:rsidR="00206EF3">
        <w:t xml:space="preserve"> </w:t>
      </w:r>
      <w:r w:rsidR="00206EF3" w:rsidRPr="0075340C">
        <w:rPr>
          <w:noProof/>
        </w:rPr>
        <w:t>is</w:t>
      </w:r>
      <w:r w:rsidR="008026D9" w:rsidRPr="0075340C">
        <w:rPr>
          <w:noProof/>
        </w:rPr>
        <w:t xml:space="preserve"> surface-controlled</w:t>
      </w:r>
      <w:r w:rsidR="008026D9">
        <w:t>,</w:t>
      </w:r>
      <w:r w:rsidR="00206EF3">
        <w:t xml:space="preserve"> as defined in the next line. </w:t>
      </w:r>
      <w:r w:rsidR="007E71C8">
        <w:t xml:space="preserve">The rest of the data provided in the data block is the same as the other examples </w:t>
      </w:r>
      <w:r w:rsidR="0045419B">
        <w:t>mentioned above</w:t>
      </w:r>
      <w:r w:rsidR="007E71C8">
        <w:t xml:space="preserve"> except the </w:t>
      </w:r>
      <w:r w:rsidR="00A22EC3">
        <w:t xml:space="preserve">keyword </w:t>
      </w:r>
      <w:r w:rsidR="00933344">
        <w:t>‘</w:t>
      </w:r>
      <w:r w:rsidR="0045419B" w:rsidRPr="003D7B43">
        <w:t>fractional T^a</w:t>
      </w:r>
      <w:r w:rsidR="008026D9">
        <w:t>,</w:t>
      </w:r>
      <w:r w:rsidR="00933344">
        <w:t>’</w:t>
      </w:r>
      <w:r w:rsidR="0045419B">
        <w:t xml:space="preserve"> which is for the specification of the fraction order term </w:t>
      </w:r>
      <w:r w:rsidR="00C53DF3">
        <w:t xml:space="preserve">of the total concentration of </w:t>
      </w:r>
      <m:oMath>
        <m:r>
          <w:rPr>
            <w:rFonts w:ascii="Cambria Math" w:hAnsi="Cambria Math"/>
          </w:rPr>
          <m:t>Mn</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m:t>
            </m:r>
          </m:sup>
        </m:sSubSup>
      </m:oMath>
      <w:r w:rsidR="00C53DF3">
        <w:t xml:space="preserve"> </w:t>
      </w:r>
      <w:r w:rsidR="0045419B">
        <w:t xml:space="preserve">in the general rate expressions in </w:t>
      </w:r>
      <w:r w:rsidR="0045419B">
        <w:fldChar w:fldCharType="begin"/>
      </w:r>
      <w:r w:rsidR="0045419B">
        <w:instrText xml:space="preserve"> REF _Ref472427103 \h </w:instrText>
      </w:r>
      <w:r w:rsidR="0045419B">
        <w:fldChar w:fldCharType="separate"/>
      </w:r>
      <w:r w:rsidR="00D41448" w:rsidRPr="002D66AE">
        <w:rPr>
          <w:rFonts w:cs="Arial"/>
        </w:rPr>
        <w:t xml:space="preserve">Equation </w:t>
      </w:r>
      <w:r w:rsidR="00D41448">
        <w:rPr>
          <w:rFonts w:cs="Arial"/>
          <w:noProof/>
        </w:rPr>
        <w:t>4</w:t>
      </w:r>
      <w:r w:rsidR="00D41448" w:rsidRPr="002D66AE">
        <w:rPr>
          <w:rFonts w:cs="Arial"/>
        </w:rPr>
        <w:t>-</w:t>
      </w:r>
      <w:r w:rsidR="00D41448">
        <w:rPr>
          <w:rFonts w:cs="Arial"/>
          <w:noProof/>
        </w:rPr>
        <w:t>1</w:t>
      </w:r>
      <w:r w:rsidR="0045419B">
        <w:fldChar w:fldCharType="end"/>
      </w:r>
      <w:r w:rsidR="0045419B">
        <w:t>.</w:t>
      </w:r>
      <w:r w:rsidR="00C53DF3">
        <w:t xml:space="preserve"> The reaction order is 1.000.</w:t>
      </w:r>
    </w:p>
    <w:p w14:paraId="33ADF9F4" w14:textId="77777777" w:rsidR="00DB1505" w:rsidRPr="00456FC2" w:rsidRDefault="00DB1505" w:rsidP="00DB1505">
      <w:pPr>
        <w:pStyle w:val="Heading3"/>
      </w:pPr>
      <w:bookmarkStart w:id="557" w:name="_Toc243841829"/>
      <w:bookmarkStart w:id="558" w:name="_Ref362361707"/>
      <w:bookmarkStart w:id="559" w:name="_Toc13056190"/>
      <w:r w:rsidRPr="00456FC2">
        <w:t>Diffusion-controlled rate expression</w:t>
      </w:r>
      <w:bookmarkEnd w:id="557"/>
      <w:bookmarkEnd w:id="558"/>
      <w:bookmarkEnd w:id="559"/>
    </w:p>
    <w:p w14:paraId="345ACBC6" w14:textId="046DDBB3" w:rsidR="00DB1505" w:rsidRPr="00ED3698" w:rsidRDefault="00DB1505" w:rsidP="00DB1505">
      <w:r w:rsidRPr="00456FC2">
        <w:t xml:space="preserve">All reactions discussed </w:t>
      </w:r>
      <w:r w:rsidR="00A22EC3">
        <w:t>till</w:t>
      </w:r>
      <w:r w:rsidRPr="00456FC2">
        <w:t xml:space="preserve"> now were surface-controlled reactions. </w:t>
      </w:r>
      <w:r>
        <w:t xml:space="preserve">MIN3P-THCm </w:t>
      </w:r>
      <w:r w:rsidRPr="00456FC2">
        <w:t>also allows</w:t>
      </w:r>
      <w:r w:rsidRPr="00ED3698">
        <w:t xml:space="preserve"> </w:t>
      </w:r>
      <w:r w:rsidRPr="0075340C">
        <w:rPr>
          <w:noProof/>
        </w:rPr>
        <w:t>use</w:t>
      </w:r>
      <w:r w:rsidRPr="00ED3698">
        <w:t xml:space="preserve"> of the shrinking core model to describe mineral dissolution reactions. These reactions are identified in the database file for minerals by the string </w:t>
      </w:r>
      <w:r w:rsidR="00933344">
        <w:t>‘</w:t>
      </w:r>
      <w:r w:rsidRPr="00ED3698">
        <w:t>transport</w:t>
      </w:r>
      <w:r w:rsidR="00933344">
        <w:t>’</w:t>
      </w:r>
      <w:r w:rsidRPr="00ED3698">
        <w:t xml:space="preserve"> in replacement of the string ‘surface</w:t>
      </w:r>
      <w:r w:rsidR="00A22EC3">
        <w:t>.</w:t>
      </w:r>
      <w:r w:rsidRPr="00ED3698">
        <w:t>’</w:t>
      </w:r>
    </w:p>
    <w:p w14:paraId="1A48455F" w14:textId="05920493" w:rsidR="00DB1505" w:rsidRPr="00ED3698" w:rsidRDefault="00A22EC3" w:rsidP="00DB1505">
      <w:r w:rsidRPr="00ED3698">
        <w:t>As a result of</w:t>
      </w:r>
      <w:r w:rsidR="00DB1505" w:rsidRPr="00ED3698">
        <w:t xml:space="preserve"> the accumulation of alteration products on the mineral surface, the oxidation of pyrite by dissolved oxygen may be described using the shrinking core model. The reaction stoichiometry for this reaction is:</w:t>
      </w:r>
    </w:p>
    <w:p w14:paraId="619A0A34" w14:textId="77777777" w:rsidR="00DB1505" w:rsidRPr="00ED3698" w:rsidRDefault="00D52C88" w:rsidP="00DB1505">
      <w:r w:rsidRPr="00ED3698">
        <w:rPr>
          <w:noProof/>
        </w:rPr>
        <w:object w:dxaOrig="4580" w:dyaOrig="380" w14:anchorId="4A5B735D">
          <v:shape id="_x0000_i1038" type="#_x0000_t75" alt="" style="width:229.35pt;height:19.35pt;mso-width-percent:0;mso-height-percent:0;mso-width-percent:0;mso-height-percent:0" o:ole="" fillcolor="window">
            <v:imagedata r:id="rId158" o:title=""/>
          </v:shape>
          <o:OLEObject Type="Embed" ProgID="Equation.3" ShapeID="_x0000_i1038" DrawAspect="Content" ObjectID="_1776598798" r:id="rId159"/>
        </w:object>
      </w:r>
    </w:p>
    <w:p w14:paraId="6D864BAC" w14:textId="77777777" w:rsidR="00DB1505" w:rsidRPr="00ED3698" w:rsidRDefault="00DB1505" w:rsidP="00DB1505">
      <w:r w:rsidRPr="00ED3698">
        <w:t>A rate expression based on the shrinking core model can be expressed as:</w:t>
      </w:r>
    </w:p>
    <w:p w14:paraId="5411FD12" w14:textId="77777777" w:rsidR="00DB1505" w:rsidRPr="00ED3698" w:rsidRDefault="00D52C88" w:rsidP="00DB1505">
      <w:r w:rsidRPr="00ED3698">
        <w:rPr>
          <w:noProof/>
        </w:rPr>
        <w:object w:dxaOrig="3620" w:dyaOrig="720" w14:anchorId="67514E86">
          <v:shape id="_x0000_i1037" type="#_x0000_t75" alt="" style="width:182pt;height:36pt;mso-width-percent:0;mso-height-percent:0;mso-width-percent:0;mso-height-percent:0" o:ole="" fillcolor="window">
            <v:imagedata r:id="rId160" o:title=""/>
          </v:shape>
          <o:OLEObject Type="Embed" ProgID="Equation.3" ShapeID="_x0000_i1037" DrawAspect="Content" ObjectID="_1776598799" r:id="rId161"/>
        </w:object>
      </w:r>
    </w:p>
    <w:p w14:paraId="5126717B" w14:textId="21E0A2A0" w:rsidR="00DB1505" w:rsidRPr="00ED3698" w:rsidRDefault="00DB1505" w:rsidP="00DB1505">
      <w:r w:rsidRPr="00ED3698">
        <w:t>In this rate expression</w:t>
      </w:r>
      <w:r w:rsidR="004259E7">
        <w:t>,</w:t>
      </w:r>
      <w:r w:rsidRPr="00ED3698">
        <w:t xml:space="preserve"> 10</w:t>
      </w:r>
      <w:r w:rsidRPr="00ED3698">
        <w:rPr>
          <w:vertAlign w:val="superscript"/>
        </w:rPr>
        <w:t>3</w:t>
      </w:r>
      <w:r w:rsidRPr="00ED3698">
        <w:t xml:space="preserve"> is a conversion factor [L m</w:t>
      </w:r>
      <w:r w:rsidRPr="00ED3698">
        <w:rPr>
          <w:vertAlign w:val="superscript"/>
        </w:rPr>
        <w:t>-3</w:t>
      </w:r>
      <w:r w:rsidRPr="00ED3698">
        <w:t xml:space="preserve">], </w:t>
      </w:r>
      <w:r w:rsidRPr="00ED3698">
        <w:rPr>
          <w:i/>
        </w:rPr>
        <w:t>S</w:t>
      </w:r>
      <w:r w:rsidRPr="00ED3698">
        <w:rPr>
          <w:i/>
          <w:vertAlign w:val="subscript"/>
        </w:rPr>
        <w:t>i</w:t>
      </w:r>
      <w:r w:rsidRPr="00ED3698">
        <w:t xml:space="preserve"> is a scaling factor including the tortuosity of the surface coating or altered rim on the mineral surface, </w:t>
      </w:r>
      <w:r w:rsidRPr="00ED3698">
        <w:rPr>
          <w:i/>
        </w:rPr>
        <w:t>r</w:t>
      </w:r>
      <w:r w:rsidRPr="00ED3698">
        <w:rPr>
          <w:i/>
          <w:vertAlign w:val="subscript"/>
        </w:rPr>
        <w:t>i</w:t>
      </w:r>
      <w:r w:rsidRPr="00ED3698">
        <w:rPr>
          <w:i/>
          <w:vertAlign w:val="superscript"/>
        </w:rPr>
        <w:t>p</w:t>
      </w:r>
      <w:r w:rsidRPr="00ED3698">
        <w:t xml:space="preserve"> is the radius of the particle, </w:t>
      </w:r>
      <w:r w:rsidRPr="0075340C">
        <w:rPr>
          <w:i/>
          <w:noProof/>
        </w:rPr>
        <w:t>r</w:t>
      </w:r>
      <w:r w:rsidRPr="0075340C">
        <w:rPr>
          <w:i/>
          <w:noProof/>
          <w:vertAlign w:val="subscript"/>
        </w:rPr>
        <w:t>i</w:t>
      </w:r>
      <w:r w:rsidRPr="0075340C">
        <w:rPr>
          <w:i/>
          <w:noProof/>
          <w:vertAlign w:val="superscript"/>
        </w:rPr>
        <w:t>r</w:t>
      </w:r>
      <w:r w:rsidRPr="00ED3698">
        <w:t xml:space="preserve"> is the radius of the unreacted portion of the particle</w:t>
      </w:r>
      <w:r>
        <w:t xml:space="preserve">, </w:t>
      </w:r>
      <w:r w:rsidRPr="00ED3698">
        <w:rPr>
          <w:i/>
        </w:rPr>
        <w:t>D</w:t>
      </w:r>
      <w:r w:rsidRPr="00ED3698">
        <w:rPr>
          <w:i/>
          <w:vertAlign w:val="subscript"/>
        </w:rPr>
        <w:t>i1</w:t>
      </w:r>
      <w:r w:rsidRPr="00ED3698">
        <w:rPr>
          <w:i/>
          <w:vertAlign w:val="superscript"/>
        </w:rPr>
        <w:t>m</w:t>
      </w:r>
      <w:r w:rsidRPr="00ED3698">
        <w:t xml:space="preserve"> is the free phase diffusion coefficient of the primary reactant in water (in this case</w:t>
      </w:r>
      <w:r w:rsidR="004259E7">
        <w:t>,</w:t>
      </w:r>
      <w:r w:rsidRPr="00ED3698">
        <w:t xml:space="preserve"> O</w:t>
      </w:r>
      <w:r w:rsidRPr="00ED3698">
        <w:rPr>
          <w:vertAlign w:val="subscript"/>
        </w:rPr>
        <w:t>2</w:t>
      </w:r>
      <w:r w:rsidRPr="00ED3698">
        <w:t xml:space="preserve">(aq)) and </w:t>
      </w:r>
      <w:r w:rsidRPr="00ED3698">
        <w:rPr>
          <w:i/>
        </w:rPr>
        <w:sym w:font="Symbol" w:char="F06E"/>
      </w:r>
      <w:r w:rsidRPr="00ED3698">
        <w:rPr>
          <w:i/>
          <w:vertAlign w:val="subscript"/>
        </w:rPr>
        <w:t>i1</w:t>
      </w:r>
      <w:r w:rsidRPr="00ED3698">
        <w:rPr>
          <w:i/>
          <w:vertAlign w:val="superscript"/>
        </w:rPr>
        <w:t>m</w:t>
      </w:r>
      <w:r w:rsidRPr="00ED3698">
        <w:t xml:space="preserve"> is the stoichiometric coefficient of oxygen in the reaction equation. The parameters </w:t>
      </w:r>
      <w:r w:rsidRPr="00ED3698">
        <w:rPr>
          <w:i/>
        </w:rPr>
        <w:t>S</w:t>
      </w:r>
      <w:r w:rsidRPr="00ED3698">
        <w:rPr>
          <w:i/>
          <w:vertAlign w:val="subscript"/>
        </w:rPr>
        <w:t>i</w:t>
      </w:r>
      <w:r w:rsidRPr="00ED3698">
        <w:t xml:space="preserve">, </w:t>
      </w:r>
      <w:r w:rsidRPr="00ED3698">
        <w:rPr>
          <w:i/>
        </w:rPr>
        <w:t>r</w:t>
      </w:r>
      <w:r w:rsidRPr="00ED3698">
        <w:rPr>
          <w:i/>
          <w:vertAlign w:val="subscript"/>
        </w:rPr>
        <w:t>i</w:t>
      </w:r>
      <w:r w:rsidRPr="00ED3698">
        <w:rPr>
          <w:i/>
          <w:vertAlign w:val="superscript"/>
        </w:rPr>
        <w:t>p</w:t>
      </w:r>
      <w:r w:rsidRPr="00ED3698">
        <w:t xml:space="preserve">, and </w:t>
      </w:r>
      <w:r w:rsidRPr="0075340C">
        <w:rPr>
          <w:i/>
          <w:noProof/>
        </w:rPr>
        <w:t>r</w:t>
      </w:r>
      <w:r w:rsidRPr="0075340C">
        <w:rPr>
          <w:i/>
          <w:noProof/>
          <w:vertAlign w:val="subscript"/>
        </w:rPr>
        <w:t>i</w:t>
      </w:r>
      <w:r w:rsidRPr="0075340C">
        <w:rPr>
          <w:i/>
          <w:noProof/>
          <w:vertAlign w:val="superscript"/>
        </w:rPr>
        <w:t>r</w:t>
      </w:r>
      <w:r w:rsidRPr="00ED3698">
        <w:t xml:space="preserve"> are specified in the </w:t>
      </w:r>
      <w:r w:rsidR="004259E7" w:rsidRPr="00ED3698">
        <w:t>problem</w:t>
      </w:r>
      <w:r w:rsidR="004259E7">
        <w:t>-</w:t>
      </w:r>
      <w:r w:rsidR="004259E7" w:rsidRPr="00ED3698">
        <w:t xml:space="preserve">specific </w:t>
      </w:r>
      <w:r w:rsidRPr="00ED3698">
        <w:t xml:space="preserve">input file (see </w:t>
      </w:r>
      <w:r w:rsidR="004259E7">
        <w:t>d</w:t>
      </w:r>
      <w:r w:rsidR="004259E7" w:rsidRPr="00ED3698">
        <w:t xml:space="preserve">ata </w:t>
      </w:r>
      <w:r w:rsidRPr="00ED3698">
        <w:t xml:space="preserve">blocks 14 or 15). The remaining parameters are not </w:t>
      </w:r>
      <w:r w:rsidR="004259E7" w:rsidRPr="00ED3698">
        <w:t>problem</w:t>
      </w:r>
      <w:r w:rsidR="004259E7">
        <w:t>-</w:t>
      </w:r>
      <w:r w:rsidR="004259E7" w:rsidRPr="00ED3698">
        <w:t xml:space="preserve">specific </w:t>
      </w:r>
      <w:r w:rsidRPr="00ED3698">
        <w:t xml:space="preserve">and </w:t>
      </w:r>
      <w:r w:rsidR="004259E7">
        <w:t xml:space="preserve">are, </w:t>
      </w:r>
      <w:r w:rsidRPr="00ED3698">
        <w:t>therefore</w:t>
      </w:r>
      <w:r w:rsidR="004259E7">
        <w:t>,</w:t>
      </w:r>
      <w:r w:rsidRPr="00ED3698">
        <w:t xml:space="preserve"> defined in the database. The database entry for the oxidative dissolution of pyrite described by the shrinking core model is:</w:t>
      </w:r>
    </w:p>
    <w:p w14:paraId="4ADC62A2" w14:textId="77777777" w:rsidR="00DB1505" w:rsidRPr="00ED3698" w:rsidRDefault="00DB1505" w:rsidP="00DB1505">
      <w:pPr>
        <w:pStyle w:val="StyleCode"/>
      </w:pPr>
    </w:p>
    <w:p w14:paraId="03C0D0B9" w14:textId="445FE114" w:rsidR="00DB1505" w:rsidRPr="00ED3698" w:rsidRDefault="00DB1505" w:rsidP="00DB1505">
      <w:pPr>
        <w:pStyle w:val="StyleCode"/>
        <w:rPr>
          <w:lang w:val="pt-BR" w:eastAsia="fr-FR"/>
        </w:rPr>
      </w:pPr>
      <w:r w:rsidRPr="00ED3698">
        <w:rPr>
          <w:lang w:val="pt-BR" w:eastAsia="fr-FR"/>
        </w:rPr>
        <w:t>'pyrite-sc'</w:t>
      </w:r>
    </w:p>
    <w:p w14:paraId="171403F4" w14:textId="1E87BCD9" w:rsidR="00DB1505" w:rsidRPr="00ED3698" w:rsidRDefault="00DB1505" w:rsidP="00DB1505">
      <w:pPr>
        <w:pStyle w:val="StyleCode"/>
        <w:rPr>
          <w:lang w:val="pt-BR" w:eastAsia="fr-FR"/>
        </w:rPr>
      </w:pPr>
      <w:r w:rsidRPr="00ED3698">
        <w:rPr>
          <w:lang w:val="pt-BR" w:eastAsia="fr-FR"/>
        </w:rPr>
        <w:t>'transport'</w:t>
      </w:r>
    </w:p>
    <w:p w14:paraId="75E86AB3" w14:textId="77777777" w:rsidR="00DB1505" w:rsidRPr="00ED3698" w:rsidRDefault="00DB1505" w:rsidP="00DB1505">
      <w:pPr>
        <w:pStyle w:val="StyleCode"/>
        <w:rPr>
          <w:lang w:val="pt-BR" w:eastAsia="fr-FR"/>
        </w:rPr>
      </w:pPr>
      <w:r w:rsidRPr="00ED3698">
        <w:rPr>
          <w:lang w:val="pt-BR" w:eastAsia="fr-FR"/>
        </w:rPr>
        <w:t>119.9750  5.020</w:t>
      </w:r>
    </w:p>
    <w:p w14:paraId="705244AB" w14:textId="7B1F39C3" w:rsidR="00DB1505" w:rsidRPr="00ED3698" w:rsidRDefault="00DB1505" w:rsidP="00DB1505">
      <w:pPr>
        <w:pStyle w:val="StyleCode"/>
        <w:rPr>
          <w:lang w:val="pt-BR" w:eastAsia="fr-FR"/>
        </w:rPr>
      </w:pPr>
      <w:r w:rsidRPr="00ED3698">
        <w:rPr>
          <w:lang w:val="pt-BR" w:eastAsia="fr-FR"/>
        </w:rPr>
        <w:t>5  'fe+2' 1.000  'so4-2' 2.000  'h+1' 2.000  'h2o' -1.000  'o2(aq)' -3.500</w:t>
      </w:r>
    </w:p>
    <w:p w14:paraId="1F2146D7" w14:textId="7F25FA23" w:rsidR="00DB1505" w:rsidRPr="00ED3698" w:rsidRDefault="00DB1505" w:rsidP="00DB1505">
      <w:pPr>
        <w:pStyle w:val="StyleCode"/>
        <w:rPr>
          <w:lang w:eastAsia="fr-FR"/>
        </w:rPr>
      </w:pPr>
      <w:r w:rsidRPr="00ED3698">
        <w:rPr>
          <w:lang w:eastAsia="fr-FR"/>
        </w:rPr>
        <w:t>'irreversible dissolution'</w:t>
      </w:r>
    </w:p>
    <w:p w14:paraId="5AA75D2D" w14:textId="77777777" w:rsidR="00DB1505" w:rsidRPr="00ED3698" w:rsidRDefault="00DB1505" w:rsidP="00DB1505">
      <w:pPr>
        <w:pStyle w:val="StyleCode"/>
        <w:rPr>
          <w:lang w:eastAsia="fr-FR"/>
        </w:rPr>
      </w:pPr>
    </w:p>
    <w:p w14:paraId="61AE7497" w14:textId="0914A862" w:rsidR="00DB1505" w:rsidRPr="00ED3698" w:rsidRDefault="00DB1505" w:rsidP="00DB1505">
      <w:pPr>
        <w:pStyle w:val="StyleCode"/>
        <w:rPr>
          <w:lang w:eastAsia="fr-FR"/>
        </w:rPr>
      </w:pPr>
      <w:r w:rsidRPr="00ED3698">
        <w:rPr>
          <w:lang w:eastAsia="fr-FR"/>
        </w:rPr>
        <w:t>'fractional C^c' 1</w:t>
      </w:r>
    </w:p>
    <w:p w14:paraId="7CBBBE9C" w14:textId="3D147A06" w:rsidR="00DB1505" w:rsidRPr="00ED3698" w:rsidRDefault="00DB1505" w:rsidP="00DB1505">
      <w:pPr>
        <w:pStyle w:val="StyleCode"/>
        <w:rPr>
          <w:lang w:val="en-GB" w:eastAsia="fr-FR"/>
        </w:rPr>
      </w:pPr>
      <w:r w:rsidRPr="00ED3698">
        <w:rPr>
          <w:lang w:val="en-GB" w:eastAsia="fr-FR"/>
        </w:rPr>
        <w:t>'o2(aq)' 1.000</w:t>
      </w:r>
    </w:p>
    <w:p w14:paraId="498C6D3E" w14:textId="14CE832E" w:rsidR="00DB1505" w:rsidRPr="00ED3698" w:rsidRDefault="00DB1505" w:rsidP="00DB1505">
      <w:pPr>
        <w:pStyle w:val="StyleCode"/>
        <w:rPr>
          <w:lang w:val="en-GB" w:eastAsia="fr-FR"/>
        </w:rPr>
      </w:pPr>
      <w:r w:rsidRPr="00ED3698">
        <w:rPr>
          <w:lang w:val="en-GB" w:eastAsia="fr-FR"/>
        </w:rPr>
        <w:t>'shrinking core parameters'  2.41d-9  3.500</w:t>
      </w:r>
    </w:p>
    <w:p w14:paraId="2B47C60E" w14:textId="77777777" w:rsidR="00DB1505" w:rsidRPr="00ED3698" w:rsidRDefault="00DB1505" w:rsidP="00DB1505">
      <w:pPr>
        <w:pStyle w:val="StyleCode"/>
      </w:pPr>
    </w:p>
    <w:p w14:paraId="7B85DB74" w14:textId="41CB88A6" w:rsidR="00DB1505" w:rsidRPr="00ED3698" w:rsidRDefault="00DB1505" w:rsidP="00DB1505">
      <w:r w:rsidRPr="00ED3698">
        <w:t>Transport controlled reactions can only be described as irreversible reactions. The other database entries follow the same format</w:t>
      </w:r>
      <w:r w:rsidR="004259E7">
        <w:t>,</w:t>
      </w:r>
      <w:r w:rsidRPr="00ED3698">
        <w:t xml:space="preserve"> as described </w:t>
      </w:r>
      <w:r w:rsidRPr="0075340C">
        <w:rPr>
          <w:noProof/>
        </w:rPr>
        <w:t>is</w:t>
      </w:r>
      <w:r w:rsidRPr="00ED3698">
        <w:t xml:space="preserve"> the previous examples.</w:t>
      </w:r>
    </w:p>
    <w:p w14:paraId="5940DF36" w14:textId="6D39193A" w:rsidR="00DB1505" w:rsidRDefault="00DB1505" w:rsidP="00DB1505">
      <w:r w:rsidRPr="00ED3698">
        <w:t xml:space="preserve">Additional parameters are required after the </w:t>
      </w:r>
      <w:r w:rsidR="004259E7">
        <w:t>keyword</w:t>
      </w:r>
      <w:r w:rsidRPr="00ED3698">
        <w:t xml:space="preserve"> </w:t>
      </w:r>
      <w:r w:rsidR="00933344">
        <w:rPr>
          <w:lang w:val="en-GB" w:eastAsia="fr-FR"/>
        </w:rPr>
        <w:t>‘</w:t>
      </w:r>
      <w:r w:rsidRPr="00ED3698">
        <w:rPr>
          <w:lang w:val="en-GB" w:eastAsia="fr-FR"/>
        </w:rPr>
        <w:t>shrinking core parameters</w:t>
      </w:r>
      <w:r w:rsidR="004259E7">
        <w:rPr>
          <w:lang w:val="en-GB" w:eastAsia="fr-FR"/>
        </w:rPr>
        <w:t>.</w:t>
      </w:r>
      <w:r w:rsidR="00933344">
        <w:rPr>
          <w:lang w:val="en-GB" w:eastAsia="fr-FR"/>
        </w:rPr>
        <w:t>’</w:t>
      </w:r>
      <w:r w:rsidRPr="00ED3698">
        <w:rPr>
          <w:lang w:val="en-GB" w:eastAsia="fr-FR"/>
        </w:rPr>
        <w:t xml:space="preserve"> These are </w:t>
      </w:r>
      <w:r w:rsidRPr="00ED3698">
        <w:t xml:space="preserve">the </w:t>
      </w:r>
      <w:r w:rsidR="004259E7" w:rsidRPr="00ED3698">
        <w:t>free</w:t>
      </w:r>
      <w:r w:rsidR="004259E7">
        <w:t>-</w:t>
      </w:r>
      <w:r w:rsidR="004259E7" w:rsidRPr="00ED3698">
        <w:t xml:space="preserve">phase </w:t>
      </w:r>
      <w:r w:rsidRPr="00ED3698">
        <w:t xml:space="preserve">diffusion </w:t>
      </w:r>
      <w:r w:rsidR="004259E7" w:rsidRPr="00ED3698">
        <w:t>coefficien</w:t>
      </w:r>
      <w:r w:rsidR="004259E7">
        <w:t>ts</w:t>
      </w:r>
      <w:r w:rsidR="004259E7" w:rsidRPr="00ED3698">
        <w:t xml:space="preserve"> </w:t>
      </w:r>
      <w:r w:rsidRPr="00ED3698">
        <w:t>of the primary reactant in water (</w:t>
      </w:r>
      <w:r w:rsidR="00E809B6" w:rsidRPr="00ED3698">
        <w:rPr>
          <w:i/>
        </w:rPr>
        <w:t>D</w:t>
      </w:r>
      <w:r w:rsidR="00E809B6" w:rsidRPr="00ED3698">
        <w:rPr>
          <w:i/>
          <w:vertAlign w:val="subscript"/>
        </w:rPr>
        <w:t>i1</w:t>
      </w:r>
      <w:r w:rsidR="00E809B6" w:rsidRPr="00ED3698">
        <w:rPr>
          <w:i/>
          <w:vertAlign w:val="superscript"/>
        </w:rPr>
        <w:t>m</w:t>
      </w:r>
      <w:r w:rsidR="00E809B6" w:rsidRPr="00ED3698">
        <w:t xml:space="preserve"> </w:t>
      </w:r>
      <w:r w:rsidRPr="00ED3698">
        <w:t>in m</w:t>
      </w:r>
      <w:r w:rsidRPr="00ED3698">
        <w:rPr>
          <w:vertAlign w:val="superscript"/>
        </w:rPr>
        <w:t>2</w:t>
      </w:r>
      <w:r w:rsidR="00E809B6">
        <w:rPr>
          <w:vertAlign w:val="superscript"/>
        </w:rPr>
        <w:t> </w:t>
      </w:r>
      <w:r w:rsidRPr="00ED3698">
        <w:t>s</w:t>
      </w:r>
      <w:r w:rsidRPr="00ED3698">
        <w:rPr>
          <w:vertAlign w:val="superscript"/>
        </w:rPr>
        <w:t>-1</w:t>
      </w:r>
      <w:r w:rsidRPr="00ED3698">
        <w:t>)</w:t>
      </w:r>
      <w:r w:rsidR="00754FCC">
        <w:t>, which is 2.41×10</w:t>
      </w:r>
      <w:r w:rsidR="00F2781B" w:rsidRPr="00754FCC">
        <w:rPr>
          <w:vertAlign w:val="superscript"/>
        </w:rPr>
        <w:t>-9</w:t>
      </w:r>
      <w:r w:rsidR="00E809B6">
        <w:t xml:space="preserve"> </w:t>
      </w:r>
      <w:r w:rsidR="00E809B6" w:rsidRPr="00ED3698">
        <w:t>m</w:t>
      </w:r>
      <w:r w:rsidR="00E809B6" w:rsidRPr="00ED3698">
        <w:rPr>
          <w:vertAlign w:val="superscript"/>
        </w:rPr>
        <w:t>2</w:t>
      </w:r>
      <w:r w:rsidR="00E809B6">
        <w:rPr>
          <w:vertAlign w:val="superscript"/>
        </w:rPr>
        <w:t> </w:t>
      </w:r>
      <w:r w:rsidR="00E809B6" w:rsidRPr="00ED3698">
        <w:t>s</w:t>
      </w:r>
      <w:r w:rsidR="00E809B6" w:rsidRPr="00ED3698">
        <w:rPr>
          <w:vertAlign w:val="superscript"/>
        </w:rPr>
        <w:t>-1</w:t>
      </w:r>
      <w:r w:rsidR="004259E7">
        <w:t xml:space="preserve">, </w:t>
      </w:r>
      <w:r w:rsidR="00E809B6">
        <w:t>for example</w:t>
      </w:r>
      <w:r w:rsidR="004259E7">
        <w:t xml:space="preserve">, </w:t>
      </w:r>
      <w:r w:rsidR="00E809B6">
        <w:t xml:space="preserve">and </w:t>
      </w:r>
      <w:r w:rsidRPr="00ED3698">
        <w:t>the stoichiometric coefficient of oxygen in the reaction equation</w:t>
      </w:r>
      <w:r w:rsidR="00E809B6">
        <w:t xml:space="preserve"> (</w:t>
      </w:r>
      <w:r w:rsidR="00E809B6" w:rsidRPr="00ED3698">
        <w:rPr>
          <w:i/>
        </w:rPr>
        <w:sym w:font="Symbol" w:char="F06E"/>
      </w:r>
      <w:r w:rsidR="00E809B6" w:rsidRPr="00ED3698">
        <w:rPr>
          <w:i/>
          <w:vertAlign w:val="subscript"/>
        </w:rPr>
        <w:t>i1</w:t>
      </w:r>
      <w:r w:rsidR="00E809B6" w:rsidRPr="00ED3698">
        <w:rPr>
          <w:i/>
          <w:vertAlign w:val="superscript"/>
        </w:rPr>
        <w:t>m</w:t>
      </w:r>
      <w:r w:rsidR="00E809B6">
        <w:t>), which is 3.5</w:t>
      </w:r>
      <w:r w:rsidRPr="00ED3698">
        <w:t>.</w:t>
      </w:r>
    </w:p>
    <w:p w14:paraId="28BFEE04" w14:textId="2F7CE1DE" w:rsidR="00DB1505" w:rsidRPr="00456FC2" w:rsidRDefault="000F181C" w:rsidP="00AA6883">
      <w:pPr>
        <w:pStyle w:val="Heading2"/>
      </w:pPr>
      <w:bookmarkStart w:id="560" w:name="_Toc13056191"/>
      <w:r>
        <w:t>Kinetical reactions</w:t>
      </w:r>
      <w:r w:rsidR="00660786">
        <w:t xml:space="preserve"> containing isotopes</w:t>
      </w:r>
      <w:bookmarkEnd w:id="560"/>
    </w:p>
    <w:p w14:paraId="661AC94C" w14:textId="23D00982" w:rsidR="00DB1505" w:rsidRDefault="00660786" w:rsidP="00DB1505">
      <w:r>
        <w:t xml:space="preserve">The definition of the geochemical database for </w:t>
      </w:r>
      <w:r w:rsidR="000F181C">
        <w:t>kinetic</w:t>
      </w:r>
      <w:r>
        <w:t xml:space="preserve"> reactions containing isotopes </w:t>
      </w:r>
      <w:r w:rsidR="004259E7">
        <w:t xml:space="preserve">is </w:t>
      </w:r>
      <w:r>
        <w:t>basically a</w:t>
      </w:r>
      <w:r w:rsidR="00AA6883">
        <w:t xml:space="preserve">s mentioned in the previous </w:t>
      </w:r>
      <w:r>
        <w:t xml:space="preserve">sections. </w:t>
      </w:r>
      <w:r w:rsidR="000F181C">
        <w:t xml:space="preserve">Generally, additional keywords are required to define the </w:t>
      </w:r>
      <w:r w:rsidR="000F181C">
        <w:lastRenderedPageBreak/>
        <w:t xml:space="preserve">master and dependent isotopes. The following example </w:t>
      </w:r>
      <w:r w:rsidR="004259E7">
        <w:t xml:space="preserve">shows </w:t>
      </w:r>
      <w:r w:rsidR="000F181C">
        <w:t xml:space="preserve">the definition </w:t>
      </w:r>
      <w:r w:rsidR="00DB1505">
        <w:t xml:space="preserve">of </w:t>
      </w:r>
      <w:r w:rsidR="004259E7">
        <w:t xml:space="preserve">sulphate </w:t>
      </w:r>
      <w:r w:rsidR="000F181C">
        <w:t xml:space="preserve">reduction </w:t>
      </w:r>
      <w:r w:rsidR="004259E7">
        <w:t xml:space="preserve">reactions </w:t>
      </w:r>
      <w:r w:rsidR="00DB1505">
        <w:t>by organic matter</w:t>
      </w:r>
      <w:r w:rsidR="000F181C">
        <w:t xml:space="preserve"> </w:t>
      </w:r>
      <w:r w:rsidR="00AA6883">
        <w:t>containing</w:t>
      </w:r>
      <w:r w:rsidR="000F181C">
        <w:t xml:space="preserve"> the master isotope (i.e.</w:t>
      </w:r>
      <w:r w:rsidR="004259E7">
        <w:t>,</w:t>
      </w:r>
      <w:r w:rsidR="000F181C">
        <w:t xml:space="preserve"> </w:t>
      </w:r>
      <w:r w:rsidR="000F181C">
        <w:rPr>
          <w:vertAlign w:val="superscript"/>
        </w:rPr>
        <w:t>32</w:t>
      </w:r>
      <w:r w:rsidR="000F181C">
        <w:t>S in SO</w:t>
      </w:r>
      <w:r w:rsidR="000F181C" w:rsidRPr="000F181C">
        <w:rPr>
          <w:vertAlign w:val="subscript"/>
        </w:rPr>
        <w:t>4</w:t>
      </w:r>
      <w:r w:rsidR="000F181C" w:rsidRPr="000F181C">
        <w:rPr>
          <w:vertAlign w:val="superscript"/>
        </w:rPr>
        <w:t>-2</w:t>
      </w:r>
      <w:r w:rsidR="000F181C">
        <w:t>)</w:t>
      </w:r>
      <w:r w:rsidR="00DB1505">
        <w:t>:</w:t>
      </w:r>
    </w:p>
    <w:p w14:paraId="2CA94B24" w14:textId="77777777" w:rsidR="00DB1505" w:rsidRDefault="00DB1505" w:rsidP="00DB1505">
      <w:pPr>
        <w:pStyle w:val="StyleCode"/>
      </w:pPr>
    </w:p>
    <w:p w14:paraId="75B47872" w14:textId="2643CC8A" w:rsidR="00DB1505" w:rsidRDefault="00DB1505" w:rsidP="00DB1505">
      <w:pPr>
        <w:pStyle w:val="StyleCode"/>
      </w:pPr>
      <w:r>
        <w:t>'ch2o-h2s-m'</w:t>
      </w:r>
    </w:p>
    <w:p w14:paraId="277D9B7C" w14:textId="39F9FEE5" w:rsidR="00DB1505" w:rsidRDefault="00DB1505" w:rsidP="00DB1505">
      <w:pPr>
        <w:pStyle w:val="StyleCode"/>
      </w:pPr>
      <w:r>
        <w:t>'surface'</w:t>
      </w:r>
    </w:p>
    <w:p w14:paraId="18C2B772" w14:textId="77777777" w:rsidR="00DB1505" w:rsidRDefault="00DB1505" w:rsidP="00DB1505">
      <w:pPr>
        <w:pStyle w:val="StyleCode"/>
      </w:pPr>
      <w:r>
        <w:t>30.000 0.8786</w:t>
      </w:r>
    </w:p>
    <w:p w14:paraId="01044A43" w14:textId="4DB06C54" w:rsidR="00DB1505" w:rsidRDefault="00DB1505" w:rsidP="00DB1505">
      <w:pPr>
        <w:pStyle w:val="StyleCode"/>
      </w:pPr>
      <w:r>
        <w:t>4 'co3-2' 1.000 'hs-1' 0.500 'so4-2' -0.500 'h+1' 1.500</w:t>
      </w:r>
    </w:p>
    <w:p w14:paraId="1CA1A882" w14:textId="0DF98812" w:rsidR="00DB1505" w:rsidRDefault="00DB1505" w:rsidP="00DB1505">
      <w:pPr>
        <w:pStyle w:val="StyleCode"/>
      </w:pPr>
      <w:r>
        <w:t>'irreversible dissolution'</w:t>
      </w:r>
    </w:p>
    <w:p w14:paraId="00CA579A" w14:textId="61E9AEF6" w:rsidR="00DB1505" w:rsidRDefault="00DB1505" w:rsidP="00DB1505">
      <w:pPr>
        <w:pStyle w:val="StyleCode"/>
      </w:pPr>
      <w:r>
        <w:t>'hyperbolic sum T^a' 2</w:t>
      </w:r>
    </w:p>
    <w:p w14:paraId="6D8F5BCA" w14:textId="1560A7B9" w:rsidR="00DB1505" w:rsidRDefault="00DB1505" w:rsidP="00DB1505">
      <w:pPr>
        <w:pStyle w:val="StyleCode"/>
      </w:pPr>
      <w:r>
        <w:t>2 'so4-2' '34so4-2' 1.62d-3 1.0d0</w:t>
      </w:r>
    </w:p>
    <w:p w14:paraId="2FC1365B" w14:textId="2CF3D5C3" w:rsidR="00DB1505" w:rsidRDefault="00DB1505" w:rsidP="00DB1505">
      <w:pPr>
        <w:pStyle w:val="StyleCode"/>
      </w:pPr>
      <w:r>
        <w:t>2 'so4-2' '34so4-2' 2.4d-6 2.0d0</w:t>
      </w:r>
    </w:p>
    <w:p w14:paraId="224EFFED" w14:textId="7047E8FA" w:rsidR="00DB1505" w:rsidRDefault="00DB1505" w:rsidP="00DB1505">
      <w:pPr>
        <w:pStyle w:val="StyleCode"/>
      </w:pPr>
      <w:r>
        <w:t>'isotopic fractionation_master' 1</w:t>
      </w:r>
    </w:p>
    <w:p w14:paraId="4BBCE9C9" w14:textId="514A0724" w:rsidR="00DB1505" w:rsidRDefault="00DB1505" w:rsidP="00DB1505">
      <w:pPr>
        <w:pStyle w:val="StyleCode"/>
      </w:pPr>
      <w:r>
        <w:t>2 'so4-2' '34so4-2'</w:t>
      </w:r>
    </w:p>
    <w:p w14:paraId="296190D3" w14:textId="77777777" w:rsidR="00DB1505" w:rsidRDefault="00DB1505" w:rsidP="00DB1505">
      <w:pPr>
        <w:pStyle w:val="StyleCode"/>
      </w:pPr>
      <w:r>
        <w:t>0.9616</w:t>
      </w:r>
    </w:p>
    <w:p w14:paraId="1EFDA919" w14:textId="77777777" w:rsidR="00DB1505" w:rsidRDefault="00DB1505" w:rsidP="00DB1505">
      <w:pPr>
        <w:pStyle w:val="StyleCode"/>
      </w:pPr>
    </w:p>
    <w:p w14:paraId="044CF1A3" w14:textId="00540304" w:rsidR="00DB1505" w:rsidRDefault="000F181C" w:rsidP="00DB1505">
      <w:r>
        <w:t xml:space="preserve">The first five lines define the reaction as </w:t>
      </w:r>
      <w:r w:rsidR="004259E7">
        <w:t xml:space="preserve">a surface-controlled </w:t>
      </w:r>
      <w:r>
        <w:t xml:space="preserve">irreversible intra-aqueous reaction. </w:t>
      </w:r>
      <w:r w:rsidR="00DB1505">
        <w:t xml:space="preserve">The keyword </w:t>
      </w:r>
      <w:r w:rsidR="00933344">
        <w:t>‘</w:t>
      </w:r>
      <w:r w:rsidR="00DB1505">
        <w:t>hyperbolic sum T^a</w:t>
      </w:r>
      <w:r w:rsidR="00933344">
        <w:t>’</w:t>
      </w:r>
      <w:r w:rsidR="00AA6883">
        <w:t xml:space="preserve"> in line 6</w:t>
      </w:r>
      <w:r w:rsidR="00DB1505">
        <w:t xml:space="preserve"> </w:t>
      </w:r>
      <w:r w:rsidR="00AA6883">
        <w:t>specifies that</w:t>
      </w:r>
      <w:r w:rsidR="00DB1505">
        <w:t xml:space="preserve"> the reaction rate </w:t>
      </w:r>
      <w:r w:rsidR="00AA6883">
        <w:t xml:space="preserve">is </w:t>
      </w:r>
      <w:r w:rsidR="00DB1505">
        <w:t xml:space="preserve">dependent on the total </w:t>
      </w:r>
      <w:r w:rsidR="004259E7">
        <w:t xml:space="preserve">sulphate </w:t>
      </w:r>
      <w:r w:rsidR="00DB1505">
        <w:t>concentration (i.</w:t>
      </w:r>
      <w:r w:rsidR="004259E7">
        <w:t xml:space="preserve">e., </w:t>
      </w:r>
      <w:r w:rsidR="00DB1505">
        <w:t xml:space="preserve">the sum of </w:t>
      </w:r>
      <w:r w:rsidR="00AA6883">
        <w:t>two</w:t>
      </w:r>
      <w:r w:rsidR="00DB1505">
        <w:t xml:space="preserve"> </w:t>
      </w:r>
      <w:r w:rsidR="004259E7">
        <w:t xml:space="preserve">sulphate </w:t>
      </w:r>
      <w:r w:rsidR="00DB1505">
        <w:t>isotope components</w:t>
      </w:r>
      <w:r w:rsidR="004259E7">
        <w:t>,</w:t>
      </w:r>
      <w:r w:rsidR="00AA6883">
        <w:t xml:space="preserve"> </w:t>
      </w:r>
      <w:r w:rsidR="00933344">
        <w:t>‘</w:t>
      </w:r>
      <w:r w:rsidR="00AA6883">
        <w:t>so4-2</w:t>
      </w:r>
      <w:r w:rsidR="00933344">
        <w:t>’</w:t>
      </w:r>
      <w:r w:rsidR="00AA6883">
        <w:t xml:space="preserve"> and </w:t>
      </w:r>
      <w:r w:rsidR="00933344">
        <w:t>‘</w:t>
      </w:r>
      <w:r w:rsidR="00AA6883">
        <w:t>34so4-2</w:t>
      </w:r>
      <w:r w:rsidR="00933344">
        <w:t>’</w:t>
      </w:r>
      <w:r w:rsidR="00DB1505">
        <w:t xml:space="preserve">). </w:t>
      </w:r>
      <w:r w:rsidR="00AA6883">
        <w:t xml:space="preserve">The number “2” in line 6 indicates two lines are following providing parameters for the </w:t>
      </w:r>
      <w:r w:rsidR="00577A8E">
        <w:t>dependence</w:t>
      </w:r>
      <w:r w:rsidR="000D65C0">
        <w:t>—</w:t>
      </w:r>
      <w:commentRangeStart w:id="561"/>
      <w:commentRangeStart w:id="562"/>
      <w:r w:rsidR="00577A8E">
        <w:t xml:space="preserve">each line one term as </w:t>
      </w:r>
      <w:commentRangeEnd w:id="561"/>
      <w:r w:rsidR="000D65C0">
        <w:rPr>
          <w:rStyle w:val="CommentReference"/>
        </w:rPr>
        <w:commentReference w:id="561"/>
      </w:r>
      <w:commentRangeEnd w:id="562"/>
      <w:r w:rsidR="00B33A26">
        <w:rPr>
          <w:rStyle w:val="CommentReference"/>
        </w:rPr>
        <w:commentReference w:id="562"/>
      </w:r>
      <w:r w:rsidR="00577A8E">
        <w:t xml:space="preserve">the hyperbolic term in </w:t>
      </w:r>
      <w:r w:rsidR="00577A8E">
        <w:fldChar w:fldCharType="begin"/>
      </w:r>
      <w:r w:rsidR="00577A8E">
        <w:instrText xml:space="preserve"> REF _Ref472427103 \h </w:instrText>
      </w:r>
      <w:r w:rsidR="00577A8E">
        <w:fldChar w:fldCharType="separate"/>
      </w:r>
      <w:r w:rsidR="00D41448" w:rsidRPr="002D66AE">
        <w:rPr>
          <w:rFonts w:cs="Arial"/>
        </w:rPr>
        <w:t xml:space="preserve">Equation </w:t>
      </w:r>
      <w:r w:rsidR="00D41448">
        <w:rPr>
          <w:rFonts w:cs="Arial"/>
          <w:noProof/>
        </w:rPr>
        <w:t>4</w:t>
      </w:r>
      <w:r w:rsidR="00D41448" w:rsidRPr="002D66AE">
        <w:rPr>
          <w:rFonts w:cs="Arial"/>
        </w:rPr>
        <w:t>-</w:t>
      </w:r>
      <w:r w:rsidR="00D41448">
        <w:rPr>
          <w:rFonts w:cs="Arial"/>
          <w:noProof/>
        </w:rPr>
        <w:t>1</w:t>
      </w:r>
      <w:r w:rsidR="00577A8E">
        <w:fldChar w:fldCharType="end"/>
      </w:r>
      <w:r w:rsidR="00577A8E" w:rsidRPr="0075340C">
        <w:rPr>
          <w:noProof/>
        </w:rPr>
        <w:t>.</w:t>
      </w:r>
      <w:r w:rsidR="00DB1505" w:rsidRPr="0075340C">
        <w:rPr>
          <w:noProof/>
        </w:rPr>
        <w:t>The</w:t>
      </w:r>
      <w:r w:rsidR="00DB1505">
        <w:t xml:space="preserve"> following</w:t>
      </w:r>
      <w:r w:rsidR="00577A8E">
        <w:t xml:space="preserve"> two</w:t>
      </w:r>
      <w:r w:rsidR="00DB1505">
        <w:t xml:space="preserve"> lines denote the number of </w:t>
      </w:r>
      <w:r w:rsidR="00577A8E">
        <w:t xml:space="preserve">isotopic </w:t>
      </w:r>
      <w:r w:rsidR="00DB1505">
        <w:t xml:space="preserve">components to be summed, the name of the components, the </w:t>
      </w:r>
      <w:r w:rsidR="000D65C0">
        <w:t xml:space="preserve">half-saturation </w:t>
      </w:r>
      <w:r w:rsidR="00DB1505">
        <w:t xml:space="preserve">constant, and the exponent (see </w:t>
      </w:r>
      <w:r w:rsidR="000D65C0">
        <w:t xml:space="preserve">Section </w:t>
      </w:r>
      <w:r w:rsidR="00DB1505">
        <w:fldChar w:fldCharType="begin"/>
      </w:r>
      <w:r w:rsidR="00DB1505">
        <w:instrText xml:space="preserve"> REF _Ref416271189 \r \h </w:instrText>
      </w:r>
      <w:r w:rsidR="00DB1505">
        <w:fldChar w:fldCharType="separate"/>
      </w:r>
      <w:r w:rsidR="00D41448">
        <w:t>4.5</w:t>
      </w:r>
      <w:r w:rsidR="00DB1505">
        <w:fldChar w:fldCharType="end"/>
      </w:r>
      <w:r w:rsidR="00DB1505">
        <w:t>).</w:t>
      </w:r>
    </w:p>
    <w:p w14:paraId="00DC58D7" w14:textId="1B173E18" w:rsidR="00274893" w:rsidRDefault="00274893" w:rsidP="00274893">
      <w:r>
        <w:t>The next line provides the entry with the relevant parameters to determine isotopic fractionation</w:t>
      </w:r>
      <w:r w:rsidR="000D65C0">
        <w:t>,</w:t>
      </w:r>
      <w:r>
        <w:t xml:space="preserve"> as described by </w:t>
      </w:r>
      <w:r w:rsidR="000D65C0">
        <w:t xml:space="preserve">equations </w:t>
      </w:r>
      <w:r>
        <w:t xml:space="preserve">2-128 to 2-132 in the theory manual. The keyword </w:t>
      </w:r>
      <w:r w:rsidR="00933344">
        <w:t>‘</w:t>
      </w:r>
      <w:r>
        <w:t>isotopic fractionation_master</w:t>
      </w:r>
      <w:r w:rsidR="00933344">
        <w:t>’</w:t>
      </w:r>
      <w:r>
        <w:t xml:space="preserve"> is followed by the number of isotope sets in the reaction. For example</w:t>
      </w:r>
      <w:r w:rsidR="000D65C0">
        <w:t>,</w:t>
      </w:r>
      <w:r>
        <w:t xml:space="preserve"> if both carbon and </w:t>
      </w:r>
      <w:r w:rsidR="00283971">
        <w:t>sulphur</w:t>
      </w:r>
      <w:r>
        <w:t xml:space="preserve"> isotopes were to be simulated</w:t>
      </w:r>
      <w:r w:rsidR="000D65C0">
        <w:t>,</w:t>
      </w:r>
      <w:r>
        <w:t xml:space="preserve"> the number would be 2. The following lines describe the number of isotopes in the set, the name of the isotope components starting with the ‘master component</w:t>
      </w:r>
      <w:r w:rsidR="000D65C0">
        <w:t>,</w:t>
      </w:r>
      <w:r>
        <w:t xml:space="preserve">’ as described for data block 8, followed </w:t>
      </w:r>
      <w:r w:rsidR="000D65C0">
        <w:t xml:space="preserve">in </w:t>
      </w:r>
      <w:r>
        <w:t xml:space="preserve">the next lines by the fractionation factor for each isotope component starting with the second in the list of </w:t>
      </w:r>
      <w:r w:rsidR="000D65C0">
        <w:t>names</w:t>
      </w:r>
      <w:r>
        <w:t>. To clarify, the master component is the isotope that the other isotopes are compared to, to get a ratio and delta value, and</w:t>
      </w:r>
      <w:r w:rsidR="000D65C0">
        <w:t>,</w:t>
      </w:r>
      <w:r>
        <w:t xml:space="preserve"> therefore</w:t>
      </w:r>
      <w:r w:rsidR="000D65C0">
        <w:t>,</w:t>
      </w:r>
      <w:r>
        <w:t xml:space="preserve"> does not have a fractionation factor.</w:t>
      </w:r>
    </w:p>
    <w:p w14:paraId="16DEAD9E" w14:textId="6A03DBF4" w:rsidR="00DB1505" w:rsidRDefault="00274893" w:rsidP="00DB1505">
      <w:r>
        <w:t>In the example, t</w:t>
      </w:r>
      <w:r w:rsidR="00DB1505">
        <w:t xml:space="preserve">he keyword </w:t>
      </w:r>
      <w:r w:rsidR="00933344">
        <w:t>‘</w:t>
      </w:r>
      <w:r w:rsidR="00DB1505">
        <w:t>isotopic fractionation_master</w:t>
      </w:r>
      <w:r w:rsidR="00933344">
        <w:t>’</w:t>
      </w:r>
      <w:r w:rsidR="00DB1505">
        <w:t xml:space="preserve"> </w:t>
      </w:r>
      <w:r w:rsidR="00577A8E">
        <w:t>in line 9</w:t>
      </w:r>
      <w:r>
        <w:t xml:space="preserve"> is followed by the number “1</w:t>
      </w:r>
      <w:r w:rsidR="000D65C0">
        <w:t>.</w:t>
      </w:r>
      <w:r>
        <w:t>”</w:t>
      </w:r>
      <w:r w:rsidR="00577A8E">
        <w:t xml:space="preserve"> </w:t>
      </w:r>
      <w:r>
        <w:t xml:space="preserve">This </w:t>
      </w:r>
      <w:r w:rsidR="00577A8E">
        <w:t xml:space="preserve">indicates that the current reaction contains </w:t>
      </w:r>
      <w:r>
        <w:t>one</w:t>
      </w:r>
      <w:r w:rsidR="00577A8E">
        <w:t xml:space="preserve"> </w:t>
      </w:r>
      <w:r w:rsidR="00061895">
        <w:t>set</w:t>
      </w:r>
      <w:r>
        <w:t xml:space="preserve"> of</w:t>
      </w:r>
      <w:r w:rsidR="00577A8E">
        <w:t xml:space="preserve"> isotope</w:t>
      </w:r>
      <w:r w:rsidR="009C307E">
        <w:t>(s)</w:t>
      </w:r>
      <w:r w:rsidR="00061895">
        <w:t xml:space="preserve"> (i.e.</w:t>
      </w:r>
      <w:r w:rsidR="000D65C0">
        <w:t>,</w:t>
      </w:r>
      <w:r w:rsidR="00061895">
        <w:t xml:space="preserve"> the </w:t>
      </w:r>
      <w:r w:rsidR="00283971">
        <w:t>sulphur</w:t>
      </w:r>
      <w:r w:rsidR="00061895">
        <w:t xml:space="preserve"> isotopes: </w:t>
      </w:r>
      <w:r w:rsidR="00061895">
        <w:rPr>
          <w:vertAlign w:val="superscript"/>
        </w:rPr>
        <w:t>32</w:t>
      </w:r>
      <w:r w:rsidR="00061895">
        <w:t xml:space="preserve">S and </w:t>
      </w:r>
      <w:r w:rsidR="00061895">
        <w:rPr>
          <w:vertAlign w:val="superscript"/>
        </w:rPr>
        <w:t>34</w:t>
      </w:r>
      <w:r w:rsidR="00061895">
        <w:t xml:space="preserve">S in the components </w:t>
      </w:r>
      <w:r w:rsidR="00933344">
        <w:t>‘</w:t>
      </w:r>
      <w:r w:rsidR="00061895">
        <w:t>so4-2</w:t>
      </w:r>
      <w:r w:rsidR="00933344">
        <w:t>’</w:t>
      </w:r>
      <w:r w:rsidR="00061895">
        <w:t xml:space="preserve"> and </w:t>
      </w:r>
      <w:r w:rsidR="00933344">
        <w:t>‘</w:t>
      </w:r>
      <w:r w:rsidR="00061895">
        <w:t>34so4-2</w:t>
      </w:r>
      <w:r w:rsidR="000D65C0">
        <w:t>,</w:t>
      </w:r>
      <w:r w:rsidR="00933344">
        <w:t>’</w:t>
      </w:r>
      <w:r w:rsidR="00061895">
        <w:t xml:space="preserve"> respectively)</w:t>
      </w:r>
      <w:r w:rsidR="009C307E">
        <w:t xml:space="preserve">. </w:t>
      </w:r>
      <w:r w:rsidR="00061895">
        <w:t xml:space="preserve">The fractionation factor of </w:t>
      </w:r>
      <w:r w:rsidR="00933344">
        <w:t>‘</w:t>
      </w:r>
      <w:r w:rsidR="00061895">
        <w:t>34so4-2</w:t>
      </w:r>
      <w:r w:rsidR="00933344">
        <w:t>’</w:t>
      </w:r>
      <w:r w:rsidR="00061895">
        <w:t xml:space="preserve"> is 0.9616.</w:t>
      </w:r>
    </w:p>
    <w:p w14:paraId="77B75119" w14:textId="311A1102" w:rsidR="00DB1505" w:rsidRDefault="00DB1505" w:rsidP="00DB1505">
      <w:r>
        <w:t>The corresponding entry for the</w:t>
      </w:r>
      <w:r w:rsidR="00061895">
        <w:t xml:space="preserve"> same intra-aqueous kinetic reaction (i.e.</w:t>
      </w:r>
      <w:r w:rsidR="000D65C0">
        <w:t>,</w:t>
      </w:r>
      <w:r w:rsidR="00061895">
        <w:t xml:space="preserve"> the </w:t>
      </w:r>
      <w:r w:rsidR="000D65C0">
        <w:t xml:space="preserve">sulphate </w:t>
      </w:r>
      <w:r w:rsidR="00061895">
        <w:t xml:space="preserve">reduction by organics components) containing </w:t>
      </w:r>
      <w:r>
        <w:t>isotope</w:t>
      </w:r>
      <w:r w:rsidR="00061895">
        <w:t xml:space="preserve"> </w:t>
      </w:r>
      <w:r w:rsidR="00061895" w:rsidRPr="00E809B6">
        <w:rPr>
          <w:vertAlign w:val="superscript"/>
        </w:rPr>
        <w:t>34</w:t>
      </w:r>
      <w:r w:rsidR="00061895">
        <w:t>S is:</w:t>
      </w:r>
    </w:p>
    <w:p w14:paraId="4EAF2FF5" w14:textId="77777777" w:rsidR="00DB1505" w:rsidRDefault="00DB1505" w:rsidP="00DB1505">
      <w:pPr>
        <w:pStyle w:val="StyleCode"/>
      </w:pPr>
    </w:p>
    <w:p w14:paraId="31CF97DB" w14:textId="7201C891" w:rsidR="00DB1505" w:rsidRDefault="00DB1505" w:rsidP="00DB1505">
      <w:pPr>
        <w:pStyle w:val="StyleCode"/>
      </w:pPr>
      <w:r>
        <w:t>'ch2o-34h2s-m'</w:t>
      </w:r>
    </w:p>
    <w:p w14:paraId="04017BD6" w14:textId="2870BAC4" w:rsidR="00DB1505" w:rsidRDefault="00DB1505" w:rsidP="00DB1505">
      <w:pPr>
        <w:pStyle w:val="StyleCode"/>
      </w:pPr>
      <w:r>
        <w:t>'surface'</w:t>
      </w:r>
    </w:p>
    <w:p w14:paraId="47F87AF6" w14:textId="77777777" w:rsidR="00DB1505" w:rsidRDefault="00DB1505" w:rsidP="00DB1505">
      <w:pPr>
        <w:pStyle w:val="StyleCode"/>
      </w:pPr>
      <w:r>
        <w:t>30.000 0.8786</w:t>
      </w:r>
    </w:p>
    <w:p w14:paraId="22920E61" w14:textId="6BD854C3" w:rsidR="00DB1505" w:rsidRDefault="00DB1505" w:rsidP="00DB1505">
      <w:pPr>
        <w:pStyle w:val="StyleCode"/>
      </w:pPr>
      <w:r>
        <w:t>4 'co3-2' 1.000 '34hs-1' 0.500 '34so4-2' -0.500 'h+1' 1.500</w:t>
      </w:r>
    </w:p>
    <w:p w14:paraId="583E5F00" w14:textId="48E7CCB7" w:rsidR="00DB1505" w:rsidRDefault="00DB1505" w:rsidP="00DB1505">
      <w:pPr>
        <w:pStyle w:val="StyleCode"/>
      </w:pPr>
      <w:r>
        <w:t>'irreversible dissolution'</w:t>
      </w:r>
    </w:p>
    <w:p w14:paraId="6BCF72F1" w14:textId="04F669C5" w:rsidR="00DB1505" w:rsidRDefault="00DB1505" w:rsidP="00DB1505">
      <w:pPr>
        <w:pStyle w:val="StyleCode"/>
      </w:pPr>
      <w:r>
        <w:t>'hyperbolic sum T^a' 2</w:t>
      </w:r>
    </w:p>
    <w:p w14:paraId="10796FA1" w14:textId="3FFD7AD0" w:rsidR="00DB1505" w:rsidRDefault="00DB1505" w:rsidP="00DB1505">
      <w:pPr>
        <w:pStyle w:val="StyleCode"/>
      </w:pPr>
      <w:r>
        <w:t>2 'so4-2' '34so4-2' 1.62d-3 1.0d0</w:t>
      </w:r>
    </w:p>
    <w:p w14:paraId="1DBC3281" w14:textId="3A894D00" w:rsidR="00DB1505" w:rsidRDefault="00DB1505" w:rsidP="00DB1505">
      <w:pPr>
        <w:pStyle w:val="StyleCode"/>
      </w:pPr>
      <w:r>
        <w:t>2 'so4-2' '34so4-2' 2.4d-6 2.0d0</w:t>
      </w:r>
    </w:p>
    <w:p w14:paraId="57EA4F7C" w14:textId="30108A77" w:rsidR="00DB1505" w:rsidRDefault="00DB1505" w:rsidP="00DB1505">
      <w:pPr>
        <w:pStyle w:val="StyleCode"/>
      </w:pPr>
      <w:r>
        <w:t>'isotopic fractionation' 'ch2o-h2s-m'</w:t>
      </w:r>
    </w:p>
    <w:p w14:paraId="52F832F8" w14:textId="77777777" w:rsidR="00DB1505" w:rsidRDefault="00DB1505" w:rsidP="00DB1505">
      <w:pPr>
        <w:pStyle w:val="StyleCode"/>
      </w:pPr>
    </w:p>
    <w:p w14:paraId="16C835A7" w14:textId="3C982F2B" w:rsidR="00DB1505" w:rsidRDefault="00DB1505" w:rsidP="00DB1505">
      <w:r>
        <w:t xml:space="preserve">where the keyword </w:t>
      </w:r>
      <w:r w:rsidR="00933344">
        <w:t>‘</w:t>
      </w:r>
      <w:r>
        <w:t>isotopic fractionation</w:t>
      </w:r>
      <w:r w:rsidR="00933344">
        <w:t>’</w:t>
      </w:r>
      <w:r>
        <w:t xml:space="preserve"> </w:t>
      </w:r>
      <w:r w:rsidR="00061895">
        <w:t xml:space="preserve">and the name of the reaction/mineral </w:t>
      </w:r>
      <w:r w:rsidR="00933344">
        <w:t>‘</w:t>
      </w:r>
      <w:r>
        <w:t>ch2o-h2s-m</w:t>
      </w:r>
      <w:r w:rsidR="00933344">
        <w:t>’</w:t>
      </w:r>
      <w:r w:rsidR="00061895">
        <w:t xml:space="preserve"> in the last line of the data block</w:t>
      </w:r>
      <w:r>
        <w:t xml:space="preserve"> </w:t>
      </w:r>
      <w:r w:rsidR="00061895">
        <w:t>define</w:t>
      </w:r>
      <w:r>
        <w:t xml:space="preserve"> that the isotope fractionation parameters that determine the reaction rate are included with the mineral </w:t>
      </w:r>
      <w:r w:rsidR="00933344">
        <w:t>‘</w:t>
      </w:r>
      <w:r>
        <w:t>ch2o-h2s-m</w:t>
      </w:r>
      <w:r w:rsidR="00933344">
        <w:t>’</w:t>
      </w:r>
      <w:r w:rsidR="00061895">
        <w:t xml:space="preserve"> as the corresponding reaction/mineral containing the master isotope</w:t>
      </w:r>
      <w:r>
        <w:t xml:space="preserve">. </w:t>
      </w:r>
      <w:r w:rsidR="000D65C0">
        <w:t>Consequently</w:t>
      </w:r>
      <w:r>
        <w:t>, the isotope fractionation parameters are described with only one mineral and then the other corresponding minerals just refer to the master mineral.</w:t>
      </w:r>
    </w:p>
    <w:p w14:paraId="518FAB44" w14:textId="4E13681E" w:rsidR="00DB1505" w:rsidRDefault="00DB1505" w:rsidP="00DB1505">
      <w:r>
        <w:t>If the mineral is reversible</w:t>
      </w:r>
      <w:r w:rsidR="000D65C0">
        <w:t>,</w:t>
      </w:r>
      <w:r>
        <w:t xml:space="preserve"> then a third line is needed under the </w:t>
      </w:r>
      <w:r w:rsidR="00933344">
        <w:t>‘</w:t>
      </w:r>
      <w:r>
        <w:t>isotopic fractionation_master</w:t>
      </w:r>
      <w:r w:rsidR="00933344">
        <w:t>’</w:t>
      </w:r>
      <w:r>
        <w:t xml:space="preserve"> keyword to identify the other minerals with isotopes in the set to</w:t>
      </w:r>
      <w:r w:rsidR="000578C9">
        <w:t xml:space="preserve"> </w:t>
      </w:r>
      <w:r>
        <w:t>properly determine mineral solubilities. For example</w:t>
      </w:r>
      <w:r w:rsidR="000D65C0">
        <w:t>,</w:t>
      </w:r>
      <w:r>
        <w:t xml:space="preserve"> gypsum dissolution/precipitation would be represented by</w:t>
      </w:r>
      <w:r w:rsidR="000D65C0">
        <w:t>:</w:t>
      </w:r>
    </w:p>
    <w:p w14:paraId="0FAA1E28" w14:textId="77777777" w:rsidR="00DB1505" w:rsidRDefault="00DB1505" w:rsidP="00DB1505">
      <w:pPr>
        <w:pStyle w:val="StyleCode"/>
      </w:pPr>
    </w:p>
    <w:p w14:paraId="0C539ED4" w14:textId="6ED71DC5" w:rsidR="00DB1505" w:rsidRDefault="00DB1505" w:rsidP="00DB1505">
      <w:pPr>
        <w:pStyle w:val="StyleCode"/>
      </w:pPr>
      <w:r>
        <w:t>'gypsum_iso'</w:t>
      </w:r>
    </w:p>
    <w:p w14:paraId="7F00EAA0" w14:textId="4092F0CE" w:rsidR="00DB1505" w:rsidRDefault="00DB1505" w:rsidP="00DB1505">
      <w:pPr>
        <w:pStyle w:val="StyleCode"/>
      </w:pPr>
      <w:r>
        <w:t>'surface'</w:t>
      </w:r>
    </w:p>
    <w:p w14:paraId="6136047E" w14:textId="77777777" w:rsidR="00DB1505" w:rsidRDefault="00DB1505" w:rsidP="00DB1505">
      <w:pPr>
        <w:pStyle w:val="StyleCode"/>
      </w:pPr>
      <w:r>
        <w:t>172.1722 2.3200</w:t>
      </w:r>
    </w:p>
    <w:p w14:paraId="70574617" w14:textId="4C1F6CB6" w:rsidR="00DB1505" w:rsidRDefault="00DB1505" w:rsidP="00DB1505">
      <w:pPr>
        <w:pStyle w:val="StyleCode"/>
      </w:pPr>
      <w:r>
        <w:t>3 'ca+2' 1.000 'so4-2' 1.000 'h2o' 2.000</w:t>
      </w:r>
    </w:p>
    <w:p w14:paraId="5F28C4E8" w14:textId="7B2ADC20" w:rsidR="00DB1505" w:rsidRDefault="00DB1505" w:rsidP="00DB1505">
      <w:pPr>
        <w:pStyle w:val="StyleCode"/>
      </w:pPr>
      <w:r>
        <w:t>'reversible' 4.5800 0.1090</w:t>
      </w:r>
    </w:p>
    <w:p w14:paraId="3A16EF7E" w14:textId="12790A86" w:rsidR="00DB1505" w:rsidRDefault="00DB1505" w:rsidP="00DB1505">
      <w:pPr>
        <w:pStyle w:val="StyleCode"/>
      </w:pPr>
      <w:r>
        <w:t>'isotopic fractionation_master' 1</w:t>
      </w:r>
    </w:p>
    <w:p w14:paraId="1CEE8E3E" w14:textId="5F8C4E66" w:rsidR="00DB1505" w:rsidRDefault="00DB1505" w:rsidP="00DB1505">
      <w:pPr>
        <w:pStyle w:val="StyleCode"/>
      </w:pPr>
      <w:r>
        <w:t>2 'so4-2' '34so4-2'</w:t>
      </w:r>
    </w:p>
    <w:p w14:paraId="06D38F5C" w14:textId="77777777" w:rsidR="00DB1505" w:rsidRDefault="00DB1505" w:rsidP="00DB1505">
      <w:pPr>
        <w:pStyle w:val="StyleCode"/>
      </w:pPr>
      <w:r>
        <w:t>1</w:t>
      </w:r>
    </w:p>
    <w:p w14:paraId="7D2F5DB0" w14:textId="706341A4" w:rsidR="00DB1505" w:rsidRDefault="00DB1505" w:rsidP="00DB1505">
      <w:pPr>
        <w:pStyle w:val="StyleCode"/>
      </w:pPr>
      <w:r>
        <w:t>1 '34gypsum_iso'</w:t>
      </w:r>
    </w:p>
    <w:p w14:paraId="1D2A1BA8" w14:textId="77777777" w:rsidR="00DB1505" w:rsidRDefault="00DB1505" w:rsidP="00DB1505">
      <w:pPr>
        <w:pStyle w:val="StyleCode"/>
      </w:pPr>
      <w:r>
        <w:t>_________________________________________________</w:t>
      </w:r>
    </w:p>
    <w:p w14:paraId="7373B31A" w14:textId="0FCA979E" w:rsidR="00DB1505" w:rsidRDefault="00DB1505" w:rsidP="00DB1505">
      <w:pPr>
        <w:pStyle w:val="StyleCode"/>
      </w:pPr>
      <w:r>
        <w:t>'34gypsum_iso'</w:t>
      </w:r>
    </w:p>
    <w:p w14:paraId="38AAD9B1" w14:textId="7CA703C3" w:rsidR="00DB1505" w:rsidRDefault="00DB1505" w:rsidP="00DB1505">
      <w:pPr>
        <w:pStyle w:val="StyleCode"/>
      </w:pPr>
      <w:r>
        <w:t>'surface'</w:t>
      </w:r>
    </w:p>
    <w:p w14:paraId="0D6E2ED9" w14:textId="77777777" w:rsidR="00DB1505" w:rsidRDefault="00DB1505" w:rsidP="00DB1505">
      <w:pPr>
        <w:pStyle w:val="StyleCode"/>
      </w:pPr>
      <w:r>
        <w:t>172.1722 2.3200</w:t>
      </w:r>
    </w:p>
    <w:p w14:paraId="5708029D" w14:textId="4F418C30" w:rsidR="00DB1505" w:rsidRDefault="00DB1505" w:rsidP="00DB1505">
      <w:pPr>
        <w:pStyle w:val="StyleCode"/>
      </w:pPr>
      <w:r>
        <w:t>3 'ca+2' 1.000 '34so4-2' 1.000 'h2o' 2.000</w:t>
      </w:r>
    </w:p>
    <w:p w14:paraId="69591B52" w14:textId="7C1F741E" w:rsidR="00DB1505" w:rsidRDefault="00DB1505" w:rsidP="00DB1505">
      <w:pPr>
        <w:pStyle w:val="StyleCode"/>
      </w:pPr>
      <w:r>
        <w:t>'reversible' 4.5800 0.1090</w:t>
      </w:r>
    </w:p>
    <w:p w14:paraId="1A7A1446" w14:textId="0529E5DA" w:rsidR="00DB1505" w:rsidRDefault="00DB1505" w:rsidP="00DB1505">
      <w:pPr>
        <w:pStyle w:val="StyleCode"/>
      </w:pPr>
      <w:r>
        <w:t>'isotopic fractionation' 'gypsum_iso'</w:t>
      </w:r>
    </w:p>
    <w:p w14:paraId="58688217" w14:textId="77777777" w:rsidR="00DB1505" w:rsidRDefault="00DB1505" w:rsidP="00DB1505">
      <w:pPr>
        <w:pStyle w:val="StyleCode"/>
      </w:pPr>
    </w:p>
    <w:p w14:paraId="3C53A331" w14:textId="3FA140C5" w:rsidR="00DB1505" w:rsidRDefault="00DB1505" w:rsidP="00DB1505">
      <w:r>
        <w:t xml:space="preserve">As a further example, the entries for the mineral k2cro4 in the </w:t>
      </w:r>
      <w:r w:rsidR="00387B4C">
        <w:t xml:space="preserve">four-isotope </w:t>
      </w:r>
      <w:r>
        <w:t>Cr system would include</w:t>
      </w:r>
      <w:r w:rsidR="00387B4C">
        <w:t>:</w:t>
      </w:r>
    </w:p>
    <w:p w14:paraId="6FA86BC9" w14:textId="77777777" w:rsidR="00DB1505" w:rsidRDefault="00DB1505" w:rsidP="00DB1505">
      <w:pPr>
        <w:pStyle w:val="StyleCode"/>
      </w:pPr>
    </w:p>
    <w:p w14:paraId="2B3BE7D2" w14:textId="3CC54E51" w:rsidR="00DB1505" w:rsidRDefault="00DB1505" w:rsidP="00DB1505">
      <w:pPr>
        <w:pStyle w:val="StyleCode"/>
      </w:pPr>
      <w:r>
        <w:t>'50k2cro4'</w:t>
      </w:r>
    </w:p>
    <w:p w14:paraId="3439290C" w14:textId="3DD15703" w:rsidR="00DB1505" w:rsidRDefault="00DB1505" w:rsidP="00DB1505">
      <w:pPr>
        <w:pStyle w:val="StyleCode"/>
      </w:pPr>
      <w:r>
        <w:t>'surface'</w:t>
      </w:r>
    </w:p>
    <w:p w14:paraId="0FE88F53" w14:textId="77777777" w:rsidR="00DB1505" w:rsidRDefault="00DB1505" w:rsidP="00DB1505">
      <w:pPr>
        <w:pStyle w:val="StyleCode"/>
      </w:pPr>
      <w:r>
        <w:t>194.1902 1.0000</w:t>
      </w:r>
    </w:p>
    <w:p w14:paraId="67CF0E16" w14:textId="231217AD" w:rsidR="00DB1505" w:rsidRDefault="00DB1505" w:rsidP="00DB1505">
      <w:pPr>
        <w:pStyle w:val="StyleCode"/>
      </w:pPr>
      <w:r>
        <w:t>2 '50cro4-2' 1.000 'k+1' 2.000</w:t>
      </w:r>
    </w:p>
    <w:p w14:paraId="0D5C3EE8" w14:textId="41BCE911" w:rsidR="00DB1505" w:rsidRDefault="00DB1505" w:rsidP="00DB1505">
      <w:pPr>
        <w:pStyle w:val="StyleCode"/>
      </w:pPr>
      <w:r>
        <w:t>'reversible' -0.0073 -4.2500</w:t>
      </w:r>
    </w:p>
    <w:p w14:paraId="26E606C0" w14:textId="73B1433A" w:rsidR="00DB1505" w:rsidRDefault="00DB1505" w:rsidP="00DB1505">
      <w:pPr>
        <w:pStyle w:val="StyleCode"/>
      </w:pPr>
      <w:r>
        <w:t>'isotopic fractionation' '52k2cro4'</w:t>
      </w:r>
    </w:p>
    <w:p w14:paraId="619DBDA1" w14:textId="77777777" w:rsidR="00DB1505" w:rsidRDefault="00DB1505" w:rsidP="00DB1505">
      <w:pPr>
        <w:pStyle w:val="StyleCode"/>
      </w:pPr>
      <w:r>
        <w:t>__________________________________________________</w:t>
      </w:r>
    </w:p>
    <w:p w14:paraId="7B80A712" w14:textId="5C89EFAD" w:rsidR="00DB1505" w:rsidRDefault="00DB1505" w:rsidP="00DB1505">
      <w:pPr>
        <w:pStyle w:val="StyleCode"/>
      </w:pPr>
      <w:r>
        <w:t>'52k2cro4'</w:t>
      </w:r>
    </w:p>
    <w:p w14:paraId="119658B9" w14:textId="080A8A7E" w:rsidR="00DB1505" w:rsidRDefault="00DB1505" w:rsidP="00DB1505">
      <w:pPr>
        <w:pStyle w:val="StyleCode"/>
      </w:pPr>
      <w:r>
        <w:t>'surface'</w:t>
      </w:r>
    </w:p>
    <w:p w14:paraId="4FD67C5C" w14:textId="77777777" w:rsidR="00DB1505" w:rsidRDefault="00DB1505" w:rsidP="00DB1505">
      <w:pPr>
        <w:pStyle w:val="StyleCode"/>
      </w:pPr>
      <w:r>
        <w:t>194.1902 1.0000</w:t>
      </w:r>
    </w:p>
    <w:p w14:paraId="726DB660" w14:textId="0077A5C1" w:rsidR="00DB1505" w:rsidRDefault="00DB1505" w:rsidP="00DB1505">
      <w:pPr>
        <w:pStyle w:val="StyleCode"/>
      </w:pPr>
      <w:r>
        <w:t>2 'cro4-2' 1.000 'k+1' 2.000</w:t>
      </w:r>
    </w:p>
    <w:p w14:paraId="75FA82B9" w14:textId="72FFD526" w:rsidR="00DB1505" w:rsidRDefault="00DB1505" w:rsidP="00DB1505">
      <w:pPr>
        <w:pStyle w:val="StyleCode"/>
      </w:pPr>
      <w:r>
        <w:t>'reversible' -0.0073 -4.2500</w:t>
      </w:r>
    </w:p>
    <w:p w14:paraId="2675EB2B" w14:textId="4BFD2576" w:rsidR="00DB1505" w:rsidRDefault="00DB1505" w:rsidP="00DB1505">
      <w:pPr>
        <w:pStyle w:val="StyleCode"/>
      </w:pPr>
      <w:r>
        <w:t>'isotopic fractionation_master' 1</w:t>
      </w:r>
    </w:p>
    <w:p w14:paraId="14CBA31F" w14:textId="5713486F" w:rsidR="00DB1505" w:rsidRPr="007C439D" w:rsidRDefault="00DB1505" w:rsidP="00DB1505">
      <w:pPr>
        <w:pStyle w:val="StyleCode"/>
        <w:rPr>
          <w:lang w:val="fr-FR"/>
        </w:rPr>
      </w:pPr>
      <w:r w:rsidRPr="007C439D">
        <w:rPr>
          <w:lang w:val="fr-FR"/>
        </w:rPr>
        <w:t>4 'cro4-2' '50cro4-2' '53cro4-2' '54cro4-2'</w:t>
      </w:r>
    </w:p>
    <w:p w14:paraId="633D8F36" w14:textId="77777777" w:rsidR="00DB1505" w:rsidRDefault="00DB1505" w:rsidP="00DB1505">
      <w:pPr>
        <w:pStyle w:val="StyleCode"/>
      </w:pPr>
      <w:r>
        <w:t>1 1 1</w:t>
      </w:r>
    </w:p>
    <w:p w14:paraId="4BABF83D" w14:textId="056EBB51" w:rsidR="00DB1505" w:rsidRDefault="00DB1505" w:rsidP="00DB1505">
      <w:pPr>
        <w:pStyle w:val="StyleCode"/>
      </w:pPr>
      <w:r>
        <w:t>3 '50k2cro4' '53k2cro4' '54k2cro4'</w:t>
      </w:r>
    </w:p>
    <w:p w14:paraId="1F5F0C09" w14:textId="77777777" w:rsidR="00DB1505" w:rsidRDefault="00DB1505" w:rsidP="00DB1505">
      <w:pPr>
        <w:pStyle w:val="StyleCode"/>
      </w:pPr>
      <w:r>
        <w:t>__________________________________________________</w:t>
      </w:r>
    </w:p>
    <w:p w14:paraId="1C5D80E0" w14:textId="2D6BCFE9" w:rsidR="00DB1505" w:rsidRDefault="00DB1505" w:rsidP="00DB1505">
      <w:pPr>
        <w:pStyle w:val="StyleCode"/>
      </w:pPr>
      <w:r>
        <w:t>'53k2cro4'</w:t>
      </w:r>
    </w:p>
    <w:p w14:paraId="4A25CF6A" w14:textId="400AFB45" w:rsidR="00DB1505" w:rsidRDefault="00DB1505" w:rsidP="00DB1505">
      <w:pPr>
        <w:pStyle w:val="StyleCode"/>
      </w:pPr>
      <w:r>
        <w:t>'surface'</w:t>
      </w:r>
    </w:p>
    <w:p w14:paraId="2792FEA2" w14:textId="77777777" w:rsidR="00DB1505" w:rsidRDefault="00DB1505" w:rsidP="00DB1505">
      <w:pPr>
        <w:pStyle w:val="StyleCode"/>
      </w:pPr>
      <w:r>
        <w:t>194.1902 1.0000</w:t>
      </w:r>
    </w:p>
    <w:p w14:paraId="4D3F609F" w14:textId="5E1CE3D0" w:rsidR="00DB1505" w:rsidRDefault="00DB1505" w:rsidP="00DB1505">
      <w:pPr>
        <w:pStyle w:val="StyleCode"/>
      </w:pPr>
      <w:r>
        <w:t>2 '53cro4-2' 1.000 'k+1' 2.000</w:t>
      </w:r>
    </w:p>
    <w:p w14:paraId="136A9073" w14:textId="17B8B19E" w:rsidR="00DB1505" w:rsidRDefault="00DB1505" w:rsidP="00DB1505">
      <w:pPr>
        <w:pStyle w:val="StyleCode"/>
      </w:pPr>
      <w:r>
        <w:t>'reversible' -0.0073 -4.2500</w:t>
      </w:r>
    </w:p>
    <w:p w14:paraId="7A3459B3" w14:textId="5E5D9EA2" w:rsidR="00DB1505" w:rsidRDefault="00DB1505" w:rsidP="00DB1505">
      <w:pPr>
        <w:pStyle w:val="StyleCode"/>
      </w:pPr>
      <w:r>
        <w:t>'isotopic fractionation' '52k2cro4'</w:t>
      </w:r>
    </w:p>
    <w:p w14:paraId="456224A2" w14:textId="77777777" w:rsidR="00DB1505" w:rsidRDefault="00DB1505" w:rsidP="00DB1505">
      <w:pPr>
        <w:pStyle w:val="StyleCode"/>
      </w:pPr>
      <w:r>
        <w:t>__________________________________________________</w:t>
      </w:r>
    </w:p>
    <w:p w14:paraId="61243763" w14:textId="1445868D" w:rsidR="00DB1505" w:rsidRDefault="00DB1505" w:rsidP="00DB1505">
      <w:pPr>
        <w:pStyle w:val="StyleCode"/>
      </w:pPr>
      <w:r>
        <w:t>'54k2cro4'</w:t>
      </w:r>
    </w:p>
    <w:p w14:paraId="456DB751" w14:textId="33C44655" w:rsidR="00DB1505" w:rsidRDefault="00DB1505" w:rsidP="00DB1505">
      <w:pPr>
        <w:pStyle w:val="StyleCode"/>
      </w:pPr>
      <w:r>
        <w:t>'surface'</w:t>
      </w:r>
    </w:p>
    <w:p w14:paraId="1D1E7CEA" w14:textId="77777777" w:rsidR="00DB1505" w:rsidRDefault="00DB1505" w:rsidP="00DB1505">
      <w:pPr>
        <w:pStyle w:val="StyleCode"/>
      </w:pPr>
      <w:r>
        <w:t>194.1902 1.0000</w:t>
      </w:r>
    </w:p>
    <w:p w14:paraId="35AAD25C" w14:textId="3EA3FD3E" w:rsidR="00DB1505" w:rsidRDefault="00DB1505" w:rsidP="00DB1505">
      <w:pPr>
        <w:pStyle w:val="StyleCode"/>
      </w:pPr>
      <w:r>
        <w:t>2 '54cro4-2' 1.000 'k+1' 2.000</w:t>
      </w:r>
    </w:p>
    <w:p w14:paraId="7554D37C" w14:textId="3E78C0EC" w:rsidR="00DB1505" w:rsidRDefault="00DB1505" w:rsidP="00DB1505">
      <w:pPr>
        <w:pStyle w:val="StyleCode"/>
      </w:pPr>
      <w:r>
        <w:t>'reversible' -0.0073 -4.2500</w:t>
      </w:r>
    </w:p>
    <w:p w14:paraId="52422180" w14:textId="30608EC8" w:rsidR="00DB1505" w:rsidRDefault="00DB1505" w:rsidP="00DB1505">
      <w:pPr>
        <w:pStyle w:val="StyleCode"/>
      </w:pPr>
      <w:r>
        <w:t>'isotopic fractionation' '52k2cro4'</w:t>
      </w:r>
    </w:p>
    <w:p w14:paraId="4E0C033E" w14:textId="77777777" w:rsidR="00DB1505" w:rsidRDefault="00DB1505" w:rsidP="00DB1505">
      <w:pPr>
        <w:pStyle w:val="StyleCode"/>
      </w:pPr>
    </w:p>
    <w:p w14:paraId="66938FD9" w14:textId="71DAEF39" w:rsidR="007F4D23" w:rsidRDefault="007F4D23" w:rsidP="007F4D23">
      <w:r>
        <w:t xml:space="preserve">In these entries of minerals, the keywords </w:t>
      </w:r>
      <w:r w:rsidR="00933344">
        <w:t>‘</w:t>
      </w:r>
      <w:r w:rsidRPr="007F4D23">
        <w:t>isotopic fractionation_master</w:t>
      </w:r>
      <w:r w:rsidR="00933344">
        <w:t>’</w:t>
      </w:r>
      <w:r>
        <w:t xml:space="preserve"> defines the master isotope </w:t>
      </w:r>
      <w:r w:rsidR="007F458F">
        <w:t xml:space="preserve">mineral </w:t>
      </w:r>
      <w:r w:rsidR="00933344">
        <w:t>‘</w:t>
      </w:r>
      <w:r w:rsidR="007F458F" w:rsidRPr="007F458F">
        <w:t>52k2cro4</w:t>
      </w:r>
      <w:r w:rsidR="00387B4C">
        <w:t>,</w:t>
      </w:r>
      <w:r w:rsidR="00933344">
        <w:t>’</w:t>
      </w:r>
      <w:r w:rsidR="007F458F">
        <w:t xml:space="preserve"> which is a </w:t>
      </w:r>
      <w:r w:rsidR="00387B4C">
        <w:t xml:space="preserve">surface-controlled </w:t>
      </w:r>
      <w:r w:rsidR="007F458F">
        <w:t>reversible reaction. T</w:t>
      </w:r>
      <w:r w:rsidR="007F458F" w:rsidRPr="00ED3698">
        <w:t>he</w:t>
      </w:r>
      <w:r w:rsidR="007F458F">
        <w:t xml:space="preserve"> equilibrium constant</w:t>
      </w:r>
      <w:r w:rsidR="007F458F" w:rsidRPr="00ED3698">
        <w:t xml:space="preserve"> log</w:t>
      </w:r>
      <w:r w:rsidR="007F458F" w:rsidRPr="00B63CC8">
        <w:rPr>
          <w:vertAlign w:val="subscript"/>
        </w:rPr>
        <w:t>10</w:t>
      </w:r>
      <w:r w:rsidR="007F458F" w:rsidRPr="00ED3698">
        <w:rPr>
          <w:i/>
          <w:iCs/>
        </w:rPr>
        <w:t>K</w:t>
      </w:r>
      <w:r w:rsidR="007F458F" w:rsidRPr="00ED3698">
        <w:rPr>
          <w:i/>
          <w:iCs/>
          <w:vertAlign w:val="subscript"/>
        </w:rPr>
        <w:t>25</w:t>
      </w:r>
      <w:r w:rsidR="007F458F" w:rsidRPr="00ED3698">
        <w:t xml:space="preserve"> </w:t>
      </w:r>
      <w:r w:rsidR="007F458F">
        <w:t xml:space="preserve">(-0.0073) </w:t>
      </w:r>
      <w:r w:rsidR="007F458F" w:rsidRPr="00ED3698">
        <w:t>of the reaction and the enthalpy change (</w:t>
      </w:r>
      <w:r w:rsidR="007F458F">
        <w:rPr>
          <w:sz w:val="20"/>
        </w:rPr>
        <w:t>-4.2500</w:t>
      </w:r>
      <w:r w:rsidR="007F458F" w:rsidRPr="00ED3698">
        <w:t>), in [kcal mol</w:t>
      </w:r>
      <w:r w:rsidR="007F458F" w:rsidRPr="00ED3698">
        <w:rPr>
          <w:vertAlign w:val="superscript"/>
        </w:rPr>
        <w:t>-1</w:t>
      </w:r>
      <w:r w:rsidR="007F458F" w:rsidRPr="00ED3698">
        <w:t>].</w:t>
      </w:r>
      <w:r w:rsidR="007F458F">
        <w:t xml:space="preserve"> The other three related isotopic minerals are </w:t>
      </w:r>
      <w:r w:rsidR="00933344">
        <w:t>‘</w:t>
      </w:r>
      <w:r w:rsidR="007F458F" w:rsidRPr="007F458F">
        <w:t>50k2cro4</w:t>
      </w:r>
      <w:r w:rsidR="00387B4C">
        <w:t>,</w:t>
      </w:r>
      <w:r w:rsidR="00933344">
        <w:t>’</w:t>
      </w:r>
      <w:r w:rsidR="007F458F" w:rsidRPr="007F458F">
        <w:t xml:space="preserve"> </w:t>
      </w:r>
      <w:r w:rsidR="00933344">
        <w:t>‘</w:t>
      </w:r>
      <w:r w:rsidR="007F458F" w:rsidRPr="007F458F">
        <w:t>53k2cro4</w:t>
      </w:r>
      <w:r w:rsidR="00933344">
        <w:t>’</w:t>
      </w:r>
      <w:r w:rsidR="007F458F" w:rsidRPr="007F458F">
        <w:t xml:space="preserve"> </w:t>
      </w:r>
      <w:r w:rsidR="007F458F">
        <w:t xml:space="preserve">and </w:t>
      </w:r>
      <w:r w:rsidR="00933344">
        <w:t>‘</w:t>
      </w:r>
      <w:r w:rsidR="007F458F" w:rsidRPr="007F458F">
        <w:t>54k2cro4</w:t>
      </w:r>
      <w:r w:rsidR="00387B4C">
        <w:t>,</w:t>
      </w:r>
      <w:r w:rsidR="00933344">
        <w:t>’</w:t>
      </w:r>
      <w:r w:rsidR="007F458F">
        <w:t xml:space="preserve"> which are defined </w:t>
      </w:r>
      <w:r w:rsidR="00E510D2">
        <w:t xml:space="preserve">in separate blocks </w:t>
      </w:r>
      <w:r w:rsidR="007F458F">
        <w:t xml:space="preserve">as </w:t>
      </w:r>
      <w:r w:rsidR="00387B4C">
        <w:t xml:space="preserve">surface-controlled </w:t>
      </w:r>
      <w:r w:rsidR="007F458F">
        <w:t>reversible reactions</w:t>
      </w:r>
      <w:r w:rsidR="00E510D2">
        <w:t xml:space="preserve"> in the same way as described in </w:t>
      </w:r>
      <w:r w:rsidR="00387B4C">
        <w:t xml:space="preserve">Section </w:t>
      </w:r>
      <w:r w:rsidR="00E510D2">
        <w:fldChar w:fldCharType="begin"/>
      </w:r>
      <w:r w:rsidR="00E510D2">
        <w:instrText xml:space="preserve"> REF _Ref472342866 \r \h </w:instrText>
      </w:r>
      <w:r w:rsidR="00E510D2">
        <w:fldChar w:fldCharType="separate"/>
      </w:r>
      <w:r w:rsidR="00D41448">
        <w:t>4.7.1</w:t>
      </w:r>
      <w:r w:rsidR="00E510D2">
        <w:fldChar w:fldCharType="end"/>
      </w:r>
      <w:r w:rsidR="00E510D2">
        <w:t xml:space="preserve"> except the last line</w:t>
      </w:r>
      <w:r w:rsidR="007F458F">
        <w:t xml:space="preserve">. The last line </w:t>
      </w:r>
      <w:r w:rsidR="00E510D2">
        <w:t xml:space="preserve">closes the definition of </w:t>
      </w:r>
      <w:r w:rsidR="007F458F">
        <w:t>each isotopic minerals</w:t>
      </w:r>
      <w:r w:rsidR="00E510D2">
        <w:t xml:space="preserve"> by using</w:t>
      </w:r>
      <w:r w:rsidR="007F458F">
        <w:t xml:space="preserve"> the keywords </w:t>
      </w:r>
      <w:r w:rsidR="00933344">
        <w:t>‘</w:t>
      </w:r>
      <w:r w:rsidR="007F458F" w:rsidRPr="007F458F">
        <w:t>isotopic fractionation</w:t>
      </w:r>
      <w:r w:rsidR="00933344">
        <w:t>’</w:t>
      </w:r>
      <w:r w:rsidR="007F458F">
        <w:t xml:space="preserve"> </w:t>
      </w:r>
      <w:r w:rsidR="00E510D2">
        <w:t>followed by</w:t>
      </w:r>
      <w:r w:rsidR="007F458F">
        <w:t xml:space="preserve"> the associated </w:t>
      </w:r>
      <w:r w:rsidR="00E510D2">
        <w:t xml:space="preserve">isotopic fractionation </w:t>
      </w:r>
      <w:r w:rsidR="00E510D2" w:rsidRPr="00E510D2">
        <w:t>master</w:t>
      </w:r>
      <w:r w:rsidR="00E510D2">
        <w:t>, i.e.</w:t>
      </w:r>
      <w:r w:rsidR="00387B4C">
        <w:t>,</w:t>
      </w:r>
      <w:r w:rsidR="00E510D2">
        <w:t xml:space="preserve"> the mineral </w:t>
      </w:r>
      <w:r w:rsidR="00933344">
        <w:t>‘</w:t>
      </w:r>
      <w:r w:rsidR="00E510D2" w:rsidRPr="00E510D2">
        <w:t>52k2cro4</w:t>
      </w:r>
      <w:r w:rsidR="00387B4C">
        <w:t>.</w:t>
      </w:r>
      <w:r w:rsidR="00933344">
        <w:t>’</w:t>
      </w:r>
    </w:p>
    <w:p w14:paraId="3DE52FE6" w14:textId="77777777" w:rsidR="00DB1505" w:rsidRPr="00ED3698" w:rsidRDefault="00DB1505" w:rsidP="00DB1505">
      <w:pPr>
        <w:pStyle w:val="Heading2"/>
      </w:pPr>
      <w:bookmarkStart w:id="563" w:name="_Toc13056192"/>
      <w:r>
        <w:rPr>
          <w:rFonts w:hint="eastAsia"/>
        </w:rPr>
        <w:t>Pitzer virial coefficients database</w:t>
      </w:r>
      <w:bookmarkEnd w:id="563"/>
    </w:p>
    <w:p w14:paraId="1C6B643F" w14:textId="76F2F5E3" w:rsidR="00DB1505" w:rsidRDefault="00DB1505" w:rsidP="00DB1505">
      <w:r>
        <w:rPr>
          <w:rFonts w:hint="eastAsia"/>
        </w:rPr>
        <w:t xml:space="preserve">The </w:t>
      </w:r>
      <w:r>
        <w:t>activity coefficients</w:t>
      </w:r>
      <w:r>
        <w:rPr>
          <w:rFonts w:hint="eastAsia"/>
        </w:rPr>
        <w:t xml:space="preserve"> of aqueous species in highly saline solutions are calculated based on Pitzer equations (Pitzer, 1973). The HMW</w:t>
      </w:r>
      <w:r w:rsidR="001302CF">
        <w:t xml:space="preserve"> (</w:t>
      </w:r>
      <w:r w:rsidR="001302CF" w:rsidRPr="001302CF">
        <w:t>Harvie-Møller-Weare</w:t>
      </w:r>
      <w:r w:rsidR="001302CF">
        <w:t>) activity</w:t>
      </w:r>
      <w:r>
        <w:rPr>
          <w:rFonts w:hint="eastAsia"/>
        </w:rPr>
        <w:t xml:space="preserve"> model (Harvie et al. 1984)</w:t>
      </w:r>
      <w:r w:rsidR="009460BA">
        <w:t>,</w:t>
      </w:r>
      <w:r>
        <w:rPr>
          <w:rFonts w:hint="eastAsia"/>
        </w:rPr>
        <w:t xml:space="preserve"> </w:t>
      </w:r>
      <w:r w:rsidR="009460BA">
        <w:t>which</w:t>
      </w:r>
      <w:r w:rsidR="009460BA">
        <w:rPr>
          <w:rFonts w:hint="eastAsia"/>
        </w:rPr>
        <w:t xml:space="preserve"> </w:t>
      </w:r>
      <w:r>
        <w:rPr>
          <w:rFonts w:hint="eastAsia"/>
        </w:rPr>
        <w:t xml:space="preserve">is </w:t>
      </w:r>
      <w:r>
        <w:t>equivalent</w:t>
      </w:r>
      <w:r>
        <w:rPr>
          <w:rFonts w:hint="eastAsia"/>
        </w:rPr>
        <w:t xml:space="preserve"> to the original Pitzer equation</w:t>
      </w:r>
      <w:r w:rsidR="009460BA">
        <w:t>,</w:t>
      </w:r>
      <w:r>
        <w:rPr>
          <w:rFonts w:hint="eastAsia"/>
        </w:rPr>
        <w:t xml:space="preserve"> was implemented in MIN3P-THCm (Bea et al., </w:t>
      </w:r>
      <w:r w:rsidR="00724288">
        <w:t xml:space="preserve">2010, </w:t>
      </w:r>
      <w:r>
        <w:rPr>
          <w:rFonts w:hint="eastAsia"/>
        </w:rPr>
        <w:t>2011).</w:t>
      </w:r>
      <w:r w:rsidRPr="00D910F5">
        <w:t xml:space="preserve"> The HMW model consists of a set of polynomial equations for water activity (a</w:t>
      </w:r>
      <w:r w:rsidRPr="00D910F5">
        <w:rPr>
          <w:vertAlign w:val="subscript"/>
        </w:rPr>
        <w:t>w</w:t>
      </w:r>
      <w:r w:rsidRPr="00D910F5">
        <w:t>), the osmotic coefficient (</w:t>
      </w:r>
      <w:r w:rsidR="00D52C88" w:rsidRPr="00FA71DA">
        <w:rPr>
          <w:noProof/>
          <w:position w:val="-10"/>
        </w:rPr>
        <w:object w:dxaOrig="180" w:dyaOrig="279" w14:anchorId="71C1C2B0">
          <v:shape id="_x0000_i1036" type="#_x0000_t75" alt="" style="width:10pt;height:14.65pt;mso-width-percent:0;mso-height-percent:0;mso-width-percent:0;mso-height-percent:0" o:ole="">
            <v:imagedata r:id="rId162" o:title=""/>
          </v:shape>
          <o:OLEObject Type="Embed" ProgID="Equation.3" ShapeID="_x0000_i1036" DrawAspect="Content" ObjectID="_1776598800" r:id="rId163"/>
        </w:object>
      </w:r>
      <w:r>
        <w:t>)</w:t>
      </w:r>
      <w:r w:rsidRPr="00D910F5">
        <w:t>, the activity coefficients of cations (</w:t>
      </w:r>
      <w:r w:rsidR="00D52C88" w:rsidRPr="00FA71DA">
        <w:rPr>
          <w:noProof/>
          <w:position w:val="-10"/>
        </w:rPr>
        <w:object w:dxaOrig="279" w:dyaOrig="300" w14:anchorId="45B14AE3">
          <v:shape id="_x0000_i1035" type="#_x0000_t75" alt="" style="width:17.35pt;height:15.35pt;mso-width-percent:0;mso-height-percent:0;mso-width-percent:0;mso-height-percent:0" o:ole="">
            <v:imagedata r:id="rId164" o:title=""/>
          </v:shape>
          <o:OLEObject Type="Embed" ProgID="Equation.3" ShapeID="_x0000_i1035" DrawAspect="Content" ObjectID="_1776598801" r:id="rId165"/>
        </w:object>
      </w:r>
      <w:r w:rsidRPr="00D910F5">
        <w:t>), anions (</w:t>
      </w:r>
      <w:r w:rsidR="00D52C88" w:rsidRPr="00FA71DA">
        <w:rPr>
          <w:noProof/>
          <w:position w:val="-10"/>
        </w:rPr>
        <w:object w:dxaOrig="300" w:dyaOrig="300" w14:anchorId="0F5CCA10">
          <v:shape id="_x0000_i1034" type="#_x0000_t75" alt="" style="width:15.35pt;height:15.35pt;mso-width-percent:0;mso-height-percent:0;mso-width-percent:0;mso-height-percent:0" o:ole="">
            <v:imagedata r:id="rId166" o:title=""/>
          </v:shape>
          <o:OLEObject Type="Embed" ProgID="Equation.3" ShapeID="_x0000_i1034" DrawAspect="Content" ObjectID="_1776598802" r:id="rId167"/>
        </w:object>
      </w:r>
      <w:r w:rsidRPr="00D910F5">
        <w:t>) and neutral species (</w:t>
      </w:r>
      <w:r w:rsidR="00D52C88" w:rsidRPr="00FA71DA">
        <w:rPr>
          <w:noProof/>
          <w:position w:val="-10"/>
        </w:rPr>
        <w:object w:dxaOrig="300" w:dyaOrig="300" w14:anchorId="08DD8B7A">
          <v:shape id="_x0000_i1033" type="#_x0000_t75" alt="" style="width:15.35pt;height:15.35pt;mso-width-percent:0;mso-height-percent:0;mso-width-percent:0;mso-height-percent:0" o:ole="">
            <v:imagedata r:id="rId168" o:title=""/>
          </v:shape>
          <o:OLEObject Type="Embed" ProgID="Equation.3" ShapeID="_x0000_i1033" DrawAspect="Content" ObjectID="_1776598803" r:id="rId169"/>
        </w:object>
      </w:r>
      <w:r>
        <w:t>)</w:t>
      </w:r>
      <w:r>
        <w:rPr>
          <w:rFonts w:hint="eastAsia"/>
        </w:rPr>
        <w:t xml:space="preserve">, which </w:t>
      </w:r>
      <w:r w:rsidR="0077235F">
        <w:t>must</w:t>
      </w:r>
      <w:r>
        <w:rPr>
          <w:rFonts w:hint="eastAsia"/>
        </w:rPr>
        <w:t xml:space="preserve"> be determined using the Pitzer parameters: </w:t>
      </w:r>
      <w:r w:rsidRPr="00300DE4">
        <w:t>β(0)</w:t>
      </w:r>
      <w:r>
        <w:rPr>
          <w:rFonts w:hint="eastAsia"/>
        </w:rPr>
        <w:t xml:space="preserve">, </w:t>
      </w:r>
      <w:r w:rsidRPr="00300DE4">
        <w:t>β(1)</w:t>
      </w:r>
      <w:r>
        <w:rPr>
          <w:rFonts w:hint="eastAsia"/>
        </w:rPr>
        <w:t xml:space="preserve">, </w:t>
      </w:r>
      <w:r w:rsidRPr="00300DE4">
        <w:t>β(2)</w:t>
      </w:r>
      <w:r>
        <w:rPr>
          <w:rFonts w:hint="eastAsia"/>
        </w:rPr>
        <w:t>,</w:t>
      </w:r>
      <w:r w:rsidRPr="00300DE4">
        <w:rPr>
          <w:rFonts w:hint="eastAsia"/>
        </w:rPr>
        <w:t xml:space="preserve"> </w:t>
      </w:r>
      <w:r w:rsidRPr="00CD7687">
        <w:t>C</w:t>
      </w:r>
      <w:r w:rsidRPr="00CD7687">
        <w:rPr>
          <w:rFonts w:ascii="Cambria Math" w:hAnsi="Cambria Math" w:cs="Cambria Math"/>
          <w:vertAlign w:val="superscript"/>
        </w:rPr>
        <w:sym w:font="Symbol" w:char="F06A"/>
      </w:r>
      <w:r w:rsidRPr="00300DE4">
        <w:rPr>
          <w:rFonts w:ascii="Cambria Math" w:hAnsi="Cambria Math" w:cs="Cambria Math" w:hint="eastAsia"/>
        </w:rPr>
        <w:t xml:space="preserve">, </w:t>
      </w:r>
      <w:r w:rsidRPr="00CD7687">
        <w:sym w:font="Symbol" w:char="F071"/>
      </w:r>
      <w:r w:rsidRPr="00CD7687">
        <w:t>, λ and ψ.</w:t>
      </w:r>
      <w:r>
        <w:rPr>
          <w:rFonts w:hint="eastAsia"/>
        </w:rPr>
        <w:t xml:space="preserve"> A special </w:t>
      </w:r>
      <w:r w:rsidRPr="0075340C">
        <w:rPr>
          <w:rFonts w:hint="eastAsia"/>
          <w:noProof/>
        </w:rPr>
        <w:t>xml</w:t>
      </w:r>
      <w:r>
        <w:rPr>
          <w:rFonts w:hint="eastAsia"/>
        </w:rPr>
        <w:t xml:space="preserve"> data file</w:t>
      </w:r>
      <w:r w:rsidR="009B786D">
        <w:t>,</w:t>
      </w:r>
      <w:r>
        <w:rPr>
          <w:rFonts w:hint="eastAsia"/>
        </w:rPr>
        <w:t xml:space="preserve"> pitzer.xml</w:t>
      </w:r>
      <w:r w:rsidR="009B786D">
        <w:t>,</w:t>
      </w:r>
      <w:r>
        <w:rPr>
          <w:rFonts w:hint="eastAsia"/>
        </w:rPr>
        <w:t xml:space="preserve"> is required</w:t>
      </w:r>
      <w:r w:rsidR="001302CF">
        <w:t xml:space="preserve"> to provide the Pitzer parameters</w:t>
      </w:r>
      <w:r>
        <w:rPr>
          <w:rFonts w:hint="eastAsia"/>
        </w:rPr>
        <w:t>.</w:t>
      </w:r>
    </w:p>
    <w:p w14:paraId="5EF1889F" w14:textId="77777777" w:rsidR="00F47F12" w:rsidRDefault="00714EE1" w:rsidP="00DB1505">
      <w:r>
        <w:t xml:space="preserve">In the file, the interaction parameters used in the model are </w:t>
      </w:r>
      <w:r w:rsidR="004716A2">
        <w:t xml:space="preserve">provided, including: </w:t>
      </w:r>
    </w:p>
    <w:p w14:paraId="73131D64" w14:textId="0173E588" w:rsidR="006D0E8A" w:rsidRDefault="00D52C88" w:rsidP="00DB1505">
      <w:r w:rsidRPr="006137B1">
        <w:rPr>
          <w:noProof/>
          <w:position w:val="-4"/>
          <w:sz w:val="20"/>
        </w:rPr>
        <w:object w:dxaOrig="320" w:dyaOrig="300" w14:anchorId="4C9AA55F">
          <v:shape id="_x0000_i1032" type="#_x0000_t75" alt="" style="width:17.35pt;height:16.65pt;mso-width-percent:0;mso-height-percent:0;mso-width-percent:0;mso-height-percent:0" o:ole="">
            <v:imagedata r:id="rId170" o:title=""/>
          </v:shape>
          <o:OLEObject Type="Embed" ProgID="Equation.3" ShapeID="_x0000_i1032" DrawAspect="Content" ObjectID="_1776598804" r:id="rId171"/>
        </w:object>
      </w:r>
      <w:r w:rsidR="009B786D">
        <w:rPr>
          <w:sz w:val="20"/>
        </w:rPr>
        <w:t>—</w:t>
      </w:r>
      <w:r w:rsidR="00F47F12">
        <w:rPr>
          <w:sz w:val="20"/>
        </w:rPr>
        <w:t xml:space="preserve"> </w:t>
      </w:r>
      <w:r w:rsidR="00031001" w:rsidRPr="00D910F5">
        <w:t xml:space="preserve">the </w:t>
      </w:r>
      <w:r w:rsidR="009B786D" w:rsidRPr="00D910F5">
        <w:t>one</w:t>
      </w:r>
      <w:r w:rsidR="009B786D">
        <w:t>-</w:t>
      </w:r>
      <w:r w:rsidR="009B786D" w:rsidRPr="00D910F5">
        <w:t xml:space="preserve">third </w:t>
      </w:r>
      <w:r w:rsidR="00031001" w:rsidRPr="00D910F5">
        <w:t>Debye-</w:t>
      </w:r>
      <w:r w:rsidR="00031001">
        <w:t>H</w:t>
      </w:r>
      <w:r w:rsidR="00031001" w:rsidRPr="009A33B6">
        <w:t>ü</w:t>
      </w:r>
      <w:r w:rsidR="00031001" w:rsidRPr="00D910F5">
        <w:t>ckel slope (</w:t>
      </w:r>
      <w:r w:rsidRPr="006137B1">
        <w:rPr>
          <w:noProof/>
          <w:position w:val="-4"/>
          <w:sz w:val="20"/>
        </w:rPr>
        <w:object w:dxaOrig="320" w:dyaOrig="300" w14:anchorId="4F886212">
          <v:shape id="_x0000_i1031" type="#_x0000_t75" alt="" style="width:17.35pt;height:16.65pt;mso-width-percent:0;mso-height-percent:0;mso-width-percent:0;mso-height-percent:0" o:ole="">
            <v:imagedata r:id="rId170" o:title=""/>
          </v:shape>
          <o:OLEObject Type="Embed" ProgID="Equation.3" ShapeID="_x0000_i1031" DrawAspect="Content" ObjectID="_1776598805" r:id="rId172"/>
        </w:object>
      </w:r>
      <w:r w:rsidR="00031001" w:rsidRPr="00D910F5">
        <w:t>=0.392 at 25</w:t>
      </w:r>
      <w:r w:rsidR="00031001" w:rsidRPr="00D910F5">
        <w:rPr>
          <w:vertAlign w:val="superscript"/>
        </w:rPr>
        <w:t>o</w:t>
      </w:r>
      <w:r w:rsidR="00031001" w:rsidRPr="00D910F5">
        <w:t>C,</w:t>
      </w:r>
      <w:r w:rsidR="00031001" w:rsidRPr="00D910F5">
        <w:rPr>
          <w:noProof/>
        </w:rPr>
        <w:t xml:space="preserve"> Pitzer and Mayorga, 1973</w:t>
      </w:r>
      <w:r w:rsidR="00031001" w:rsidRPr="00D910F5">
        <w:t>)</w:t>
      </w:r>
      <w:r w:rsidR="002A0910">
        <w:t xml:space="preserve"> (see equation B-2 in Appendix B.1 </w:t>
      </w:r>
      <w:r w:rsidR="006D0E8A">
        <w:t>of</w:t>
      </w:r>
      <w:r w:rsidR="002A0910">
        <w:t xml:space="preserve"> the theory manual)</w:t>
      </w:r>
      <w:r w:rsidR="00F47F12">
        <w:t xml:space="preserve"> in the form:</w:t>
      </w:r>
    </w:p>
    <w:p w14:paraId="3F5B792B" w14:textId="77777777" w:rsidR="006D0E8A" w:rsidRDefault="006D0E8A" w:rsidP="006D0E8A">
      <w:pPr>
        <w:pStyle w:val="StyleCode"/>
      </w:pPr>
    </w:p>
    <w:p w14:paraId="33443991" w14:textId="77777777" w:rsidR="006D0E8A" w:rsidRDefault="006D0E8A" w:rsidP="006D0E8A">
      <w:pPr>
        <w:pStyle w:val="StyleCode"/>
      </w:pPr>
      <w:r>
        <w:t>&lt;aphi&gt;</w:t>
      </w:r>
    </w:p>
    <w:p w14:paraId="5B614C70" w14:textId="1C92108C" w:rsidR="006D0E8A" w:rsidRDefault="006D0E8A" w:rsidP="006D0E8A">
      <w:pPr>
        <w:pStyle w:val="StyleCode"/>
      </w:pPr>
      <w:r>
        <w:t xml:space="preserve"> &lt;coeff value="0.3915d0"/&gt;</w:t>
      </w:r>
    </w:p>
    <w:p w14:paraId="3EBE3995" w14:textId="77777777" w:rsidR="006D0E8A" w:rsidRDefault="006D0E8A" w:rsidP="006D0E8A">
      <w:pPr>
        <w:pStyle w:val="StyleCode"/>
      </w:pPr>
      <w:r>
        <w:t>&lt;/aphi&gt;</w:t>
      </w:r>
    </w:p>
    <w:p w14:paraId="22B3DB41" w14:textId="77777777" w:rsidR="006D0E8A" w:rsidRDefault="006D0E8A" w:rsidP="006D0E8A">
      <w:pPr>
        <w:pStyle w:val="StyleCode"/>
      </w:pPr>
    </w:p>
    <w:p w14:paraId="68EF0315" w14:textId="533BA114" w:rsidR="00714EE1" w:rsidRDefault="002A0910" w:rsidP="00DB1505">
      <w:r>
        <w:t xml:space="preserve"> </w:t>
      </w:r>
      <w:r w:rsidRPr="00300DE4">
        <w:t>β(0)</w:t>
      </w:r>
      <w:r w:rsidR="00C25759">
        <w:t xml:space="preserve"> </w:t>
      </w:r>
      <w:r w:rsidR="009B786D">
        <w:t xml:space="preserve">— the </w:t>
      </w:r>
      <w:r w:rsidR="007C19BF">
        <w:t xml:space="preserve">ion interaction </w:t>
      </w:r>
      <w:r w:rsidR="00C25759">
        <w:t>parameter</w:t>
      </w:r>
      <w:r>
        <w:rPr>
          <w:rFonts w:hint="eastAsia"/>
        </w:rPr>
        <w:t xml:space="preserve">, </w:t>
      </w:r>
      <w:r w:rsidR="00D52C88" w:rsidRPr="00B11744">
        <w:rPr>
          <w:noProof/>
          <w:position w:val="-10"/>
        </w:rPr>
        <w:object w:dxaOrig="260" w:dyaOrig="300" w14:anchorId="38056480">
          <v:shape id="_x0000_i1030" type="#_x0000_t75" alt="" style="width:13.35pt;height:15.35pt;mso-width-percent:0;mso-height-percent:0;mso-width-percent:0;mso-height-percent:0" o:ole="">
            <v:imagedata r:id="rId173" o:title=""/>
          </v:shape>
          <o:OLEObject Type="Embed" ProgID="Equation.3" ShapeID="_x0000_i1030" DrawAspect="Content" ObjectID="_1776598806" r:id="rId174"/>
        </w:object>
      </w:r>
      <w:r w:rsidR="006D0E8A">
        <w:t xml:space="preserve"> and </w:t>
      </w:r>
      <w:r w:rsidR="00D52C88" w:rsidRPr="00B11744">
        <w:rPr>
          <w:noProof/>
          <w:position w:val="-10"/>
        </w:rPr>
        <w:object w:dxaOrig="279" w:dyaOrig="300" w14:anchorId="5F210DB3">
          <v:shape id="_x0000_i1029" type="#_x0000_t75" alt="" style="width:14pt;height:15.35pt;mso-width-percent:0;mso-height-percent:0;mso-width-percent:0;mso-height-percent:0" o:ole="">
            <v:imagedata r:id="rId175" o:title=""/>
          </v:shape>
          <o:OLEObject Type="Embed" ProgID="Equation.3" ShapeID="_x0000_i1029" DrawAspect="Content" ObjectID="_1776598807" r:id="rId176"/>
        </w:object>
      </w:r>
      <w:r w:rsidR="006D0E8A">
        <w:t xml:space="preserve">(see </w:t>
      </w:r>
      <w:r w:rsidR="009B786D">
        <w:t xml:space="preserve">equations </w:t>
      </w:r>
      <w:r w:rsidR="006D0E8A">
        <w:t>B-18 to B-2</w:t>
      </w:r>
      <w:r w:rsidR="00CA7C6C">
        <w:t>2</w:t>
      </w:r>
      <w:r w:rsidR="006D0E8A">
        <w:t xml:space="preserve"> in Appendix B.1 of the theory manual). </w:t>
      </w:r>
      <w:r w:rsidR="006D0E8A" w:rsidRPr="00D910F5">
        <w:rPr>
          <w:rFonts w:cs="Arial"/>
        </w:rPr>
        <w:t xml:space="preserve">When either ion in </w:t>
      </w:r>
      <w:r w:rsidR="00B93F8E">
        <w:rPr>
          <w:rFonts w:cs="Arial"/>
        </w:rPr>
        <w:t>a pair of ion</w:t>
      </w:r>
      <w:r w:rsidR="006D0E8A" w:rsidRPr="00D910F5">
        <w:rPr>
          <w:rFonts w:cs="Arial"/>
        </w:rPr>
        <w:t xml:space="preserve"> couple </w:t>
      </w:r>
      <w:r w:rsidR="006D0E8A">
        <w:rPr>
          <w:rFonts w:cs="Arial"/>
        </w:rPr>
        <w:t>is mono</w:t>
      </w:r>
      <w:r w:rsidR="006D0E8A" w:rsidRPr="00D910F5">
        <w:rPr>
          <w:rFonts w:cs="Arial"/>
        </w:rPr>
        <w:t>valent</w:t>
      </w:r>
      <w:r w:rsidR="00B93F8E">
        <w:rPr>
          <w:rFonts w:cs="Arial"/>
        </w:rPr>
        <w:t>,</w:t>
      </w:r>
      <w:r w:rsidR="006D0E8A" w:rsidRPr="00D910F5">
        <w:rPr>
          <w:rFonts w:cs="Arial"/>
        </w:rPr>
        <w:t xml:space="preserve"> </w:t>
      </w:r>
      <w:r w:rsidR="00D52C88" w:rsidRPr="00D910F5">
        <w:rPr>
          <w:rFonts w:cs="Arial"/>
          <w:noProof/>
          <w:position w:val="-10"/>
        </w:rPr>
        <w:object w:dxaOrig="580" w:dyaOrig="300" w14:anchorId="6CD384DF">
          <v:shape id="_x0000_i1028" type="#_x0000_t75" alt="" style="width:29.35pt;height:13.35pt;mso-width-percent:0;mso-height-percent:0;mso-width-percent:0;mso-height-percent:0" o:ole="">
            <v:imagedata r:id="rId177" o:title=""/>
          </v:shape>
          <o:OLEObject Type="Embed" ProgID="Equation.3" ShapeID="_x0000_i1028" DrawAspect="Content" ObjectID="_1776598808" r:id="rId178"/>
        </w:object>
      </w:r>
      <w:r w:rsidR="006D0E8A" w:rsidRPr="00D910F5">
        <w:rPr>
          <w:rFonts w:cs="Arial"/>
        </w:rPr>
        <w:t xml:space="preserve">. For 2−2 or higher valence pairs, </w:t>
      </w:r>
      <w:r w:rsidR="00D52C88" w:rsidRPr="00D910F5">
        <w:rPr>
          <w:rFonts w:cs="Arial"/>
          <w:noProof/>
          <w:position w:val="-10"/>
        </w:rPr>
        <w:object w:dxaOrig="700" w:dyaOrig="300" w14:anchorId="6138130C">
          <v:shape id="_x0000_i1027" type="#_x0000_t75" alt="" style="width:35.35pt;height:13.35pt;mso-width-percent:0;mso-height-percent:0;mso-width-percent:0;mso-height-percent:0" o:ole="">
            <v:imagedata r:id="rId179" o:title=""/>
          </v:shape>
          <o:OLEObject Type="Embed" ProgID="Equation.3" ShapeID="_x0000_i1027" DrawAspect="Content" ObjectID="_1776598809" r:id="rId180"/>
        </w:object>
      </w:r>
      <w:r w:rsidR="006D0E8A" w:rsidRPr="00D910F5">
        <w:rPr>
          <w:rFonts w:cs="Arial"/>
        </w:rPr>
        <w:t>. For all electrolytes</w:t>
      </w:r>
      <w:r w:rsidR="009B786D">
        <w:rPr>
          <w:rFonts w:cs="Arial"/>
        </w:rPr>
        <w:t>,</w:t>
      </w:r>
      <w:r w:rsidR="006D0E8A" w:rsidRPr="00D910F5">
        <w:rPr>
          <w:rFonts w:cs="Arial"/>
        </w:rPr>
        <w:t xml:space="preserve"> </w:t>
      </w:r>
      <w:r w:rsidR="00D52C88" w:rsidRPr="00D910F5">
        <w:rPr>
          <w:rFonts w:cs="Arial"/>
          <w:noProof/>
          <w:position w:val="-10"/>
        </w:rPr>
        <w:object w:dxaOrig="680" w:dyaOrig="300" w14:anchorId="19BF944B">
          <v:shape id="_x0000_i1026" type="#_x0000_t75" alt="" style="width:34pt;height:13.35pt;mso-width-percent:0;mso-height-percent:0;mso-width-percent:0;mso-height-percent:0" o:ole="">
            <v:imagedata r:id="rId181" o:title=""/>
          </v:shape>
          <o:OLEObject Type="Embed" ProgID="Equation.3" ShapeID="_x0000_i1026" DrawAspect="Content" ObjectID="_1776598810" r:id="rId182"/>
        </w:object>
      </w:r>
      <w:r w:rsidR="006D0E8A" w:rsidRPr="00D910F5">
        <w:rPr>
          <w:rFonts w:cs="Arial"/>
        </w:rPr>
        <w:t>.</w:t>
      </w:r>
    </w:p>
    <w:p w14:paraId="34563EDB" w14:textId="77777777" w:rsidR="006D0E8A" w:rsidRDefault="006D0E8A" w:rsidP="006D0E8A">
      <w:pPr>
        <w:pStyle w:val="StyleCode"/>
      </w:pPr>
    </w:p>
    <w:p w14:paraId="6BB6258E" w14:textId="77777777" w:rsidR="006D0E8A" w:rsidRDefault="006D0E8A" w:rsidP="006D0E8A">
      <w:pPr>
        <w:pStyle w:val="StyleCode"/>
      </w:pPr>
      <w:r>
        <w:t>&lt;b0&gt;</w:t>
      </w:r>
    </w:p>
    <w:p w14:paraId="33FE493C" w14:textId="462E9F52" w:rsidR="006D0E8A" w:rsidRDefault="00B93F8E" w:rsidP="006D0E8A">
      <w:pPr>
        <w:pStyle w:val="StyleCode"/>
      </w:pPr>
      <w:r>
        <w:t xml:space="preserve"> </w:t>
      </w:r>
      <w:r w:rsidR="006D0E8A">
        <w:t>&lt;coeff sps1="na+1" sps2="cl-1" value="7.45618073E-02" alpha1="2.0d0" alpha2="12.0d0" /&gt;</w:t>
      </w:r>
    </w:p>
    <w:p w14:paraId="3D4C628E" w14:textId="09B7D6C9" w:rsidR="006D0E8A" w:rsidRDefault="006D0E8A" w:rsidP="006D0E8A">
      <w:pPr>
        <w:pStyle w:val="StyleCode"/>
      </w:pPr>
      <w:r>
        <w:t xml:space="preserve"> &lt;coeff sps1="k+1" sps2="cl-1"  value="0.0477811552"  alpha1="2.0d0" alpha2="12.0d0" /&gt;</w:t>
      </w:r>
    </w:p>
    <w:p w14:paraId="366DC0AC" w14:textId="34170977" w:rsidR="00F47F12" w:rsidRDefault="00F47F12" w:rsidP="006D0E8A">
      <w:pPr>
        <w:pStyle w:val="StyleCode"/>
      </w:pPr>
      <w:r>
        <w:t xml:space="preserve"> </w:t>
      </w:r>
      <w:r w:rsidRPr="00F47F12">
        <w:t>&lt;coeff sps1="ca+2" sps2="so4-2"   value="0.15"  alpha1="1.4d0" alpha2="12.0d0" /&gt;</w:t>
      </w:r>
    </w:p>
    <w:p w14:paraId="2B854D38" w14:textId="77777777" w:rsidR="006D0E8A" w:rsidRDefault="006D0E8A" w:rsidP="006D0E8A">
      <w:pPr>
        <w:pStyle w:val="StyleCode"/>
      </w:pPr>
      <w:r>
        <w:t>…..</w:t>
      </w:r>
    </w:p>
    <w:p w14:paraId="33F022CE" w14:textId="77777777" w:rsidR="006D0E8A" w:rsidRDefault="006D0E8A" w:rsidP="006D0E8A">
      <w:pPr>
        <w:pStyle w:val="StyleCode"/>
      </w:pPr>
      <w:r>
        <w:t>&lt;/b0&gt;</w:t>
      </w:r>
    </w:p>
    <w:p w14:paraId="1E73FAED" w14:textId="77777777" w:rsidR="006D0E8A" w:rsidRDefault="006D0E8A" w:rsidP="006D0E8A">
      <w:pPr>
        <w:pStyle w:val="StyleCode"/>
      </w:pPr>
    </w:p>
    <w:p w14:paraId="626E1184" w14:textId="6755BFBB" w:rsidR="006D0E8A" w:rsidRDefault="006D0E8A" w:rsidP="006D0E8A">
      <w:r w:rsidRPr="00300DE4">
        <w:t>β(1)</w:t>
      </w:r>
      <w:r w:rsidR="00C25759">
        <w:t xml:space="preserve"> </w:t>
      </w:r>
      <w:r w:rsidR="009B786D">
        <w:t xml:space="preserve">— </w:t>
      </w:r>
      <w:r w:rsidR="007C19BF">
        <w:t xml:space="preserve">ion interaction </w:t>
      </w:r>
      <w:r w:rsidR="00C25759">
        <w:t>parameter</w:t>
      </w:r>
      <w:r>
        <w:rPr>
          <w:rFonts w:hint="eastAsia"/>
        </w:rPr>
        <w:t xml:space="preserve"> </w:t>
      </w:r>
      <w:r w:rsidR="00200821">
        <w:t xml:space="preserve">(see </w:t>
      </w:r>
      <w:r w:rsidR="009B786D">
        <w:t xml:space="preserve">equations </w:t>
      </w:r>
      <w:r w:rsidR="00200821">
        <w:t>B-18 to B-20 in Appendix B.1 of the theory manual).</w:t>
      </w:r>
    </w:p>
    <w:p w14:paraId="33A2D05E" w14:textId="77777777" w:rsidR="00200821" w:rsidRDefault="00200821" w:rsidP="00200821">
      <w:pPr>
        <w:pStyle w:val="StyleCode"/>
      </w:pPr>
    </w:p>
    <w:p w14:paraId="082070B5" w14:textId="77777777" w:rsidR="00200821" w:rsidRDefault="00200821" w:rsidP="00200821">
      <w:pPr>
        <w:pStyle w:val="StyleCode"/>
      </w:pPr>
      <w:r>
        <w:t>&lt;b1&gt;</w:t>
      </w:r>
    </w:p>
    <w:p w14:paraId="5F9078F6" w14:textId="5AA2AAA5" w:rsidR="00200821" w:rsidRDefault="00200821" w:rsidP="00200821">
      <w:pPr>
        <w:pStyle w:val="StyleCode"/>
      </w:pPr>
      <w:r>
        <w:t xml:space="preserve">  &lt;coeff sps1="al+3" sps2="so4-2" value="18.53"/&gt;</w:t>
      </w:r>
    </w:p>
    <w:p w14:paraId="447D71D3" w14:textId="04A9D2C1" w:rsidR="00200821" w:rsidRDefault="00200821" w:rsidP="00200821">
      <w:pPr>
        <w:pStyle w:val="StyleCode"/>
      </w:pPr>
      <w:r>
        <w:t xml:space="preserve">  &lt;coeff sps1="na+1" sps2="cl-1" value="2.75240690E-01"/&gt;</w:t>
      </w:r>
    </w:p>
    <w:p w14:paraId="1B847A2E" w14:textId="5B1DDFA6" w:rsidR="006D0E8A" w:rsidRDefault="00200821" w:rsidP="00200821">
      <w:pPr>
        <w:pStyle w:val="StyleCode"/>
      </w:pPr>
      <w:r>
        <w:t xml:space="preserve">  &lt;coeff sps1="k+1" sps2="cl-1" value="2.15510997E-01"/&gt;</w:t>
      </w:r>
    </w:p>
    <w:p w14:paraId="444FF7F9" w14:textId="77777777" w:rsidR="00200821" w:rsidRDefault="00200821" w:rsidP="00200821">
      <w:pPr>
        <w:pStyle w:val="StyleCode"/>
      </w:pPr>
      <w:r>
        <w:t>……</w:t>
      </w:r>
    </w:p>
    <w:p w14:paraId="4AE8ED50" w14:textId="77777777" w:rsidR="00200821" w:rsidRDefault="00200821" w:rsidP="00200821">
      <w:pPr>
        <w:pStyle w:val="StyleCode"/>
      </w:pPr>
      <w:r>
        <w:t>&lt;/b1&gt;</w:t>
      </w:r>
    </w:p>
    <w:p w14:paraId="64E4F871" w14:textId="47053178" w:rsidR="00200821" w:rsidRDefault="00200821" w:rsidP="00200821">
      <w:r w:rsidRPr="00300DE4">
        <w:t>β(2)</w:t>
      </w:r>
      <w:r w:rsidR="00C25759">
        <w:t xml:space="preserve"> </w:t>
      </w:r>
      <w:r w:rsidR="009B786D">
        <w:t xml:space="preserve">— </w:t>
      </w:r>
      <w:r w:rsidR="007C19BF">
        <w:t xml:space="preserve">ion interaction </w:t>
      </w:r>
      <w:r w:rsidR="00C25759">
        <w:t>parameter</w:t>
      </w:r>
      <w:r w:rsidRPr="00300DE4">
        <w:rPr>
          <w:rFonts w:hint="eastAsia"/>
        </w:rPr>
        <w:t xml:space="preserve"> </w:t>
      </w:r>
      <w:r w:rsidR="00CA7C6C">
        <w:t xml:space="preserve">(see </w:t>
      </w:r>
      <w:r w:rsidR="009B786D">
        <w:t xml:space="preserve">equations </w:t>
      </w:r>
      <w:r w:rsidR="00CA7C6C">
        <w:t>B-18 to B-20 in Appendix B.1 of the theory manual).</w:t>
      </w:r>
    </w:p>
    <w:p w14:paraId="3F1BF3D9" w14:textId="77777777" w:rsidR="00200821" w:rsidRDefault="00200821" w:rsidP="00200821">
      <w:pPr>
        <w:pStyle w:val="StyleCode"/>
      </w:pPr>
      <w:r>
        <w:t>&lt;b2&gt;</w:t>
      </w:r>
    </w:p>
    <w:p w14:paraId="2E669BC8" w14:textId="63CF17C4" w:rsidR="00200821" w:rsidRDefault="00200821" w:rsidP="00200821">
      <w:pPr>
        <w:pStyle w:val="StyleCode"/>
      </w:pPr>
      <w:r>
        <w:t xml:space="preserve">  &lt;coeff sps1="al+3" sps2="so4-2" value="-500.0"/&gt;</w:t>
      </w:r>
    </w:p>
    <w:p w14:paraId="31731A3A" w14:textId="7C4D9711" w:rsidR="00200821" w:rsidRDefault="00200821" w:rsidP="00200821">
      <w:pPr>
        <w:pStyle w:val="StyleCode"/>
      </w:pPr>
      <w:r>
        <w:t xml:space="preserve">  &lt;coeff sps1="mg+2" sps2="so4-2" value="-35.25877546"/&gt;</w:t>
      </w:r>
    </w:p>
    <w:p w14:paraId="27C2035B" w14:textId="1C960B38" w:rsidR="00200821" w:rsidRDefault="00200821" w:rsidP="00200821">
      <w:pPr>
        <w:pStyle w:val="StyleCode"/>
      </w:pPr>
      <w:r>
        <w:t xml:space="preserve">  &lt;coeff sps1="sr+2" sps2="so4-2" value="-41.8"/&gt;</w:t>
      </w:r>
    </w:p>
    <w:p w14:paraId="59077D31" w14:textId="7941148E" w:rsidR="00200821" w:rsidRDefault="00200821" w:rsidP="00200821">
      <w:pPr>
        <w:pStyle w:val="StyleCode"/>
      </w:pPr>
      <w:r>
        <w:t xml:space="preserve">  &lt;coeff sps1="fe+2" sps2="so4-2" value="-42.0"/&gt;</w:t>
      </w:r>
    </w:p>
    <w:p w14:paraId="0F5AB76A" w14:textId="354A856E" w:rsidR="00200821" w:rsidRDefault="00200821" w:rsidP="00200821">
      <w:pPr>
        <w:pStyle w:val="StyleCode"/>
      </w:pPr>
      <w:r>
        <w:t xml:space="preserve">  &lt;coeff sps1="mn+2" sps2="so4-2" value="-40.0"/&gt;</w:t>
      </w:r>
    </w:p>
    <w:p w14:paraId="263B2597" w14:textId="5B853617" w:rsidR="00200821" w:rsidRDefault="00200821" w:rsidP="00200821">
      <w:pPr>
        <w:pStyle w:val="StyleCode"/>
      </w:pPr>
      <w:r>
        <w:t xml:space="preserve">  &lt;coeff sps1="ca+2" sps2="oh-" value="-5.72"/&gt;</w:t>
      </w:r>
    </w:p>
    <w:p w14:paraId="461DE1A7" w14:textId="77777777" w:rsidR="00200821" w:rsidRDefault="00200821" w:rsidP="00200821">
      <w:pPr>
        <w:pStyle w:val="StyleCode"/>
      </w:pPr>
      <w:r>
        <w:t>&lt;/b2&gt;</w:t>
      </w:r>
    </w:p>
    <w:p w14:paraId="0366AEAB" w14:textId="2A949E26" w:rsidR="00200821" w:rsidRDefault="00200821" w:rsidP="00200821">
      <w:pPr>
        <w:rPr>
          <w:rFonts w:ascii="Cambria Math" w:hAnsi="Cambria Math" w:cs="Cambria Math"/>
        </w:rPr>
      </w:pPr>
      <w:r w:rsidRPr="00CD7687">
        <w:t>C</w:t>
      </w:r>
      <w:r w:rsidRPr="00CD7687">
        <w:rPr>
          <w:rFonts w:ascii="Cambria Math" w:hAnsi="Cambria Math" w:cs="Cambria Math"/>
          <w:vertAlign w:val="superscript"/>
        </w:rPr>
        <w:sym w:font="Symbol" w:char="F06A"/>
      </w:r>
      <w:r w:rsidR="00C25759">
        <w:rPr>
          <w:rFonts w:ascii="Cambria Math" w:hAnsi="Cambria Math" w:cs="Cambria Math"/>
          <w:vertAlign w:val="superscript"/>
        </w:rPr>
        <w:t xml:space="preserve"> </w:t>
      </w:r>
      <w:r w:rsidR="009B786D">
        <w:rPr>
          <w:rFonts w:ascii="Cambria Math" w:hAnsi="Cambria Math" w:cs="Cambria Math"/>
        </w:rPr>
        <w:t xml:space="preserve">— </w:t>
      </w:r>
      <w:r w:rsidR="007C19BF">
        <w:t xml:space="preserve">ion interaction </w:t>
      </w:r>
      <w:r w:rsidR="00C25759">
        <w:t>parameter</w:t>
      </w:r>
      <w:r w:rsidR="00C25759">
        <w:rPr>
          <w:rFonts w:ascii="Cambria Math" w:hAnsi="Cambria Math" w:cs="Cambria Math"/>
        </w:rPr>
        <w:t xml:space="preserve"> </w:t>
      </w:r>
      <w:r w:rsidR="00C25759">
        <w:t xml:space="preserve">(see </w:t>
      </w:r>
      <w:r w:rsidR="009B786D">
        <w:t xml:space="preserve">equations </w:t>
      </w:r>
      <w:r w:rsidR="00C25759">
        <w:t>B-30 in Appendix B.1 of the theory manual).</w:t>
      </w:r>
    </w:p>
    <w:p w14:paraId="15479849" w14:textId="77777777" w:rsidR="00200821" w:rsidRDefault="00200821" w:rsidP="00200821">
      <w:pPr>
        <w:pStyle w:val="StyleCode"/>
      </w:pPr>
      <w:r>
        <w:t>&lt;cfi&gt;</w:t>
      </w:r>
    </w:p>
    <w:p w14:paraId="76A9EAE7" w14:textId="7F990BEC" w:rsidR="00200821" w:rsidRDefault="00200821" w:rsidP="00200821">
      <w:pPr>
        <w:pStyle w:val="StyleCode"/>
      </w:pPr>
      <w:r>
        <w:t xml:space="preserve">  &lt;coeff sps1="al+3" sps2="so4-2" value="-0.0911"/&gt;</w:t>
      </w:r>
    </w:p>
    <w:p w14:paraId="6FA59D92" w14:textId="7F2E6B14" w:rsidR="00200821" w:rsidRDefault="00200821" w:rsidP="00200821">
      <w:pPr>
        <w:pStyle w:val="StyleCode"/>
      </w:pPr>
      <w:r>
        <w:t xml:space="preserve">  &lt;coeff sps1="na+1" sps2="cl-1" value="1.53693372E-03"/&gt;</w:t>
      </w:r>
    </w:p>
    <w:p w14:paraId="3F9ADB68" w14:textId="1ABD24E6" w:rsidR="00200821" w:rsidRDefault="00200821" w:rsidP="00200821">
      <w:pPr>
        <w:pStyle w:val="StyleCode"/>
      </w:pPr>
      <w:r>
        <w:t xml:space="preserve">  &lt;coeff sps1="k+1" sps2="cl-1" value="-7.48604891d-4"/&gt;</w:t>
      </w:r>
    </w:p>
    <w:p w14:paraId="32DFF7E1" w14:textId="77777777" w:rsidR="00200821" w:rsidRDefault="00200821" w:rsidP="00200821">
      <w:pPr>
        <w:pStyle w:val="StyleCode"/>
      </w:pPr>
      <w:r>
        <w:t>… …</w:t>
      </w:r>
    </w:p>
    <w:p w14:paraId="55353712" w14:textId="77777777" w:rsidR="00200821" w:rsidRDefault="00200821" w:rsidP="00200821">
      <w:pPr>
        <w:pStyle w:val="StyleCode"/>
      </w:pPr>
      <w:r>
        <w:t>&lt;</w:t>
      </w:r>
      <w:r w:rsidR="00951C67">
        <w:t>/</w:t>
      </w:r>
      <w:r>
        <w:t>cfi&gt;</w:t>
      </w:r>
    </w:p>
    <w:p w14:paraId="758EA08D" w14:textId="77777777" w:rsidR="00951C67" w:rsidRDefault="00951C67" w:rsidP="00200821">
      <w:pPr>
        <w:pStyle w:val="StyleCode"/>
      </w:pPr>
    </w:p>
    <w:p w14:paraId="7BB23A74" w14:textId="51F35A20" w:rsidR="00200821" w:rsidRPr="00C25759" w:rsidRDefault="00D52C88" w:rsidP="00C25759">
      <w:r w:rsidRPr="00B11744">
        <w:rPr>
          <w:noProof/>
          <w:position w:val="-14"/>
        </w:rPr>
        <w:object w:dxaOrig="260" w:dyaOrig="380" w14:anchorId="0F87BBF9">
          <v:shape id="_x0000_i1025" type="#_x0000_t75" alt="" style="width:13.35pt;height:20pt;mso-width-percent:0;mso-height-percent:0;mso-width-percent:0;mso-height-percent:0" o:ole="">
            <v:imagedata r:id="rId183" o:title=""/>
          </v:shape>
          <o:OLEObject Type="Embed" ProgID="Equation.3" ShapeID="_x0000_i1025" DrawAspect="Content" ObjectID="_1776598811" r:id="rId184"/>
        </w:object>
      </w:r>
      <w:r w:rsidR="00C25759">
        <w:t xml:space="preserve"> </w:t>
      </w:r>
      <w:r w:rsidR="009B786D">
        <w:t xml:space="preserve">— </w:t>
      </w:r>
      <w:r w:rsidR="007C19BF">
        <w:t xml:space="preserve">ion interaction </w:t>
      </w:r>
      <w:r w:rsidR="00C25759">
        <w:t>parameter</w:t>
      </w:r>
      <w:r w:rsidR="001178BC">
        <w:t xml:space="preserve"> between </w:t>
      </w:r>
      <w:r w:rsidR="003C5B88">
        <w:t>cation-cation or anion-anion</w:t>
      </w:r>
      <w:r w:rsidR="00C25759">
        <w:t xml:space="preserve"> (see </w:t>
      </w:r>
      <w:r w:rsidR="007C19BF">
        <w:t xml:space="preserve">equations </w:t>
      </w:r>
      <w:r w:rsidR="00C25759">
        <w:t>B-23 to B-25 in Appendix B.1 of the theory manual).</w:t>
      </w:r>
    </w:p>
    <w:p w14:paraId="7F797071" w14:textId="77777777" w:rsidR="00951C67" w:rsidRDefault="00951C67" w:rsidP="00951C67">
      <w:pPr>
        <w:pStyle w:val="StyleCode"/>
      </w:pPr>
      <w:r>
        <w:t>&lt;theta&gt;</w:t>
      </w:r>
    </w:p>
    <w:p w14:paraId="70DBAC70" w14:textId="7EEB67AA" w:rsidR="00951C67" w:rsidRDefault="00951C67" w:rsidP="00951C67">
      <w:pPr>
        <w:pStyle w:val="StyleCode"/>
      </w:pPr>
      <w:r>
        <w:t xml:space="preserve">  &lt;coeff sps1="k+1" sps2="na+1" value="-3.20349317E-03"/&gt;</w:t>
      </w:r>
    </w:p>
    <w:p w14:paraId="36733B9A" w14:textId="1B3B2EF7" w:rsidR="00951C67" w:rsidRDefault="00951C67" w:rsidP="00951C67">
      <w:pPr>
        <w:pStyle w:val="StyleCode"/>
      </w:pPr>
      <w:r>
        <w:t xml:space="preserve">  &lt;coeff sps1="k+1" sps2="fe+2" value="-0.07"/&gt;</w:t>
      </w:r>
    </w:p>
    <w:p w14:paraId="7DC2409C" w14:textId="245A6BC8" w:rsidR="00951C67" w:rsidRDefault="00951C67" w:rsidP="00951C67">
      <w:pPr>
        <w:pStyle w:val="StyleCode"/>
      </w:pPr>
      <w:r>
        <w:t xml:space="preserve">  &lt;coeff sps1="mg+2" sps2="na+1" value="0.07"/&gt;</w:t>
      </w:r>
    </w:p>
    <w:p w14:paraId="20358D52" w14:textId="0719BD2B" w:rsidR="00951C67" w:rsidRDefault="00951C67" w:rsidP="00951C67">
      <w:pPr>
        <w:pStyle w:val="StyleCode"/>
      </w:pPr>
      <w:r>
        <w:t xml:space="preserve">  &lt;coeff sps1="ca+2" sps2="na+1" value="5.00000000E-02"/&gt;</w:t>
      </w:r>
    </w:p>
    <w:p w14:paraId="417B44F3" w14:textId="7EBC7081" w:rsidR="00951C67" w:rsidRDefault="00951C67" w:rsidP="00951C67">
      <w:pPr>
        <w:pStyle w:val="StyleCode"/>
      </w:pPr>
      <w:r>
        <w:t xml:space="preserve">  &lt;coeff sps1="h+1" sps2="na+1" value="0.036"/&gt;</w:t>
      </w:r>
    </w:p>
    <w:p w14:paraId="31110707" w14:textId="2405423E" w:rsidR="00951C67" w:rsidRDefault="00951C67" w:rsidP="00951C67">
      <w:pPr>
        <w:pStyle w:val="StyleCode"/>
      </w:pPr>
      <w:r>
        <w:t xml:space="preserve">  &lt;coeff sps1="ca+2" sps2="k+1" value="1.15600000E-01"/&gt;</w:t>
      </w:r>
    </w:p>
    <w:p w14:paraId="75476ED5" w14:textId="7578EBAE" w:rsidR="00951C67" w:rsidRDefault="00951C67" w:rsidP="00951C67">
      <w:pPr>
        <w:pStyle w:val="StyleCode"/>
      </w:pPr>
      <w:r>
        <w:t xml:space="preserve">  &lt;coeff sps1="h+1" sps2="k+1" value="0.005"/&gt;</w:t>
      </w:r>
    </w:p>
    <w:p w14:paraId="5073D2AB" w14:textId="3B9682A2" w:rsidR="00951C67" w:rsidRDefault="00951C67" w:rsidP="00951C67">
      <w:pPr>
        <w:pStyle w:val="StyleCode"/>
      </w:pPr>
      <w:r>
        <w:t xml:space="preserve">  &lt;coeff sps1="ca+2" sps2="mg+2" value="0.007"/&gt;</w:t>
      </w:r>
    </w:p>
    <w:p w14:paraId="0665DC8A" w14:textId="170632CA" w:rsidR="00951C67" w:rsidRDefault="00951C67" w:rsidP="00951C67">
      <w:pPr>
        <w:pStyle w:val="StyleCode"/>
      </w:pPr>
      <w:r>
        <w:t xml:space="preserve">  &lt;coeff sps1="h+1" sps2="mg+2" value="0.1"/&gt;</w:t>
      </w:r>
    </w:p>
    <w:p w14:paraId="0CCA5BA0" w14:textId="7841D660" w:rsidR="00951C67" w:rsidRDefault="00951C67" w:rsidP="00951C67">
      <w:pPr>
        <w:pStyle w:val="StyleCode"/>
      </w:pPr>
      <w:r>
        <w:t xml:space="preserve">  &lt;coeff sps1="h+1" sps2="ca+2" value="0.092"/&gt;</w:t>
      </w:r>
    </w:p>
    <w:p w14:paraId="4A29B329" w14:textId="467E7692" w:rsidR="00951C67" w:rsidRDefault="00951C67" w:rsidP="00951C67">
      <w:pPr>
        <w:pStyle w:val="StyleCode"/>
      </w:pPr>
      <w:r>
        <w:t xml:space="preserve">  &lt;coeff sps1="so4-2" sps2="cl-1" value="7.03278797E-02"/&gt;</w:t>
      </w:r>
    </w:p>
    <w:p w14:paraId="3CCB01EA" w14:textId="278C6F0F" w:rsidR="00951C67" w:rsidRDefault="00951C67" w:rsidP="00951C67">
      <w:pPr>
        <w:pStyle w:val="StyleCode"/>
      </w:pPr>
      <w:r>
        <w:t xml:space="preserve">  &lt;coeff sps1="hso4-" sps2="cl-1" value="-0.006"/&gt;</w:t>
      </w:r>
    </w:p>
    <w:p w14:paraId="53153590" w14:textId="01E6B065" w:rsidR="00951C67" w:rsidRDefault="00951C67" w:rsidP="00951C67">
      <w:pPr>
        <w:pStyle w:val="StyleCode"/>
      </w:pPr>
      <w:r>
        <w:t xml:space="preserve">  &lt;coeff sps1="hso4-" sps2="so4-2" value="-1.16842489E-01"/&gt;</w:t>
      </w:r>
    </w:p>
    <w:p w14:paraId="6FB4C10F" w14:textId="44EC0940" w:rsidR="00951C67" w:rsidRDefault="00951C67" w:rsidP="00951C67">
      <w:pPr>
        <w:pStyle w:val="StyleCode"/>
      </w:pPr>
      <w:r>
        <w:t xml:space="preserve">  &lt;coeff sps1="oh-" sps2="cl-1" value="-0.05"/&gt;</w:t>
      </w:r>
    </w:p>
    <w:p w14:paraId="045F3DEF" w14:textId="77777777" w:rsidR="00951C67" w:rsidRDefault="00951C67" w:rsidP="00951C67">
      <w:pPr>
        <w:pStyle w:val="StyleCode"/>
      </w:pPr>
      <w:r>
        <w:t>… …</w:t>
      </w:r>
    </w:p>
    <w:p w14:paraId="54D7B970" w14:textId="77777777" w:rsidR="00951C67" w:rsidRDefault="00951C67" w:rsidP="00951C67">
      <w:pPr>
        <w:pStyle w:val="StyleCode"/>
      </w:pPr>
      <w:r>
        <w:t>&lt;/theta&gt;</w:t>
      </w:r>
    </w:p>
    <w:p w14:paraId="72F1DFB1" w14:textId="7F817F76" w:rsidR="00951C67" w:rsidRDefault="00C25759" w:rsidP="00951C67">
      <w:r>
        <w:t xml:space="preserve">Ψ </w:t>
      </w:r>
      <w:r w:rsidR="007C19BF">
        <w:t xml:space="preserve">— ion interaction </w:t>
      </w:r>
      <w:r>
        <w:t xml:space="preserve">parameter of ternary terms (see </w:t>
      </w:r>
      <w:r w:rsidR="007C19BF">
        <w:t xml:space="preserve">Equation </w:t>
      </w:r>
      <w:r>
        <w:t xml:space="preserve">B-31 in Appendix B.1 of the theory manual). </w:t>
      </w:r>
    </w:p>
    <w:p w14:paraId="441F799E" w14:textId="77777777" w:rsidR="00951C67" w:rsidRDefault="00951C67" w:rsidP="00951C67">
      <w:pPr>
        <w:pStyle w:val="StyleCode"/>
      </w:pPr>
      <w:r>
        <w:t>&lt;psi&gt;</w:t>
      </w:r>
    </w:p>
    <w:p w14:paraId="06898708" w14:textId="1344797D" w:rsidR="00951C67" w:rsidRDefault="00951C67" w:rsidP="00951C67">
      <w:pPr>
        <w:pStyle w:val="StyleCode"/>
      </w:pPr>
      <w:r>
        <w:t xml:space="preserve">  &lt;coeff sps1="na+1" sps2="k+1" sps3="cl-1" value="-3.69149429E-03"/&gt;</w:t>
      </w:r>
    </w:p>
    <w:p w14:paraId="650DEF35" w14:textId="2E30B230" w:rsidR="00951C67" w:rsidRDefault="00951C67" w:rsidP="00951C67">
      <w:pPr>
        <w:pStyle w:val="StyleCode"/>
      </w:pPr>
      <w:r>
        <w:t xml:space="preserve">  &lt;coeff sps1="na+1" sps2="k+1" sps3="br-1" value="-0.0022"/&gt;</w:t>
      </w:r>
    </w:p>
    <w:p w14:paraId="629EB206" w14:textId="3E9D8DD5" w:rsidR="00951C67" w:rsidRDefault="00951C67" w:rsidP="00951C67">
      <w:pPr>
        <w:pStyle w:val="StyleCode"/>
      </w:pPr>
      <w:r>
        <w:t xml:space="preserve">  &lt;coeff sps1="na+1" sps2="k+1" sps3="so4-2" value="7.32101065E-03"/&gt;</w:t>
      </w:r>
    </w:p>
    <w:p w14:paraId="7D206DFD" w14:textId="73C9B6C2" w:rsidR="00951C67" w:rsidRDefault="00951C67" w:rsidP="00951C67">
      <w:pPr>
        <w:pStyle w:val="StyleCode"/>
      </w:pPr>
      <w:r>
        <w:t xml:space="preserve">  &lt;coeff sps1="na+1" sps2="k+1" sps3="hco3-" value="-0.003"/&gt;</w:t>
      </w:r>
    </w:p>
    <w:p w14:paraId="60286CA2" w14:textId="441AA2C2" w:rsidR="00951C67" w:rsidRDefault="00951C67" w:rsidP="00951C67">
      <w:pPr>
        <w:pStyle w:val="StyleCode"/>
      </w:pPr>
      <w:r>
        <w:t xml:space="preserve">  &lt;coeff sps1="na+1" sps2="k+1" sps3="co3-2" value="0.003"/&gt;</w:t>
      </w:r>
    </w:p>
    <w:p w14:paraId="09DC6815" w14:textId="3C8BD1AB" w:rsidR="00951C67" w:rsidRDefault="00951C67" w:rsidP="00951C67">
      <w:pPr>
        <w:pStyle w:val="StyleCode"/>
      </w:pPr>
      <w:r>
        <w:t xml:space="preserve">  &lt;coeff sps1="na+1" sps2="ca+2" sps3="cl-1" value="-3.00000000E-03"/&gt;</w:t>
      </w:r>
    </w:p>
    <w:p w14:paraId="6791B050" w14:textId="77777777" w:rsidR="00951C67" w:rsidRDefault="00951C67" w:rsidP="00951C67">
      <w:pPr>
        <w:pStyle w:val="StyleCode"/>
      </w:pPr>
      <w:r>
        <w:t>… …</w:t>
      </w:r>
    </w:p>
    <w:p w14:paraId="5B25E03A" w14:textId="682AC7BB" w:rsidR="00951C67" w:rsidRDefault="00951C67" w:rsidP="00951C67">
      <w:pPr>
        <w:pStyle w:val="StyleCode"/>
      </w:pPr>
      <w:r>
        <w:t xml:space="preserve">  &lt;coeff sps1="hco3-" sps2="co3-2" sps3="na+1" value="0.002"/&gt;</w:t>
      </w:r>
    </w:p>
    <w:p w14:paraId="5717F1E0" w14:textId="0832AA46" w:rsidR="00951C67" w:rsidRDefault="00951C67" w:rsidP="00951C67">
      <w:pPr>
        <w:pStyle w:val="StyleCode"/>
      </w:pPr>
      <w:r>
        <w:t xml:space="preserve">  &lt;coeff sps1="hco3-" sps2="co3-2" sps3="k+1" value="0.012"/&gt;</w:t>
      </w:r>
    </w:p>
    <w:p w14:paraId="4CA7124A" w14:textId="77777777" w:rsidR="00951C67" w:rsidRDefault="00951C67" w:rsidP="00951C67">
      <w:pPr>
        <w:pStyle w:val="StyleCode"/>
      </w:pPr>
      <w:r>
        <w:t>&lt;/psi&gt;</w:t>
      </w:r>
    </w:p>
    <w:p w14:paraId="40757AA6" w14:textId="7CEAE330" w:rsidR="00951C67" w:rsidRDefault="00C25759" w:rsidP="00951C67">
      <w:r>
        <w:rPr>
          <w:rFonts w:ascii="Cambria Math" w:hAnsi="Cambria Math"/>
        </w:rPr>
        <w:t>𝜆</w:t>
      </w:r>
      <w:r>
        <w:t xml:space="preserve"> </w:t>
      </w:r>
      <w:r w:rsidR="007C19BF">
        <w:t xml:space="preserve">— ion-neutral </w:t>
      </w:r>
      <w:r w:rsidR="001178BC">
        <w:t xml:space="preserve">species interaction parameters (see </w:t>
      </w:r>
      <w:r w:rsidR="007C19BF">
        <w:t xml:space="preserve">equations </w:t>
      </w:r>
      <w:r w:rsidR="001178BC">
        <w:t>B-11 and B16 in Appendix B.1 of the theory manual).</w:t>
      </w:r>
    </w:p>
    <w:p w14:paraId="75EEFD01" w14:textId="77777777" w:rsidR="00951C67" w:rsidRDefault="00951C67" w:rsidP="00951C67">
      <w:pPr>
        <w:pStyle w:val="StyleCode"/>
      </w:pPr>
      <w:r>
        <w:t>&lt;lambda&gt;</w:t>
      </w:r>
    </w:p>
    <w:p w14:paraId="6C6D133C" w14:textId="339D3DCE" w:rsidR="00951C67" w:rsidRDefault="00951C67" w:rsidP="00951C67">
      <w:pPr>
        <w:pStyle w:val="StyleCode"/>
      </w:pPr>
      <w:r>
        <w:t xml:space="preserve">  &lt;coeff sps1="cl-1" sps2="</w:t>
      </w:r>
      <w:r w:rsidR="00E9752F">
        <w:t>co2(</w:t>
      </w:r>
      <w:r>
        <w:t>aq)" value="-0.005"/&gt;</w:t>
      </w:r>
    </w:p>
    <w:p w14:paraId="2F87D903" w14:textId="07ED9C8E" w:rsidR="00951C67" w:rsidRDefault="00951C67" w:rsidP="00951C67">
      <w:pPr>
        <w:pStyle w:val="StyleCode"/>
      </w:pPr>
      <w:r>
        <w:t xml:space="preserve">  &lt;coeff sps1="na+1" sps2="h2co3" value="0.1"/&gt;</w:t>
      </w:r>
    </w:p>
    <w:p w14:paraId="099D1771" w14:textId="6D308763" w:rsidR="00951C67" w:rsidRDefault="00951C67" w:rsidP="00951C67">
      <w:pPr>
        <w:pStyle w:val="StyleCode"/>
      </w:pPr>
      <w:r>
        <w:t xml:space="preserve">  &lt;coeff sps1="k+1" sps2="h2co3" value="0.051"/&gt;</w:t>
      </w:r>
    </w:p>
    <w:p w14:paraId="6A990B3C" w14:textId="6B2F3CA2" w:rsidR="00951C67" w:rsidRDefault="00951C67" w:rsidP="00951C67">
      <w:pPr>
        <w:pStyle w:val="StyleCode"/>
      </w:pPr>
      <w:r>
        <w:t xml:space="preserve">  &lt;coeff sps1="mg+2" sps2="h2co3" value="0.183"/&gt;</w:t>
      </w:r>
    </w:p>
    <w:p w14:paraId="0C50FE0D" w14:textId="585F66F4" w:rsidR="00951C67" w:rsidRDefault="00951C67" w:rsidP="00951C67">
      <w:pPr>
        <w:pStyle w:val="StyleCode"/>
      </w:pPr>
      <w:r>
        <w:t xml:space="preserve">  &lt;coeff sps1="ca+2" sps2="h2co3" value="0.183"/&gt;</w:t>
      </w:r>
    </w:p>
    <w:p w14:paraId="1A2EF8DD" w14:textId="77777777" w:rsidR="00951C67" w:rsidRDefault="00951C67" w:rsidP="00951C67">
      <w:pPr>
        <w:pStyle w:val="StyleCode"/>
      </w:pPr>
      <w:r>
        <w:t>… …</w:t>
      </w:r>
    </w:p>
    <w:p w14:paraId="170DFC59" w14:textId="77777777" w:rsidR="00951C67" w:rsidRDefault="00951C67" w:rsidP="00951C67">
      <w:pPr>
        <w:pStyle w:val="StyleCode"/>
      </w:pPr>
      <w:r>
        <w:t>&lt;/lambda&gt;</w:t>
      </w:r>
    </w:p>
    <w:p w14:paraId="6C20F0E4" w14:textId="77554C86" w:rsidR="004A2CBD" w:rsidRPr="00ED3698" w:rsidRDefault="004A2CBD" w:rsidP="004A2CBD">
      <w:pPr>
        <w:pStyle w:val="Heading2"/>
      </w:pPr>
      <w:bookmarkStart w:id="564" w:name="_Toc13056193"/>
      <w:r>
        <w:t>SIT</w:t>
      </w:r>
      <w:r>
        <w:rPr>
          <w:rFonts w:hint="eastAsia"/>
        </w:rPr>
        <w:t xml:space="preserve"> database</w:t>
      </w:r>
      <w:bookmarkEnd w:id="564"/>
    </w:p>
    <w:p w14:paraId="3E71C3C3" w14:textId="2398ED07" w:rsidR="004A2CBD" w:rsidRDefault="004A2CBD" w:rsidP="004A2CBD">
      <w:r>
        <w:rPr>
          <w:rFonts w:hint="eastAsia"/>
        </w:rPr>
        <w:t xml:space="preserve">The </w:t>
      </w:r>
      <w:r>
        <w:t>activity coefficients</w:t>
      </w:r>
      <w:r>
        <w:rPr>
          <w:rFonts w:hint="eastAsia"/>
        </w:rPr>
        <w:t xml:space="preserve"> of aqueous species in </w:t>
      </w:r>
      <w:r>
        <w:t>moderately</w:t>
      </w:r>
      <w:r>
        <w:rPr>
          <w:rFonts w:hint="eastAsia"/>
        </w:rPr>
        <w:t xml:space="preserve"> saline solutions </w:t>
      </w:r>
      <w:r>
        <w:t>can be</w:t>
      </w:r>
      <w:r>
        <w:rPr>
          <w:rFonts w:hint="eastAsia"/>
        </w:rPr>
        <w:t xml:space="preserve"> calculated based on </w:t>
      </w:r>
      <w:r>
        <w:t>the specific ion interaction theory</w:t>
      </w:r>
      <w:r>
        <w:rPr>
          <w:rFonts w:hint="eastAsia"/>
        </w:rPr>
        <w:t xml:space="preserve"> (</w:t>
      </w:r>
      <w:r>
        <w:t>Guggenheim and Turgeon</w:t>
      </w:r>
      <w:r w:rsidR="007C19BF">
        <w:t>,</w:t>
      </w:r>
      <w:r>
        <w:t xml:space="preserve"> 1955; Ciavatta</w:t>
      </w:r>
      <w:r w:rsidR="007C19BF">
        <w:t>,</w:t>
      </w:r>
      <w:r>
        <w:t xml:space="preserve"> 1980</w:t>
      </w:r>
      <w:r>
        <w:rPr>
          <w:rFonts w:hint="eastAsia"/>
        </w:rPr>
        <w:t>).</w:t>
      </w:r>
      <w:r>
        <w:t xml:space="preserve"> </w:t>
      </w:r>
      <w:r w:rsidRPr="004A2CBD">
        <w:t xml:space="preserve">The </w:t>
      </w:r>
      <w:r>
        <w:t>general</w:t>
      </w:r>
      <w:r w:rsidRPr="004A2CBD">
        <w:t xml:space="preserve"> idea of SIT theory is that the activity coefficient</w:t>
      </w:r>
      <w:r>
        <w:t xml:space="preserve"> </w:t>
      </w:r>
      <m:oMath>
        <m:sSub>
          <m:sSubPr>
            <m:ctrlPr>
              <w:rPr>
                <w:rFonts w:ascii="Cambria Math" w:hAnsi="Cambria Math"/>
                <w:i/>
              </w:rPr>
            </m:ctrlPr>
          </m:sSubPr>
          <m:e>
            <m:r>
              <w:rPr>
                <w:rFonts w:ascii="Cambria Math" w:hAnsi="Cambria Math"/>
              </w:rPr>
              <m:t>γ</m:t>
            </m:r>
          </m:e>
          <m:sub>
            <m:r>
              <w:rPr>
                <w:rFonts w:ascii="Cambria Math" w:hAnsi="Cambria Math"/>
              </w:rPr>
              <m:t>j</m:t>
            </m:r>
          </m:sub>
        </m:sSub>
      </m:oMath>
      <w:r w:rsidRPr="004A2CBD">
        <w:t xml:space="preserve"> </w:t>
      </w:r>
      <w:r>
        <w:rPr>
          <w:rFonts w:ascii="Arial" w:hAnsi="Arial" w:cs="Arial"/>
          <w:color w:val="222222"/>
          <w:sz w:val="21"/>
          <w:szCs w:val="21"/>
          <w:shd w:val="clear" w:color="auto" w:fill="FFFFFF"/>
        </w:rPr>
        <w:t xml:space="preserve">of the </w:t>
      </w:r>
      <w:r>
        <w:rPr>
          <w:rFonts w:ascii="Arial" w:hAnsi="Arial" w:cs="Arial"/>
          <w:i/>
          <w:iCs/>
          <w:color w:val="222222"/>
          <w:sz w:val="21"/>
          <w:szCs w:val="21"/>
          <w:shd w:val="clear" w:color="auto" w:fill="FFFFFF"/>
        </w:rPr>
        <w:t>j</w:t>
      </w:r>
      <w:r>
        <w:rPr>
          <w:rFonts w:ascii="Arial" w:hAnsi="Arial" w:cs="Arial"/>
          <w:color w:val="222222"/>
          <w:sz w:val="21"/>
          <w:szCs w:val="21"/>
          <w:shd w:val="clear" w:color="auto" w:fill="FFFFFF"/>
        </w:rPr>
        <w:t xml:space="preserve">th ion in </w:t>
      </w:r>
      <w:r w:rsidR="007C19BF">
        <w:rPr>
          <w:rFonts w:ascii="Arial" w:hAnsi="Arial" w:cs="Arial"/>
          <w:color w:val="222222"/>
          <w:sz w:val="21"/>
          <w:szCs w:val="21"/>
          <w:shd w:val="clear" w:color="auto" w:fill="FFFFFF"/>
        </w:rPr>
        <w:t xml:space="preserve">the </w:t>
      </w:r>
      <w:r>
        <w:rPr>
          <w:rFonts w:ascii="Arial" w:hAnsi="Arial" w:cs="Arial"/>
          <w:color w:val="222222"/>
          <w:sz w:val="21"/>
          <w:szCs w:val="21"/>
          <w:shd w:val="clear" w:color="auto" w:fill="FFFFFF"/>
        </w:rPr>
        <w:t>solution</w:t>
      </w:r>
      <w:r>
        <w:t xml:space="preserve"> </w:t>
      </w:r>
      <w:r w:rsidRPr="004A2CBD">
        <w:t>can be expressed as</w:t>
      </w:r>
    </w:p>
    <w:p w14:paraId="6D165671" w14:textId="7A11C036" w:rsidR="004A2CBD" w:rsidRDefault="004A2CBD" w:rsidP="004A2CBD">
      <m:oMathPara>
        <m:oMath>
          <m:r>
            <w:rPr>
              <w:rFonts w:ascii="Cambria Math" w:hAnsi="Cambria Math"/>
            </w:rPr>
            <m:t>log</m:t>
          </m:r>
          <m:sSub>
            <m:sSubPr>
              <m:ctrlPr>
                <w:rPr>
                  <w:rFonts w:ascii="Cambria Math" w:hAnsi="Cambria Math"/>
                  <w:i/>
                </w:rPr>
              </m:ctrlPr>
            </m:sSubPr>
            <m:e>
              <m:r>
                <w:rPr>
                  <w:rFonts w:ascii="Cambria Math" w:hAnsi="Cambria Math"/>
                </w:rPr>
                <m:t>γ</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2</m:t>
              </m:r>
            </m:sup>
          </m:sSubSup>
          <m:f>
            <m:fPr>
              <m:ctrlPr>
                <w:rPr>
                  <w:rFonts w:ascii="Cambria Math" w:hAnsi="Cambria Math"/>
                  <w:i/>
                </w:rPr>
              </m:ctrlPr>
            </m:fPr>
            <m:num>
              <m:r>
                <w:rPr>
                  <w:rFonts w:ascii="Cambria Math" w:hAnsi="Cambria Math"/>
                </w:rPr>
                <m:t>0.51</m:t>
              </m:r>
              <m:rad>
                <m:radPr>
                  <m:degHide m:val="1"/>
                  <m:ctrlPr>
                    <w:rPr>
                      <w:rFonts w:ascii="Cambria Math" w:hAnsi="Cambria Math"/>
                      <w:i/>
                    </w:rPr>
                  </m:ctrlPr>
                </m:radPr>
                <m:deg/>
                <m:e>
                  <m:r>
                    <w:rPr>
                      <w:rFonts w:ascii="Cambria Math" w:hAnsi="Cambria Math"/>
                    </w:rPr>
                    <m:t>I</m:t>
                  </m:r>
                </m:e>
              </m:rad>
            </m:num>
            <m:den>
              <m:r>
                <w:rPr>
                  <w:rFonts w:ascii="Cambria Math" w:hAnsi="Cambria Math"/>
                </w:rPr>
                <m:t>1+1.5</m:t>
              </m:r>
              <m:rad>
                <m:radPr>
                  <m:degHide m:val="1"/>
                  <m:ctrlPr>
                    <w:rPr>
                      <w:rFonts w:ascii="Cambria Math" w:hAnsi="Cambria Math"/>
                      <w:i/>
                    </w:rPr>
                  </m:ctrlPr>
                </m:radPr>
                <m:deg/>
                <m:e>
                  <m:r>
                    <w:rPr>
                      <w:rFonts w:ascii="Cambria Math" w:hAnsi="Cambria Math"/>
                    </w:rPr>
                    <m:t>I</m:t>
                  </m:r>
                </m:e>
              </m:rad>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ε</m:t>
                  </m:r>
                </m:e>
                <m:sub>
                  <m:r>
                    <w:rPr>
                      <w:rFonts w:ascii="Cambria Math" w:hAnsi="Cambria Math"/>
                    </w:rPr>
                    <m:t>jk</m:t>
                  </m:r>
                </m:sub>
              </m:sSub>
              <m:sSub>
                <m:sSubPr>
                  <m:ctrlPr>
                    <w:rPr>
                      <w:rFonts w:ascii="Cambria Math" w:hAnsi="Cambria Math"/>
                      <w:i/>
                    </w:rPr>
                  </m:ctrlPr>
                </m:sSubPr>
                <m:e>
                  <m:r>
                    <w:rPr>
                      <w:rFonts w:ascii="Cambria Math" w:hAnsi="Cambria Math"/>
                    </w:rPr>
                    <m:t>c</m:t>
                  </m:r>
                </m:e>
                <m:sub>
                  <m:r>
                    <w:rPr>
                      <w:rFonts w:ascii="Cambria Math" w:hAnsi="Cambria Math"/>
                    </w:rPr>
                    <m:t>k</m:t>
                  </m:r>
                </m:sub>
              </m:sSub>
            </m:e>
          </m:nary>
        </m:oMath>
      </m:oMathPara>
    </w:p>
    <w:p w14:paraId="2D6FEEB3" w14:textId="31F94CDE" w:rsidR="004A2CBD" w:rsidRDefault="007C19BF" w:rsidP="004A2CBD">
      <w:r>
        <w:rPr>
          <w:rFonts w:cs="Times New Roman"/>
        </w:rPr>
        <w:t>w</w:t>
      </w:r>
      <w:r w:rsidRPr="004A2CBD">
        <w:rPr>
          <w:rFonts w:cs="Times New Roman"/>
        </w:rPr>
        <w:t xml:space="preserve">here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j</m:t>
            </m:r>
          </m:sub>
        </m:sSub>
      </m:oMath>
      <w:r w:rsidR="004A2CBD" w:rsidRPr="004A2CBD">
        <w:rPr>
          <w:rFonts w:cs="Times New Roman"/>
        </w:rPr>
        <w:t xml:space="preserve"> is the electrical charge </w:t>
      </w:r>
      <w:r w:rsidR="004A2CBD">
        <w:rPr>
          <w:rFonts w:cs="Times New Roman"/>
        </w:rPr>
        <w:t>of</w:t>
      </w:r>
      <w:r w:rsidR="004A2CBD" w:rsidRPr="004A2CBD">
        <w:rPr>
          <w:rFonts w:cs="Times New Roman"/>
        </w:rPr>
        <w:t xml:space="preserve"> the</w:t>
      </w:r>
      <w:r w:rsidR="004A2CBD">
        <w:rPr>
          <w:rFonts w:cs="Times New Roman"/>
        </w:rPr>
        <w:t xml:space="preserve"> </w:t>
      </w:r>
      <w:r w:rsidR="004A2CBD">
        <w:rPr>
          <w:rFonts w:ascii="Arial" w:hAnsi="Arial" w:cs="Arial"/>
          <w:i/>
          <w:iCs/>
          <w:color w:val="222222"/>
          <w:sz w:val="21"/>
          <w:szCs w:val="21"/>
          <w:shd w:val="clear" w:color="auto" w:fill="FFFFFF"/>
        </w:rPr>
        <w:t>j</w:t>
      </w:r>
      <w:r w:rsidR="004A2CBD">
        <w:rPr>
          <w:rFonts w:ascii="Arial" w:hAnsi="Arial" w:cs="Arial"/>
          <w:color w:val="222222"/>
          <w:sz w:val="21"/>
          <w:szCs w:val="21"/>
          <w:shd w:val="clear" w:color="auto" w:fill="FFFFFF"/>
        </w:rPr>
        <w:t>th</w:t>
      </w:r>
      <w:r w:rsidR="004A2CBD" w:rsidRPr="004A2CBD">
        <w:rPr>
          <w:rFonts w:cs="Times New Roman"/>
        </w:rPr>
        <w:t xml:space="preserve"> ion, </w:t>
      </w:r>
      <m:oMath>
        <m:r>
          <w:rPr>
            <w:rFonts w:ascii="Cambria Math" w:hAnsi="Cambria Math" w:cs="Times New Roman"/>
          </w:rPr>
          <m:t>I</m:t>
        </m:r>
      </m:oMath>
      <w:r w:rsidR="004A2CBD" w:rsidRPr="004A2CBD">
        <w:rPr>
          <w:rFonts w:cs="Times New Roman"/>
        </w:rPr>
        <w:t xml:space="preserve"> is the ionic strength</w:t>
      </w:r>
      <w:r>
        <w:rPr>
          <w:rFonts w:cs="Times New Roman"/>
        </w:rPr>
        <w:t xml:space="preserve"> and</w:t>
      </w:r>
      <w:r>
        <w:rPr>
          <w:sz w:val="20"/>
        </w:rPr>
        <w:t xml:space="preserve">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4A2CBD">
        <w:t xml:space="preserve"> is the molal concentration of the kth ion. </w:t>
      </w:r>
      <m:oMath>
        <m:sSub>
          <m:sSubPr>
            <m:ctrlPr>
              <w:rPr>
                <w:rFonts w:ascii="Cambria Math" w:hAnsi="Cambria Math"/>
                <w:i/>
              </w:rPr>
            </m:ctrlPr>
          </m:sSubPr>
          <m:e>
            <m:r>
              <w:rPr>
                <w:rFonts w:ascii="Cambria Math" w:hAnsi="Cambria Math"/>
              </w:rPr>
              <m:t>ε</m:t>
            </m:r>
          </m:e>
          <m:sub>
            <m:r>
              <w:rPr>
                <w:rFonts w:ascii="Cambria Math" w:hAnsi="Cambria Math"/>
              </w:rPr>
              <m:t>jk</m:t>
            </m:r>
          </m:sub>
        </m:sSub>
      </m:oMath>
      <w:r w:rsidR="004A2CBD">
        <w:t xml:space="preserve"> refers to the interaction coefficient between the jth and the kth ions, which is provided in the database sit.dbs in the form:</w:t>
      </w:r>
    </w:p>
    <w:p w14:paraId="3A252138" w14:textId="77777777" w:rsidR="004A2CBD" w:rsidRDefault="004A2CBD" w:rsidP="004A2CBD">
      <w:pPr>
        <w:pStyle w:val="StyleCode"/>
      </w:pPr>
    </w:p>
    <w:p w14:paraId="0CF452FE" w14:textId="77777777" w:rsidR="004A2CBD" w:rsidRDefault="004A2CBD" w:rsidP="004A2CBD">
      <w:pPr>
        <w:pStyle w:val="StyleCode"/>
      </w:pPr>
      <w:r>
        <w:t xml:space="preserve">!SIT model </w:t>
      </w:r>
    </w:p>
    <w:p w14:paraId="129A95D3" w14:textId="0EC4DEB0" w:rsidR="004A2CBD" w:rsidRDefault="004A2CBD" w:rsidP="004A2CBD">
      <w:pPr>
        <w:pStyle w:val="StyleCode"/>
      </w:pPr>
      <w:r>
        <w:t>!-epsilon parameters from SIT.dat (PHREEQC)</w:t>
      </w:r>
    </w:p>
    <w:p w14:paraId="223F8CDA" w14:textId="77777777" w:rsidR="004A2CBD" w:rsidRDefault="004A2CBD" w:rsidP="004A2CBD">
      <w:pPr>
        <w:pStyle w:val="StyleCode"/>
      </w:pPr>
      <w:r>
        <w:t>Cd+2 Cl- 0.16</w:t>
      </w:r>
    </w:p>
    <w:p w14:paraId="7B0B5258" w14:textId="77777777" w:rsidR="004A2CBD" w:rsidRDefault="004A2CBD" w:rsidP="004A2CBD">
      <w:pPr>
        <w:pStyle w:val="StyleCode"/>
      </w:pPr>
      <w:r>
        <w:t>Cd+2 NO3- 0.09</w:t>
      </w:r>
    </w:p>
    <w:p w14:paraId="7C630149" w14:textId="77777777" w:rsidR="004A2CBD" w:rsidRDefault="004A2CBD" w:rsidP="004A2CBD">
      <w:pPr>
        <w:pStyle w:val="StyleCode"/>
      </w:pPr>
      <w:r>
        <w:t>CdCl+ Cl- 0.127</w:t>
      </w:r>
    </w:p>
    <w:p w14:paraId="7D354F84" w14:textId="77777777" w:rsidR="004A2CBD" w:rsidRDefault="004A2CBD" w:rsidP="004A2CBD">
      <w:pPr>
        <w:pStyle w:val="StyleCode"/>
      </w:pPr>
      <w:r>
        <w:t>CdCl+ ClO4- 0.25</w:t>
      </w:r>
    </w:p>
    <w:p w14:paraId="013880DB" w14:textId="77777777" w:rsidR="004A2CBD" w:rsidRDefault="004A2CBD" w:rsidP="004A2CBD">
      <w:pPr>
        <w:pStyle w:val="StyleCode"/>
      </w:pPr>
      <w:r>
        <w:t>CdI+ Cl- 0.136</w:t>
      </w:r>
    </w:p>
    <w:p w14:paraId="40832991" w14:textId="6FB3F572" w:rsidR="004A2CBD" w:rsidRDefault="004A2CBD" w:rsidP="004A2CBD">
      <w:pPr>
        <w:pStyle w:val="StyleCode"/>
      </w:pPr>
      <w:r>
        <w:t>CdI+ ClO4- 0.27</w:t>
      </w:r>
    </w:p>
    <w:p w14:paraId="319FC075" w14:textId="77777777" w:rsidR="004A2CBD" w:rsidRDefault="004A2CBD" w:rsidP="004A2CBD">
      <w:pPr>
        <w:pStyle w:val="StyleCode"/>
      </w:pPr>
    </w:p>
    <w:p w14:paraId="0E968F71" w14:textId="632ACF5F" w:rsidR="00951C67" w:rsidRDefault="004A2CBD" w:rsidP="00951C67">
      <w:r>
        <w:t xml:space="preserve">The last term in each line provides the interaction coefficient </w:t>
      </w:r>
      <m:oMath>
        <m:sSub>
          <m:sSubPr>
            <m:ctrlPr>
              <w:rPr>
                <w:rFonts w:ascii="Cambria Math" w:hAnsi="Cambria Math"/>
                <w:i/>
              </w:rPr>
            </m:ctrlPr>
          </m:sSubPr>
          <m:e>
            <m:r>
              <w:rPr>
                <w:rFonts w:ascii="Cambria Math" w:hAnsi="Cambria Math"/>
              </w:rPr>
              <m:t>ε</m:t>
            </m:r>
          </m:e>
          <m:sub>
            <m:r>
              <w:rPr>
                <w:rFonts w:ascii="Cambria Math" w:hAnsi="Cambria Math"/>
              </w:rPr>
              <m:t>jk</m:t>
            </m:r>
          </m:sub>
        </m:sSub>
      </m:oMath>
      <w:r>
        <w:t xml:space="preserve"> between the ions in the first two terms.</w:t>
      </w:r>
    </w:p>
    <w:p w14:paraId="16C257AE" w14:textId="77777777" w:rsidR="006F5464" w:rsidRPr="007C439D" w:rsidRDefault="006F5464" w:rsidP="007C439D">
      <w:pPr>
        <w:pStyle w:val="Heading2"/>
        <w:rPr>
          <w:sz w:val="32"/>
        </w:rPr>
      </w:pPr>
      <w:bookmarkStart w:id="565" w:name="_Toc13056194"/>
      <w:r>
        <w:t>Exponential decay for kinetic reaction</w:t>
      </w:r>
      <w:bookmarkEnd w:id="565"/>
    </w:p>
    <w:p w14:paraId="0B06B0C6" w14:textId="44672A3F" w:rsidR="006F5464" w:rsidRPr="007C439D" w:rsidRDefault="006F5464" w:rsidP="006F5464">
      <w:pPr>
        <w:rPr>
          <w:rFonts w:cs="Times New Roman"/>
        </w:rPr>
      </w:pPr>
      <w:r>
        <w:rPr>
          <w:rFonts w:cs="Times New Roman"/>
        </w:rPr>
        <w:t>To use exponential decay function for kinetic reactions, user needs to m</w:t>
      </w:r>
      <w:r w:rsidRPr="007C439D">
        <w:rPr>
          <w:rFonts w:cs="Times New Roman"/>
        </w:rPr>
        <w:t>odify redox database to add 'exponential T^a' term.  Example is shown below.</w:t>
      </w:r>
    </w:p>
    <w:p w14:paraId="44CC9558" w14:textId="77777777" w:rsidR="006F5464" w:rsidRDefault="006F5464" w:rsidP="006F5464">
      <w:pPr>
        <w:rPr>
          <w:rFonts w:ascii="Courier New" w:hAnsi="Courier New" w:cs="Courier New"/>
          <w:sz w:val="16"/>
          <w:szCs w:val="16"/>
        </w:rPr>
      </w:pPr>
    </w:p>
    <w:p w14:paraId="2F041557" w14:textId="7FA2DA6E" w:rsidR="006F5464" w:rsidRPr="007C439D" w:rsidRDefault="006F5464" w:rsidP="006F5464">
      <w:pPr>
        <w:rPr>
          <w:rFonts w:ascii="Courier New" w:hAnsi="Courier New" w:cs="Courier New"/>
          <w:sz w:val="16"/>
          <w:szCs w:val="16"/>
        </w:rPr>
      </w:pPr>
      <w:r w:rsidRPr="007C439D">
        <w:rPr>
          <w:rFonts w:ascii="Courier New" w:hAnsi="Courier New" w:cs="Courier New"/>
          <w:sz w:val="16"/>
          <w:szCs w:val="16"/>
        </w:rPr>
        <w:t>'exponential T^a'  2</w:t>
      </w:r>
    </w:p>
    <w:p w14:paraId="4AB36426" w14:textId="25A2B5BC" w:rsidR="006F5464" w:rsidRPr="007C439D" w:rsidRDefault="006F5464" w:rsidP="006F5464">
      <w:pPr>
        <w:rPr>
          <w:rFonts w:ascii="Courier New" w:hAnsi="Courier New" w:cs="Courier New"/>
          <w:sz w:val="16"/>
          <w:szCs w:val="16"/>
        </w:rPr>
      </w:pPr>
      <w:r w:rsidRPr="007C439D">
        <w:rPr>
          <w:rFonts w:ascii="Courier New" w:hAnsi="Courier New" w:cs="Courier New"/>
          <w:sz w:val="16"/>
          <w:szCs w:val="16"/>
        </w:rPr>
        <w:t>'biomass1'     0.5</w:t>
      </w:r>
    </w:p>
    <w:p w14:paraId="5F15F2D3" w14:textId="6E22A5DE" w:rsidR="006F5464" w:rsidRPr="007C439D" w:rsidRDefault="006F5464" w:rsidP="006F5464">
      <w:pPr>
        <w:rPr>
          <w:rFonts w:ascii="Courier New" w:hAnsi="Courier New" w:cs="Courier New"/>
          <w:sz w:val="16"/>
          <w:szCs w:val="16"/>
        </w:rPr>
      </w:pPr>
      <w:r w:rsidRPr="007C439D">
        <w:rPr>
          <w:rFonts w:ascii="Courier New" w:hAnsi="Courier New" w:cs="Courier New"/>
          <w:sz w:val="16"/>
          <w:szCs w:val="16"/>
        </w:rPr>
        <w:t>'biomass1'     0.3</w:t>
      </w:r>
    </w:p>
    <w:p w14:paraId="4109A2DD" w14:textId="38AA5D31" w:rsidR="00DB1505" w:rsidRDefault="00DB1505" w:rsidP="007C439D">
      <w:pPr>
        <w:pStyle w:val="Heading2"/>
        <w:rPr>
          <w:sz w:val="32"/>
        </w:rPr>
      </w:pPr>
      <w:r>
        <w:br w:type="page"/>
      </w:r>
    </w:p>
    <w:p w14:paraId="29B9D6B2" w14:textId="77777777" w:rsidR="00DB1505" w:rsidRPr="00ED3698" w:rsidRDefault="00DB1505" w:rsidP="00DB1505">
      <w:pPr>
        <w:pStyle w:val="Heading1"/>
      </w:pPr>
      <w:bookmarkStart w:id="566" w:name="_Toc13056195"/>
      <w:r w:rsidRPr="00ED3698">
        <w:t>References:</w:t>
      </w:r>
      <w:bookmarkEnd w:id="566"/>
    </w:p>
    <w:p w14:paraId="596E3F68" w14:textId="6F75B563" w:rsidR="00DB1505" w:rsidRPr="00ED3698" w:rsidRDefault="0074798F" w:rsidP="00DB1505">
      <w:r>
        <w:t>(</w:t>
      </w:r>
      <w:r w:rsidR="00DB1505">
        <w:t>See</w:t>
      </w:r>
      <w:r w:rsidR="003404C6">
        <w:t xml:space="preserve"> </w:t>
      </w:r>
      <w:r w:rsidR="008B3CE1">
        <w:t>more</w:t>
      </w:r>
      <w:r w:rsidR="003404C6">
        <w:t xml:space="preserve"> references in</w:t>
      </w:r>
      <w:r w:rsidR="000F370C">
        <w:t xml:space="preserve"> the</w:t>
      </w:r>
      <w:r w:rsidR="00DB1505">
        <w:t xml:space="preserve"> theory manual</w:t>
      </w:r>
      <w:r w:rsidR="008B3CE1">
        <w:t xml:space="preserve"> to avoid repetition</w:t>
      </w:r>
      <w:r>
        <w:t>)</w:t>
      </w:r>
    </w:p>
    <w:p w14:paraId="75836354" w14:textId="77777777" w:rsidR="00724288" w:rsidRPr="00CD63DF" w:rsidRDefault="00724288" w:rsidP="00724288">
      <w:pPr>
        <w:rPr>
          <w:noProof/>
        </w:rPr>
      </w:pPr>
      <w:r w:rsidRPr="00CD63DF">
        <w:rPr>
          <w:noProof/>
        </w:rPr>
        <w:t>Bea, S.A., J. Carrera, C. Ayora and F. Batlle. 2010. Pitzer Algortithm: Efficient implementation of Pitzer equations in geochemical and reactive transport models. Computers &amp; Geosciences, 36, 526-538.</w:t>
      </w:r>
    </w:p>
    <w:p w14:paraId="4C867298" w14:textId="3F72A015" w:rsidR="00BD3B30" w:rsidRPr="00CD63DF" w:rsidRDefault="00BD3B30" w:rsidP="00BD3B30">
      <w:r w:rsidRPr="00CD63DF">
        <w:rPr>
          <w:noProof/>
        </w:rPr>
        <w:t>Harvie, C.E., N. Moller and J.H. Weare</w:t>
      </w:r>
      <w:r w:rsidR="00E9752F" w:rsidRPr="00CD63DF">
        <w:rPr>
          <w:noProof/>
        </w:rPr>
        <w:t>.</w:t>
      </w:r>
      <w:r w:rsidRPr="00CD63DF">
        <w:rPr>
          <w:noProof/>
        </w:rPr>
        <w:t xml:space="preserve"> 1984. The prediction of mineral solubilities in natural waters: The Na-K-Mg-Ca-H-Cl-SO</w:t>
      </w:r>
      <w:r w:rsidRPr="00CD63DF">
        <w:rPr>
          <w:noProof/>
          <w:vertAlign w:val="subscript"/>
        </w:rPr>
        <w:t>4</w:t>
      </w:r>
      <w:r w:rsidRPr="00CD63DF">
        <w:rPr>
          <w:noProof/>
        </w:rPr>
        <w:t>-OH-HCO</w:t>
      </w:r>
      <w:r w:rsidRPr="00CD63DF">
        <w:rPr>
          <w:noProof/>
          <w:vertAlign w:val="subscript"/>
        </w:rPr>
        <w:t>3</w:t>
      </w:r>
      <w:r w:rsidRPr="00CD63DF">
        <w:rPr>
          <w:noProof/>
        </w:rPr>
        <w:t>-CO</w:t>
      </w:r>
      <w:r w:rsidRPr="00CD63DF">
        <w:rPr>
          <w:noProof/>
          <w:vertAlign w:val="subscript"/>
        </w:rPr>
        <w:t>3</w:t>
      </w:r>
      <w:r w:rsidRPr="00CD63DF">
        <w:rPr>
          <w:noProof/>
        </w:rPr>
        <w:t>-CO</w:t>
      </w:r>
      <w:r w:rsidRPr="00CD63DF">
        <w:rPr>
          <w:noProof/>
          <w:vertAlign w:val="subscript"/>
        </w:rPr>
        <w:t>2</w:t>
      </w:r>
      <w:r w:rsidRPr="00CD63DF">
        <w:rPr>
          <w:noProof/>
        </w:rPr>
        <w:t>-H</w:t>
      </w:r>
      <w:r w:rsidRPr="00CD63DF">
        <w:rPr>
          <w:noProof/>
          <w:vertAlign w:val="subscript"/>
        </w:rPr>
        <w:t>2</w:t>
      </w:r>
      <w:r w:rsidRPr="00CD63DF">
        <w:rPr>
          <w:noProof/>
        </w:rPr>
        <w:t>O system to high ionic strengths at 25</w:t>
      </w:r>
      <w:r w:rsidRPr="00CD63DF">
        <w:rPr>
          <w:noProof/>
          <w:vertAlign w:val="superscript"/>
        </w:rPr>
        <w:t>o</w:t>
      </w:r>
      <w:r w:rsidRPr="00CD63DF">
        <w:rPr>
          <w:noProof/>
        </w:rPr>
        <w:t xml:space="preserve">C. </w:t>
      </w:r>
      <w:r w:rsidRPr="00CD63DF">
        <w:rPr>
          <w:iCs/>
          <w:noProof/>
        </w:rPr>
        <w:t>Geochimica et Cosmochimica Acta, 48</w:t>
      </w:r>
      <w:r w:rsidRPr="00CD63DF">
        <w:rPr>
          <w:noProof/>
        </w:rPr>
        <w:t>, 723-751.</w:t>
      </w:r>
    </w:p>
    <w:p w14:paraId="5CE70C68" w14:textId="0C6F90CB" w:rsidR="00DB1505" w:rsidRPr="00CD63DF" w:rsidRDefault="00476F99" w:rsidP="00BD3B30">
      <w:r w:rsidRPr="00CD63DF">
        <w:t>MacInnes, D.A. 1919.</w:t>
      </w:r>
      <w:r w:rsidR="008C2D08" w:rsidRPr="00CD63DF">
        <w:t xml:space="preserve"> The activities of the ions of strong electrolytes: Journal American Chemical Society, v. 41, p. 1086-1092.</w:t>
      </w:r>
    </w:p>
    <w:p w14:paraId="340ECE8B" w14:textId="7280C105" w:rsidR="00BF20EC" w:rsidRPr="00CD63DF" w:rsidRDefault="00134C89">
      <w:r w:rsidRPr="00CD63DF">
        <w:t xml:space="preserve">Molins, S., </w:t>
      </w:r>
      <w:r w:rsidR="00476F99" w:rsidRPr="00CD63DF">
        <w:t xml:space="preserve">J. </w:t>
      </w:r>
      <w:r w:rsidRPr="00CD63DF">
        <w:t xml:space="preserve">Greskowiak, </w:t>
      </w:r>
      <w:r w:rsidR="00476F99" w:rsidRPr="00CD63DF">
        <w:t>C.</w:t>
      </w:r>
      <w:r w:rsidRPr="00CD63DF">
        <w:t xml:space="preserve"> </w:t>
      </w:r>
      <w:r w:rsidR="00476F99" w:rsidRPr="00CD63DF">
        <w:t>Wanner and</w:t>
      </w:r>
      <w:r w:rsidRPr="00CD63DF">
        <w:t xml:space="preserve"> </w:t>
      </w:r>
      <w:r w:rsidR="00476F99" w:rsidRPr="00CD63DF">
        <w:t>K. U. Mayer</w:t>
      </w:r>
      <w:r w:rsidR="00E9752F" w:rsidRPr="00CD63DF">
        <w:t>.</w:t>
      </w:r>
      <w:r w:rsidRPr="00CD63DF">
        <w:t xml:space="preserve"> 201</w:t>
      </w:r>
      <w:r w:rsidR="00D500AF" w:rsidRPr="00CD63DF">
        <w:t>5</w:t>
      </w:r>
      <w:r w:rsidRPr="00CD63DF">
        <w:t>. A benchmark for microbially mediated chromium reduction under denitrifying conditions in a biostimulation column experiment, Computational Geosciences, DOI: 10.1007/s10596-014-9432-0.</w:t>
      </w:r>
    </w:p>
    <w:p w14:paraId="2D5A5F6C" w14:textId="308D904E" w:rsidR="004A2CBD" w:rsidRPr="00CD63DF" w:rsidRDefault="004A2CBD" w:rsidP="004A2CBD">
      <w:r w:rsidRPr="00CD63DF">
        <w:t>Guggenheim, E.A.; Turgeon, J.C. 1955. "Specific interaction of ions". Trans. Faraday Soc. 51: 747–761. doi:10.1039/TF9555100747.</w:t>
      </w:r>
    </w:p>
    <w:p w14:paraId="2ABDBEDF" w14:textId="28A530E5" w:rsidR="004A2CBD" w:rsidRDefault="004A2CBD" w:rsidP="004A2CBD">
      <w:r w:rsidRPr="00CD63DF">
        <w:t xml:space="preserve"> Ciavatta, L. 1980. "The specific interaction theory in the evaluating ionic equilibria". Ann. Chim. (Rome). 70: 551–562.</w:t>
      </w:r>
    </w:p>
    <w:sectPr w:rsidR="004A2CBD" w:rsidSect="007239FB">
      <w:headerReference w:type="default" r:id="rId185"/>
      <w:pgSz w:w="12240" w:h="15840"/>
      <w:pgMar w:top="1440" w:right="1800" w:bottom="1440" w:left="1800" w:header="720" w:footer="720" w:gutter="0"/>
      <w:pgNumType w:chapStyle="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kylight Editorial_Brandon Thompson" w:date="2018-09-28T05:18:00Z" w:initials="BT_">
    <w:p w14:paraId="122D33A0" w14:textId="0F737F38" w:rsidR="00F07E26" w:rsidRDefault="00F07E26">
      <w:pPr>
        <w:pStyle w:val="CommentText"/>
      </w:pPr>
      <w:r>
        <w:rPr>
          <w:rStyle w:val="CommentReference"/>
        </w:rPr>
        <w:annotationRef/>
      </w:r>
      <w:r>
        <w:t xml:space="preserve">Please check to ensure your intended meaning was retained. </w:t>
      </w:r>
    </w:p>
  </w:comment>
  <w:comment w:id="1" w:author="Mingliang Xie" w:date="2018-10-16T15:41:00Z" w:initials="MX">
    <w:p w14:paraId="3F121569" w14:textId="13CFDFE8" w:rsidR="00F07E26" w:rsidRDefault="00F07E26">
      <w:pPr>
        <w:pStyle w:val="CommentText"/>
      </w:pPr>
      <w:r>
        <w:rPr>
          <w:rStyle w:val="CommentReference"/>
        </w:rPr>
        <w:annotationRef/>
      </w:r>
      <w:r>
        <w:t>yes</w:t>
      </w:r>
    </w:p>
  </w:comment>
  <w:comment w:id="17" w:author="Skylight Editorial_Brandon Thompson" w:date="2018-09-28T05:18:00Z" w:initials="BT_">
    <w:p w14:paraId="048D7D64" w14:textId="651753F3" w:rsidR="00F07E26" w:rsidRDefault="00F07E26">
      <w:pPr>
        <w:pStyle w:val="CommentText"/>
      </w:pPr>
      <w:r>
        <w:rPr>
          <w:rStyle w:val="CommentReference"/>
        </w:rPr>
        <w:annotationRef/>
      </w:r>
      <w:r>
        <w:t>Did you intend “working”?</w:t>
      </w:r>
    </w:p>
  </w:comment>
  <w:comment w:id="18" w:author="Mingliang Xie" w:date="2018-10-12T10:48:00Z" w:initials="MX">
    <w:p w14:paraId="2A60DFD3" w14:textId="3F8A254A" w:rsidR="00F07E26" w:rsidRDefault="00F07E26">
      <w:pPr>
        <w:pStyle w:val="CommentText"/>
      </w:pPr>
      <w:r>
        <w:rPr>
          <w:rStyle w:val="CommentReference"/>
        </w:rPr>
        <w:annotationRef/>
      </w:r>
      <w:r>
        <w:t>Yes.</w:t>
      </w:r>
    </w:p>
  </w:comment>
  <w:comment w:id="21" w:author="Skylight Editorial_Brandon Thompson" w:date="2018-09-28T05:18:00Z" w:initials="BT_">
    <w:p w14:paraId="2E64051B" w14:textId="23AE7AA7" w:rsidR="00F07E26" w:rsidRDefault="00F07E26">
      <w:pPr>
        <w:pStyle w:val="CommentText"/>
      </w:pPr>
      <w:r>
        <w:rPr>
          <w:rStyle w:val="CommentReference"/>
        </w:rPr>
        <w:annotationRef/>
      </w:r>
      <w:r>
        <w:t>Did you intend “the”? If not, please clarify.</w:t>
      </w:r>
    </w:p>
  </w:comment>
  <w:comment w:id="22" w:author="Mingliang Xie" w:date="2018-10-12T10:51:00Z" w:initials="MX">
    <w:p w14:paraId="4184D406" w14:textId="425D3CBF" w:rsidR="00F07E26" w:rsidRDefault="00F07E26">
      <w:pPr>
        <w:pStyle w:val="CommentText"/>
      </w:pPr>
      <w:r>
        <w:rPr>
          <w:rStyle w:val="CommentReference"/>
        </w:rPr>
        <w:annotationRef/>
      </w:r>
      <w:r>
        <w:t>Most of the example directories</w:t>
      </w:r>
    </w:p>
  </w:comment>
  <w:comment w:id="29" w:author="Skylight Editorial_Kristine Robertson" w:date="2018-09-28T12:10:00Z" w:initials="KR_">
    <w:p w14:paraId="0B260F1D" w14:textId="77777777" w:rsidR="00F07E26" w:rsidRDefault="00F07E26">
      <w:pPr>
        <w:pStyle w:val="CommentText"/>
      </w:pPr>
      <w:r>
        <w:rPr>
          <w:rStyle w:val="CommentReference"/>
        </w:rPr>
        <w:annotationRef/>
      </w:r>
      <w:r>
        <w:t>Consistency issues.</w:t>
      </w:r>
    </w:p>
    <w:p w14:paraId="225B0C91" w14:textId="4E1E8142" w:rsidR="00F07E26" w:rsidRDefault="00F07E26">
      <w:pPr>
        <w:pStyle w:val="CommentText"/>
      </w:pPr>
      <w:r>
        <w:t>Is there a reason for the capital letter?</w:t>
      </w:r>
    </w:p>
  </w:comment>
  <w:comment w:id="30" w:author="Mingliang Xie" w:date="2018-10-16T15:42:00Z" w:initials="MX">
    <w:p w14:paraId="0A0BF03F" w14:textId="757FB9D6" w:rsidR="00F07E26" w:rsidRDefault="00F07E26">
      <w:pPr>
        <w:pStyle w:val="CommentText"/>
      </w:pPr>
      <w:r>
        <w:rPr>
          <w:rStyle w:val="CommentReference"/>
        </w:rPr>
        <w:annotationRef/>
      </w:r>
      <w:r>
        <w:t>Should be in lowercase</w:t>
      </w:r>
    </w:p>
  </w:comment>
  <w:comment w:id="31" w:author="Skylight Editorial_Kristine Robertson" w:date="2018-09-28T12:10:00Z" w:initials="KR_">
    <w:p w14:paraId="2DE108DD" w14:textId="77777777" w:rsidR="00F07E26" w:rsidRDefault="00F07E26" w:rsidP="00E63D23">
      <w:pPr>
        <w:pStyle w:val="CommentText"/>
      </w:pPr>
      <w:r>
        <w:rPr>
          <w:rStyle w:val="CommentReference"/>
        </w:rPr>
        <w:annotationRef/>
      </w:r>
      <w:r>
        <w:rPr>
          <w:rStyle w:val="CommentReference"/>
        </w:rPr>
        <w:annotationRef/>
      </w:r>
      <w:r>
        <w:t>Consistency issues.</w:t>
      </w:r>
    </w:p>
    <w:p w14:paraId="2D1DC4ED" w14:textId="77777777" w:rsidR="00F07E26" w:rsidRDefault="00F07E26" w:rsidP="00E63D23">
      <w:pPr>
        <w:pStyle w:val="CommentText"/>
      </w:pPr>
      <w:r>
        <w:t>Is there a reason for the capital letter?</w:t>
      </w:r>
    </w:p>
    <w:p w14:paraId="315F630F" w14:textId="4009387C" w:rsidR="00F07E26" w:rsidRDefault="00F07E26">
      <w:pPr>
        <w:pStyle w:val="CommentText"/>
      </w:pPr>
      <w:r>
        <w:t>same</w:t>
      </w:r>
    </w:p>
  </w:comment>
  <w:comment w:id="36" w:author="Skylight Editorial_Kristine Robertson" w:date="2018-09-28T12:11:00Z" w:initials="KR_">
    <w:p w14:paraId="5ED3D73F" w14:textId="77777777" w:rsidR="00F07E26" w:rsidRDefault="00F07E26" w:rsidP="00E63D23">
      <w:pPr>
        <w:pStyle w:val="CommentText"/>
      </w:pPr>
      <w:r>
        <w:rPr>
          <w:rStyle w:val="CommentReference"/>
        </w:rPr>
        <w:annotationRef/>
      </w:r>
      <w:r>
        <w:rPr>
          <w:rStyle w:val="CommentReference"/>
        </w:rPr>
        <w:annotationRef/>
      </w:r>
      <w:r>
        <w:t>Consistency issues.</w:t>
      </w:r>
    </w:p>
    <w:p w14:paraId="7FF58378" w14:textId="77777777" w:rsidR="00F07E26" w:rsidRDefault="00F07E26" w:rsidP="00E63D23">
      <w:pPr>
        <w:pStyle w:val="CommentText"/>
      </w:pPr>
      <w:r>
        <w:t>Is there a reason for the capital letter?</w:t>
      </w:r>
    </w:p>
    <w:p w14:paraId="5198C888" w14:textId="6D51F334" w:rsidR="00F07E26" w:rsidRDefault="00F07E26">
      <w:pPr>
        <w:pStyle w:val="CommentText"/>
      </w:pPr>
    </w:p>
  </w:comment>
  <w:comment w:id="37" w:author="Mingliang Xie" w:date="2018-10-12T11:04:00Z" w:initials="MX">
    <w:p w14:paraId="1017BE16" w14:textId="1F0EF694" w:rsidR="00F07E26" w:rsidRDefault="00F07E26">
      <w:pPr>
        <w:pStyle w:val="CommentText"/>
      </w:pPr>
      <w:r>
        <w:rPr>
          <w:rStyle w:val="CommentReference"/>
        </w:rPr>
        <w:annotationRef/>
      </w:r>
      <w:r>
        <w:t>No. should be low case.</w:t>
      </w:r>
    </w:p>
  </w:comment>
  <w:comment w:id="38" w:author="Skylight Editorial_Kristine Robertson" w:date="2018-09-28T12:11:00Z" w:initials="KR_">
    <w:p w14:paraId="42D8B5BF" w14:textId="77777777" w:rsidR="00F07E26" w:rsidRDefault="00F07E26" w:rsidP="00E63D23">
      <w:pPr>
        <w:pStyle w:val="CommentText"/>
      </w:pPr>
      <w:r>
        <w:rPr>
          <w:rStyle w:val="CommentReference"/>
        </w:rPr>
        <w:annotationRef/>
      </w:r>
      <w:r>
        <w:rPr>
          <w:rStyle w:val="CommentReference"/>
        </w:rPr>
        <w:annotationRef/>
      </w:r>
      <w:r>
        <w:t>Consistency issues.</w:t>
      </w:r>
    </w:p>
    <w:p w14:paraId="0EC13C67" w14:textId="77777777" w:rsidR="00F07E26" w:rsidRDefault="00F07E26" w:rsidP="00E63D23">
      <w:pPr>
        <w:pStyle w:val="CommentText"/>
      </w:pPr>
      <w:r>
        <w:t>Is there a reason for the capital letter?</w:t>
      </w:r>
    </w:p>
    <w:p w14:paraId="43998578" w14:textId="73A2193E" w:rsidR="00F07E26" w:rsidRDefault="00F07E26">
      <w:pPr>
        <w:pStyle w:val="CommentText"/>
      </w:pPr>
    </w:p>
  </w:comment>
  <w:comment w:id="39" w:author="Mingliang Xie" w:date="2018-10-16T15:44:00Z" w:initials="MX">
    <w:p w14:paraId="166F189E" w14:textId="6BAD6BF8" w:rsidR="00F07E26" w:rsidRDefault="00F07E26">
      <w:pPr>
        <w:pStyle w:val="CommentText"/>
      </w:pPr>
      <w:r>
        <w:rPr>
          <w:rStyle w:val="CommentReference"/>
        </w:rPr>
        <w:annotationRef/>
      </w:r>
      <w:r>
        <w:t>Lowercase</w:t>
      </w:r>
    </w:p>
  </w:comment>
  <w:comment w:id="40" w:author="Skylight Editorial_Kristine Robertson" w:date="2018-09-28T12:11:00Z" w:initials="KR_">
    <w:p w14:paraId="7AC07A7E" w14:textId="77777777" w:rsidR="00F07E26" w:rsidRDefault="00F07E26" w:rsidP="00E63D23">
      <w:pPr>
        <w:pStyle w:val="CommentText"/>
      </w:pPr>
      <w:r>
        <w:rPr>
          <w:rStyle w:val="CommentReference"/>
        </w:rPr>
        <w:annotationRef/>
      </w:r>
      <w:r>
        <w:rPr>
          <w:rStyle w:val="CommentReference"/>
        </w:rPr>
        <w:annotationRef/>
      </w:r>
      <w:r>
        <w:t>Consistency issues.</w:t>
      </w:r>
    </w:p>
    <w:p w14:paraId="45281B53" w14:textId="77777777" w:rsidR="00F07E26" w:rsidRDefault="00F07E26" w:rsidP="00E63D23">
      <w:pPr>
        <w:pStyle w:val="CommentText"/>
      </w:pPr>
      <w:r>
        <w:t>Is there a reason for the capital letter?</w:t>
      </w:r>
    </w:p>
    <w:p w14:paraId="578017AC" w14:textId="68190A02" w:rsidR="00F07E26" w:rsidRDefault="00F07E26">
      <w:pPr>
        <w:pStyle w:val="CommentText"/>
      </w:pPr>
    </w:p>
  </w:comment>
  <w:comment w:id="41" w:author="Mingliang Xie" w:date="2018-10-16T15:44:00Z" w:initials="MX">
    <w:p w14:paraId="771404F2" w14:textId="0F2FD7D6" w:rsidR="00F07E26" w:rsidRDefault="00F07E26">
      <w:pPr>
        <w:pStyle w:val="CommentText"/>
      </w:pPr>
      <w:r>
        <w:rPr>
          <w:rStyle w:val="CommentReference"/>
        </w:rPr>
        <w:annotationRef/>
      </w:r>
      <w:r>
        <w:t>Lowercase</w:t>
      </w:r>
    </w:p>
  </w:comment>
  <w:comment w:id="42" w:author="Skylight Editorial_Brandon Thompson" w:date="2018-09-28T05:18:00Z" w:initials="BT_">
    <w:p w14:paraId="2681DD9D" w14:textId="4113E601" w:rsidR="00F07E26" w:rsidRDefault="00F07E26">
      <w:pPr>
        <w:pStyle w:val="CommentText"/>
      </w:pPr>
      <w:r>
        <w:rPr>
          <w:rStyle w:val="CommentReference"/>
        </w:rPr>
        <w:annotationRef/>
      </w:r>
      <w:r>
        <w:t>Did you intend “transport”?</w:t>
      </w:r>
    </w:p>
  </w:comment>
  <w:comment w:id="43" w:author="Mingliang Xie" w:date="2018-10-12T11:06:00Z" w:initials="MX">
    <w:p w14:paraId="4329143C" w14:textId="2CAC7ABF" w:rsidR="00F07E26" w:rsidRDefault="00F07E26">
      <w:pPr>
        <w:pStyle w:val="CommentText"/>
      </w:pPr>
      <w:r>
        <w:rPr>
          <w:rStyle w:val="CommentReference"/>
        </w:rPr>
        <w:annotationRef/>
      </w:r>
      <w:r>
        <w:t>yes</w:t>
      </w:r>
    </w:p>
  </w:comment>
  <w:comment w:id="44" w:author="Skylight Editorial_Kristine Robertson" w:date="2018-09-28T12:11:00Z" w:initials="KR_">
    <w:p w14:paraId="4FE240C4" w14:textId="77777777" w:rsidR="00F07E26" w:rsidRDefault="00F07E26" w:rsidP="00E63D23">
      <w:pPr>
        <w:pStyle w:val="CommentText"/>
      </w:pPr>
      <w:r>
        <w:rPr>
          <w:rStyle w:val="CommentReference"/>
        </w:rPr>
        <w:annotationRef/>
      </w:r>
      <w:r>
        <w:rPr>
          <w:rStyle w:val="CommentReference"/>
        </w:rPr>
        <w:annotationRef/>
      </w:r>
      <w:r>
        <w:t>Consistency issues.</w:t>
      </w:r>
    </w:p>
    <w:p w14:paraId="35DB7260" w14:textId="77777777" w:rsidR="00F07E26" w:rsidRDefault="00F07E26" w:rsidP="00E63D23">
      <w:pPr>
        <w:pStyle w:val="CommentText"/>
      </w:pPr>
      <w:r>
        <w:t>Is there a reason for the capital letter?</w:t>
      </w:r>
    </w:p>
    <w:p w14:paraId="1D22AF40" w14:textId="56A9EC7C" w:rsidR="00F07E26" w:rsidRDefault="00F07E26">
      <w:pPr>
        <w:pStyle w:val="CommentText"/>
      </w:pPr>
    </w:p>
  </w:comment>
  <w:comment w:id="45" w:author="Mingliang Xie" w:date="2018-10-16T15:44:00Z" w:initials="MX">
    <w:p w14:paraId="3977E816" w14:textId="12265F5E" w:rsidR="00F07E26" w:rsidRDefault="00F07E26">
      <w:pPr>
        <w:pStyle w:val="CommentText"/>
      </w:pPr>
      <w:r>
        <w:rPr>
          <w:rStyle w:val="CommentReference"/>
        </w:rPr>
        <w:annotationRef/>
      </w:r>
      <w:r>
        <w:t>Lowercase</w:t>
      </w:r>
    </w:p>
  </w:comment>
  <w:comment w:id="50" w:author="Skylight Editorial_Kristine Robertson" w:date="2018-09-28T12:11:00Z" w:initials="KR_">
    <w:p w14:paraId="04258029" w14:textId="77777777" w:rsidR="00F07E26" w:rsidRDefault="00F07E26" w:rsidP="00E63D23">
      <w:pPr>
        <w:pStyle w:val="CommentText"/>
      </w:pPr>
      <w:r>
        <w:rPr>
          <w:rStyle w:val="CommentReference"/>
        </w:rPr>
        <w:annotationRef/>
      </w:r>
      <w:r>
        <w:rPr>
          <w:rStyle w:val="CommentReference"/>
        </w:rPr>
        <w:annotationRef/>
      </w:r>
      <w:r>
        <w:t>Consistency issues.</w:t>
      </w:r>
    </w:p>
    <w:p w14:paraId="2DB25A2C" w14:textId="77777777" w:rsidR="00F07E26" w:rsidRDefault="00F07E26" w:rsidP="00E63D23">
      <w:pPr>
        <w:pStyle w:val="CommentText"/>
      </w:pPr>
      <w:r>
        <w:t>Is there a reason for the capital letter?</w:t>
      </w:r>
    </w:p>
    <w:p w14:paraId="504C9AC5" w14:textId="25DA566D" w:rsidR="00F07E26" w:rsidRDefault="00F07E26">
      <w:pPr>
        <w:pStyle w:val="CommentText"/>
      </w:pPr>
    </w:p>
  </w:comment>
  <w:comment w:id="51" w:author="Mingliang Xie" w:date="2018-10-16T15:44:00Z" w:initials="MX">
    <w:p w14:paraId="652541FB" w14:textId="6A011A06" w:rsidR="00F07E26" w:rsidRDefault="00F07E26">
      <w:pPr>
        <w:pStyle w:val="CommentText"/>
      </w:pPr>
      <w:r>
        <w:rPr>
          <w:rStyle w:val="CommentReference"/>
        </w:rPr>
        <w:annotationRef/>
      </w:r>
      <w:r>
        <w:t>Lowercase</w:t>
      </w:r>
    </w:p>
  </w:comment>
  <w:comment w:id="72" w:author="Skylight Editorial_Kristine Robertson" w:date="2018-09-28T05:18:00Z" w:initials="KR_">
    <w:p w14:paraId="65A97C97" w14:textId="3243E9AD" w:rsidR="00F07E26" w:rsidRDefault="00F07E26">
      <w:pPr>
        <w:pStyle w:val="CommentText"/>
      </w:pPr>
      <w:r>
        <w:rPr>
          <w:rStyle w:val="CommentReference"/>
        </w:rPr>
        <w:annotationRef/>
      </w:r>
      <w:r>
        <w:t>It is not clear whether this should be placed between quotation marks as well. Please revise to ensure there has not been a lapse in consistency.</w:t>
      </w:r>
    </w:p>
  </w:comment>
  <w:comment w:id="73" w:author="Mingliang Xie" w:date="2018-10-12T11:35:00Z" w:initials="MX">
    <w:p w14:paraId="31EF359A" w14:textId="6934A94F" w:rsidR="00F07E26" w:rsidRDefault="00F07E26">
      <w:pPr>
        <w:pStyle w:val="CommentText"/>
      </w:pPr>
      <w:r>
        <w:rPr>
          <w:rStyle w:val="CommentReference"/>
        </w:rPr>
        <w:annotationRef/>
      </w:r>
      <w:r>
        <w:t>No quotation mark is needed, because it is not a keyword. This is actually a logical variable in the code to store the .true. or .false.</w:t>
      </w:r>
    </w:p>
  </w:comment>
  <w:comment w:id="75" w:author="Skylight Editorial_Kristine Robertson" w:date="2018-09-28T05:18:00Z" w:initials="KR_">
    <w:p w14:paraId="559E8F33" w14:textId="77777777" w:rsidR="00F07E26" w:rsidRDefault="00F07E26" w:rsidP="00156AD3">
      <w:pPr>
        <w:pStyle w:val="CommentText"/>
      </w:pPr>
      <w:r>
        <w:rPr>
          <w:rStyle w:val="CommentReference"/>
        </w:rPr>
        <w:annotationRef/>
      </w:r>
      <w:r>
        <w:rPr>
          <w:rStyle w:val="CommentReference"/>
        </w:rPr>
        <w:annotationRef/>
      </w:r>
      <w:r>
        <w:t>It is not clear whether this should be placed between quotation marks as well. Please revise to ensure there has not been a lapse in consistency.</w:t>
      </w:r>
    </w:p>
    <w:p w14:paraId="3F0D06AE" w14:textId="71C60AF0" w:rsidR="00F07E26" w:rsidRDefault="00F07E26">
      <w:pPr>
        <w:pStyle w:val="CommentText"/>
      </w:pPr>
    </w:p>
  </w:comment>
  <w:comment w:id="76" w:author="Mingliang Xie" w:date="2018-10-16T15:47:00Z" w:initials="MX">
    <w:p w14:paraId="6C64C6EC" w14:textId="6456EDF0" w:rsidR="00F07E26" w:rsidRDefault="00F07E26">
      <w:pPr>
        <w:pStyle w:val="CommentText"/>
      </w:pPr>
      <w:r>
        <w:rPr>
          <w:rStyle w:val="CommentReference"/>
        </w:rPr>
        <w:annotationRef/>
      </w:r>
      <w:r>
        <w:t>Same as before</w:t>
      </w:r>
    </w:p>
  </w:comment>
  <w:comment w:id="78" w:author="Skylight Editorial_Kristine Robertson" w:date="2018-09-28T05:18:00Z" w:initials="KR_">
    <w:p w14:paraId="354428DE" w14:textId="77777777" w:rsidR="00F07E26" w:rsidRDefault="00F07E26" w:rsidP="00156AD3">
      <w:pPr>
        <w:pStyle w:val="CommentText"/>
      </w:pPr>
      <w:r>
        <w:rPr>
          <w:rStyle w:val="CommentReference"/>
        </w:rPr>
        <w:annotationRef/>
      </w:r>
      <w:r>
        <w:rPr>
          <w:rStyle w:val="CommentReference"/>
        </w:rPr>
        <w:annotationRef/>
      </w:r>
      <w:r>
        <w:t>It is not clear whether this should be placed between quotation marks as well. Please revise to ensure there has not been a lapse in consistency.</w:t>
      </w:r>
    </w:p>
    <w:p w14:paraId="3EE874AA" w14:textId="76D06F20" w:rsidR="00F07E26" w:rsidRDefault="00F07E26">
      <w:pPr>
        <w:pStyle w:val="CommentText"/>
      </w:pPr>
    </w:p>
  </w:comment>
  <w:comment w:id="79" w:author="Mingliang Xie" w:date="2018-10-16T15:48:00Z" w:initials="MX">
    <w:p w14:paraId="75F2EB86" w14:textId="240EBD56" w:rsidR="00F07E26" w:rsidRDefault="00F07E26">
      <w:pPr>
        <w:pStyle w:val="CommentText"/>
      </w:pPr>
      <w:r>
        <w:rPr>
          <w:rStyle w:val="CommentReference"/>
        </w:rPr>
        <w:annotationRef/>
      </w:r>
      <w:r>
        <w:t>Same as before</w:t>
      </w:r>
    </w:p>
  </w:comment>
  <w:comment w:id="83" w:author="Mingliang Xie" w:date="2019-01-28T18:06:00Z" w:initials="MX">
    <w:p w14:paraId="2587CF32" w14:textId="77777777" w:rsidR="00F07E26" w:rsidRDefault="00F07E26" w:rsidP="00F05821">
      <w:pPr>
        <w:pStyle w:val="CommentText"/>
      </w:pPr>
      <w:r>
        <w:rPr>
          <w:rStyle w:val="CommentReference"/>
        </w:rPr>
        <w:annotationRef/>
      </w:r>
      <w:r>
        <w:t>Same as 3.2.2.2</w:t>
      </w:r>
    </w:p>
  </w:comment>
  <w:comment w:id="86" w:author="Skylight Editorial_Brandon Thompson" w:date="2018-09-28T05:18:00Z" w:initials="BT_">
    <w:p w14:paraId="797DE77E" w14:textId="11DF0DBE" w:rsidR="00F07E26" w:rsidRDefault="00F07E26">
      <w:pPr>
        <w:pStyle w:val="CommentText"/>
      </w:pPr>
      <w:r>
        <w:rPr>
          <w:rStyle w:val="CommentReference"/>
        </w:rPr>
        <w:annotationRef/>
      </w:r>
      <w:r>
        <w:t>Did you intend “In such cases, the database files (comp.dbs, complex.dbs) must be checked to ensure the free aqueous diffusion coefficient (D</w:t>
      </w:r>
      <w:r w:rsidRPr="00B11744">
        <w:rPr>
          <w:vertAlign w:val="subscript"/>
        </w:rPr>
        <w:t>0</w:t>
      </w:r>
      <w:r>
        <w:t>) for each species is provided”?</w:t>
      </w:r>
    </w:p>
  </w:comment>
  <w:comment w:id="87" w:author="Mingliang Xie" w:date="2018-10-12T12:00:00Z" w:initials="MX">
    <w:p w14:paraId="5B76C9B1" w14:textId="4D0603E0" w:rsidR="00F07E26" w:rsidRDefault="00F07E26">
      <w:pPr>
        <w:pStyle w:val="CommentText"/>
      </w:pPr>
      <w:r>
        <w:rPr>
          <w:rStyle w:val="CommentReference"/>
        </w:rPr>
        <w:annotationRef/>
      </w:r>
      <w:r>
        <w:t xml:space="preserve">Yes. Traditionally, the diffusion coefficient of all species is set with the same value that is provided in the input file. But the ‘multicomponent diffusion’ model can account for the different diffucion coefficient of each species, which is provided through the database file as additional parameter. </w:t>
      </w:r>
    </w:p>
  </w:comment>
  <w:comment w:id="88" w:author="Skylight Editorial_Brandon Thompson" w:date="2018-09-28T05:18:00Z" w:initials="BT_">
    <w:p w14:paraId="57E316D4" w14:textId="2A614119" w:rsidR="00F07E26" w:rsidRDefault="00F07E26">
      <w:pPr>
        <w:pStyle w:val="CommentText"/>
      </w:pPr>
      <w:r>
        <w:rPr>
          <w:rStyle w:val="CommentReference"/>
        </w:rPr>
        <w:annotationRef/>
      </w:r>
      <w:r>
        <w:t xml:space="preserve">Please check to ensure your intended meaning was retained. </w:t>
      </w:r>
    </w:p>
  </w:comment>
  <w:comment w:id="89" w:author="Mingliang Xie" w:date="2018-10-16T15:49:00Z" w:initials="MX">
    <w:p w14:paraId="21A64144" w14:textId="054BDF24" w:rsidR="00F07E26" w:rsidRDefault="00F07E26">
      <w:pPr>
        <w:pStyle w:val="CommentText"/>
      </w:pPr>
      <w:r>
        <w:rPr>
          <w:rStyle w:val="CommentReference"/>
        </w:rPr>
        <w:annotationRef/>
      </w:r>
      <w:r>
        <w:t>right</w:t>
      </w:r>
    </w:p>
  </w:comment>
  <w:comment w:id="93" w:author="Skylight Editorial_Brandon Thompson" w:date="2018-09-28T05:18:00Z" w:initials="BT_">
    <w:p w14:paraId="08DE640B" w14:textId="05C58A03" w:rsidR="00F07E26" w:rsidRDefault="00F07E26">
      <w:pPr>
        <w:pStyle w:val="CommentText"/>
      </w:pPr>
      <w:r>
        <w:rPr>
          <w:rStyle w:val="CommentReference"/>
        </w:rPr>
        <w:annotationRef/>
      </w:r>
      <w:r>
        <w:t>Did you intend “data input file”? If so, this should be changed throughout.</w:t>
      </w:r>
    </w:p>
  </w:comment>
  <w:comment w:id="92" w:author="Mingliang Xie" w:date="2018-10-16T15:49:00Z" w:initials="MX">
    <w:p w14:paraId="4ABC0BD2" w14:textId="11D6738B" w:rsidR="00F07E26" w:rsidRDefault="00F07E26">
      <w:pPr>
        <w:pStyle w:val="CommentText"/>
      </w:pPr>
      <w:r>
        <w:rPr>
          <w:rStyle w:val="CommentReference"/>
        </w:rPr>
        <w:annotationRef/>
      </w:r>
      <w:r>
        <w:t>Yes.</w:t>
      </w:r>
    </w:p>
  </w:comment>
  <w:comment w:id="103" w:author="Skylight Editorial_Brandon Thompson" w:date="2018-09-28T05:18:00Z" w:initials="BT_">
    <w:p w14:paraId="71F602FA" w14:textId="05DD1381" w:rsidR="00F07E26" w:rsidRDefault="00F07E26">
      <w:pPr>
        <w:pStyle w:val="CommentText"/>
      </w:pPr>
      <w:r>
        <w:rPr>
          <w:rStyle w:val="CommentReference"/>
        </w:rPr>
        <w:annotationRef/>
      </w:r>
      <w:r>
        <w:t>This should be  "Pitzer".</w:t>
      </w:r>
    </w:p>
  </w:comment>
  <w:comment w:id="104" w:author="Mingliang Xie" w:date="2018-10-12T13:30:00Z" w:initials="MX">
    <w:p w14:paraId="400E45AC" w14:textId="323D0957" w:rsidR="00F07E26" w:rsidRDefault="00F07E26">
      <w:pPr>
        <w:pStyle w:val="CommentText"/>
      </w:pPr>
      <w:r>
        <w:rPr>
          <w:rStyle w:val="CommentReference"/>
        </w:rPr>
        <w:annotationRef/>
      </w:r>
      <w:r>
        <w:t>You are right. But this is the way the code reads. We can keep it in lowercase.</w:t>
      </w:r>
    </w:p>
  </w:comment>
  <w:comment w:id="105" w:author="Skylight Editorial_Brandon Thompson" w:date="2018-09-28T05:18:00Z" w:initials="BT_">
    <w:p w14:paraId="06C4651C" w14:textId="456F1B1A" w:rsidR="00F07E26" w:rsidRDefault="00F07E26">
      <w:pPr>
        <w:pStyle w:val="CommentText"/>
      </w:pPr>
      <w:r>
        <w:rPr>
          <w:rStyle w:val="CommentReference"/>
        </w:rPr>
        <w:annotationRef/>
      </w:r>
      <w:r>
        <w:t>This should be "MacInnes".</w:t>
      </w:r>
    </w:p>
  </w:comment>
  <w:comment w:id="106" w:author="Mingliang Xie" w:date="2018-10-12T13:32:00Z" w:initials="MX">
    <w:p w14:paraId="6A9C13E9" w14:textId="3162BE54" w:rsidR="00F07E26" w:rsidRDefault="00F07E26">
      <w:pPr>
        <w:pStyle w:val="CommentText"/>
      </w:pPr>
      <w:r>
        <w:rPr>
          <w:rStyle w:val="CommentReference"/>
        </w:rPr>
        <w:annotationRef/>
      </w:r>
      <w:r>
        <w:t>See reply above</w:t>
      </w:r>
    </w:p>
  </w:comment>
  <w:comment w:id="108" w:author="Skylight Editorial_Brandon Thompson" w:date="2018-09-28T05:18:00Z" w:initials="BT_">
    <w:p w14:paraId="4F6851A3" w14:textId="37EE2AAC" w:rsidR="00F07E26" w:rsidRDefault="00F07E26">
      <w:pPr>
        <w:pStyle w:val="CommentText"/>
      </w:pPr>
      <w:r>
        <w:rPr>
          <w:rStyle w:val="CommentReference"/>
        </w:rPr>
        <w:annotationRef/>
      </w:r>
      <w:r>
        <w:t>Did you intend “basic”?</w:t>
      </w:r>
    </w:p>
  </w:comment>
  <w:comment w:id="109" w:author="Mingliang Xie" w:date="2018-10-12T13:37:00Z" w:initials="MX">
    <w:p w14:paraId="38E83876" w14:textId="1F94394C" w:rsidR="00F07E26" w:rsidRDefault="00F07E26">
      <w:pPr>
        <w:pStyle w:val="CommentText"/>
      </w:pPr>
      <w:r>
        <w:rPr>
          <w:rStyle w:val="CommentReference"/>
        </w:rPr>
        <w:annotationRef/>
      </w:r>
      <w:r>
        <w:t xml:space="preserve">No. </w:t>
      </w:r>
    </w:p>
  </w:comment>
  <w:comment w:id="110" w:author="Skylight Editorial_Brandon Thompson" w:date="2018-09-28T05:18:00Z" w:initials="BT_">
    <w:p w14:paraId="61A70565" w14:textId="447DC901" w:rsidR="00F07E26" w:rsidRDefault="00F07E26">
      <w:pPr>
        <w:pStyle w:val="CommentText"/>
      </w:pPr>
      <w:r>
        <w:rPr>
          <w:rStyle w:val="CommentReference"/>
        </w:rPr>
        <w:annotationRef/>
      </w:r>
      <w:r>
        <w:t xml:space="preserve">Please check to ensure your intended meaning was retained. </w:t>
      </w:r>
    </w:p>
  </w:comment>
  <w:comment w:id="111" w:author="Mingliang Xie" w:date="2018-10-12T13:40:00Z" w:initials="MX">
    <w:p w14:paraId="1466D322" w14:textId="312CDB7F" w:rsidR="00F07E26" w:rsidRDefault="00F07E26">
      <w:pPr>
        <w:pStyle w:val="CommentText"/>
      </w:pPr>
      <w:r>
        <w:rPr>
          <w:rStyle w:val="CommentReference"/>
        </w:rPr>
        <w:annotationRef/>
      </w:r>
      <w:r>
        <w:t>Right.</w:t>
      </w:r>
    </w:p>
  </w:comment>
  <w:comment w:id="113" w:author="Skylight Editorial_Brandon Thompson" w:date="2018-09-28T05:18:00Z" w:initials="BT_">
    <w:p w14:paraId="345A009E" w14:textId="7BD6715B" w:rsidR="00F07E26" w:rsidRDefault="00F07E26">
      <w:pPr>
        <w:pStyle w:val="CommentText"/>
      </w:pPr>
      <w:r>
        <w:rPr>
          <w:rStyle w:val="CommentReference"/>
        </w:rPr>
        <w:annotationRef/>
      </w:r>
    </w:p>
  </w:comment>
  <w:comment w:id="131" w:author="Skylight Editorial_Brandon Thompson" w:date="2018-09-28T05:18:00Z" w:initials="BT_">
    <w:p w14:paraId="08480BFD" w14:textId="4FC117D6" w:rsidR="00F07E26" w:rsidRDefault="00F07E26">
      <w:pPr>
        <w:pStyle w:val="CommentText"/>
      </w:pPr>
      <w:r>
        <w:rPr>
          <w:rStyle w:val="CommentReference"/>
        </w:rPr>
        <w:annotationRef/>
      </w:r>
      <w:r>
        <w:t xml:space="preserve">Please check to ensure your intended meaning was retained. </w:t>
      </w:r>
    </w:p>
  </w:comment>
  <w:comment w:id="132" w:author="Mingliang Xie" w:date="2018-10-12T14:00:00Z" w:initials="MX">
    <w:p w14:paraId="26A75B0B" w14:textId="61AA0761" w:rsidR="00F07E26" w:rsidRDefault="00F07E26">
      <w:pPr>
        <w:pStyle w:val="CommentText"/>
      </w:pPr>
      <w:r>
        <w:rPr>
          <w:rStyle w:val="CommentReference"/>
        </w:rPr>
        <w:annotationRef/>
      </w:r>
      <w:r>
        <w:t>OK.</w:t>
      </w:r>
    </w:p>
  </w:comment>
  <w:comment w:id="135" w:author="Skylight Editorial_Brandon Thompson" w:date="2018-09-28T05:18:00Z" w:initials="BT_">
    <w:p w14:paraId="302DD4A7" w14:textId="05692443" w:rsidR="00F07E26" w:rsidRDefault="00F07E26">
      <w:pPr>
        <w:pStyle w:val="CommentText"/>
      </w:pPr>
      <w:r>
        <w:rPr>
          <w:rStyle w:val="CommentReference"/>
        </w:rPr>
        <w:annotationRef/>
      </w:r>
      <w:r>
        <w:t xml:space="preserve">Please check to ensure your intended meaning was retained. </w:t>
      </w:r>
    </w:p>
  </w:comment>
  <w:comment w:id="136" w:author="Mingliang Xie" w:date="2018-10-16T16:11:00Z" w:initials="MX">
    <w:p w14:paraId="618859E7" w14:textId="3D38B074" w:rsidR="00F07E26" w:rsidRDefault="00F07E26">
      <w:pPr>
        <w:pStyle w:val="CommentText"/>
      </w:pPr>
      <w:r>
        <w:rPr>
          <w:rStyle w:val="CommentReference"/>
        </w:rPr>
        <w:annotationRef/>
      </w:r>
      <w:r>
        <w:t>Modified to be more specific</w:t>
      </w:r>
    </w:p>
  </w:comment>
  <w:comment w:id="153" w:author="Skylight Editorial_Brandon Thompson" w:date="2018-09-28T05:18:00Z" w:initials="BT_">
    <w:p w14:paraId="39025DFC" w14:textId="77777777" w:rsidR="00F07E26" w:rsidRDefault="00F07E26">
      <w:pPr>
        <w:pStyle w:val="CommentText"/>
      </w:pPr>
      <w:r>
        <w:rPr>
          <w:rStyle w:val="CommentReference"/>
        </w:rPr>
        <w:annotationRef/>
      </w:r>
      <w:r>
        <w:t>Clarity issues.</w:t>
      </w:r>
    </w:p>
    <w:p w14:paraId="38E16802" w14:textId="52E510C9" w:rsidR="00F07E26" w:rsidRDefault="00F07E26">
      <w:pPr>
        <w:pStyle w:val="CommentText"/>
      </w:pPr>
      <w:r>
        <w:t>Did you intend “are located exactly”?</w:t>
      </w:r>
    </w:p>
  </w:comment>
  <w:comment w:id="154" w:author="Mingliang Xie" w:date="2018-10-12T14:17:00Z" w:initials="MX">
    <w:p w14:paraId="318DA026" w14:textId="40C7D884" w:rsidR="00F07E26" w:rsidRDefault="00F07E26">
      <w:pPr>
        <w:pStyle w:val="CommentText"/>
      </w:pPr>
      <w:r>
        <w:rPr>
          <w:rStyle w:val="CommentReference"/>
        </w:rPr>
        <w:annotationRef/>
      </w:r>
      <w:r>
        <w:t>Yes.</w:t>
      </w:r>
    </w:p>
  </w:comment>
  <w:comment w:id="197" w:author="Skylight Editorial_Kristine Robertson" w:date="2018-09-28T11:52:00Z" w:initials="KR_">
    <w:p w14:paraId="2BED2FE5" w14:textId="13286B7C" w:rsidR="00F07E26" w:rsidRDefault="00F07E26">
      <w:pPr>
        <w:pStyle w:val="CommentText"/>
      </w:pPr>
      <w:r>
        <w:rPr>
          <w:rStyle w:val="CommentReference"/>
        </w:rPr>
        <w:annotationRef/>
      </w:r>
      <w:r>
        <w:t>The spelling of "centre" in the string is different fron the Canadian English spelling.</w:t>
      </w:r>
    </w:p>
  </w:comment>
  <w:comment w:id="198" w:author="Mingliang Xie" w:date="2018-10-12T14:37:00Z" w:initials="MX">
    <w:p w14:paraId="63645285" w14:textId="60A6A248" w:rsidR="00F07E26" w:rsidRDefault="00F07E26">
      <w:pPr>
        <w:pStyle w:val="CommentText"/>
      </w:pPr>
      <w:r>
        <w:rPr>
          <w:rStyle w:val="CommentReference"/>
        </w:rPr>
        <w:annotationRef/>
      </w:r>
      <w:r>
        <w:t xml:space="preserve">This is a keyword implemented in the code. Better to keep it as is. </w:t>
      </w:r>
    </w:p>
  </w:comment>
  <w:comment w:id="242" w:author="Skylight Editorial_Kristine Robertson" w:date="2018-09-28T11:55:00Z" w:initials="KR_">
    <w:p w14:paraId="5CC25E0A" w14:textId="6009E964" w:rsidR="00F07E26" w:rsidRDefault="00F07E26">
      <w:pPr>
        <w:pStyle w:val="CommentText"/>
      </w:pPr>
      <w:r>
        <w:rPr>
          <w:rStyle w:val="CommentReference"/>
        </w:rPr>
        <w:annotationRef/>
      </w:r>
      <w:r>
        <w:t>This is differentfrom the Canadian English spelling.</w:t>
      </w:r>
    </w:p>
  </w:comment>
  <w:comment w:id="243" w:author="Mingliang Xie" w:date="2018-10-12T14:53:00Z" w:initials="MX">
    <w:p w14:paraId="0E00217B" w14:textId="602A4821" w:rsidR="00F07E26" w:rsidRDefault="00F07E26">
      <w:pPr>
        <w:pStyle w:val="CommentText"/>
      </w:pPr>
      <w:r>
        <w:rPr>
          <w:rStyle w:val="CommentReference"/>
        </w:rPr>
        <w:annotationRef/>
      </w:r>
      <w:r>
        <w:t>Ok. As it is implemented in the code as keyword</w:t>
      </w:r>
    </w:p>
  </w:comment>
  <w:comment w:id="248" w:author="Skylight Editorial_Brandon Thompson" w:date="2018-09-28T05:18:00Z" w:initials="BT_">
    <w:p w14:paraId="2D31E4B1" w14:textId="77777777" w:rsidR="00F07E26" w:rsidRDefault="00F07E26">
      <w:pPr>
        <w:pStyle w:val="CommentText"/>
      </w:pPr>
      <w:r>
        <w:rPr>
          <w:rStyle w:val="CommentReference"/>
        </w:rPr>
        <w:annotationRef/>
      </w:r>
      <w:r>
        <w:t>Clarity issues.</w:t>
      </w:r>
    </w:p>
    <w:p w14:paraId="06EC0849" w14:textId="2C42ACB2" w:rsidR="00F07E26" w:rsidRDefault="00F07E26">
      <w:pPr>
        <w:pStyle w:val="CommentText"/>
      </w:pPr>
      <w:r>
        <w:t xml:space="preserve">Did you intend "and an empirical coefficient ([-]) </w:t>
      </w:r>
      <w:r>
        <w:rPr>
          <w:rStyle w:val="CommentReference"/>
        </w:rPr>
        <w:annotationRef/>
      </w:r>
      <w:r>
        <w:t>"?</w:t>
      </w:r>
    </w:p>
  </w:comment>
  <w:comment w:id="249" w:author="Mingliang Xie" w:date="2018-10-12T14:55:00Z" w:initials="MX">
    <w:p w14:paraId="4D9329FA" w14:textId="0DE5E433" w:rsidR="00F07E26" w:rsidRDefault="00F07E26">
      <w:pPr>
        <w:pStyle w:val="CommentText"/>
      </w:pPr>
      <w:r>
        <w:rPr>
          <w:rStyle w:val="CommentReference"/>
        </w:rPr>
        <w:annotationRef/>
      </w:r>
      <w:r>
        <w:t>No. Here, ‘a’ is a parameter.</w:t>
      </w:r>
    </w:p>
  </w:comment>
  <w:comment w:id="261" w:author="Skylight Editorial_Brandon Thompson" w:date="2018-09-28T05:18:00Z" w:initials="BT_">
    <w:p w14:paraId="2985DCBD" w14:textId="07C3188A" w:rsidR="00F07E26" w:rsidRDefault="00F07E26">
      <w:pPr>
        <w:pStyle w:val="CommentText"/>
      </w:pPr>
      <w:r>
        <w:rPr>
          <w:rStyle w:val="CommentReference"/>
        </w:rPr>
        <w:annotationRef/>
      </w:r>
      <w:r>
        <w:t>If this is not the title of the section, a lowercase “a” should be used.</w:t>
      </w:r>
    </w:p>
  </w:comment>
  <w:comment w:id="262" w:author="Mingliang Xie" w:date="2018-10-12T15:02:00Z" w:initials="MX">
    <w:p w14:paraId="02FF3FA1" w14:textId="1538AFC6" w:rsidR="00F07E26" w:rsidRDefault="00F07E26">
      <w:pPr>
        <w:pStyle w:val="CommentText"/>
      </w:pPr>
      <w:r>
        <w:rPr>
          <w:rStyle w:val="CommentReference"/>
        </w:rPr>
        <w:annotationRef/>
      </w:r>
      <w:r>
        <w:t>Right.</w:t>
      </w:r>
    </w:p>
  </w:comment>
  <w:comment w:id="263" w:author="Skylight Editorial_Kristine Robertson" w:date="2018-09-28T05:18:00Z" w:initials="KR_">
    <w:p w14:paraId="09D11A57" w14:textId="08767B9F" w:rsidR="00F07E26" w:rsidRDefault="00F07E26">
      <w:pPr>
        <w:pStyle w:val="CommentText"/>
      </w:pPr>
      <w:r>
        <w:rPr>
          <w:rStyle w:val="CommentReference"/>
        </w:rPr>
        <w:annotationRef/>
      </w:r>
      <w:r>
        <w:t>What is the section number?</w:t>
      </w:r>
    </w:p>
    <w:p w14:paraId="5936054F" w14:textId="44714705" w:rsidR="00F07E26" w:rsidRDefault="00F07E26">
      <w:pPr>
        <w:pStyle w:val="CommentText"/>
      </w:pPr>
      <w:r>
        <w:t>Consider including.</w:t>
      </w:r>
    </w:p>
  </w:comment>
  <w:comment w:id="264" w:author="Mingliang Xie" w:date="2018-10-12T15:06:00Z" w:initials="MX">
    <w:p w14:paraId="2A788F9B" w14:textId="5BA0A2A6" w:rsidR="00F07E26" w:rsidRDefault="00F07E26">
      <w:pPr>
        <w:pStyle w:val="CommentText"/>
      </w:pPr>
      <w:r>
        <w:rPr>
          <w:rStyle w:val="CommentReference"/>
        </w:rPr>
        <w:annotationRef/>
      </w:r>
      <w:r>
        <w:t>Included.</w:t>
      </w:r>
    </w:p>
  </w:comment>
  <w:comment w:id="265" w:author="Skylight Editorial_Kristine Robertson" w:date="2018-09-28T05:18:00Z" w:initials="KR_">
    <w:p w14:paraId="48BE76DD" w14:textId="11F08286" w:rsidR="00F07E26" w:rsidRDefault="00F07E26">
      <w:pPr>
        <w:pStyle w:val="CommentText"/>
      </w:pPr>
      <w:r>
        <w:rPr>
          <w:rStyle w:val="CommentReference"/>
        </w:rPr>
        <w:annotationRef/>
      </w:r>
      <w:r>
        <w:t xml:space="preserve">Please check to ensure your intended meaning was retained. </w:t>
      </w:r>
    </w:p>
  </w:comment>
  <w:comment w:id="266" w:author="Mingliang Xie" w:date="2018-10-16T16:40:00Z" w:initials="MX">
    <w:p w14:paraId="511DF9F9" w14:textId="05166D5E" w:rsidR="00F07E26" w:rsidRDefault="00F07E26">
      <w:pPr>
        <w:pStyle w:val="CommentText"/>
      </w:pPr>
      <w:r>
        <w:rPr>
          <w:rStyle w:val="CommentReference"/>
        </w:rPr>
        <w:annotationRef/>
      </w:r>
      <w:r>
        <w:t>OK</w:t>
      </w:r>
    </w:p>
  </w:comment>
  <w:comment w:id="290" w:author="danyang" w:date="2018-12-06T11:00:00Z" w:initials="d">
    <w:p w14:paraId="406B0695" w14:textId="3A4274DA" w:rsidR="00F07E26" w:rsidRDefault="00F07E26">
      <w:pPr>
        <w:pStyle w:val="CommentText"/>
      </w:pPr>
      <w:r>
        <w:rPr>
          <w:rStyle w:val="CommentReference"/>
        </w:rPr>
        <w:annotationRef/>
      </w:r>
      <w:r>
        <w:t>Futher work is needed.</w:t>
      </w:r>
    </w:p>
  </w:comment>
  <w:comment w:id="299" w:author="Skylight Editorial_Kristine Robertson" w:date="2018-09-28T05:18:00Z" w:initials="KR_">
    <w:p w14:paraId="274F3720" w14:textId="13D2B0B1" w:rsidR="00F07E26" w:rsidRDefault="00F07E26">
      <w:pPr>
        <w:pStyle w:val="CommentText"/>
      </w:pPr>
      <w:r>
        <w:rPr>
          <w:rStyle w:val="CommentReference"/>
        </w:rPr>
        <w:annotationRef/>
      </w:r>
      <w:r>
        <w:t xml:space="preserve">Use capitals only if this is the official name of the manual. </w:t>
      </w:r>
    </w:p>
  </w:comment>
  <w:comment w:id="300" w:author="Mingliang Xie" w:date="2018-10-12T15:15:00Z" w:initials="MX">
    <w:p w14:paraId="3C8CB0EB" w14:textId="53CE04F0" w:rsidR="00F07E26" w:rsidRDefault="00F07E26">
      <w:pPr>
        <w:pStyle w:val="CommentText"/>
      </w:pPr>
      <w:r>
        <w:rPr>
          <w:rStyle w:val="CommentReference"/>
        </w:rPr>
        <w:annotationRef/>
      </w:r>
      <w:r>
        <w:t>Right.</w:t>
      </w:r>
    </w:p>
  </w:comment>
  <w:comment w:id="316" w:author="Skylight Editorial_Brandon Thompson" w:date="2018-09-28T05:18:00Z" w:initials="BT_">
    <w:p w14:paraId="7B883D3B" w14:textId="478BED1D" w:rsidR="00F07E26" w:rsidRDefault="00F07E26">
      <w:pPr>
        <w:pStyle w:val="CommentText"/>
      </w:pPr>
      <w:r>
        <w:rPr>
          <w:rStyle w:val="CommentReference"/>
        </w:rPr>
        <w:annotationRef/>
      </w:r>
      <w:r>
        <w:t>In which section?</w:t>
      </w:r>
    </w:p>
  </w:comment>
  <w:comment w:id="317" w:author="Mingliang Xie" w:date="2018-10-16T16:40:00Z" w:initials="MX">
    <w:p w14:paraId="486E4F5E" w14:textId="33FFCE99" w:rsidR="00F07E26" w:rsidRDefault="00F07E26">
      <w:pPr>
        <w:pStyle w:val="CommentText"/>
      </w:pPr>
      <w:r>
        <w:rPr>
          <w:rStyle w:val="CommentReference"/>
        </w:rPr>
        <w:annotationRef/>
      </w:r>
      <w:r>
        <w:t>Section 2.2</w:t>
      </w:r>
    </w:p>
  </w:comment>
  <w:comment w:id="340" w:author="Skylight Editorial_Brandon Thompson" w:date="2018-09-28T05:18:00Z" w:initials="BT_">
    <w:p w14:paraId="3C2D043A" w14:textId="52789E80" w:rsidR="00F07E26" w:rsidRDefault="00F07E26">
      <w:pPr>
        <w:pStyle w:val="CommentText"/>
      </w:pPr>
      <w:r>
        <w:rPr>
          <w:rStyle w:val="CommentReference"/>
        </w:rPr>
        <w:annotationRef/>
      </w:r>
      <w:r>
        <w:t xml:space="preserve">Please check to ensure your intended meaning was retained. </w:t>
      </w:r>
    </w:p>
  </w:comment>
  <w:comment w:id="341" w:author="Mingliang Xie" w:date="2018-10-16T16:41:00Z" w:initials="MX">
    <w:p w14:paraId="77A5A49C" w14:textId="28A8FD7E" w:rsidR="00F07E26" w:rsidRDefault="00F07E26">
      <w:pPr>
        <w:pStyle w:val="CommentText"/>
      </w:pPr>
      <w:r>
        <w:rPr>
          <w:rStyle w:val="CommentReference"/>
        </w:rPr>
        <w:annotationRef/>
      </w:r>
    </w:p>
  </w:comment>
  <w:comment w:id="397" w:author="Skylight Editorial_Kristine Robertson" w:date="2018-09-28T05:18:00Z" w:initials="KR_">
    <w:p w14:paraId="333A3385" w14:textId="7738517A" w:rsidR="00F07E26" w:rsidRDefault="00F07E26">
      <w:pPr>
        <w:pStyle w:val="CommentText"/>
      </w:pPr>
      <w:r>
        <w:rPr>
          <w:rStyle w:val="CommentReference"/>
        </w:rPr>
        <w:annotationRef/>
      </w:r>
      <w:r>
        <w:t>Did you intend “of” or “at”?</w:t>
      </w:r>
    </w:p>
  </w:comment>
  <w:comment w:id="398" w:author="Mingliang Xie" w:date="2018-10-16T16:48:00Z" w:initials="MX">
    <w:p w14:paraId="76119852" w14:textId="4D3DDF39" w:rsidR="00F07E26" w:rsidRDefault="00F07E26">
      <w:pPr>
        <w:pStyle w:val="CommentText"/>
      </w:pPr>
      <w:r>
        <w:rPr>
          <w:rStyle w:val="CommentReference"/>
        </w:rPr>
        <w:annotationRef/>
      </w:r>
      <w:r>
        <w:rPr>
          <w:rStyle w:val="CommentReference"/>
        </w:rPr>
        <w:t>of</w:t>
      </w:r>
    </w:p>
  </w:comment>
  <w:comment w:id="399" w:author="Skylight Editorial_Kristine Robertson" w:date="2018-09-28T05:18:00Z" w:initials="KR_">
    <w:p w14:paraId="70094EA4" w14:textId="1C01DEA5" w:rsidR="00F07E26" w:rsidRDefault="00F07E26">
      <w:pPr>
        <w:pStyle w:val="CommentText"/>
      </w:pPr>
      <w:r>
        <w:rPr>
          <w:rStyle w:val="CommentReference"/>
        </w:rPr>
        <w:annotationRef/>
      </w:r>
      <w:r>
        <w:t>Did you intend “of” or “at”?</w:t>
      </w:r>
    </w:p>
  </w:comment>
  <w:comment w:id="400" w:author="Mingliang Xie" w:date="2018-10-16T16:49:00Z" w:initials="MX">
    <w:p w14:paraId="59A97927" w14:textId="05606A1B" w:rsidR="00F07E26" w:rsidRDefault="00F07E26">
      <w:pPr>
        <w:pStyle w:val="CommentText"/>
      </w:pPr>
      <w:r>
        <w:rPr>
          <w:rStyle w:val="CommentReference"/>
        </w:rPr>
        <w:annotationRef/>
      </w:r>
      <w:r>
        <w:t>of</w:t>
      </w:r>
    </w:p>
  </w:comment>
  <w:comment w:id="454" w:author="Skylight Editorial_Kristine Robertson" w:date="2018-09-28T05:18:00Z" w:initials="KR_">
    <w:p w14:paraId="7F739A6B" w14:textId="31C4D1B3" w:rsidR="00F07E26" w:rsidRDefault="00F07E26">
      <w:pPr>
        <w:pStyle w:val="CommentText"/>
      </w:pPr>
      <w:r>
        <w:rPr>
          <w:rStyle w:val="CommentReference"/>
        </w:rPr>
        <w:annotationRef/>
      </w:r>
      <w:r>
        <w:t xml:space="preserve">Please check to ensure your intended meaning was retained. </w:t>
      </w:r>
    </w:p>
  </w:comment>
  <w:comment w:id="455" w:author="Mingliang Xie" w:date="2018-10-16T16:50:00Z" w:initials="MX">
    <w:p w14:paraId="5ED340FC" w14:textId="2A430CA1" w:rsidR="00F07E26" w:rsidRDefault="00F07E26">
      <w:pPr>
        <w:pStyle w:val="CommentText"/>
      </w:pPr>
      <w:r>
        <w:rPr>
          <w:rStyle w:val="CommentReference"/>
        </w:rPr>
        <w:annotationRef/>
      </w:r>
      <w:r>
        <w:t>Modified</w:t>
      </w:r>
    </w:p>
  </w:comment>
  <w:comment w:id="466" w:author="Mingliang Xie" w:date="2018-10-16T17:56:00Z" w:initials="MX">
    <w:p w14:paraId="3CBB782C" w14:textId="7B1BA73D" w:rsidR="00F07E26" w:rsidRDefault="00F07E26">
      <w:pPr>
        <w:pStyle w:val="CommentText"/>
      </w:pPr>
      <w:r>
        <w:rPr>
          <w:rStyle w:val="CommentReference"/>
        </w:rPr>
        <w:annotationRef/>
      </w:r>
      <w:r>
        <w:t>Written according to the code. No benchmarks were found to demonstrate the functionality.</w:t>
      </w:r>
    </w:p>
  </w:comment>
  <w:comment w:id="467" w:author="Skylight Editorial_Kristine Robertson" w:date="2018-09-28T06:04:00Z" w:initials="KR_">
    <w:p w14:paraId="1ADF445E" w14:textId="2155BB7D" w:rsidR="00F07E26" w:rsidRDefault="00F07E26">
      <w:pPr>
        <w:pStyle w:val="CommentText"/>
      </w:pPr>
      <w:r>
        <w:rPr>
          <w:rStyle w:val="CommentReference"/>
        </w:rPr>
        <w:annotationRef/>
      </w:r>
      <w:r>
        <w:t xml:space="preserve">1Please check to ensure your intended meaning was retained. </w:t>
      </w:r>
    </w:p>
  </w:comment>
  <w:comment w:id="468" w:author="Mingliang Xie" w:date="2018-10-16T16:51:00Z" w:initials="MX">
    <w:p w14:paraId="69484936" w14:textId="152D9CD3" w:rsidR="00F07E26" w:rsidRDefault="00F07E26">
      <w:pPr>
        <w:pStyle w:val="CommentText"/>
      </w:pPr>
      <w:r>
        <w:rPr>
          <w:rStyle w:val="CommentReference"/>
        </w:rPr>
        <w:annotationRef/>
      </w:r>
    </w:p>
  </w:comment>
  <w:comment w:id="469" w:author="Mingliang Xie" w:date="2018-10-16T17:55:00Z" w:initials="MX">
    <w:p w14:paraId="02918A35" w14:textId="6CEE9F36" w:rsidR="00F07E26" w:rsidRDefault="00F07E26" w:rsidP="00514811">
      <w:pPr>
        <w:widowControl/>
        <w:autoSpaceDE w:val="0"/>
        <w:autoSpaceDN w:val="0"/>
        <w:adjustRightInd w:val="0"/>
        <w:spacing w:before="0" w:after="0"/>
        <w:jc w:val="left"/>
        <w:rPr>
          <w:rFonts w:ascii="Consolas" w:hAnsi="Consolas" w:cs="Consolas"/>
          <w:sz w:val="19"/>
          <w:szCs w:val="19"/>
        </w:rPr>
      </w:pPr>
      <w:r>
        <w:rPr>
          <w:rStyle w:val="CommentReference"/>
        </w:rPr>
        <w:annotationRef/>
      </w:r>
      <w:r>
        <w:rPr>
          <w:rFonts w:ascii="Consolas" w:hAnsi="Consolas" w:cs="Consolas"/>
          <w:sz w:val="19"/>
          <w:szCs w:val="19"/>
        </w:rPr>
        <w:t>Based on the code in file updtsvmp.F90</w:t>
      </w:r>
    </w:p>
    <w:p w14:paraId="50F16ACF" w14:textId="246FB7E5" w:rsidR="00F07E26" w:rsidRDefault="00F07E26" w:rsidP="00514811">
      <w:pPr>
        <w:widowControl/>
        <w:autoSpaceDE w:val="0"/>
        <w:autoSpaceDN w:val="0"/>
        <w:adjustRightInd w:val="0"/>
        <w:spacing w:before="0" w:after="0"/>
        <w:jc w:val="left"/>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elseif</w:t>
      </w:r>
      <w:r>
        <w:rPr>
          <w:rFonts w:ascii="Consolas" w:hAnsi="Consolas" w:cs="Consolas"/>
          <w:sz w:val="19"/>
          <w:szCs w:val="19"/>
        </w:rPr>
        <w:t xml:space="preserve"> (update_type(im).eq.</w:t>
      </w:r>
      <w:r>
        <w:rPr>
          <w:rFonts w:ascii="Consolas" w:hAnsi="Consolas" w:cs="Consolas"/>
          <w:color w:val="A31515"/>
          <w:sz w:val="19"/>
          <w:szCs w:val="19"/>
        </w:rPr>
        <w:t>'twothird-mix'</w:t>
      </w:r>
      <w:r>
        <w:rPr>
          <w:rFonts w:ascii="Consolas" w:hAnsi="Consolas" w:cs="Consolas"/>
          <w:sz w:val="19"/>
          <w:szCs w:val="19"/>
        </w:rPr>
        <w:t xml:space="preserve">) </w:t>
      </w:r>
      <w:r>
        <w:rPr>
          <w:rFonts w:ascii="Consolas" w:hAnsi="Consolas" w:cs="Consolas"/>
          <w:color w:val="0000FF"/>
          <w:sz w:val="19"/>
          <w:szCs w:val="19"/>
        </w:rPr>
        <w:t>then</w:t>
      </w:r>
    </w:p>
    <w:p w14:paraId="589B7019" w14:textId="77777777" w:rsidR="00F07E26" w:rsidRDefault="00F07E26" w:rsidP="00514811">
      <w:pPr>
        <w:widowControl/>
        <w:autoSpaceDE w:val="0"/>
        <w:autoSpaceDN w:val="0"/>
        <w:adjustRightInd w:val="0"/>
        <w:spacing w:before="0" w:after="0"/>
        <w:jc w:val="left"/>
        <w:rPr>
          <w:rFonts w:ascii="Consolas" w:hAnsi="Consolas" w:cs="Consolas"/>
          <w:sz w:val="19"/>
          <w:szCs w:val="19"/>
        </w:rPr>
      </w:pPr>
    </w:p>
    <w:p w14:paraId="5E28544F" w14:textId="77777777" w:rsidR="00F07E26" w:rsidRDefault="00F07E26" w:rsidP="00514811">
      <w:pPr>
        <w:widowControl/>
        <w:autoSpaceDE w:val="0"/>
        <w:autoSpaceDN w:val="0"/>
        <w:adjustRightInd w:val="0"/>
        <w:spacing w:before="0" w:after="0"/>
        <w:jc w:val="left"/>
        <w:rPr>
          <w:rFonts w:ascii="Consolas" w:hAnsi="Consolas" w:cs="Consolas"/>
          <w:sz w:val="19"/>
          <w:szCs w:val="19"/>
        </w:rPr>
      </w:pPr>
      <w:r>
        <w:rPr>
          <w:rFonts w:ascii="Consolas" w:hAnsi="Consolas" w:cs="Consolas"/>
          <w:color w:val="008000"/>
          <w:sz w:val="19"/>
          <w:szCs w:val="19"/>
        </w:rPr>
        <w:t>!c  update reactive surface area for two-thirds-mix power relationship</w:t>
      </w:r>
    </w:p>
    <w:p w14:paraId="4C3743C0" w14:textId="77777777" w:rsidR="00F07E26" w:rsidRDefault="00F07E26" w:rsidP="00514811">
      <w:pPr>
        <w:widowControl/>
        <w:autoSpaceDE w:val="0"/>
        <w:autoSpaceDN w:val="0"/>
        <w:adjustRightInd w:val="0"/>
        <w:spacing w:before="0" w:after="0"/>
        <w:jc w:val="left"/>
        <w:rPr>
          <w:rFonts w:ascii="Consolas" w:hAnsi="Consolas" w:cs="Consolas"/>
          <w:sz w:val="19"/>
          <w:szCs w:val="19"/>
        </w:rPr>
      </w:pPr>
      <w:r>
        <w:rPr>
          <w:rFonts w:ascii="Consolas" w:hAnsi="Consolas" w:cs="Consolas"/>
          <w:color w:val="008000"/>
          <w:sz w:val="19"/>
          <w:szCs w:val="19"/>
        </w:rPr>
        <w:t>!c  when phi_o &lt; the threshold value, use the initialize area</w:t>
      </w:r>
    </w:p>
    <w:p w14:paraId="7F2EE98C" w14:textId="77777777" w:rsidR="00F07E26" w:rsidRDefault="00F07E26" w:rsidP="00514811">
      <w:pPr>
        <w:widowControl/>
        <w:autoSpaceDE w:val="0"/>
        <w:autoSpaceDN w:val="0"/>
        <w:adjustRightInd w:val="0"/>
        <w:spacing w:before="0" w:after="0"/>
        <w:jc w:val="left"/>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(ivol .gt. 0) </w:t>
      </w:r>
      <w:r>
        <w:rPr>
          <w:rFonts w:ascii="Consolas" w:hAnsi="Consolas" w:cs="Consolas"/>
          <w:color w:val="0000FF"/>
          <w:sz w:val="19"/>
          <w:szCs w:val="19"/>
        </w:rPr>
        <w:t>then</w:t>
      </w:r>
    </w:p>
    <w:p w14:paraId="45C2A708" w14:textId="77777777" w:rsidR="00F07E26" w:rsidRDefault="00F07E26" w:rsidP="00514811">
      <w:pPr>
        <w:widowControl/>
        <w:autoSpaceDE w:val="0"/>
        <w:autoSpaceDN w:val="0"/>
        <w:adjustRightInd w:val="0"/>
        <w:spacing w:before="0" w:after="0"/>
        <w:jc w:val="left"/>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(phi_init(im,ivol) &gt; phinucthrd(im, ivol)) </w:t>
      </w:r>
      <w:r>
        <w:rPr>
          <w:rFonts w:ascii="Consolas" w:hAnsi="Consolas" w:cs="Consolas"/>
          <w:color w:val="0000FF"/>
          <w:sz w:val="19"/>
          <w:szCs w:val="19"/>
        </w:rPr>
        <w:t>then</w:t>
      </w:r>
    </w:p>
    <w:p w14:paraId="578EAB75" w14:textId="77777777" w:rsidR="00F07E26" w:rsidRDefault="00F07E26" w:rsidP="00514811">
      <w:pPr>
        <w:widowControl/>
        <w:autoSpaceDE w:val="0"/>
        <w:autoSpaceDN w:val="0"/>
        <w:adjustRightInd w:val="0"/>
        <w:spacing w:before="0" w:after="0"/>
        <w:jc w:val="left"/>
        <w:rPr>
          <w:rFonts w:ascii="Consolas" w:hAnsi="Consolas" w:cs="Consolas"/>
          <w:sz w:val="19"/>
          <w:szCs w:val="19"/>
        </w:rPr>
      </w:pPr>
      <w:r>
        <w:rPr>
          <w:rFonts w:ascii="Consolas" w:hAnsi="Consolas" w:cs="Consolas"/>
          <w:sz w:val="19"/>
          <w:szCs w:val="19"/>
        </w:rPr>
        <w:t xml:space="preserve">                aream(im) = area_init(im,ivol) *                          &amp;</w:t>
      </w:r>
    </w:p>
    <w:p w14:paraId="17548145" w14:textId="77777777" w:rsidR="00F07E26" w:rsidRDefault="00F07E26" w:rsidP="00514811">
      <w:pPr>
        <w:widowControl/>
        <w:autoSpaceDE w:val="0"/>
        <w:autoSpaceDN w:val="0"/>
        <w:adjustRightInd w:val="0"/>
        <w:spacing w:before="0" w:after="0"/>
        <w:jc w:val="left"/>
        <w:rPr>
          <w:rFonts w:ascii="Consolas" w:hAnsi="Consolas" w:cs="Consolas"/>
          <w:sz w:val="19"/>
          <w:szCs w:val="19"/>
        </w:rPr>
      </w:pPr>
      <w:r>
        <w:rPr>
          <w:rFonts w:ascii="Consolas" w:hAnsi="Consolas" w:cs="Consolas"/>
          <w:sz w:val="19"/>
          <w:szCs w:val="19"/>
        </w:rPr>
        <w:t xml:space="preserve">     &amp;            (phim(im)/phi_init(im,ivol))**(r2/r3) </w:t>
      </w:r>
    </w:p>
    <w:p w14:paraId="1FEFFEC6" w14:textId="77777777" w:rsidR="00F07E26" w:rsidRDefault="00F07E26" w:rsidP="00514811">
      <w:pPr>
        <w:widowControl/>
        <w:autoSpaceDE w:val="0"/>
        <w:autoSpaceDN w:val="0"/>
        <w:adjustRightInd w:val="0"/>
        <w:spacing w:before="0" w:after="0"/>
        <w:jc w:val="left"/>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else</w:t>
      </w:r>
    </w:p>
    <w:p w14:paraId="550DA913" w14:textId="77777777" w:rsidR="00F07E26" w:rsidRDefault="00F07E26" w:rsidP="00514811">
      <w:pPr>
        <w:widowControl/>
        <w:autoSpaceDE w:val="0"/>
        <w:autoSpaceDN w:val="0"/>
        <w:adjustRightInd w:val="0"/>
        <w:spacing w:before="0" w:after="0"/>
        <w:jc w:val="left"/>
        <w:rPr>
          <w:rFonts w:ascii="Consolas" w:hAnsi="Consolas" w:cs="Consolas"/>
          <w:sz w:val="19"/>
          <w:szCs w:val="19"/>
        </w:rPr>
      </w:pPr>
      <w:r>
        <w:rPr>
          <w:rFonts w:ascii="Consolas" w:hAnsi="Consolas" w:cs="Consolas"/>
          <w:sz w:val="19"/>
          <w:szCs w:val="19"/>
        </w:rPr>
        <w:t xml:space="preserve">                aream(im) = area_init(im,ivol)</w:t>
      </w:r>
    </w:p>
    <w:p w14:paraId="081C321F" w14:textId="77777777" w:rsidR="00F07E26" w:rsidRDefault="00F07E26" w:rsidP="00514811">
      <w:pPr>
        <w:widowControl/>
        <w:autoSpaceDE w:val="0"/>
        <w:autoSpaceDN w:val="0"/>
        <w:adjustRightInd w:val="0"/>
        <w:spacing w:before="0" w:after="0"/>
        <w:jc w:val="left"/>
        <w:rPr>
          <w:rFonts w:ascii="Consolas" w:hAnsi="Consolas" w:cs="Consolas"/>
          <w:color w:val="0000FF"/>
          <w:sz w:val="19"/>
          <w:szCs w:val="19"/>
        </w:rPr>
      </w:pPr>
      <w:r>
        <w:rPr>
          <w:rFonts w:ascii="Consolas" w:hAnsi="Consolas" w:cs="Consolas"/>
          <w:sz w:val="19"/>
          <w:szCs w:val="19"/>
        </w:rPr>
        <w:t xml:space="preserve">            </w:t>
      </w:r>
      <w:r>
        <w:rPr>
          <w:rFonts w:ascii="Consolas" w:hAnsi="Consolas" w:cs="Consolas"/>
          <w:color w:val="0000FF"/>
          <w:sz w:val="19"/>
          <w:szCs w:val="19"/>
        </w:rPr>
        <w:t>end if</w:t>
      </w:r>
    </w:p>
    <w:p w14:paraId="0F108ACD" w14:textId="08A996F2" w:rsidR="00F07E26" w:rsidRDefault="00F07E26">
      <w:pPr>
        <w:pStyle w:val="CommentText"/>
      </w:pPr>
    </w:p>
  </w:comment>
  <w:comment w:id="470" w:author="Mingliang Xie" w:date="2018-10-16T17:50:00Z" w:initials="MX">
    <w:p w14:paraId="4BF930DB" w14:textId="298485E0" w:rsidR="00F07E26" w:rsidRDefault="00F07E26">
      <w:pPr>
        <w:pStyle w:val="CommentText"/>
      </w:pPr>
      <w:r>
        <w:rPr>
          <w:rStyle w:val="CommentReference"/>
        </w:rPr>
        <w:annotationRef/>
      </w:r>
      <w:r>
        <w:t>From the code in file updtsvmp.F90:</w:t>
      </w:r>
    </w:p>
    <w:p w14:paraId="7A43A067" w14:textId="6A262A9D" w:rsidR="00F07E26" w:rsidRDefault="00F07E26" w:rsidP="00514811">
      <w:pPr>
        <w:widowControl/>
        <w:autoSpaceDE w:val="0"/>
        <w:autoSpaceDN w:val="0"/>
        <w:adjustRightInd w:val="0"/>
        <w:spacing w:before="0" w:after="0"/>
        <w:jc w:val="left"/>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if</w:t>
      </w:r>
      <w:r>
        <w:rPr>
          <w:rFonts w:ascii="Consolas" w:hAnsi="Consolas" w:cs="Consolas"/>
          <w:sz w:val="19"/>
          <w:szCs w:val="19"/>
        </w:rPr>
        <w:t xml:space="preserve"> (phim(im) &lt; phinucthrd(im, ivol)) </w:t>
      </w:r>
      <w:r>
        <w:rPr>
          <w:rFonts w:ascii="Consolas" w:hAnsi="Consolas" w:cs="Consolas"/>
          <w:color w:val="0000FF"/>
          <w:sz w:val="19"/>
          <w:szCs w:val="19"/>
        </w:rPr>
        <w:t>then</w:t>
      </w:r>
    </w:p>
    <w:p w14:paraId="0F6D8BCD" w14:textId="5C10AB34" w:rsidR="00F07E26" w:rsidRDefault="00F07E26" w:rsidP="00514811">
      <w:pPr>
        <w:widowControl/>
        <w:autoSpaceDE w:val="0"/>
        <w:autoSpaceDN w:val="0"/>
        <w:adjustRightInd w:val="0"/>
        <w:spacing w:before="0" w:after="0"/>
        <w:jc w:val="left"/>
        <w:rPr>
          <w:rFonts w:ascii="Consolas" w:hAnsi="Consolas" w:cs="Consolas"/>
          <w:sz w:val="19"/>
          <w:szCs w:val="19"/>
        </w:rPr>
      </w:pPr>
      <w:r>
        <w:rPr>
          <w:rFonts w:ascii="Consolas" w:hAnsi="Consolas" w:cs="Consolas"/>
          <w:sz w:val="19"/>
          <w:szCs w:val="19"/>
        </w:rPr>
        <w:t xml:space="preserve">       aream(im) =          areanucthrd(im,ivol)                                </w:t>
      </w:r>
    </w:p>
    <w:p w14:paraId="7898FF07" w14:textId="77777777" w:rsidR="00F07E26" w:rsidRDefault="00F07E26" w:rsidP="00514811">
      <w:pPr>
        <w:widowControl/>
        <w:autoSpaceDE w:val="0"/>
        <w:autoSpaceDN w:val="0"/>
        <w:adjustRightInd w:val="0"/>
        <w:spacing w:before="0" w:after="0"/>
        <w:jc w:val="left"/>
        <w:rPr>
          <w:rFonts w:ascii="Consolas" w:hAnsi="Consolas" w:cs="Consolas"/>
          <w:sz w:val="19"/>
          <w:szCs w:val="19"/>
        </w:rPr>
      </w:pPr>
      <w:r>
        <w:rPr>
          <w:rFonts w:ascii="Consolas" w:hAnsi="Consolas" w:cs="Consolas"/>
          <w:sz w:val="19"/>
          <w:szCs w:val="19"/>
        </w:rPr>
        <w:t xml:space="preserve">            </w:t>
      </w:r>
      <w:r>
        <w:rPr>
          <w:rFonts w:ascii="Consolas" w:hAnsi="Consolas" w:cs="Consolas"/>
          <w:color w:val="0000FF"/>
          <w:sz w:val="19"/>
          <w:szCs w:val="19"/>
        </w:rPr>
        <w:t>else</w:t>
      </w:r>
    </w:p>
    <w:p w14:paraId="207C9B4B" w14:textId="77777777" w:rsidR="00F07E26" w:rsidRDefault="00F07E26" w:rsidP="00514811">
      <w:pPr>
        <w:widowControl/>
        <w:autoSpaceDE w:val="0"/>
        <w:autoSpaceDN w:val="0"/>
        <w:adjustRightInd w:val="0"/>
        <w:spacing w:before="0" w:after="0"/>
        <w:jc w:val="left"/>
        <w:rPr>
          <w:rFonts w:ascii="Consolas" w:hAnsi="Consolas" w:cs="Consolas"/>
          <w:sz w:val="19"/>
          <w:szCs w:val="19"/>
        </w:rPr>
      </w:pPr>
      <w:r>
        <w:rPr>
          <w:rFonts w:ascii="Consolas" w:hAnsi="Consolas" w:cs="Consolas"/>
          <w:sz w:val="19"/>
          <w:szCs w:val="19"/>
        </w:rPr>
        <w:t xml:space="preserve">                aream(im) = areanucthrd(im,ivol) * phim(im) / phinucthrd(im, ivol)   </w:t>
      </w:r>
      <w:r>
        <w:rPr>
          <w:rFonts w:ascii="Consolas" w:hAnsi="Consolas" w:cs="Consolas"/>
          <w:color w:val="008000"/>
          <w:sz w:val="19"/>
          <w:szCs w:val="19"/>
        </w:rPr>
        <w:t>! S" = S' * phim / phinuc</w:t>
      </w:r>
    </w:p>
    <w:p w14:paraId="675E4783" w14:textId="77777777" w:rsidR="00F07E26" w:rsidRDefault="00F07E26" w:rsidP="00514811">
      <w:pPr>
        <w:widowControl/>
        <w:autoSpaceDE w:val="0"/>
        <w:autoSpaceDN w:val="0"/>
        <w:adjustRightInd w:val="0"/>
        <w:spacing w:before="0" w:after="0"/>
        <w:jc w:val="left"/>
        <w:rPr>
          <w:rFonts w:ascii="Consolas" w:hAnsi="Consolas" w:cs="Consolas"/>
          <w:color w:val="0000FF"/>
          <w:sz w:val="19"/>
          <w:szCs w:val="19"/>
        </w:rPr>
      </w:pPr>
      <w:r>
        <w:rPr>
          <w:rFonts w:ascii="Consolas" w:hAnsi="Consolas" w:cs="Consolas"/>
          <w:sz w:val="19"/>
          <w:szCs w:val="19"/>
        </w:rPr>
        <w:t xml:space="preserve">            </w:t>
      </w:r>
      <w:r>
        <w:rPr>
          <w:rFonts w:ascii="Consolas" w:hAnsi="Consolas" w:cs="Consolas"/>
          <w:color w:val="0000FF"/>
          <w:sz w:val="19"/>
          <w:szCs w:val="19"/>
        </w:rPr>
        <w:t>end if</w:t>
      </w:r>
    </w:p>
    <w:p w14:paraId="5576E5BC" w14:textId="77777777" w:rsidR="00F07E26" w:rsidRDefault="00F07E26">
      <w:pPr>
        <w:pStyle w:val="CommentText"/>
      </w:pPr>
    </w:p>
  </w:comment>
  <w:comment w:id="472" w:author="Mingliang Xie" w:date="2018-10-16T17:58:00Z" w:initials="MX">
    <w:p w14:paraId="07BFCBCA" w14:textId="00A746B9" w:rsidR="00F07E26" w:rsidRDefault="00F07E26">
      <w:pPr>
        <w:pStyle w:val="CommentText"/>
      </w:pPr>
      <w:r>
        <w:rPr>
          <w:rStyle w:val="CommentReference"/>
        </w:rPr>
        <w:annotationRef/>
      </w:r>
      <w:r>
        <w:t>Written according to the code. No benchmarks were found to demonstrate the functionality.</w:t>
      </w:r>
    </w:p>
  </w:comment>
  <w:comment w:id="476" w:author="Skylight Editorial_Kristine Robertson" w:date="2018-09-28T06:21:00Z" w:initials="KR_">
    <w:p w14:paraId="5208AAA2" w14:textId="0EF60548" w:rsidR="00F07E26" w:rsidRDefault="00F07E26">
      <w:pPr>
        <w:pStyle w:val="CommentText"/>
      </w:pPr>
      <w:r>
        <w:rPr>
          <w:rStyle w:val="CommentReference"/>
        </w:rPr>
        <w:annotationRef/>
      </w:r>
      <w:r>
        <w:t xml:space="preserve">Please check to ensure your intended meaning was retained. </w:t>
      </w:r>
    </w:p>
  </w:comment>
  <w:comment w:id="477" w:author="Mingliang Xie" w:date="2018-10-16T18:00:00Z" w:initials="MX">
    <w:p w14:paraId="6D712391" w14:textId="2DCEF09C" w:rsidR="00F07E26" w:rsidRDefault="00F07E26">
      <w:pPr>
        <w:pStyle w:val="CommentText"/>
      </w:pPr>
      <w:r>
        <w:rPr>
          <w:rStyle w:val="CommentReference"/>
        </w:rPr>
        <w:annotationRef/>
      </w:r>
      <w:r>
        <w:t>OK</w:t>
      </w:r>
    </w:p>
  </w:comment>
  <w:comment w:id="537" w:author="Skylight Editorial_Kristine Robertson" w:date="2018-09-28T10:10:00Z" w:initials="KR_">
    <w:p w14:paraId="5D296301" w14:textId="6E6CC9B7" w:rsidR="00F07E26" w:rsidRDefault="00F07E26">
      <w:pPr>
        <w:pStyle w:val="CommentText"/>
      </w:pPr>
      <w:r>
        <w:rPr>
          <w:rStyle w:val="CommentReference"/>
        </w:rPr>
        <w:annotationRef/>
      </w:r>
      <w:r>
        <w:t xml:space="preserve">Please check to ensure your intended meaning was retained. </w:t>
      </w:r>
    </w:p>
  </w:comment>
  <w:comment w:id="538" w:author="Mingliang Xie" w:date="2018-10-12T16:21:00Z" w:initials="MX">
    <w:p w14:paraId="021061F7" w14:textId="205A9E7C" w:rsidR="00F07E26" w:rsidRDefault="00F07E26">
      <w:pPr>
        <w:pStyle w:val="CommentText"/>
      </w:pPr>
      <w:r>
        <w:rPr>
          <w:rStyle w:val="CommentReference"/>
        </w:rPr>
        <w:annotationRef/>
      </w:r>
      <w:r>
        <w:t>OK.</w:t>
      </w:r>
    </w:p>
  </w:comment>
  <w:comment w:id="548" w:author="Skylight Editorial_Kristine Robertson" w:date="2018-09-28T10:46:00Z" w:initials="KR_">
    <w:p w14:paraId="02321E0D" w14:textId="23C42474" w:rsidR="00F07E26" w:rsidRDefault="00F07E26">
      <w:pPr>
        <w:pStyle w:val="CommentText"/>
      </w:pPr>
      <w:r>
        <w:rPr>
          <w:rStyle w:val="CommentReference"/>
        </w:rPr>
        <w:annotationRef/>
      </w:r>
      <w:r>
        <w:t xml:space="preserve">Please check to ensure your intended meaning was retained. </w:t>
      </w:r>
    </w:p>
  </w:comment>
  <w:comment w:id="549" w:author="Mingliang Xie" w:date="2018-10-16T18:07:00Z" w:initials="MX">
    <w:p w14:paraId="07725C34" w14:textId="674A4611" w:rsidR="00F07E26" w:rsidRDefault="00F07E26">
      <w:pPr>
        <w:pStyle w:val="CommentText"/>
      </w:pPr>
      <w:r>
        <w:rPr>
          <w:rStyle w:val="CommentReference"/>
        </w:rPr>
        <w:annotationRef/>
      </w:r>
      <w:r>
        <w:t>OK</w:t>
      </w:r>
    </w:p>
  </w:comment>
  <w:comment w:id="561" w:author="Skylight Editorial_Kristine Robertson" w:date="2018-09-28T11:20:00Z" w:initials="KR_">
    <w:p w14:paraId="1BA04E33" w14:textId="4CA51982" w:rsidR="00F07E26" w:rsidRDefault="00F07E26">
      <w:pPr>
        <w:pStyle w:val="CommentText"/>
      </w:pPr>
      <w:r>
        <w:rPr>
          <w:rStyle w:val="CommentReference"/>
        </w:rPr>
        <w:annotationRef/>
      </w:r>
      <w:r>
        <w:t>Please clarify.</w:t>
      </w:r>
    </w:p>
  </w:comment>
  <w:comment w:id="562" w:author="Mingliang Xie" w:date="2018-10-16T18:10:00Z" w:initials="MX">
    <w:p w14:paraId="4BF2DFC2" w14:textId="03200E91" w:rsidR="00F07E26" w:rsidRDefault="00F07E26">
      <w:pPr>
        <w:pStyle w:val="CommentText"/>
      </w:pPr>
      <w:r>
        <w:rPr>
          <w:rStyle w:val="CommentReference"/>
        </w:rPr>
        <w:annotationRef/>
      </w:r>
      <w: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2D33A0" w15:done="0"/>
  <w15:commentEx w15:paraId="3F121569" w15:paraIdParent="122D33A0" w15:done="0"/>
  <w15:commentEx w15:paraId="048D7D64" w15:done="0"/>
  <w15:commentEx w15:paraId="2A60DFD3" w15:paraIdParent="048D7D64" w15:done="0"/>
  <w15:commentEx w15:paraId="2E64051B" w15:done="0"/>
  <w15:commentEx w15:paraId="4184D406" w15:paraIdParent="2E64051B" w15:done="0"/>
  <w15:commentEx w15:paraId="225B0C91" w15:done="0"/>
  <w15:commentEx w15:paraId="0A0BF03F" w15:paraIdParent="225B0C91" w15:done="0"/>
  <w15:commentEx w15:paraId="315F630F" w15:done="0"/>
  <w15:commentEx w15:paraId="5198C888" w15:done="0"/>
  <w15:commentEx w15:paraId="1017BE16" w15:paraIdParent="5198C888" w15:done="0"/>
  <w15:commentEx w15:paraId="43998578" w15:done="0"/>
  <w15:commentEx w15:paraId="166F189E" w15:paraIdParent="43998578" w15:done="0"/>
  <w15:commentEx w15:paraId="578017AC" w15:done="0"/>
  <w15:commentEx w15:paraId="771404F2" w15:paraIdParent="578017AC" w15:done="0"/>
  <w15:commentEx w15:paraId="2681DD9D" w15:done="0"/>
  <w15:commentEx w15:paraId="4329143C" w15:paraIdParent="2681DD9D" w15:done="0"/>
  <w15:commentEx w15:paraId="1D22AF40" w15:done="0"/>
  <w15:commentEx w15:paraId="3977E816" w15:paraIdParent="1D22AF40" w15:done="0"/>
  <w15:commentEx w15:paraId="504C9AC5" w15:done="0"/>
  <w15:commentEx w15:paraId="652541FB" w15:paraIdParent="504C9AC5" w15:done="0"/>
  <w15:commentEx w15:paraId="65A97C97" w15:done="0"/>
  <w15:commentEx w15:paraId="31EF359A" w15:paraIdParent="65A97C97" w15:done="0"/>
  <w15:commentEx w15:paraId="3F0D06AE" w15:done="0"/>
  <w15:commentEx w15:paraId="6C64C6EC" w15:paraIdParent="3F0D06AE" w15:done="0"/>
  <w15:commentEx w15:paraId="3EE874AA" w15:done="0"/>
  <w15:commentEx w15:paraId="75F2EB86" w15:paraIdParent="3EE874AA" w15:done="0"/>
  <w15:commentEx w15:paraId="2587CF32" w15:done="0"/>
  <w15:commentEx w15:paraId="797DE77E" w15:done="0"/>
  <w15:commentEx w15:paraId="5B76C9B1" w15:paraIdParent="797DE77E" w15:done="0"/>
  <w15:commentEx w15:paraId="57E316D4" w15:done="0"/>
  <w15:commentEx w15:paraId="21A64144" w15:paraIdParent="57E316D4" w15:done="0"/>
  <w15:commentEx w15:paraId="08DE640B" w15:done="0"/>
  <w15:commentEx w15:paraId="4ABC0BD2" w15:paraIdParent="08DE640B" w15:done="0"/>
  <w15:commentEx w15:paraId="71F602FA" w15:done="0"/>
  <w15:commentEx w15:paraId="400E45AC" w15:paraIdParent="71F602FA" w15:done="0"/>
  <w15:commentEx w15:paraId="06C4651C" w15:done="0"/>
  <w15:commentEx w15:paraId="6A9C13E9" w15:paraIdParent="06C4651C" w15:done="0"/>
  <w15:commentEx w15:paraId="4F6851A3" w15:done="0"/>
  <w15:commentEx w15:paraId="38E83876" w15:paraIdParent="4F6851A3" w15:done="0"/>
  <w15:commentEx w15:paraId="61A70565" w15:done="0"/>
  <w15:commentEx w15:paraId="1466D322" w15:paraIdParent="61A70565" w15:done="0"/>
  <w15:commentEx w15:paraId="345A009E" w15:done="0"/>
  <w15:commentEx w15:paraId="08480BFD" w15:done="0"/>
  <w15:commentEx w15:paraId="26A75B0B" w15:paraIdParent="08480BFD" w15:done="0"/>
  <w15:commentEx w15:paraId="302DD4A7" w15:done="0"/>
  <w15:commentEx w15:paraId="618859E7" w15:paraIdParent="302DD4A7" w15:done="0"/>
  <w15:commentEx w15:paraId="38E16802" w15:done="0"/>
  <w15:commentEx w15:paraId="318DA026" w15:paraIdParent="38E16802" w15:done="0"/>
  <w15:commentEx w15:paraId="2BED2FE5" w15:done="0"/>
  <w15:commentEx w15:paraId="63645285" w15:paraIdParent="2BED2FE5" w15:done="0"/>
  <w15:commentEx w15:paraId="5CC25E0A" w15:done="0"/>
  <w15:commentEx w15:paraId="0E00217B" w15:paraIdParent="5CC25E0A" w15:done="0"/>
  <w15:commentEx w15:paraId="06EC0849" w15:done="0"/>
  <w15:commentEx w15:paraId="4D9329FA" w15:paraIdParent="06EC0849" w15:done="0"/>
  <w15:commentEx w15:paraId="2985DCBD" w15:done="0"/>
  <w15:commentEx w15:paraId="02FF3FA1" w15:paraIdParent="2985DCBD" w15:done="0"/>
  <w15:commentEx w15:paraId="5936054F" w15:done="0"/>
  <w15:commentEx w15:paraId="2A788F9B" w15:paraIdParent="5936054F" w15:done="0"/>
  <w15:commentEx w15:paraId="48BE76DD" w15:done="0"/>
  <w15:commentEx w15:paraId="511DF9F9" w15:paraIdParent="48BE76DD" w15:done="0"/>
  <w15:commentEx w15:paraId="406B0695" w15:done="0"/>
  <w15:commentEx w15:paraId="274F3720" w15:done="0"/>
  <w15:commentEx w15:paraId="3C8CB0EB" w15:paraIdParent="274F3720" w15:done="0"/>
  <w15:commentEx w15:paraId="7B883D3B" w15:done="0"/>
  <w15:commentEx w15:paraId="486E4F5E" w15:paraIdParent="7B883D3B" w15:done="0"/>
  <w15:commentEx w15:paraId="3C2D043A" w15:done="0"/>
  <w15:commentEx w15:paraId="77A5A49C" w15:paraIdParent="3C2D043A" w15:done="0"/>
  <w15:commentEx w15:paraId="333A3385" w15:done="0"/>
  <w15:commentEx w15:paraId="76119852" w15:paraIdParent="333A3385" w15:done="0"/>
  <w15:commentEx w15:paraId="70094EA4" w15:done="0"/>
  <w15:commentEx w15:paraId="59A97927" w15:paraIdParent="70094EA4" w15:done="0"/>
  <w15:commentEx w15:paraId="7F739A6B" w15:done="0"/>
  <w15:commentEx w15:paraId="5ED340FC" w15:paraIdParent="7F739A6B" w15:done="0"/>
  <w15:commentEx w15:paraId="3CBB782C" w15:done="0"/>
  <w15:commentEx w15:paraId="1ADF445E" w15:done="0"/>
  <w15:commentEx w15:paraId="69484936" w15:paraIdParent="1ADF445E" w15:done="0"/>
  <w15:commentEx w15:paraId="0F108ACD" w15:done="0"/>
  <w15:commentEx w15:paraId="5576E5BC" w15:done="0"/>
  <w15:commentEx w15:paraId="07BFCBCA" w15:done="0"/>
  <w15:commentEx w15:paraId="5208AAA2" w15:done="0"/>
  <w15:commentEx w15:paraId="6D712391" w15:paraIdParent="5208AAA2" w15:done="0"/>
  <w15:commentEx w15:paraId="5D296301" w15:done="0"/>
  <w15:commentEx w15:paraId="021061F7" w15:paraIdParent="5D296301" w15:done="0"/>
  <w15:commentEx w15:paraId="02321E0D" w15:done="0"/>
  <w15:commentEx w15:paraId="07725C34" w15:paraIdParent="02321E0D" w15:done="0"/>
  <w15:commentEx w15:paraId="1BA04E33" w15:done="0"/>
  <w15:commentEx w15:paraId="4BF2DFC2" w15:paraIdParent="1BA04E3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2D33A0" w16cid:durableId="2097D825"/>
  <w16cid:commentId w16cid:paraId="3F121569" w16cid:durableId="2097D826"/>
  <w16cid:commentId w16cid:paraId="048D7D64" w16cid:durableId="2097D827"/>
  <w16cid:commentId w16cid:paraId="2A60DFD3" w16cid:durableId="2097D828"/>
  <w16cid:commentId w16cid:paraId="2E64051B" w16cid:durableId="2097D829"/>
  <w16cid:commentId w16cid:paraId="4184D406" w16cid:durableId="2097D82A"/>
  <w16cid:commentId w16cid:paraId="225B0C91" w16cid:durableId="2097D82B"/>
  <w16cid:commentId w16cid:paraId="0A0BF03F" w16cid:durableId="2097D82C"/>
  <w16cid:commentId w16cid:paraId="315F630F" w16cid:durableId="2097D82D"/>
  <w16cid:commentId w16cid:paraId="5198C888" w16cid:durableId="2097D82E"/>
  <w16cid:commentId w16cid:paraId="1017BE16" w16cid:durableId="2097D82F"/>
  <w16cid:commentId w16cid:paraId="43998578" w16cid:durableId="2097D830"/>
  <w16cid:commentId w16cid:paraId="166F189E" w16cid:durableId="2097D831"/>
  <w16cid:commentId w16cid:paraId="578017AC" w16cid:durableId="2097D832"/>
  <w16cid:commentId w16cid:paraId="771404F2" w16cid:durableId="2097D833"/>
  <w16cid:commentId w16cid:paraId="2681DD9D" w16cid:durableId="2097D834"/>
  <w16cid:commentId w16cid:paraId="4329143C" w16cid:durableId="2097D835"/>
  <w16cid:commentId w16cid:paraId="1D22AF40" w16cid:durableId="2097D836"/>
  <w16cid:commentId w16cid:paraId="3977E816" w16cid:durableId="2097D837"/>
  <w16cid:commentId w16cid:paraId="504C9AC5" w16cid:durableId="2097D838"/>
  <w16cid:commentId w16cid:paraId="652541FB" w16cid:durableId="2097D839"/>
  <w16cid:commentId w16cid:paraId="65A97C97" w16cid:durableId="2097D83A"/>
  <w16cid:commentId w16cid:paraId="31EF359A" w16cid:durableId="2097D83B"/>
  <w16cid:commentId w16cid:paraId="3F0D06AE" w16cid:durableId="2097D83C"/>
  <w16cid:commentId w16cid:paraId="6C64C6EC" w16cid:durableId="2097D83D"/>
  <w16cid:commentId w16cid:paraId="3EE874AA" w16cid:durableId="2097D83E"/>
  <w16cid:commentId w16cid:paraId="75F2EB86" w16cid:durableId="2097D83F"/>
  <w16cid:commentId w16cid:paraId="2587CF32" w16cid:durableId="2097D842"/>
  <w16cid:commentId w16cid:paraId="797DE77E" w16cid:durableId="2097D843"/>
  <w16cid:commentId w16cid:paraId="5B76C9B1" w16cid:durableId="2097D844"/>
  <w16cid:commentId w16cid:paraId="57E316D4" w16cid:durableId="2097D845"/>
  <w16cid:commentId w16cid:paraId="21A64144" w16cid:durableId="2097D846"/>
  <w16cid:commentId w16cid:paraId="08DE640B" w16cid:durableId="2097D847"/>
  <w16cid:commentId w16cid:paraId="4ABC0BD2" w16cid:durableId="2097D848"/>
  <w16cid:commentId w16cid:paraId="71F602FA" w16cid:durableId="2097D849"/>
  <w16cid:commentId w16cid:paraId="400E45AC" w16cid:durableId="2097D84A"/>
  <w16cid:commentId w16cid:paraId="06C4651C" w16cid:durableId="2097D84B"/>
  <w16cid:commentId w16cid:paraId="6A9C13E9" w16cid:durableId="2097D84C"/>
  <w16cid:commentId w16cid:paraId="4F6851A3" w16cid:durableId="2097D84D"/>
  <w16cid:commentId w16cid:paraId="38E83876" w16cid:durableId="2097D84E"/>
  <w16cid:commentId w16cid:paraId="61A70565" w16cid:durableId="2097D84F"/>
  <w16cid:commentId w16cid:paraId="1466D322" w16cid:durableId="2097D850"/>
  <w16cid:commentId w16cid:paraId="345A009E" w16cid:durableId="2097D851"/>
  <w16cid:commentId w16cid:paraId="08480BFD" w16cid:durableId="2097D852"/>
  <w16cid:commentId w16cid:paraId="26A75B0B" w16cid:durableId="2097D853"/>
  <w16cid:commentId w16cid:paraId="302DD4A7" w16cid:durableId="2097D854"/>
  <w16cid:commentId w16cid:paraId="618859E7" w16cid:durableId="2097D855"/>
  <w16cid:commentId w16cid:paraId="38E16802" w16cid:durableId="2097D856"/>
  <w16cid:commentId w16cid:paraId="318DA026" w16cid:durableId="2097D857"/>
  <w16cid:commentId w16cid:paraId="2BED2FE5" w16cid:durableId="2097D858"/>
  <w16cid:commentId w16cid:paraId="63645285" w16cid:durableId="2097D859"/>
  <w16cid:commentId w16cid:paraId="5CC25E0A" w16cid:durableId="2097D85A"/>
  <w16cid:commentId w16cid:paraId="0E00217B" w16cid:durableId="2097D85B"/>
  <w16cid:commentId w16cid:paraId="06EC0849" w16cid:durableId="2097D85C"/>
  <w16cid:commentId w16cid:paraId="4D9329FA" w16cid:durableId="2097D85D"/>
  <w16cid:commentId w16cid:paraId="2985DCBD" w16cid:durableId="2097D85E"/>
  <w16cid:commentId w16cid:paraId="02FF3FA1" w16cid:durableId="2097D85F"/>
  <w16cid:commentId w16cid:paraId="5936054F" w16cid:durableId="2097D860"/>
  <w16cid:commentId w16cid:paraId="2A788F9B" w16cid:durableId="2097D861"/>
  <w16cid:commentId w16cid:paraId="48BE76DD" w16cid:durableId="2097D862"/>
  <w16cid:commentId w16cid:paraId="511DF9F9" w16cid:durableId="2097D863"/>
  <w16cid:commentId w16cid:paraId="406B0695" w16cid:durableId="2097D864"/>
  <w16cid:commentId w16cid:paraId="274F3720" w16cid:durableId="2097D865"/>
  <w16cid:commentId w16cid:paraId="3C8CB0EB" w16cid:durableId="2097D866"/>
  <w16cid:commentId w16cid:paraId="7B883D3B" w16cid:durableId="2097D867"/>
  <w16cid:commentId w16cid:paraId="486E4F5E" w16cid:durableId="2097D868"/>
  <w16cid:commentId w16cid:paraId="3C2D043A" w16cid:durableId="2097D869"/>
  <w16cid:commentId w16cid:paraId="77A5A49C" w16cid:durableId="2097D86A"/>
  <w16cid:commentId w16cid:paraId="333A3385" w16cid:durableId="2097D86B"/>
  <w16cid:commentId w16cid:paraId="76119852" w16cid:durableId="2097D86C"/>
  <w16cid:commentId w16cid:paraId="70094EA4" w16cid:durableId="2097D86D"/>
  <w16cid:commentId w16cid:paraId="59A97927" w16cid:durableId="2097D86E"/>
  <w16cid:commentId w16cid:paraId="7F739A6B" w16cid:durableId="2097D86F"/>
  <w16cid:commentId w16cid:paraId="5ED340FC" w16cid:durableId="2097D870"/>
  <w16cid:commentId w16cid:paraId="3CBB782C" w16cid:durableId="2097D871"/>
  <w16cid:commentId w16cid:paraId="1ADF445E" w16cid:durableId="2097D872"/>
  <w16cid:commentId w16cid:paraId="69484936" w16cid:durableId="2097D873"/>
  <w16cid:commentId w16cid:paraId="0F108ACD" w16cid:durableId="2097D874"/>
  <w16cid:commentId w16cid:paraId="5576E5BC" w16cid:durableId="2097D875"/>
  <w16cid:commentId w16cid:paraId="07BFCBCA" w16cid:durableId="2097D876"/>
  <w16cid:commentId w16cid:paraId="5208AAA2" w16cid:durableId="2097D877"/>
  <w16cid:commentId w16cid:paraId="6D712391" w16cid:durableId="2097D878"/>
  <w16cid:commentId w16cid:paraId="5D296301" w16cid:durableId="2097D879"/>
  <w16cid:commentId w16cid:paraId="021061F7" w16cid:durableId="2097D87A"/>
  <w16cid:commentId w16cid:paraId="02321E0D" w16cid:durableId="2097D87B"/>
  <w16cid:commentId w16cid:paraId="07725C34" w16cid:durableId="2097D87C"/>
  <w16cid:commentId w16cid:paraId="1BA04E33" w16cid:durableId="2097D87D"/>
  <w16cid:commentId w16cid:paraId="4BF2DFC2" w16cid:durableId="2097D8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81386" w14:textId="77777777" w:rsidR="00D52C88" w:rsidRDefault="00D52C88">
      <w:pPr>
        <w:spacing w:before="0" w:after="0"/>
      </w:pPr>
      <w:r>
        <w:separator/>
      </w:r>
    </w:p>
  </w:endnote>
  <w:endnote w:type="continuationSeparator" w:id="0">
    <w:p w14:paraId="1C3937B2" w14:textId="77777777" w:rsidR="00D52C88" w:rsidRDefault="00D52C8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Courier">
    <w:altName w:val="Courier New"/>
    <w:panose1 w:val="00000000000000000000"/>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Staccato222 BT">
    <w:altName w:val="Mistral"/>
    <w:panose1 w:val="020B0604020202020204"/>
    <w:charset w:val="00"/>
    <w:family w:val="script"/>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746DA" w14:textId="77777777" w:rsidR="00F07E26" w:rsidRDefault="00F07E26" w:rsidP="007239FB">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31</w:t>
    </w:r>
    <w:r>
      <w:rPr>
        <w:rStyle w:val="PageNumber"/>
      </w:rPr>
      <w:fldChar w:fldCharType="end"/>
    </w:r>
  </w:p>
  <w:p w14:paraId="7725ED90" w14:textId="77777777" w:rsidR="00F07E26" w:rsidRDefault="00F07E26" w:rsidP="007239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157FF" w14:textId="77777777" w:rsidR="00F07E26" w:rsidRDefault="00F07E26" w:rsidP="007239FB">
    <w:pPr>
      <w:pStyle w:val="Footer"/>
      <w:rPr>
        <w:rStyle w:val="PageNumber"/>
      </w:rP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FE4A6" w14:textId="77777777" w:rsidR="00D52C88" w:rsidRDefault="00D52C88">
      <w:pPr>
        <w:spacing w:before="0" w:after="0"/>
      </w:pPr>
      <w:r>
        <w:separator/>
      </w:r>
    </w:p>
  </w:footnote>
  <w:footnote w:type="continuationSeparator" w:id="0">
    <w:p w14:paraId="184F94AF" w14:textId="77777777" w:rsidR="00D52C88" w:rsidRDefault="00D52C8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FCD2B" w14:textId="4406AF40" w:rsidR="00F07E26" w:rsidRDefault="00F07E26" w:rsidP="007239FB">
    <w:pPr>
      <w:pStyle w:val="Header"/>
    </w:pPr>
    <w:r>
      <w:t>DRAFT – FOR INTERNAL USE ONLY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205F" w14:textId="77777777" w:rsidR="00F07E26" w:rsidRDefault="00F07E26" w:rsidP="007239FB">
    <w:pPr>
      <w:pStyle w:val="Header"/>
      <w:rPr>
        <w:rFonts w:ascii="Staccato222 BT" w:hAnsi="Staccato222 BT"/>
      </w:rPr>
    </w:pPr>
    <w:r>
      <w:rPr>
        <w:rFonts w:ascii="Staccato222 BT" w:hAnsi="Staccato222 BT"/>
      </w:rPr>
      <w:tab/>
    </w:r>
    <w:r>
      <w:rPr>
        <w:rFonts w:ascii="Staccato222 BT" w:hAnsi="Staccato222 BT"/>
      </w:rPr>
      <w:tab/>
    </w:r>
    <w:r>
      <w:t xml:space="preserve">User Manual-page#  </w:t>
    </w:r>
    <w:r>
      <w:rPr>
        <w:rStyle w:val="PageNumber"/>
        <w:b/>
        <w:sz w:val="28"/>
      </w:rPr>
      <w:fldChar w:fldCharType="begin"/>
    </w:r>
    <w:r>
      <w:rPr>
        <w:rStyle w:val="PageNumber"/>
        <w:b/>
        <w:sz w:val="28"/>
      </w:rPr>
      <w:instrText xml:space="preserve"> PAGE  </w:instrText>
    </w:r>
    <w:r>
      <w:rPr>
        <w:rStyle w:val="PageNumber"/>
        <w:b/>
        <w:sz w:val="28"/>
      </w:rPr>
      <w:fldChar w:fldCharType="separate"/>
    </w:r>
    <w:r w:rsidR="00D41448">
      <w:rPr>
        <w:rStyle w:val="PageNumber"/>
        <w:b/>
        <w:noProof/>
        <w:sz w:val="28"/>
      </w:rPr>
      <w:t>3-41</w:t>
    </w:r>
    <w:r>
      <w:rPr>
        <w:rStyle w:val="PageNumber"/>
        <w:b/>
        <w:sz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1573"/>
    <w:multiLevelType w:val="hybridMultilevel"/>
    <w:tmpl w:val="012AEB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96736E"/>
    <w:multiLevelType w:val="hybridMultilevel"/>
    <w:tmpl w:val="39AAB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86DCF"/>
    <w:multiLevelType w:val="hybridMultilevel"/>
    <w:tmpl w:val="239467A4"/>
    <w:lvl w:ilvl="0" w:tplc="C3F05B1E">
      <w:start w:val="3"/>
      <w:numFmt w:val="decimal"/>
      <w:lvlText w:val="%1"/>
      <w:lvlJc w:val="left"/>
      <w:pPr>
        <w:ind w:left="750" w:hanging="390"/>
      </w:pPr>
      <w:rPr>
        <w:rFonts w:ascii="Times New Roman" w:hAnsi="Times New Roman" w:hint="default"/>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6B15BC0"/>
    <w:multiLevelType w:val="hybridMultilevel"/>
    <w:tmpl w:val="BE6260CC"/>
    <w:lvl w:ilvl="0" w:tplc="F0A2F63A">
      <w:start w:val="1"/>
      <w:numFmt w:val="decimal"/>
      <w:pStyle w:val="AppendixD-Level2b"/>
      <w:lvlText w:val="D.5.%1"/>
      <w:lvlJc w:val="left"/>
      <w:pPr>
        <w:ind w:left="360" w:hanging="360"/>
      </w:pPr>
      <w:rPr>
        <w:rFonts w:eastAsia="Times New Roman" w:cs="Arial"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479E5"/>
    <w:multiLevelType w:val="hybridMultilevel"/>
    <w:tmpl w:val="F8A8E326"/>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8025CAD"/>
    <w:multiLevelType w:val="multilevel"/>
    <w:tmpl w:val="57AE1310"/>
    <w:lvl w:ilvl="0">
      <w:start w:val="3"/>
      <w:numFmt w:val="decimal"/>
      <w:lvlText w:val="%1.0"/>
      <w:lvlJc w:val="left"/>
      <w:pPr>
        <w:ind w:left="390" w:hanging="390"/>
      </w:pPr>
      <w:rPr>
        <w:rFonts w:ascii="Times New Roman" w:hAnsi="Times New Roman" w:hint="default"/>
        <w:sz w:val="22"/>
      </w:rPr>
    </w:lvl>
    <w:lvl w:ilvl="1">
      <w:start w:val="1"/>
      <w:numFmt w:val="decimal"/>
      <w:lvlText w:val="%1.%2"/>
      <w:lvlJc w:val="left"/>
      <w:pPr>
        <w:ind w:left="1110" w:hanging="390"/>
      </w:pPr>
      <w:rPr>
        <w:rFonts w:ascii="Times New Roman" w:hAnsi="Times New Roman" w:hint="default"/>
        <w:sz w:val="22"/>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2880" w:hanging="720"/>
      </w:pPr>
      <w:rPr>
        <w:rFonts w:ascii="Times New Roman" w:hAnsi="Times New Roman" w:hint="default"/>
        <w:sz w:val="22"/>
      </w:rPr>
    </w:lvl>
    <w:lvl w:ilvl="4">
      <w:start w:val="1"/>
      <w:numFmt w:val="decimal"/>
      <w:lvlText w:val="%1.%2.%3.%4.%5"/>
      <w:lvlJc w:val="left"/>
      <w:pPr>
        <w:ind w:left="3600" w:hanging="720"/>
      </w:pPr>
      <w:rPr>
        <w:rFonts w:ascii="Times New Roman" w:hAnsi="Times New Roman" w:hint="default"/>
        <w:sz w:val="22"/>
      </w:rPr>
    </w:lvl>
    <w:lvl w:ilvl="5">
      <w:start w:val="1"/>
      <w:numFmt w:val="decimal"/>
      <w:lvlText w:val="%1.%2.%3.%4.%5.%6"/>
      <w:lvlJc w:val="left"/>
      <w:pPr>
        <w:ind w:left="4680" w:hanging="1080"/>
      </w:pPr>
      <w:rPr>
        <w:rFonts w:ascii="Times New Roman" w:hAnsi="Times New Roman" w:hint="default"/>
        <w:sz w:val="22"/>
      </w:rPr>
    </w:lvl>
    <w:lvl w:ilvl="6">
      <w:start w:val="1"/>
      <w:numFmt w:val="decimal"/>
      <w:lvlText w:val="%1.%2.%3.%4.%5.%6.%7"/>
      <w:lvlJc w:val="left"/>
      <w:pPr>
        <w:ind w:left="5400" w:hanging="1080"/>
      </w:pPr>
      <w:rPr>
        <w:rFonts w:ascii="Times New Roman" w:hAnsi="Times New Roman" w:hint="default"/>
        <w:sz w:val="22"/>
      </w:rPr>
    </w:lvl>
    <w:lvl w:ilvl="7">
      <w:start w:val="1"/>
      <w:numFmt w:val="decimal"/>
      <w:lvlText w:val="%1.%2.%3.%4.%5.%6.%7.%8"/>
      <w:lvlJc w:val="left"/>
      <w:pPr>
        <w:ind w:left="6480" w:hanging="1440"/>
      </w:pPr>
      <w:rPr>
        <w:rFonts w:ascii="Times New Roman" w:hAnsi="Times New Roman" w:hint="default"/>
        <w:sz w:val="22"/>
      </w:rPr>
    </w:lvl>
    <w:lvl w:ilvl="8">
      <w:start w:val="1"/>
      <w:numFmt w:val="decimal"/>
      <w:lvlText w:val="%1.%2.%3.%4.%5.%6.%7.%8.%9"/>
      <w:lvlJc w:val="left"/>
      <w:pPr>
        <w:ind w:left="7200" w:hanging="1440"/>
      </w:pPr>
      <w:rPr>
        <w:rFonts w:ascii="Times New Roman" w:hAnsi="Times New Roman" w:hint="default"/>
        <w:sz w:val="22"/>
      </w:rPr>
    </w:lvl>
  </w:abstractNum>
  <w:abstractNum w:abstractNumId="6" w15:restartNumberingAfterBreak="0">
    <w:nsid w:val="0A2F5105"/>
    <w:multiLevelType w:val="multilevel"/>
    <w:tmpl w:val="02E8CBD4"/>
    <w:lvl w:ilvl="0">
      <w:start w:val="3"/>
      <w:numFmt w:val="decimal"/>
      <w:lvlText w:val="%1.0"/>
      <w:lvlJc w:val="left"/>
      <w:pPr>
        <w:ind w:left="390" w:hanging="390"/>
      </w:pPr>
      <w:rPr>
        <w:rFonts w:ascii="Times New Roman" w:hAnsi="Times New Roman" w:hint="default"/>
        <w:sz w:val="22"/>
      </w:rPr>
    </w:lvl>
    <w:lvl w:ilvl="1">
      <w:start w:val="1"/>
      <w:numFmt w:val="decimal"/>
      <w:lvlText w:val="%1.%2"/>
      <w:lvlJc w:val="left"/>
      <w:pPr>
        <w:ind w:left="1110" w:hanging="390"/>
      </w:pPr>
      <w:rPr>
        <w:rFonts w:ascii="Times New Roman" w:hAnsi="Times New Roman" w:hint="default"/>
        <w:sz w:val="22"/>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2880" w:hanging="720"/>
      </w:pPr>
      <w:rPr>
        <w:rFonts w:ascii="Times New Roman" w:hAnsi="Times New Roman" w:hint="default"/>
        <w:sz w:val="22"/>
      </w:rPr>
    </w:lvl>
    <w:lvl w:ilvl="4">
      <w:start w:val="1"/>
      <w:numFmt w:val="decimal"/>
      <w:lvlText w:val="%1.%2.%3.%4.%5"/>
      <w:lvlJc w:val="left"/>
      <w:pPr>
        <w:ind w:left="3600" w:hanging="720"/>
      </w:pPr>
      <w:rPr>
        <w:rFonts w:ascii="Times New Roman" w:hAnsi="Times New Roman" w:hint="default"/>
        <w:sz w:val="22"/>
      </w:rPr>
    </w:lvl>
    <w:lvl w:ilvl="5">
      <w:start w:val="1"/>
      <w:numFmt w:val="decimal"/>
      <w:lvlText w:val="%1.%2.%3.%4.%5.%6"/>
      <w:lvlJc w:val="left"/>
      <w:pPr>
        <w:ind w:left="4680" w:hanging="1080"/>
      </w:pPr>
      <w:rPr>
        <w:rFonts w:ascii="Times New Roman" w:hAnsi="Times New Roman" w:hint="default"/>
        <w:sz w:val="22"/>
      </w:rPr>
    </w:lvl>
    <w:lvl w:ilvl="6">
      <w:start w:val="1"/>
      <w:numFmt w:val="decimal"/>
      <w:lvlText w:val="%1.%2.%3.%4.%5.%6.%7"/>
      <w:lvlJc w:val="left"/>
      <w:pPr>
        <w:ind w:left="5400" w:hanging="1080"/>
      </w:pPr>
      <w:rPr>
        <w:rFonts w:ascii="Times New Roman" w:hAnsi="Times New Roman" w:hint="default"/>
        <w:sz w:val="22"/>
      </w:rPr>
    </w:lvl>
    <w:lvl w:ilvl="7">
      <w:start w:val="1"/>
      <w:numFmt w:val="decimal"/>
      <w:lvlText w:val="%1.%2.%3.%4.%5.%6.%7.%8"/>
      <w:lvlJc w:val="left"/>
      <w:pPr>
        <w:ind w:left="6480" w:hanging="1440"/>
      </w:pPr>
      <w:rPr>
        <w:rFonts w:ascii="Times New Roman" w:hAnsi="Times New Roman" w:hint="default"/>
        <w:sz w:val="22"/>
      </w:rPr>
    </w:lvl>
    <w:lvl w:ilvl="8">
      <w:start w:val="1"/>
      <w:numFmt w:val="decimal"/>
      <w:lvlText w:val="%1.%2.%3.%4.%5.%6.%7.%8.%9"/>
      <w:lvlJc w:val="left"/>
      <w:pPr>
        <w:ind w:left="7200" w:hanging="1440"/>
      </w:pPr>
      <w:rPr>
        <w:rFonts w:ascii="Times New Roman" w:hAnsi="Times New Roman" w:hint="default"/>
        <w:sz w:val="22"/>
      </w:rPr>
    </w:lvl>
  </w:abstractNum>
  <w:abstractNum w:abstractNumId="7" w15:restartNumberingAfterBreak="0">
    <w:nsid w:val="0BDF216A"/>
    <w:multiLevelType w:val="hybridMultilevel"/>
    <w:tmpl w:val="0D7C9CD6"/>
    <w:lvl w:ilvl="0" w:tplc="7EE47668">
      <w:start w:val="3"/>
      <w:numFmt w:val="decimal"/>
      <w:lvlText w:val="%1"/>
      <w:lvlJc w:val="left"/>
      <w:pPr>
        <w:ind w:left="3255" w:hanging="2895"/>
      </w:pPr>
      <w:rPr>
        <w:rFonts w:ascii="Times New Roman" w:hAnsi="Times New Roman" w:hint="default"/>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C5C58B3"/>
    <w:multiLevelType w:val="multilevel"/>
    <w:tmpl w:val="32E02F2A"/>
    <w:lvl w:ilvl="0">
      <w:start w:val="3"/>
      <w:numFmt w:val="decimal"/>
      <w:lvlText w:val="%1.0"/>
      <w:lvlJc w:val="left"/>
      <w:pPr>
        <w:ind w:left="390" w:hanging="390"/>
      </w:pPr>
      <w:rPr>
        <w:rFonts w:ascii="Times New Roman" w:hAnsi="Times New Roman" w:hint="default"/>
        <w:sz w:val="22"/>
      </w:rPr>
    </w:lvl>
    <w:lvl w:ilvl="1">
      <w:start w:val="1"/>
      <w:numFmt w:val="decimal"/>
      <w:lvlText w:val="%1.%2"/>
      <w:lvlJc w:val="left"/>
      <w:pPr>
        <w:ind w:left="1110" w:hanging="390"/>
      </w:pPr>
      <w:rPr>
        <w:rFonts w:ascii="Times New Roman" w:hAnsi="Times New Roman" w:hint="default"/>
        <w:sz w:val="22"/>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2880" w:hanging="720"/>
      </w:pPr>
      <w:rPr>
        <w:rFonts w:ascii="Times New Roman" w:hAnsi="Times New Roman" w:hint="default"/>
        <w:sz w:val="22"/>
      </w:rPr>
    </w:lvl>
    <w:lvl w:ilvl="4">
      <w:start w:val="1"/>
      <w:numFmt w:val="decimal"/>
      <w:lvlText w:val="%1.%2.%3.%4.%5"/>
      <w:lvlJc w:val="left"/>
      <w:pPr>
        <w:ind w:left="3600" w:hanging="720"/>
      </w:pPr>
      <w:rPr>
        <w:rFonts w:ascii="Times New Roman" w:hAnsi="Times New Roman" w:hint="default"/>
        <w:sz w:val="22"/>
      </w:rPr>
    </w:lvl>
    <w:lvl w:ilvl="5">
      <w:start w:val="1"/>
      <w:numFmt w:val="decimal"/>
      <w:lvlText w:val="%1.%2.%3.%4.%5.%6"/>
      <w:lvlJc w:val="left"/>
      <w:pPr>
        <w:ind w:left="4680" w:hanging="1080"/>
      </w:pPr>
      <w:rPr>
        <w:rFonts w:ascii="Times New Roman" w:hAnsi="Times New Roman" w:hint="default"/>
        <w:sz w:val="22"/>
      </w:rPr>
    </w:lvl>
    <w:lvl w:ilvl="6">
      <w:start w:val="1"/>
      <w:numFmt w:val="decimal"/>
      <w:lvlText w:val="%1.%2.%3.%4.%5.%6.%7"/>
      <w:lvlJc w:val="left"/>
      <w:pPr>
        <w:ind w:left="5400" w:hanging="1080"/>
      </w:pPr>
      <w:rPr>
        <w:rFonts w:ascii="Times New Roman" w:hAnsi="Times New Roman" w:hint="default"/>
        <w:sz w:val="22"/>
      </w:rPr>
    </w:lvl>
    <w:lvl w:ilvl="7">
      <w:start w:val="1"/>
      <w:numFmt w:val="decimal"/>
      <w:lvlText w:val="%1.%2.%3.%4.%5.%6.%7.%8"/>
      <w:lvlJc w:val="left"/>
      <w:pPr>
        <w:ind w:left="6480" w:hanging="1440"/>
      </w:pPr>
      <w:rPr>
        <w:rFonts w:ascii="Times New Roman" w:hAnsi="Times New Roman" w:hint="default"/>
        <w:sz w:val="22"/>
      </w:rPr>
    </w:lvl>
    <w:lvl w:ilvl="8">
      <w:start w:val="1"/>
      <w:numFmt w:val="decimal"/>
      <w:lvlText w:val="%1.%2.%3.%4.%5.%6.%7.%8.%9"/>
      <w:lvlJc w:val="left"/>
      <w:pPr>
        <w:ind w:left="7200" w:hanging="1440"/>
      </w:pPr>
      <w:rPr>
        <w:rFonts w:ascii="Times New Roman" w:hAnsi="Times New Roman" w:hint="default"/>
        <w:sz w:val="22"/>
      </w:rPr>
    </w:lvl>
  </w:abstractNum>
  <w:abstractNum w:abstractNumId="9" w15:restartNumberingAfterBreak="0">
    <w:nsid w:val="0E8127CB"/>
    <w:multiLevelType w:val="hybridMultilevel"/>
    <w:tmpl w:val="A00EE7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1081C15"/>
    <w:multiLevelType w:val="multilevel"/>
    <w:tmpl w:val="03C60034"/>
    <w:lvl w:ilvl="0">
      <w:start w:val="3"/>
      <w:numFmt w:val="decimal"/>
      <w:lvlText w:val="%1.0"/>
      <w:lvlJc w:val="left"/>
      <w:pPr>
        <w:ind w:left="390" w:hanging="390"/>
      </w:pPr>
      <w:rPr>
        <w:rFonts w:ascii="Times New Roman" w:hAnsi="Times New Roman" w:hint="default"/>
        <w:sz w:val="22"/>
      </w:rPr>
    </w:lvl>
    <w:lvl w:ilvl="1">
      <w:start w:val="1"/>
      <w:numFmt w:val="decimal"/>
      <w:lvlText w:val="%1.%2"/>
      <w:lvlJc w:val="left"/>
      <w:pPr>
        <w:ind w:left="1110" w:hanging="390"/>
      </w:pPr>
      <w:rPr>
        <w:rFonts w:ascii="Times New Roman" w:hAnsi="Times New Roman" w:hint="default"/>
        <w:sz w:val="22"/>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2880" w:hanging="720"/>
      </w:pPr>
      <w:rPr>
        <w:rFonts w:ascii="Times New Roman" w:hAnsi="Times New Roman" w:hint="default"/>
        <w:sz w:val="22"/>
      </w:rPr>
    </w:lvl>
    <w:lvl w:ilvl="4">
      <w:start w:val="1"/>
      <w:numFmt w:val="decimal"/>
      <w:lvlText w:val="%1.%2.%3.%4.%5"/>
      <w:lvlJc w:val="left"/>
      <w:pPr>
        <w:ind w:left="3600" w:hanging="720"/>
      </w:pPr>
      <w:rPr>
        <w:rFonts w:ascii="Times New Roman" w:hAnsi="Times New Roman" w:hint="default"/>
        <w:sz w:val="22"/>
      </w:rPr>
    </w:lvl>
    <w:lvl w:ilvl="5">
      <w:start w:val="1"/>
      <w:numFmt w:val="decimal"/>
      <w:lvlText w:val="%1.%2.%3.%4.%5.%6"/>
      <w:lvlJc w:val="left"/>
      <w:pPr>
        <w:ind w:left="4680" w:hanging="1080"/>
      </w:pPr>
      <w:rPr>
        <w:rFonts w:ascii="Times New Roman" w:hAnsi="Times New Roman" w:hint="default"/>
        <w:sz w:val="22"/>
      </w:rPr>
    </w:lvl>
    <w:lvl w:ilvl="6">
      <w:start w:val="1"/>
      <w:numFmt w:val="decimal"/>
      <w:lvlText w:val="%1.%2.%3.%4.%5.%6.%7"/>
      <w:lvlJc w:val="left"/>
      <w:pPr>
        <w:ind w:left="5400" w:hanging="1080"/>
      </w:pPr>
      <w:rPr>
        <w:rFonts w:ascii="Times New Roman" w:hAnsi="Times New Roman" w:hint="default"/>
        <w:sz w:val="22"/>
      </w:rPr>
    </w:lvl>
    <w:lvl w:ilvl="7">
      <w:start w:val="1"/>
      <w:numFmt w:val="decimal"/>
      <w:lvlText w:val="%1.%2.%3.%4.%5.%6.%7.%8"/>
      <w:lvlJc w:val="left"/>
      <w:pPr>
        <w:ind w:left="6480" w:hanging="1440"/>
      </w:pPr>
      <w:rPr>
        <w:rFonts w:ascii="Times New Roman" w:hAnsi="Times New Roman" w:hint="default"/>
        <w:sz w:val="22"/>
      </w:rPr>
    </w:lvl>
    <w:lvl w:ilvl="8">
      <w:start w:val="1"/>
      <w:numFmt w:val="decimal"/>
      <w:lvlText w:val="%1.%2.%3.%4.%5.%6.%7.%8.%9"/>
      <w:lvlJc w:val="left"/>
      <w:pPr>
        <w:ind w:left="7200" w:hanging="1440"/>
      </w:pPr>
      <w:rPr>
        <w:rFonts w:ascii="Times New Roman" w:hAnsi="Times New Roman" w:hint="default"/>
        <w:sz w:val="22"/>
      </w:rPr>
    </w:lvl>
  </w:abstractNum>
  <w:abstractNum w:abstractNumId="11" w15:restartNumberingAfterBreak="0">
    <w:nsid w:val="223A41E0"/>
    <w:multiLevelType w:val="multilevel"/>
    <w:tmpl w:val="D44E6FD0"/>
    <w:lvl w:ilvl="0">
      <w:start w:val="3"/>
      <w:numFmt w:val="decimal"/>
      <w:lvlText w:val="%1.0"/>
      <w:lvlJc w:val="left"/>
      <w:pPr>
        <w:ind w:left="390" w:hanging="390"/>
      </w:pPr>
      <w:rPr>
        <w:rFonts w:ascii="Times New Roman" w:hAnsi="Times New Roman" w:hint="default"/>
        <w:sz w:val="22"/>
      </w:rPr>
    </w:lvl>
    <w:lvl w:ilvl="1">
      <w:start w:val="1"/>
      <w:numFmt w:val="decimal"/>
      <w:lvlText w:val="%1.%2"/>
      <w:lvlJc w:val="left"/>
      <w:pPr>
        <w:ind w:left="1110" w:hanging="390"/>
      </w:pPr>
      <w:rPr>
        <w:rFonts w:ascii="Times New Roman" w:hAnsi="Times New Roman" w:hint="default"/>
        <w:sz w:val="22"/>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2880" w:hanging="720"/>
      </w:pPr>
      <w:rPr>
        <w:rFonts w:ascii="Times New Roman" w:hAnsi="Times New Roman" w:hint="default"/>
        <w:sz w:val="22"/>
      </w:rPr>
    </w:lvl>
    <w:lvl w:ilvl="4">
      <w:start w:val="1"/>
      <w:numFmt w:val="decimal"/>
      <w:lvlText w:val="%1.%2.%3.%4.%5"/>
      <w:lvlJc w:val="left"/>
      <w:pPr>
        <w:ind w:left="3600" w:hanging="720"/>
      </w:pPr>
      <w:rPr>
        <w:rFonts w:ascii="Times New Roman" w:hAnsi="Times New Roman" w:hint="default"/>
        <w:sz w:val="22"/>
      </w:rPr>
    </w:lvl>
    <w:lvl w:ilvl="5">
      <w:start w:val="1"/>
      <w:numFmt w:val="decimal"/>
      <w:lvlText w:val="%1.%2.%3.%4.%5.%6"/>
      <w:lvlJc w:val="left"/>
      <w:pPr>
        <w:ind w:left="4680" w:hanging="1080"/>
      </w:pPr>
      <w:rPr>
        <w:rFonts w:ascii="Times New Roman" w:hAnsi="Times New Roman" w:hint="default"/>
        <w:sz w:val="22"/>
      </w:rPr>
    </w:lvl>
    <w:lvl w:ilvl="6">
      <w:start w:val="1"/>
      <w:numFmt w:val="decimal"/>
      <w:lvlText w:val="%1.%2.%3.%4.%5.%6.%7"/>
      <w:lvlJc w:val="left"/>
      <w:pPr>
        <w:ind w:left="5400" w:hanging="1080"/>
      </w:pPr>
      <w:rPr>
        <w:rFonts w:ascii="Times New Roman" w:hAnsi="Times New Roman" w:hint="default"/>
        <w:sz w:val="22"/>
      </w:rPr>
    </w:lvl>
    <w:lvl w:ilvl="7">
      <w:start w:val="1"/>
      <w:numFmt w:val="decimal"/>
      <w:lvlText w:val="%1.%2.%3.%4.%5.%6.%7.%8"/>
      <w:lvlJc w:val="left"/>
      <w:pPr>
        <w:ind w:left="6480" w:hanging="1440"/>
      </w:pPr>
      <w:rPr>
        <w:rFonts w:ascii="Times New Roman" w:hAnsi="Times New Roman" w:hint="default"/>
        <w:sz w:val="22"/>
      </w:rPr>
    </w:lvl>
    <w:lvl w:ilvl="8">
      <w:start w:val="1"/>
      <w:numFmt w:val="decimal"/>
      <w:lvlText w:val="%1.%2.%3.%4.%5.%6.%7.%8.%9"/>
      <w:lvlJc w:val="left"/>
      <w:pPr>
        <w:ind w:left="7200" w:hanging="1440"/>
      </w:pPr>
      <w:rPr>
        <w:rFonts w:ascii="Times New Roman" w:hAnsi="Times New Roman" w:hint="default"/>
        <w:sz w:val="22"/>
      </w:rPr>
    </w:lvl>
  </w:abstractNum>
  <w:abstractNum w:abstractNumId="12" w15:restartNumberingAfterBreak="0">
    <w:nsid w:val="22595627"/>
    <w:multiLevelType w:val="hybridMultilevel"/>
    <w:tmpl w:val="0088B2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3495480"/>
    <w:multiLevelType w:val="multilevel"/>
    <w:tmpl w:val="DEF02168"/>
    <w:lvl w:ilvl="0">
      <w:start w:val="3"/>
      <w:numFmt w:val="decimal"/>
      <w:lvlText w:val="%1.0"/>
      <w:lvlJc w:val="left"/>
      <w:pPr>
        <w:ind w:left="390" w:hanging="390"/>
      </w:pPr>
      <w:rPr>
        <w:rFonts w:ascii="Times New Roman" w:hAnsi="Times New Roman" w:hint="default"/>
        <w:sz w:val="22"/>
      </w:rPr>
    </w:lvl>
    <w:lvl w:ilvl="1">
      <w:start w:val="1"/>
      <w:numFmt w:val="decimal"/>
      <w:lvlText w:val="%1.%2"/>
      <w:lvlJc w:val="left"/>
      <w:pPr>
        <w:ind w:left="1110" w:hanging="390"/>
      </w:pPr>
      <w:rPr>
        <w:rFonts w:ascii="Times New Roman" w:hAnsi="Times New Roman" w:hint="default"/>
        <w:sz w:val="22"/>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2880" w:hanging="720"/>
      </w:pPr>
      <w:rPr>
        <w:rFonts w:ascii="Times New Roman" w:hAnsi="Times New Roman" w:hint="default"/>
        <w:sz w:val="22"/>
      </w:rPr>
    </w:lvl>
    <w:lvl w:ilvl="4">
      <w:start w:val="1"/>
      <w:numFmt w:val="decimal"/>
      <w:lvlText w:val="%1.%2.%3.%4.%5"/>
      <w:lvlJc w:val="left"/>
      <w:pPr>
        <w:ind w:left="3600" w:hanging="720"/>
      </w:pPr>
      <w:rPr>
        <w:rFonts w:ascii="Times New Roman" w:hAnsi="Times New Roman" w:hint="default"/>
        <w:sz w:val="22"/>
      </w:rPr>
    </w:lvl>
    <w:lvl w:ilvl="5">
      <w:start w:val="1"/>
      <w:numFmt w:val="decimal"/>
      <w:lvlText w:val="%1.%2.%3.%4.%5.%6"/>
      <w:lvlJc w:val="left"/>
      <w:pPr>
        <w:ind w:left="4680" w:hanging="1080"/>
      </w:pPr>
      <w:rPr>
        <w:rFonts w:ascii="Times New Roman" w:hAnsi="Times New Roman" w:hint="default"/>
        <w:sz w:val="22"/>
      </w:rPr>
    </w:lvl>
    <w:lvl w:ilvl="6">
      <w:start w:val="1"/>
      <w:numFmt w:val="decimal"/>
      <w:lvlText w:val="%1.%2.%3.%4.%5.%6.%7"/>
      <w:lvlJc w:val="left"/>
      <w:pPr>
        <w:ind w:left="5400" w:hanging="1080"/>
      </w:pPr>
      <w:rPr>
        <w:rFonts w:ascii="Times New Roman" w:hAnsi="Times New Roman" w:hint="default"/>
        <w:sz w:val="22"/>
      </w:rPr>
    </w:lvl>
    <w:lvl w:ilvl="7">
      <w:start w:val="1"/>
      <w:numFmt w:val="decimal"/>
      <w:lvlText w:val="%1.%2.%3.%4.%5.%6.%7.%8"/>
      <w:lvlJc w:val="left"/>
      <w:pPr>
        <w:ind w:left="6480" w:hanging="1440"/>
      </w:pPr>
      <w:rPr>
        <w:rFonts w:ascii="Times New Roman" w:hAnsi="Times New Roman" w:hint="default"/>
        <w:sz w:val="22"/>
      </w:rPr>
    </w:lvl>
    <w:lvl w:ilvl="8">
      <w:start w:val="1"/>
      <w:numFmt w:val="decimal"/>
      <w:lvlText w:val="%1.%2.%3.%4.%5.%6.%7.%8.%9"/>
      <w:lvlJc w:val="left"/>
      <w:pPr>
        <w:ind w:left="7200" w:hanging="1440"/>
      </w:pPr>
      <w:rPr>
        <w:rFonts w:ascii="Times New Roman" w:hAnsi="Times New Roman" w:hint="default"/>
        <w:sz w:val="22"/>
      </w:rPr>
    </w:lvl>
  </w:abstractNum>
  <w:abstractNum w:abstractNumId="14" w15:restartNumberingAfterBreak="0">
    <w:nsid w:val="24F61CD0"/>
    <w:multiLevelType w:val="hybridMultilevel"/>
    <w:tmpl w:val="C674FB68"/>
    <w:lvl w:ilvl="0" w:tplc="D2C66CB4">
      <w:start w:val="3"/>
      <w:numFmt w:val="decimal"/>
      <w:lvlText w:val="%1"/>
      <w:lvlJc w:val="left"/>
      <w:pPr>
        <w:ind w:left="750" w:hanging="390"/>
      </w:pPr>
      <w:rPr>
        <w:rFonts w:ascii="Times New Roman" w:hAnsi="Times New Roman" w:hint="default"/>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A5B212D"/>
    <w:multiLevelType w:val="hybridMultilevel"/>
    <w:tmpl w:val="1056212A"/>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2DB40524"/>
    <w:multiLevelType w:val="hybridMultilevel"/>
    <w:tmpl w:val="1570EAA8"/>
    <w:lvl w:ilvl="0" w:tplc="29EEDA7A">
      <w:start w:val="3"/>
      <w:numFmt w:val="decimal"/>
      <w:lvlText w:val="%1"/>
      <w:lvlJc w:val="left"/>
      <w:pPr>
        <w:ind w:left="3345" w:hanging="2985"/>
      </w:pPr>
      <w:rPr>
        <w:rFonts w:ascii="Times New Roman" w:hAnsi="Times New Roman" w:hint="default"/>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2E0E08DC"/>
    <w:multiLevelType w:val="multilevel"/>
    <w:tmpl w:val="07C09ABA"/>
    <w:lvl w:ilvl="0">
      <w:numFmt w:val="decimal"/>
      <w:lvlText w:val="%1.0"/>
      <w:lvlJc w:val="left"/>
      <w:pPr>
        <w:ind w:left="3200" w:hanging="3200"/>
      </w:pPr>
      <w:rPr>
        <w:rFonts w:hint="default"/>
      </w:rPr>
    </w:lvl>
    <w:lvl w:ilvl="1">
      <w:start w:val="1"/>
      <w:numFmt w:val="decimal"/>
      <w:lvlText w:val="%1.%2"/>
      <w:lvlJc w:val="left"/>
      <w:pPr>
        <w:ind w:left="3908" w:hanging="3200"/>
      </w:pPr>
      <w:rPr>
        <w:rFonts w:hint="default"/>
      </w:rPr>
    </w:lvl>
    <w:lvl w:ilvl="2">
      <w:start w:val="1"/>
      <w:numFmt w:val="decimal"/>
      <w:lvlText w:val="%1.%2.%3"/>
      <w:lvlJc w:val="left"/>
      <w:pPr>
        <w:ind w:left="4616" w:hanging="3200"/>
      </w:pPr>
      <w:rPr>
        <w:rFonts w:hint="default"/>
      </w:rPr>
    </w:lvl>
    <w:lvl w:ilvl="3">
      <w:start w:val="1"/>
      <w:numFmt w:val="decimal"/>
      <w:lvlText w:val="%1.%2.%3.%4"/>
      <w:lvlJc w:val="left"/>
      <w:pPr>
        <w:ind w:left="5324" w:hanging="3200"/>
      </w:pPr>
      <w:rPr>
        <w:rFonts w:hint="default"/>
      </w:rPr>
    </w:lvl>
    <w:lvl w:ilvl="4">
      <w:start w:val="1"/>
      <w:numFmt w:val="decimal"/>
      <w:lvlText w:val="%1.%2.%3.%4.%5"/>
      <w:lvlJc w:val="left"/>
      <w:pPr>
        <w:ind w:left="6032" w:hanging="3200"/>
      </w:pPr>
      <w:rPr>
        <w:rFonts w:hint="default"/>
      </w:rPr>
    </w:lvl>
    <w:lvl w:ilvl="5">
      <w:start w:val="1"/>
      <w:numFmt w:val="decimal"/>
      <w:lvlText w:val="%1.%2.%3.%4.%5.%6"/>
      <w:lvlJc w:val="left"/>
      <w:pPr>
        <w:ind w:left="6740" w:hanging="3200"/>
      </w:pPr>
      <w:rPr>
        <w:rFonts w:hint="default"/>
      </w:rPr>
    </w:lvl>
    <w:lvl w:ilvl="6">
      <w:start w:val="1"/>
      <w:numFmt w:val="decimal"/>
      <w:lvlText w:val="%1.%2.%3.%4.%5.%6.%7"/>
      <w:lvlJc w:val="left"/>
      <w:pPr>
        <w:ind w:left="7448" w:hanging="3200"/>
      </w:pPr>
      <w:rPr>
        <w:rFonts w:hint="default"/>
      </w:rPr>
    </w:lvl>
    <w:lvl w:ilvl="7">
      <w:start w:val="1"/>
      <w:numFmt w:val="decimal"/>
      <w:lvlText w:val="%1.%2.%3.%4.%5.%6.%7.%8"/>
      <w:lvlJc w:val="left"/>
      <w:pPr>
        <w:ind w:left="8156" w:hanging="3200"/>
      </w:pPr>
      <w:rPr>
        <w:rFonts w:hint="default"/>
      </w:rPr>
    </w:lvl>
    <w:lvl w:ilvl="8">
      <w:start w:val="1"/>
      <w:numFmt w:val="decimal"/>
      <w:lvlText w:val="%1.%2.%3.%4.%5.%6.%7.%8.%9"/>
      <w:lvlJc w:val="left"/>
      <w:pPr>
        <w:ind w:left="8864" w:hanging="3200"/>
      </w:pPr>
      <w:rPr>
        <w:rFonts w:hint="default"/>
      </w:rPr>
    </w:lvl>
  </w:abstractNum>
  <w:abstractNum w:abstractNumId="18" w15:restartNumberingAfterBreak="0">
    <w:nsid w:val="36BA2B3E"/>
    <w:multiLevelType w:val="hybridMultilevel"/>
    <w:tmpl w:val="2D9C1D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9AA7508"/>
    <w:multiLevelType w:val="hybridMultilevel"/>
    <w:tmpl w:val="46E088DC"/>
    <w:lvl w:ilvl="0" w:tplc="6EEE3456">
      <w:start w:val="3"/>
      <w:numFmt w:val="decimal"/>
      <w:lvlText w:val="%1"/>
      <w:lvlJc w:val="left"/>
      <w:pPr>
        <w:ind w:left="3255" w:hanging="2895"/>
      </w:pPr>
      <w:rPr>
        <w:rFonts w:ascii="Times New Roman" w:hAnsi="Times New Roman" w:hint="default"/>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C9F57E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F61219F"/>
    <w:multiLevelType w:val="hybridMultilevel"/>
    <w:tmpl w:val="BF42D4CA"/>
    <w:lvl w:ilvl="0" w:tplc="895E6E10">
      <w:start w:val="3"/>
      <w:numFmt w:val="decimal"/>
      <w:lvlText w:val="%1"/>
      <w:lvlJc w:val="left"/>
      <w:pPr>
        <w:ind w:left="3345" w:hanging="2985"/>
      </w:pPr>
      <w:rPr>
        <w:rFonts w:ascii="Times New Roman" w:hAnsi="Times New Roman" w:hint="default"/>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FDF16B7"/>
    <w:multiLevelType w:val="hybridMultilevel"/>
    <w:tmpl w:val="E91441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3FE20443"/>
    <w:multiLevelType w:val="multilevel"/>
    <w:tmpl w:val="59965000"/>
    <w:lvl w:ilvl="0">
      <w:start w:val="3"/>
      <w:numFmt w:val="decimal"/>
      <w:lvlText w:val="%1.0"/>
      <w:lvlJc w:val="left"/>
      <w:pPr>
        <w:ind w:left="390" w:hanging="390"/>
      </w:pPr>
      <w:rPr>
        <w:rFonts w:ascii="Times New Roman" w:hAnsi="Times New Roman" w:hint="default"/>
        <w:sz w:val="22"/>
      </w:rPr>
    </w:lvl>
    <w:lvl w:ilvl="1">
      <w:start w:val="1"/>
      <w:numFmt w:val="decimal"/>
      <w:lvlText w:val="%1.%2"/>
      <w:lvlJc w:val="left"/>
      <w:pPr>
        <w:ind w:left="1110" w:hanging="390"/>
      </w:pPr>
      <w:rPr>
        <w:rFonts w:ascii="Times New Roman" w:hAnsi="Times New Roman" w:hint="default"/>
        <w:sz w:val="22"/>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2880" w:hanging="720"/>
      </w:pPr>
      <w:rPr>
        <w:rFonts w:ascii="Times New Roman" w:hAnsi="Times New Roman" w:hint="default"/>
        <w:sz w:val="22"/>
      </w:rPr>
    </w:lvl>
    <w:lvl w:ilvl="4">
      <w:start w:val="1"/>
      <w:numFmt w:val="decimal"/>
      <w:lvlText w:val="%1.%2.%3.%4.%5"/>
      <w:lvlJc w:val="left"/>
      <w:pPr>
        <w:ind w:left="3600" w:hanging="720"/>
      </w:pPr>
      <w:rPr>
        <w:rFonts w:ascii="Times New Roman" w:hAnsi="Times New Roman" w:hint="default"/>
        <w:sz w:val="22"/>
      </w:rPr>
    </w:lvl>
    <w:lvl w:ilvl="5">
      <w:start w:val="1"/>
      <w:numFmt w:val="decimal"/>
      <w:lvlText w:val="%1.%2.%3.%4.%5.%6"/>
      <w:lvlJc w:val="left"/>
      <w:pPr>
        <w:ind w:left="4680" w:hanging="1080"/>
      </w:pPr>
      <w:rPr>
        <w:rFonts w:ascii="Times New Roman" w:hAnsi="Times New Roman" w:hint="default"/>
        <w:sz w:val="22"/>
      </w:rPr>
    </w:lvl>
    <w:lvl w:ilvl="6">
      <w:start w:val="1"/>
      <w:numFmt w:val="decimal"/>
      <w:lvlText w:val="%1.%2.%3.%4.%5.%6.%7"/>
      <w:lvlJc w:val="left"/>
      <w:pPr>
        <w:ind w:left="5400" w:hanging="1080"/>
      </w:pPr>
      <w:rPr>
        <w:rFonts w:ascii="Times New Roman" w:hAnsi="Times New Roman" w:hint="default"/>
        <w:sz w:val="22"/>
      </w:rPr>
    </w:lvl>
    <w:lvl w:ilvl="7">
      <w:start w:val="1"/>
      <w:numFmt w:val="decimal"/>
      <w:lvlText w:val="%1.%2.%3.%4.%5.%6.%7.%8"/>
      <w:lvlJc w:val="left"/>
      <w:pPr>
        <w:ind w:left="6480" w:hanging="1440"/>
      </w:pPr>
      <w:rPr>
        <w:rFonts w:ascii="Times New Roman" w:hAnsi="Times New Roman" w:hint="default"/>
        <w:sz w:val="22"/>
      </w:rPr>
    </w:lvl>
    <w:lvl w:ilvl="8">
      <w:start w:val="1"/>
      <w:numFmt w:val="decimal"/>
      <w:lvlText w:val="%1.%2.%3.%4.%5.%6.%7.%8.%9"/>
      <w:lvlJc w:val="left"/>
      <w:pPr>
        <w:ind w:left="7200" w:hanging="1440"/>
      </w:pPr>
      <w:rPr>
        <w:rFonts w:ascii="Times New Roman" w:hAnsi="Times New Roman" w:hint="default"/>
        <w:sz w:val="22"/>
      </w:rPr>
    </w:lvl>
  </w:abstractNum>
  <w:abstractNum w:abstractNumId="24" w15:restartNumberingAfterBreak="0">
    <w:nsid w:val="41D077C1"/>
    <w:multiLevelType w:val="hybridMultilevel"/>
    <w:tmpl w:val="E878D112"/>
    <w:lvl w:ilvl="0" w:tplc="B9C0A6DC">
      <w:start w:val="3"/>
      <w:numFmt w:val="decimal"/>
      <w:lvlText w:val="%1"/>
      <w:lvlJc w:val="left"/>
      <w:pPr>
        <w:ind w:left="3255" w:hanging="2895"/>
      </w:pPr>
      <w:rPr>
        <w:rFonts w:ascii="Times New Roman" w:hAnsi="Times New Roman" w:hint="default"/>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AB24DFD"/>
    <w:multiLevelType w:val="singleLevel"/>
    <w:tmpl w:val="5ED6A92C"/>
    <w:lvl w:ilvl="0">
      <w:start w:val="1"/>
      <w:numFmt w:val="none"/>
      <w:lvlText w:val=""/>
      <w:legacy w:legacy="1" w:legacySpace="0" w:legacyIndent="283"/>
      <w:lvlJc w:val="left"/>
    </w:lvl>
  </w:abstractNum>
  <w:abstractNum w:abstractNumId="26" w15:restartNumberingAfterBreak="0">
    <w:nsid w:val="4C6D31EF"/>
    <w:multiLevelType w:val="hybridMultilevel"/>
    <w:tmpl w:val="21ECCF02"/>
    <w:lvl w:ilvl="0" w:tplc="3F8E8A68">
      <w:start w:val="1"/>
      <w:numFmt w:val="decimal"/>
      <w:pStyle w:val="Appendix"/>
      <w:lvlText w:val="B.%1"/>
      <w:lvlJc w:val="left"/>
      <w:pPr>
        <w:ind w:left="720" w:hanging="360"/>
      </w:pPr>
      <w:rPr>
        <w:rFonts w:eastAsia="Times New Roman"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765F5F"/>
    <w:multiLevelType w:val="hybridMultilevel"/>
    <w:tmpl w:val="A8C0537C"/>
    <w:lvl w:ilvl="0" w:tplc="11BE0636">
      <w:start w:val="3"/>
      <w:numFmt w:val="bullet"/>
      <w:lvlText w:val="-"/>
      <w:lvlJc w:val="left"/>
      <w:pPr>
        <w:ind w:left="720" w:hanging="360"/>
      </w:pPr>
      <w:rPr>
        <w:rFonts w:ascii="Times" w:eastAsiaTheme="minorEastAsia" w:hAnsi="Times" w:cs="Time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FF64940"/>
    <w:multiLevelType w:val="hybridMultilevel"/>
    <w:tmpl w:val="EBF26BEC"/>
    <w:lvl w:ilvl="0" w:tplc="2392E710">
      <w:start w:val="3"/>
      <w:numFmt w:val="decimal"/>
      <w:lvlText w:val="%1"/>
      <w:lvlJc w:val="left"/>
      <w:pPr>
        <w:ind w:left="3255" w:hanging="2895"/>
      </w:pPr>
      <w:rPr>
        <w:rFonts w:ascii="Times New Roman" w:hAnsi="Times New Roman" w:hint="default"/>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0F0534E"/>
    <w:multiLevelType w:val="multilevel"/>
    <w:tmpl w:val="5CE89ACA"/>
    <w:lvl w:ilvl="0">
      <w:start w:val="3"/>
      <w:numFmt w:val="decimal"/>
      <w:lvlText w:val="%1.0"/>
      <w:lvlJc w:val="left"/>
      <w:pPr>
        <w:ind w:left="390" w:hanging="390"/>
      </w:pPr>
      <w:rPr>
        <w:rFonts w:ascii="Times New Roman" w:hAnsi="Times New Roman" w:hint="default"/>
        <w:sz w:val="22"/>
      </w:rPr>
    </w:lvl>
    <w:lvl w:ilvl="1">
      <w:start w:val="1"/>
      <w:numFmt w:val="decimal"/>
      <w:lvlText w:val="%1.%2"/>
      <w:lvlJc w:val="left"/>
      <w:pPr>
        <w:ind w:left="1110" w:hanging="390"/>
      </w:pPr>
      <w:rPr>
        <w:rFonts w:ascii="Times New Roman" w:hAnsi="Times New Roman" w:hint="default"/>
        <w:sz w:val="22"/>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2880" w:hanging="720"/>
      </w:pPr>
      <w:rPr>
        <w:rFonts w:ascii="Times New Roman" w:hAnsi="Times New Roman" w:hint="default"/>
        <w:sz w:val="22"/>
      </w:rPr>
    </w:lvl>
    <w:lvl w:ilvl="4">
      <w:start w:val="1"/>
      <w:numFmt w:val="decimal"/>
      <w:lvlText w:val="%1.%2.%3.%4.%5"/>
      <w:lvlJc w:val="left"/>
      <w:pPr>
        <w:ind w:left="3600" w:hanging="720"/>
      </w:pPr>
      <w:rPr>
        <w:rFonts w:ascii="Times New Roman" w:hAnsi="Times New Roman" w:hint="default"/>
        <w:sz w:val="22"/>
      </w:rPr>
    </w:lvl>
    <w:lvl w:ilvl="5">
      <w:start w:val="1"/>
      <w:numFmt w:val="decimal"/>
      <w:lvlText w:val="%1.%2.%3.%4.%5.%6"/>
      <w:lvlJc w:val="left"/>
      <w:pPr>
        <w:ind w:left="4680" w:hanging="1080"/>
      </w:pPr>
      <w:rPr>
        <w:rFonts w:ascii="Times New Roman" w:hAnsi="Times New Roman" w:hint="default"/>
        <w:sz w:val="22"/>
      </w:rPr>
    </w:lvl>
    <w:lvl w:ilvl="6">
      <w:start w:val="1"/>
      <w:numFmt w:val="decimal"/>
      <w:lvlText w:val="%1.%2.%3.%4.%5.%6.%7"/>
      <w:lvlJc w:val="left"/>
      <w:pPr>
        <w:ind w:left="5400" w:hanging="1080"/>
      </w:pPr>
      <w:rPr>
        <w:rFonts w:ascii="Times New Roman" w:hAnsi="Times New Roman" w:hint="default"/>
        <w:sz w:val="22"/>
      </w:rPr>
    </w:lvl>
    <w:lvl w:ilvl="7">
      <w:start w:val="1"/>
      <w:numFmt w:val="decimal"/>
      <w:lvlText w:val="%1.%2.%3.%4.%5.%6.%7.%8"/>
      <w:lvlJc w:val="left"/>
      <w:pPr>
        <w:ind w:left="6480" w:hanging="1440"/>
      </w:pPr>
      <w:rPr>
        <w:rFonts w:ascii="Times New Roman" w:hAnsi="Times New Roman" w:hint="default"/>
        <w:sz w:val="22"/>
      </w:rPr>
    </w:lvl>
    <w:lvl w:ilvl="8">
      <w:start w:val="1"/>
      <w:numFmt w:val="decimal"/>
      <w:lvlText w:val="%1.%2.%3.%4.%5.%6.%7.%8.%9"/>
      <w:lvlJc w:val="left"/>
      <w:pPr>
        <w:ind w:left="7200" w:hanging="1440"/>
      </w:pPr>
      <w:rPr>
        <w:rFonts w:ascii="Times New Roman" w:hAnsi="Times New Roman" w:hint="default"/>
        <w:sz w:val="22"/>
      </w:rPr>
    </w:lvl>
  </w:abstractNum>
  <w:abstractNum w:abstractNumId="30" w15:restartNumberingAfterBreak="0">
    <w:nsid w:val="50F87C99"/>
    <w:multiLevelType w:val="hybridMultilevel"/>
    <w:tmpl w:val="D5C0ABA8"/>
    <w:lvl w:ilvl="0" w:tplc="02921618">
      <w:start w:val="1"/>
      <w:numFmt w:val="lowerLetter"/>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31" w15:restartNumberingAfterBreak="0">
    <w:nsid w:val="57B45F90"/>
    <w:multiLevelType w:val="hybridMultilevel"/>
    <w:tmpl w:val="C14E5EC0"/>
    <w:lvl w:ilvl="0" w:tplc="B672DA1A">
      <w:start w:val="3"/>
      <w:numFmt w:val="decimal"/>
      <w:lvlText w:val="%1"/>
      <w:lvlJc w:val="left"/>
      <w:pPr>
        <w:ind w:left="2475" w:hanging="2115"/>
      </w:pPr>
      <w:rPr>
        <w:rFonts w:ascii="Times New Roman" w:hAnsi="Times New Roman" w:hint="default"/>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5E3B3C59"/>
    <w:multiLevelType w:val="hybridMultilevel"/>
    <w:tmpl w:val="B1B4DEE8"/>
    <w:lvl w:ilvl="0" w:tplc="87FEBBFE">
      <w:start w:val="3"/>
      <w:numFmt w:val="decimal"/>
      <w:lvlText w:val="%1"/>
      <w:lvlJc w:val="left"/>
      <w:pPr>
        <w:ind w:left="3255" w:hanging="2895"/>
      </w:pPr>
      <w:rPr>
        <w:rFonts w:ascii="Times New Roman" w:hAnsi="Times New Roman" w:hint="default"/>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61181FC8"/>
    <w:multiLevelType w:val="multilevel"/>
    <w:tmpl w:val="F1CCB2DE"/>
    <w:lvl w:ilvl="0">
      <w:start w:val="3"/>
      <w:numFmt w:val="decimal"/>
      <w:lvlText w:val="%1.0"/>
      <w:lvlJc w:val="left"/>
      <w:pPr>
        <w:ind w:left="390" w:hanging="390"/>
      </w:pPr>
      <w:rPr>
        <w:rFonts w:ascii="Times New Roman" w:hAnsi="Times New Roman" w:hint="default"/>
        <w:sz w:val="22"/>
      </w:rPr>
    </w:lvl>
    <w:lvl w:ilvl="1">
      <w:start w:val="1"/>
      <w:numFmt w:val="decimal"/>
      <w:lvlText w:val="%1.%2"/>
      <w:lvlJc w:val="left"/>
      <w:pPr>
        <w:ind w:left="1110" w:hanging="390"/>
      </w:pPr>
      <w:rPr>
        <w:rFonts w:ascii="Times New Roman" w:hAnsi="Times New Roman" w:hint="default"/>
        <w:sz w:val="22"/>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2880" w:hanging="720"/>
      </w:pPr>
      <w:rPr>
        <w:rFonts w:ascii="Times New Roman" w:hAnsi="Times New Roman" w:hint="default"/>
        <w:sz w:val="22"/>
      </w:rPr>
    </w:lvl>
    <w:lvl w:ilvl="4">
      <w:start w:val="1"/>
      <w:numFmt w:val="decimal"/>
      <w:lvlText w:val="%1.%2.%3.%4.%5"/>
      <w:lvlJc w:val="left"/>
      <w:pPr>
        <w:ind w:left="3600" w:hanging="720"/>
      </w:pPr>
      <w:rPr>
        <w:rFonts w:ascii="Times New Roman" w:hAnsi="Times New Roman" w:hint="default"/>
        <w:sz w:val="22"/>
      </w:rPr>
    </w:lvl>
    <w:lvl w:ilvl="5">
      <w:start w:val="1"/>
      <w:numFmt w:val="decimal"/>
      <w:lvlText w:val="%1.%2.%3.%4.%5.%6"/>
      <w:lvlJc w:val="left"/>
      <w:pPr>
        <w:ind w:left="4680" w:hanging="1080"/>
      </w:pPr>
      <w:rPr>
        <w:rFonts w:ascii="Times New Roman" w:hAnsi="Times New Roman" w:hint="default"/>
        <w:sz w:val="22"/>
      </w:rPr>
    </w:lvl>
    <w:lvl w:ilvl="6">
      <w:start w:val="1"/>
      <w:numFmt w:val="decimal"/>
      <w:lvlText w:val="%1.%2.%3.%4.%5.%6.%7"/>
      <w:lvlJc w:val="left"/>
      <w:pPr>
        <w:ind w:left="5400" w:hanging="1080"/>
      </w:pPr>
      <w:rPr>
        <w:rFonts w:ascii="Times New Roman" w:hAnsi="Times New Roman" w:hint="default"/>
        <w:sz w:val="22"/>
      </w:rPr>
    </w:lvl>
    <w:lvl w:ilvl="7">
      <w:start w:val="1"/>
      <w:numFmt w:val="decimal"/>
      <w:lvlText w:val="%1.%2.%3.%4.%5.%6.%7.%8"/>
      <w:lvlJc w:val="left"/>
      <w:pPr>
        <w:ind w:left="6480" w:hanging="1440"/>
      </w:pPr>
      <w:rPr>
        <w:rFonts w:ascii="Times New Roman" w:hAnsi="Times New Roman" w:hint="default"/>
        <w:sz w:val="22"/>
      </w:rPr>
    </w:lvl>
    <w:lvl w:ilvl="8">
      <w:start w:val="1"/>
      <w:numFmt w:val="decimal"/>
      <w:lvlText w:val="%1.%2.%3.%4.%5.%6.%7.%8.%9"/>
      <w:lvlJc w:val="left"/>
      <w:pPr>
        <w:ind w:left="7200" w:hanging="1440"/>
      </w:pPr>
      <w:rPr>
        <w:rFonts w:ascii="Times New Roman" w:hAnsi="Times New Roman" w:hint="default"/>
        <w:sz w:val="22"/>
      </w:rPr>
    </w:lvl>
  </w:abstractNum>
  <w:abstractNum w:abstractNumId="34" w15:restartNumberingAfterBreak="0">
    <w:nsid w:val="61BF2B7E"/>
    <w:multiLevelType w:val="hybridMultilevel"/>
    <w:tmpl w:val="5B62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297837"/>
    <w:multiLevelType w:val="hybridMultilevel"/>
    <w:tmpl w:val="763695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582793C"/>
    <w:multiLevelType w:val="singleLevel"/>
    <w:tmpl w:val="04090011"/>
    <w:lvl w:ilvl="0">
      <w:start w:val="1"/>
      <w:numFmt w:val="decimal"/>
      <w:lvlText w:val="%1)"/>
      <w:lvlJc w:val="left"/>
      <w:pPr>
        <w:tabs>
          <w:tab w:val="num" w:pos="360"/>
        </w:tabs>
        <w:ind w:left="360" w:hanging="360"/>
      </w:pPr>
      <w:rPr>
        <w:rFonts w:hint="default"/>
      </w:rPr>
    </w:lvl>
  </w:abstractNum>
  <w:abstractNum w:abstractNumId="37" w15:restartNumberingAfterBreak="0">
    <w:nsid w:val="67091E6C"/>
    <w:multiLevelType w:val="multilevel"/>
    <w:tmpl w:val="8AB0E326"/>
    <w:lvl w:ilvl="0">
      <w:start w:val="3"/>
      <w:numFmt w:val="decimal"/>
      <w:lvlText w:val="%1.0"/>
      <w:lvlJc w:val="left"/>
      <w:pPr>
        <w:ind w:left="390" w:hanging="390"/>
      </w:pPr>
      <w:rPr>
        <w:rFonts w:ascii="Times New Roman" w:hAnsi="Times New Roman" w:hint="default"/>
        <w:sz w:val="22"/>
      </w:rPr>
    </w:lvl>
    <w:lvl w:ilvl="1">
      <w:start w:val="1"/>
      <w:numFmt w:val="decimal"/>
      <w:lvlText w:val="%1.%2"/>
      <w:lvlJc w:val="left"/>
      <w:pPr>
        <w:ind w:left="1110" w:hanging="390"/>
      </w:pPr>
      <w:rPr>
        <w:rFonts w:ascii="Times New Roman" w:hAnsi="Times New Roman" w:hint="default"/>
        <w:sz w:val="22"/>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2880" w:hanging="720"/>
      </w:pPr>
      <w:rPr>
        <w:rFonts w:ascii="Times New Roman" w:hAnsi="Times New Roman" w:hint="default"/>
        <w:sz w:val="22"/>
      </w:rPr>
    </w:lvl>
    <w:lvl w:ilvl="4">
      <w:start w:val="1"/>
      <w:numFmt w:val="decimal"/>
      <w:lvlText w:val="%1.%2.%3.%4.%5"/>
      <w:lvlJc w:val="left"/>
      <w:pPr>
        <w:ind w:left="3600" w:hanging="720"/>
      </w:pPr>
      <w:rPr>
        <w:rFonts w:ascii="Times New Roman" w:hAnsi="Times New Roman" w:hint="default"/>
        <w:sz w:val="22"/>
      </w:rPr>
    </w:lvl>
    <w:lvl w:ilvl="5">
      <w:start w:val="1"/>
      <w:numFmt w:val="decimal"/>
      <w:lvlText w:val="%1.%2.%3.%4.%5.%6"/>
      <w:lvlJc w:val="left"/>
      <w:pPr>
        <w:ind w:left="4680" w:hanging="1080"/>
      </w:pPr>
      <w:rPr>
        <w:rFonts w:ascii="Times New Roman" w:hAnsi="Times New Roman" w:hint="default"/>
        <w:sz w:val="22"/>
      </w:rPr>
    </w:lvl>
    <w:lvl w:ilvl="6">
      <w:start w:val="1"/>
      <w:numFmt w:val="decimal"/>
      <w:lvlText w:val="%1.%2.%3.%4.%5.%6.%7"/>
      <w:lvlJc w:val="left"/>
      <w:pPr>
        <w:ind w:left="5400" w:hanging="1080"/>
      </w:pPr>
      <w:rPr>
        <w:rFonts w:ascii="Times New Roman" w:hAnsi="Times New Roman" w:hint="default"/>
        <w:sz w:val="22"/>
      </w:rPr>
    </w:lvl>
    <w:lvl w:ilvl="7">
      <w:start w:val="1"/>
      <w:numFmt w:val="decimal"/>
      <w:lvlText w:val="%1.%2.%3.%4.%5.%6.%7.%8"/>
      <w:lvlJc w:val="left"/>
      <w:pPr>
        <w:ind w:left="6480" w:hanging="1440"/>
      </w:pPr>
      <w:rPr>
        <w:rFonts w:ascii="Times New Roman" w:hAnsi="Times New Roman" w:hint="default"/>
        <w:sz w:val="22"/>
      </w:rPr>
    </w:lvl>
    <w:lvl w:ilvl="8">
      <w:start w:val="1"/>
      <w:numFmt w:val="decimal"/>
      <w:lvlText w:val="%1.%2.%3.%4.%5.%6.%7.%8.%9"/>
      <w:lvlJc w:val="left"/>
      <w:pPr>
        <w:ind w:left="7200" w:hanging="1440"/>
      </w:pPr>
      <w:rPr>
        <w:rFonts w:ascii="Times New Roman" w:hAnsi="Times New Roman" w:hint="default"/>
        <w:sz w:val="22"/>
      </w:rPr>
    </w:lvl>
  </w:abstractNum>
  <w:abstractNum w:abstractNumId="38" w15:restartNumberingAfterBreak="0">
    <w:nsid w:val="69FF1F7D"/>
    <w:multiLevelType w:val="multilevel"/>
    <w:tmpl w:val="4B14C4C8"/>
    <w:lvl w:ilvl="0">
      <w:start w:val="3"/>
      <w:numFmt w:val="decimal"/>
      <w:lvlText w:val="%1.0"/>
      <w:lvlJc w:val="left"/>
      <w:pPr>
        <w:ind w:left="390" w:hanging="390"/>
      </w:pPr>
      <w:rPr>
        <w:rFonts w:ascii="Times New Roman" w:hAnsi="Times New Roman" w:hint="default"/>
        <w:sz w:val="22"/>
      </w:rPr>
    </w:lvl>
    <w:lvl w:ilvl="1">
      <w:start w:val="1"/>
      <w:numFmt w:val="decimal"/>
      <w:lvlText w:val="%1.%2"/>
      <w:lvlJc w:val="left"/>
      <w:pPr>
        <w:ind w:left="1110" w:hanging="390"/>
      </w:pPr>
      <w:rPr>
        <w:rFonts w:ascii="Times New Roman" w:hAnsi="Times New Roman" w:hint="default"/>
        <w:sz w:val="22"/>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2880" w:hanging="720"/>
      </w:pPr>
      <w:rPr>
        <w:rFonts w:ascii="Times New Roman" w:hAnsi="Times New Roman" w:hint="default"/>
        <w:sz w:val="22"/>
      </w:rPr>
    </w:lvl>
    <w:lvl w:ilvl="4">
      <w:start w:val="1"/>
      <w:numFmt w:val="decimal"/>
      <w:lvlText w:val="%1.%2.%3.%4.%5"/>
      <w:lvlJc w:val="left"/>
      <w:pPr>
        <w:ind w:left="3600" w:hanging="720"/>
      </w:pPr>
      <w:rPr>
        <w:rFonts w:ascii="Times New Roman" w:hAnsi="Times New Roman" w:hint="default"/>
        <w:sz w:val="22"/>
      </w:rPr>
    </w:lvl>
    <w:lvl w:ilvl="5">
      <w:start w:val="1"/>
      <w:numFmt w:val="decimal"/>
      <w:lvlText w:val="%1.%2.%3.%4.%5.%6"/>
      <w:lvlJc w:val="left"/>
      <w:pPr>
        <w:ind w:left="4680" w:hanging="1080"/>
      </w:pPr>
      <w:rPr>
        <w:rFonts w:ascii="Times New Roman" w:hAnsi="Times New Roman" w:hint="default"/>
        <w:sz w:val="22"/>
      </w:rPr>
    </w:lvl>
    <w:lvl w:ilvl="6">
      <w:start w:val="1"/>
      <w:numFmt w:val="decimal"/>
      <w:lvlText w:val="%1.%2.%3.%4.%5.%6.%7"/>
      <w:lvlJc w:val="left"/>
      <w:pPr>
        <w:ind w:left="5400" w:hanging="1080"/>
      </w:pPr>
      <w:rPr>
        <w:rFonts w:ascii="Times New Roman" w:hAnsi="Times New Roman" w:hint="default"/>
        <w:sz w:val="22"/>
      </w:rPr>
    </w:lvl>
    <w:lvl w:ilvl="7">
      <w:start w:val="1"/>
      <w:numFmt w:val="decimal"/>
      <w:lvlText w:val="%1.%2.%3.%4.%5.%6.%7.%8"/>
      <w:lvlJc w:val="left"/>
      <w:pPr>
        <w:ind w:left="6480" w:hanging="1440"/>
      </w:pPr>
      <w:rPr>
        <w:rFonts w:ascii="Times New Roman" w:hAnsi="Times New Roman" w:hint="default"/>
        <w:sz w:val="22"/>
      </w:rPr>
    </w:lvl>
    <w:lvl w:ilvl="8">
      <w:start w:val="1"/>
      <w:numFmt w:val="decimal"/>
      <w:lvlText w:val="%1.%2.%3.%4.%5.%6.%7.%8.%9"/>
      <w:lvlJc w:val="left"/>
      <w:pPr>
        <w:ind w:left="7200" w:hanging="1440"/>
      </w:pPr>
      <w:rPr>
        <w:rFonts w:ascii="Times New Roman" w:hAnsi="Times New Roman" w:hint="default"/>
        <w:sz w:val="22"/>
      </w:rPr>
    </w:lvl>
  </w:abstractNum>
  <w:abstractNum w:abstractNumId="39" w15:restartNumberingAfterBreak="0">
    <w:nsid w:val="6A6027A8"/>
    <w:multiLevelType w:val="multilevel"/>
    <w:tmpl w:val="ED22DDD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862"/>
        </w:tabs>
        <w:ind w:left="862" w:hanging="720"/>
      </w:pPr>
      <w:rPr>
        <w:rFonts w:ascii="Times New Roman" w:hAnsi="Times New Roman"/>
        <w:b w:val="0"/>
        <w:bCs w:val="0"/>
        <w:i w:val="0"/>
        <w:iCs w:val="0"/>
        <w:caps w:val="0"/>
        <w:smallCaps w:val="0"/>
        <w:strike w:val="0"/>
        <w:dstrike w:val="0"/>
        <w:color w:val="auto"/>
        <w:spacing w:val="0"/>
        <w:w w:val="100"/>
        <w:kern w:val="0"/>
        <w:position w:val="0"/>
        <w:sz w:val="24"/>
        <w:u w:val="none"/>
        <w:effect w:val="none"/>
        <w:bdr w:val="none" w:sz="0" w:space="0" w:color="auto"/>
        <w:shd w:val="clear" w:color="auto" w:fill="auto"/>
        <w:em w:val="none"/>
      </w:rPr>
    </w:lvl>
    <w:lvl w:ilvl="3">
      <w:start w:val="1"/>
      <w:numFmt w:val="decimal"/>
      <w:pStyle w:val="Heading4"/>
      <w:lvlText w:val="%1.%2.%3.%4"/>
      <w:lvlJc w:val="left"/>
      <w:pPr>
        <w:tabs>
          <w:tab w:val="num" w:pos="2708"/>
        </w:tabs>
        <w:ind w:left="2708"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0" w15:restartNumberingAfterBreak="0">
    <w:nsid w:val="6BB722B1"/>
    <w:multiLevelType w:val="hybridMultilevel"/>
    <w:tmpl w:val="C3DEBB1E"/>
    <w:lvl w:ilvl="0" w:tplc="4F8627DE">
      <w:start w:val="3"/>
      <w:numFmt w:val="decimal"/>
      <w:lvlText w:val="%1"/>
      <w:lvlJc w:val="left"/>
      <w:pPr>
        <w:ind w:left="3345" w:hanging="2985"/>
      </w:pPr>
      <w:rPr>
        <w:rFonts w:ascii="Times New Roman" w:hAnsi="Times New Roman" w:hint="default"/>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6D175693"/>
    <w:multiLevelType w:val="singleLevel"/>
    <w:tmpl w:val="5ED6A92C"/>
    <w:lvl w:ilvl="0">
      <w:start w:val="1"/>
      <w:numFmt w:val="none"/>
      <w:lvlText w:val=""/>
      <w:legacy w:legacy="1" w:legacySpace="0" w:legacyIndent="283"/>
      <w:lvlJc w:val="left"/>
    </w:lvl>
  </w:abstractNum>
  <w:abstractNum w:abstractNumId="42" w15:restartNumberingAfterBreak="0">
    <w:nsid w:val="6E95102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70617CA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718E2BD3"/>
    <w:multiLevelType w:val="singleLevel"/>
    <w:tmpl w:val="F072D660"/>
    <w:lvl w:ilvl="0">
      <w:numFmt w:val="decimal"/>
      <w:lvlText w:val="%1"/>
      <w:lvlJc w:val="left"/>
      <w:pPr>
        <w:tabs>
          <w:tab w:val="num" w:pos="720"/>
        </w:tabs>
        <w:ind w:left="720" w:hanging="720"/>
      </w:pPr>
      <w:rPr>
        <w:rFonts w:hint="default"/>
      </w:rPr>
    </w:lvl>
  </w:abstractNum>
  <w:abstractNum w:abstractNumId="45" w15:restartNumberingAfterBreak="0">
    <w:nsid w:val="74C9190B"/>
    <w:multiLevelType w:val="hybridMultilevel"/>
    <w:tmpl w:val="7A489736"/>
    <w:lvl w:ilvl="0" w:tplc="E8242A0C">
      <w:start w:val="3"/>
      <w:numFmt w:val="decimal"/>
      <w:lvlText w:val="(%1)"/>
      <w:lvlJc w:val="left"/>
      <w:pPr>
        <w:ind w:left="3255" w:hanging="2895"/>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75F57897"/>
    <w:multiLevelType w:val="hybridMultilevel"/>
    <w:tmpl w:val="10527BB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777B0C7A"/>
    <w:multiLevelType w:val="hybridMultilevel"/>
    <w:tmpl w:val="2FB487CE"/>
    <w:lvl w:ilvl="0" w:tplc="BC5A55CE">
      <w:start w:val="3"/>
      <w:numFmt w:val="decimal"/>
      <w:lvlText w:val="%1"/>
      <w:lvlJc w:val="left"/>
      <w:pPr>
        <w:ind w:left="3255" w:hanging="2895"/>
      </w:pPr>
      <w:rPr>
        <w:rFonts w:ascii="Times New Roman" w:hAnsi="Times New Roman" w:hint="default"/>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782455B6"/>
    <w:multiLevelType w:val="hybridMultilevel"/>
    <w:tmpl w:val="7FAC6254"/>
    <w:lvl w:ilvl="0" w:tplc="3C364DBC">
      <w:start w:val="3"/>
      <w:numFmt w:val="decimal"/>
      <w:lvlText w:val="%1"/>
      <w:lvlJc w:val="left"/>
      <w:pPr>
        <w:ind w:left="3255" w:hanging="2895"/>
      </w:pPr>
      <w:rPr>
        <w:rFonts w:ascii="Times New Roman" w:hAnsi="Times New Roman" w:hint="default"/>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78620A2B"/>
    <w:multiLevelType w:val="hybridMultilevel"/>
    <w:tmpl w:val="9092CEF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0" w15:restartNumberingAfterBreak="0">
    <w:nsid w:val="7AEA44A3"/>
    <w:multiLevelType w:val="hybridMultilevel"/>
    <w:tmpl w:val="4EE04466"/>
    <w:lvl w:ilvl="0" w:tplc="E69EC37E">
      <w:start w:val="3"/>
      <w:numFmt w:val="decimal"/>
      <w:lvlText w:val="%1"/>
      <w:lvlJc w:val="left"/>
      <w:pPr>
        <w:ind w:left="750" w:hanging="390"/>
      </w:pPr>
      <w:rPr>
        <w:rFonts w:ascii="Times New Roman" w:hAnsi="Times New Roman" w:hint="default"/>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1" w15:restartNumberingAfterBreak="0">
    <w:nsid w:val="7D847A69"/>
    <w:multiLevelType w:val="multilevel"/>
    <w:tmpl w:val="AD5E7AEE"/>
    <w:lvl w:ilvl="0">
      <w:start w:val="3"/>
      <w:numFmt w:val="decimal"/>
      <w:lvlText w:val="%1.0"/>
      <w:lvlJc w:val="left"/>
      <w:pPr>
        <w:ind w:left="390" w:hanging="390"/>
      </w:pPr>
      <w:rPr>
        <w:rFonts w:ascii="Times New Roman" w:hAnsi="Times New Roman" w:hint="default"/>
        <w:sz w:val="22"/>
      </w:rPr>
    </w:lvl>
    <w:lvl w:ilvl="1">
      <w:start w:val="1"/>
      <w:numFmt w:val="decimal"/>
      <w:lvlText w:val="%1.%2"/>
      <w:lvlJc w:val="left"/>
      <w:pPr>
        <w:ind w:left="1110" w:hanging="390"/>
      </w:pPr>
      <w:rPr>
        <w:rFonts w:ascii="Times New Roman" w:hAnsi="Times New Roman" w:hint="default"/>
        <w:sz w:val="22"/>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2880" w:hanging="720"/>
      </w:pPr>
      <w:rPr>
        <w:rFonts w:ascii="Times New Roman" w:hAnsi="Times New Roman" w:hint="default"/>
        <w:sz w:val="22"/>
      </w:rPr>
    </w:lvl>
    <w:lvl w:ilvl="4">
      <w:start w:val="1"/>
      <w:numFmt w:val="decimal"/>
      <w:lvlText w:val="%1.%2.%3.%4.%5"/>
      <w:lvlJc w:val="left"/>
      <w:pPr>
        <w:ind w:left="3600" w:hanging="720"/>
      </w:pPr>
      <w:rPr>
        <w:rFonts w:ascii="Times New Roman" w:hAnsi="Times New Roman" w:hint="default"/>
        <w:sz w:val="22"/>
      </w:rPr>
    </w:lvl>
    <w:lvl w:ilvl="5">
      <w:start w:val="1"/>
      <w:numFmt w:val="decimal"/>
      <w:lvlText w:val="%1.%2.%3.%4.%5.%6"/>
      <w:lvlJc w:val="left"/>
      <w:pPr>
        <w:ind w:left="4680" w:hanging="1080"/>
      </w:pPr>
      <w:rPr>
        <w:rFonts w:ascii="Times New Roman" w:hAnsi="Times New Roman" w:hint="default"/>
        <w:sz w:val="22"/>
      </w:rPr>
    </w:lvl>
    <w:lvl w:ilvl="6">
      <w:start w:val="1"/>
      <w:numFmt w:val="decimal"/>
      <w:lvlText w:val="%1.%2.%3.%4.%5.%6.%7"/>
      <w:lvlJc w:val="left"/>
      <w:pPr>
        <w:ind w:left="5400" w:hanging="1080"/>
      </w:pPr>
      <w:rPr>
        <w:rFonts w:ascii="Times New Roman" w:hAnsi="Times New Roman" w:hint="default"/>
        <w:sz w:val="22"/>
      </w:rPr>
    </w:lvl>
    <w:lvl w:ilvl="7">
      <w:start w:val="1"/>
      <w:numFmt w:val="decimal"/>
      <w:lvlText w:val="%1.%2.%3.%4.%5.%6.%7.%8"/>
      <w:lvlJc w:val="left"/>
      <w:pPr>
        <w:ind w:left="6480" w:hanging="1440"/>
      </w:pPr>
      <w:rPr>
        <w:rFonts w:ascii="Times New Roman" w:hAnsi="Times New Roman" w:hint="default"/>
        <w:sz w:val="22"/>
      </w:rPr>
    </w:lvl>
    <w:lvl w:ilvl="8">
      <w:start w:val="1"/>
      <w:numFmt w:val="decimal"/>
      <w:lvlText w:val="%1.%2.%3.%4.%5.%6.%7.%8.%9"/>
      <w:lvlJc w:val="left"/>
      <w:pPr>
        <w:ind w:left="7200" w:hanging="1440"/>
      </w:pPr>
      <w:rPr>
        <w:rFonts w:ascii="Times New Roman" w:hAnsi="Times New Roman" w:hint="default"/>
        <w:sz w:val="22"/>
      </w:rPr>
    </w:lvl>
  </w:abstractNum>
  <w:num w:numId="1" w16cid:durableId="1174105214">
    <w:abstractNumId w:val="39"/>
  </w:num>
  <w:num w:numId="2" w16cid:durableId="1609580218">
    <w:abstractNumId w:val="43"/>
  </w:num>
  <w:num w:numId="3" w16cid:durableId="582879525">
    <w:abstractNumId w:val="44"/>
  </w:num>
  <w:num w:numId="4" w16cid:durableId="153764390">
    <w:abstractNumId w:val="36"/>
  </w:num>
  <w:num w:numId="5" w16cid:durableId="1349673922">
    <w:abstractNumId w:val="42"/>
  </w:num>
  <w:num w:numId="6" w16cid:durableId="1662849691">
    <w:abstractNumId w:val="20"/>
  </w:num>
  <w:num w:numId="7" w16cid:durableId="1342899549">
    <w:abstractNumId w:val="25"/>
  </w:num>
  <w:num w:numId="8" w16cid:durableId="94908839">
    <w:abstractNumId w:val="3"/>
  </w:num>
  <w:num w:numId="9" w16cid:durableId="656421859">
    <w:abstractNumId w:val="0"/>
  </w:num>
  <w:num w:numId="10" w16cid:durableId="545525963">
    <w:abstractNumId w:val="34"/>
  </w:num>
  <w:num w:numId="11" w16cid:durableId="1852572416">
    <w:abstractNumId w:val="9"/>
  </w:num>
  <w:num w:numId="12" w16cid:durableId="636226083">
    <w:abstractNumId w:val="1"/>
  </w:num>
  <w:num w:numId="13" w16cid:durableId="1537963512">
    <w:abstractNumId w:val="41"/>
  </w:num>
  <w:num w:numId="14" w16cid:durableId="480653702">
    <w:abstractNumId w:val="26"/>
  </w:num>
  <w:num w:numId="15" w16cid:durableId="912545989">
    <w:abstractNumId w:val="18"/>
  </w:num>
  <w:num w:numId="16" w16cid:durableId="1767071335">
    <w:abstractNumId w:val="46"/>
  </w:num>
  <w:num w:numId="17" w16cid:durableId="1010255884">
    <w:abstractNumId w:val="22"/>
  </w:num>
  <w:num w:numId="18" w16cid:durableId="222371939">
    <w:abstractNumId w:val="49"/>
  </w:num>
  <w:num w:numId="19" w16cid:durableId="1900943948">
    <w:abstractNumId w:val="4"/>
  </w:num>
  <w:num w:numId="20" w16cid:durableId="1744791221">
    <w:abstractNumId w:val="15"/>
  </w:num>
  <w:num w:numId="21" w16cid:durableId="1813205310">
    <w:abstractNumId w:val="39"/>
  </w:num>
  <w:num w:numId="22" w16cid:durableId="676079342">
    <w:abstractNumId w:val="39"/>
  </w:num>
  <w:num w:numId="23" w16cid:durableId="1342396083">
    <w:abstractNumId w:val="39"/>
  </w:num>
  <w:num w:numId="24" w16cid:durableId="904797977">
    <w:abstractNumId w:val="12"/>
  </w:num>
  <w:num w:numId="25" w16cid:durableId="882137492">
    <w:abstractNumId w:val="30"/>
  </w:num>
  <w:num w:numId="26" w16cid:durableId="1109005974">
    <w:abstractNumId w:val="27"/>
  </w:num>
  <w:num w:numId="27" w16cid:durableId="1152526721">
    <w:abstractNumId w:val="17"/>
  </w:num>
  <w:num w:numId="28" w16cid:durableId="1489325566">
    <w:abstractNumId w:val="35"/>
  </w:num>
  <w:num w:numId="29" w16cid:durableId="411245243">
    <w:abstractNumId w:val="8"/>
  </w:num>
  <w:num w:numId="30" w16cid:durableId="1986817557">
    <w:abstractNumId w:val="2"/>
  </w:num>
  <w:num w:numId="31" w16cid:durableId="1162283110">
    <w:abstractNumId w:val="10"/>
  </w:num>
  <w:num w:numId="32" w16cid:durableId="1001204060">
    <w:abstractNumId w:val="50"/>
  </w:num>
  <w:num w:numId="33" w16cid:durableId="1644964137">
    <w:abstractNumId w:val="23"/>
  </w:num>
  <w:num w:numId="34" w16cid:durableId="1262035227">
    <w:abstractNumId w:val="13"/>
  </w:num>
  <w:num w:numId="35" w16cid:durableId="1787771457">
    <w:abstractNumId w:val="33"/>
  </w:num>
  <w:num w:numId="36" w16cid:durableId="2109235594">
    <w:abstractNumId w:val="51"/>
  </w:num>
  <w:num w:numId="37" w16cid:durableId="12537957">
    <w:abstractNumId w:val="40"/>
  </w:num>
  <w:num w:numId="38" w16cid:durableId="1618558667">
    <w:abstractNumId w:val="38"/>
  </w:num>
  <w:num w:numId="39" w16cid:durableId="1820146272">
    <w:abstractNumId w:val="19"/>
  </w:num>
  <w:num w:numId="40" w16cid:durableId="659041543">
    <w:abstractNumId w:val="37"/>
  </w:num>
  <w:num w:numId="41" w16cid:durableId="1559123585">
    <w:abstractNumId w:val="24"/>
  </w:num>
  <w:num w:numId="42" w16cid:durableId="1730761420">
    <w:abstractNumId w:val="5"/>
  </w:num>
  <w:num w:numId="43" w16cid:durableId="1229727670">
    <w:abstractNumId w:val="16"/>
  </w:num>
  <w:num w:numId="44" w16cid:durableId="750009295">
    <w:abstractNumId w:val="7"/>
  </w:num>
  <w:num w:numId="45" w16cid:durableId="1185628632">
    <w:abstractNumId w:val="45"/>
  </w:num>
  <w:num w:numId="46" w16cid:durableId="1398935387">
    <w:abstractNumId w:val="47"/>
  </w:num>
  <w:num w:numId="47" w16cid:durableId="1370571838">
    <w:abstractNumId w:val="6"/>
  </w:num>
  <w:num w:numId="48" w16cid:durableId="1399598486">
    <w:abstractNumId w:val="14"/>
  </w:num>
  <w:num w:numId="49" w16cid:durableId="1797600700">
    <w:abstractNumId w:val="48"/>
  </w:num>
  <w:num w:numId="50" w16cid:durableId="2018919881">
    <w:abstractNumId w:val="21"/>
  </w:num>
  <w:num w:numId="51" w16cid:durableId="1937712692">
    <w:abstractNumId w:val="29"/>
  </w:num>
  <w:num w:numId="52" w16cid:durableId="909774974">
    <w:abstractNumId w:val="32"/>
  </w:num>
  <w:num w:numId="53" w16cid:durableId="1078676478">
    <w:abstractNumId w:val="31"/>
  </w:num>
  <w:num w:numId="54" w16cid:durableId="1415980600">
    <w:abstractNumId w:val="11"/>
  </w:num>
  <w:num w:numId="55" w16cid:durableId="182592750">
    <w:abstractNumId w:val="28"/>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ngliang Xie">
    <w15:presenceInfo w15:providerId="None" w15:userId="Mingliang Xie"/>
  </w15:person>
  <w15:person w15:author="danyang">
    <w15:presenceInfo w15:providerId="None" w15:userId="dany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hideSpellingError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LQwtjAxMbSwMDI1NzNV0lEKTi0uzszPAykwqwUAjcCW/iwAAAA="/>
  </w:docVars>
  <w:rsids>
    <w:rsidRoot w:val="00DB1505"/>
    <w:rsid w:val="000038D3"/>
    <w:rsid w:val="000101EB"/>
    <w:rsid w:val="00012BB5"/>
    <w:rsid w:val="00015F81"/>
    <w:rsid w:val="00023F7A"/>
    <w:rsid w:val="0002615E"/>
    <w:rsid w:val="00030741"/>
    <w:rsid w:val="00031001"/>
    <w:rsid w:val="0003219C"/>
    <w:rsid w:val="00033A04"/>
    <w:rsid w:val="00035335"/>
    <w:rsid w:val="0003672E"/>
    <w:rsid w:val="00044C09"/>
    <w:rsid w:val="00045AE9"/>
    <w:rsid w:val="00050754"/>
    <w:rsid w:val="0005154B"/>
    <w:rsid w:val="0005419F"/>
    <w:rsid w:val="0005623D"/>
    <w:rsid w:val="000578C9"/>
    <w:rsid w:val="00061895"/>
    <w:rsid w:val="000664CC"/>
    <w:rsid w:val="00074DFB"/>
    <w:rsid w:val="00075159"/>
    <w:rsid w:val="0007683C"/>
    <w:rsid w:val="00077E51"/>
    <w:rsid w:val="00077F13"/>
    <w:rsid w:val="00080A9A"/>
    <w:rsid w:val="00083C3D"/>
    <w:rsid w:val="00085CEC"/>
    <w:rsid w:val="00090336"/>
    <w:rsid w:val="00090D5F"/>
    <w:rsid w:val="000939AE"/>
    <w:rsid w:val="00094221"/>
    <w:rsid w:val="00094774"/>
    <w:rsid w:val="00094E6D"/>
    <w:rsid w:val="000967E4"/>
    <w:rsid w:val="000A16F4"/>
    <w:rsid w:val="000A6668"/>
    <w:rsid w:val="000A7EA2"/>
    <w:rsid w:val="000B0727"/>
    <w:rsid w:val="000B6578"/>
    <w:rsid w:val="000C0348"/>
    <w:rsid w:val="000D018B"/>
    <w:rsid w:val="000D65C0"/>
    <w:rsid w:val="000D6FBA"/>
    <w:rsid w:val="000E2BF6"/>
    <w:rsid w:val="000E5CF3"/>
    <w:rsid w:val="000F181C"/>
    <w:rsid w:val="000F370C"/>
    <w:rsid w:val="000F4082"/>
    <w:rsid w:val="000F7E85"/>
    <w:rsid w:val="00100AA6"/>
    <w:rsid w:val="00103381"/>
    <w:rsid w:val="00103C53"/>
    <w:rsid w:val="0010618E"/>
    <w:rsid w:val="001178BC"/>
    <w:rsid w:val="001179AA"/>
    <w:rsid w:val="00120B39"/>
    <w:rsid w:val="0012319F"/>
    <w:rsid w:val="001236F8"/>
    <w:rsid w:val="0012625D"/>
    <w:rsid w:val="001302CF"/>
    <w:rsid w:val="001302F0"/>
    <w:rsid w:val="00130860"/>
    <w:rsid w:val="00130C2D"/>
    <w:rsid w:val="00133357"/>
    <w:rsid w:val="00134C89"/>
    <w:rsid w:val="00136EDF"/>
    <w:rsid w:val="0014017E"/>
    <w:rsid w:val="001423E5"/>
    <w:rsid w:val="001451E5"/>
    <w:rsid w:val="00147CDC"/>
    <w:rsid w:val="00147EDF"/>
    <w:rsid w:val="00154609"/>
    <w:rsid w:val="0015567F"/>
    <w:rsid w:val="001557AC"/>
    <w:rsid w:val="0015624E"/>
    <w:rsid w:val="00156AD3"/>
    <w:rsid w:val="00173938"/>
    <w:rsid w:val="00180C98"/>
    <w:rsid w:val="001841B2"/>
    <w:rsid w:val="00190C15"/>
    <w:rsid w:val="00192662"/>
    <w:rsid w:val="001942B9"/>
    <w:rsid w:val="0019452F"/>
    <w:rsid w:val="001B4C5E"/>
    <w:rsid w:val="001B4DFA"/>
    <w:rsid w:val="001B6382"/>
    <w:rsid w:val="001B795E"/>
    <w:rsid w:val="001C0573"/>
    <w:rsid w:val="001C3040"/>
    <w:rsid w:val="001C5E0C"/>
    <w:rsid w:val="001E1FA2"/>
    <w:rsid w:val="001E40FF"/>
    <w:rsid w:val="001E44D4"/>
    <w:rsid w:val="001E4656"/>
    <w:rsid w:val="001F30A1"/>
    <w:rsid w:val="00200821"/>
    <w:rsid w:val="00202F6F"/>
    <w:rsid w:val="00206EF3"/>
    <w:rsid w:val="0020757B"/>
    <w:rsid w:val="0021430C"/>
    <w:rsid w:val="00214FE7"/>
    <w:rsid w:val="0021556D"/>
    <w:rsid w:val="0021635C"/>
    <w:rsid w:val="00221C90"/>
    <w:rsid w:val="00223050"/>
    <w:rsid w:val="00225AF8"/>
    <w:rsid w:val="00227BDC"/>
    <w:rsid w:val="00234AF9"/>
    <w:rsid w:val="00237054"/>
    <w:rsid w:val="00251239"/>
    <w:rsid w:val="002514A8"/>
    <w:rsid w:val="00253A86"/>
    <w:rsid w:val="00253DB2"/>
    <w:rsid w:val="002543FA"/>
    <w:rsid w:val="00255F46"/>
    <w:rsid w:val="0025769D"/>
    <w:rsid w:val="0026076E"/>
    <w:rsid w:val="002609EB"/>
    <w:rsid w:val="0026137B"/>
    <w:rsid w:val="00264B41"/>
    <w:rsid w:val="00264EF8"/>
    <w:rsid w:val="00265E32"/>
    <w:rsid w:val="00266937"/>
    <w:rsid w:val="002738A8"/>
    <w:rsid w:val="00274893"/>
    <w:rsid w:val="0027734F"/>
    <w:rsid w:val="00277AE3"/>
    <w:rsid w:val="00280326"/>
    <w:rsid w:val="0028193B"/>
    <w:rsid w:val="00283971"/>
    <w:rsid w:val="00291206"/>
    <w:rsid w:val="0029149D"/>
    <w:rsid w:val="00294AC9"/>
    <w:rsid w:val="002A0910"/>
    <w:rsid w:val="002B160E"/>
    <w:rsid w:val="002B7B5D"/>
    <w:rsid w:val="002C3D09"/>
    <w:rsid w:val="002D22BC"/>
    <w:rsid w:val="002D4868"/>
    <w:rsid w:val="002D592C"/>
    <w:rsid w:val="002D60F8"/>
    <w:rsid w:val="002D7F53"/>
    <w:rsid w:val="002E5993"/>
    <w:rsid w:val="002F3B20"/>
    <w:rsid w:val="002F6C10"/>
    <w:rsid w:val="00301520"/>
    <w:rsid w:val="00314034"/>
    <w:rsid w:val="003154B9"/>
    <w:rsid w:val="00315586"/>
    <w:rsid w:val="00317E95"/>
    <w:rsid w:val="0033097E"/>
    <w:rsid w:val="00337AEA"/>
    <w:rsid w:val="003404C6"/>
    <w:rsid w:val="00340530"/>
    <w:rsid w:val="00340F1E"/>
    <w:rsid w:val="00341AD8"/>
    <w:rsid w:val="00343839"/>
    <w:rsid w:val="00345D19"/>
    <w:rsid w:val="00355380"/>
    <w:rsid w:val="0036063D"/>
    <w:rsid w:val="00366458"/>
    <w:rsid w:val="00366B42"/>
    <w:rsid w:val="003679D1"/>
    <w:rsid w:val="00370E7B"/>
    <w:rsid w:val="00371085"/>
    <w:rsid w:val="00376165"/>
    <w:rsid w:val="00383BA6"/>
    <w:rsid w:val="00387B4C"/>
    <w:rsid w:val="00397A06"/>
    <w:rsid w:val="003A0A21"/>
    <w:rsid w:val="003B03CB"/>
    <w:rsid w:val="003B3CBE"/>
    <w:rsid w:val="003B5113"/>
    <w:rsid w:val="003C1253"/>
    <w:rsid w:val="003C20EA"/>
    <w:rsid w:val="003C5B88"/>
    <w:rsid w:val="003C6D60"/>
    <w:rsid w:val="003D01BF"/>
    <w:rsid w:val="003D2A55"/>
    <w:rsid w:val="003D33B0"/>
    <w:rsid w:val="003D7B43"/>
    <w:rsid w:val="003E4B45"/>
    <w:rsid w:val="003E7E8D"/>
    <w:rsid w:val="003F0F6C"/>
    <w:rsid w:val="003F1EE7"/>
    <w:rsid w:val="003F432E"/>
    <w:rsid w:val="003F4C3E"/>
    <w:rsid w:val="003F6796"/>
    <w:rsid w:val="00401AAD"/>
    <w:rsid w:val="00407315"/>
    <w:rsid w:val="00413866"/>
    <w:rsid w:val="00413C88"/>
    <w:rsid w:val="00414603"/>
    <w:rsid w:val="00414E84"/>
    <w:rsid w:val="00415F02"/>
    <w:rsid w:val="004165A8"/>
    <w:rsid w:val="004209F1"/>
    <w:rsid w:val="0042430C"/>
    <w:rsid w:val="004259E7"/>
    <w:rsid w:val="004264F2"/>
    <w:rsid w:val="0042654F"/>
    <w:rsid w:val="0043146F"/>
    <w:rsid w:val="00435E37"/>
    <w:rsid w:val="0044170C"/>
    <w:rsid w:val="004469B0"/>
    <w:rsid w:val="00450D39"/>
    <w:rsid w:val="00451636"/>
    <w:rsid w:val="0045419B"/>
    <w:rsid w:val="0046041D"/>
    <w:rsid w:val="004716A2"/>
    <w:rsid w:val="0047372D"/>
    <w:rsid w:val="00473E3E"/>
    <w:rsid w:val="00476F99"/>
    <w:rsid w:val="004773EE"/>
    <w:rsid w:val="0048086F"/>
    <w:rsid w:val="0048230C"/>
    <w:rsid w:val="0048558D"/>
    <w:rsid w:val="00487A8C"/>
    <w:rsid w:val="0049378E"/>
    <w:rsid w:val="004947EF"/>
    <w:rsid w:val="00496CFA"/>
    <w:rsid w:val="00497BD1"/>
    <w:rsid w:val="004A1326"/>
    <w:rsid w:val="004A2CBD"/>
    <w:rsid w:val="004A3333"/>
    <w:rsid w:val="004A610C"/>
    <w:rsid w:val="004B0AEF"/>
    <w:rsid w:val="004B2FB0"/>
    <w:rsid w:val="004B41D7"/>
    <w:rsid w:val="004B46A6"/>
    <w:rsid w:val="004B5D9D"/>
    <w:rsid w:val="004C310C"/>
    <w:rsid w:val="004C6A69"/>
    <w:rsid w:val="004C772D"/>
    <w:rsid w:val="004D080E"/>
    <w:rsid w:val="004D15B6"/>
    <w:rsid w:val="004D4A9F"/>
    <w:rsid w:val="004D5C9F"/>
    <w:rsid w:val="004E1ADD"/>
    <w:rsid w:val="004E26B7"/>
    <w:rsid w:val="004E7B13"/>
    <w:rsid w:val="005037DE"/>
    <w:rsid w:val="00504CB8"/>
    <w:rsid w:val="0051032C"/>
    <w:rsid w:val="005112CE"/>
    <w:rsid w:val="00514811"/>
    <w:rsid w:val="0052174C"/>
    <w:rsid w:val="00522CE1"/>
    <w:rsid w:val="0052475C"/>
    <w:rsid w:val="005275F2"/>
    <w:rsid w:val="00532D04"/>
    <w:rsid w:val="005333EC"/>
    <w:rsid w:val="00534AA3"/>
    <w:rsid w:val="00542BAC"/>
    <w:rsid w:val="00543581"/>
    <w:rsid w:val="00545B4A"/>
    <w:rsid w:val="00547B39"/>
    <w:rsid w:val="0055022B"/>
    <w:rsid w:val="005553BE"/>
    <w:rsid w:val="005608B1"/>
    <w:rsid w:val="0057219C"/>
    <w:rsid w:val="00572B9E"/>
    <w:rsid w:val="00573339"/>
    <w:rsid w:val="00577A8E"/>
    <w:rsid w:val="00583D75"/>
    <w:rsid w:val="00587294"/>
    <w:rsid w:val="00593598"/>
    <w:rsid w:val="005957A9"/>
    <w:rsid w:val="00595999"/>
    <w:rsid w:val="00596A17"/>
    <w:rsid w:val="0059709D"/>
    <w:rsid w:val="005972BE"/>
    <w:rsid w:val="005A45D7"/>
    <w:rsid w:val="005A6CCC"/>
    <w:rsid w:val="005B34A7"/>
    <w:rsid w:val="005C0523"/>
    <w:rsid w:val="005C0C03"/>
    <w:rsid w:val="005D0EB0"/>
    <w:rsid w:val="005D178B"/>
    <w:rsid w:val="005D37DD"/>
    <w:rsid w:val="005D53B7"/>
    <w:rsid w:val="005E0E5C"/>
    <w:rsid w:val="005E172F"/>
    <w:rsid w:val="005E207F"/>
    <w:rsid w:val="005E798F"/>
    <w:rsid w:val="005F344F"/>
    <w:rsid w:val="005F4E64"/>
    <w:rsid w:val="00603A24"/>
    <w:rsid w:val="0060595C"/>
    <w:rsid w:val="00606172"/>
    <w:rsid w:val="00612C27"/>
    <w:rsid w:val="00614004"/>
    <w:rsid w:val="006227CA"/>
    <w:rsid w:val="00623018"/>
    <w:rsid w:val="00623A9B"/>
    <w:rsid w:val="00625887"/>
    <w:rsid w:val="0062605B"/>
    <w:rsid w:val="006264BB"/>
    <w:rsid w:val="00631446"/>
    <w:rsid w:val="00634EE2"/>
    <w:rsid w:val="006441D5"/>
    <w:rsid w:val="00646279"/>
    <w:rsid w:val="00646D20"/>
    <w:rsid w:val="006574E6"/>
    <w:rsid w:val="00660786"/>
    <w:rsid w:val="00663410"/>
    <w:rsid w:val="0067095F"/>
    <w:rsid w:val="00673E16"/>
    <w:rsid w:val="006746AF"/>
    <w:rsid w:val="00675D6C"/>
    <w:rsid w:val="00685D3A"/>
    <w:rsid w:val="00686F98"/>
    <w:rsid w:val="00687254"/>
    <w:rsid w:val="00691C15"/>
    <w:rsid w:val="00692B74"/>
    <w:rsid w:val="0069610C"/>
    <w:rsid w:val="006B11EB"/>
    <w:rsid w:val="006B680E"/>
    <w:rsid w:val="006C135A"/>
    <w:rsid w:val="006C185A"/>
    <w:rsid w:val="006C1DBC"/>
    <w:rsid w:val="006C5428"/>
    <w:rsid w:val="006C7BFB"/>
    <w:rsid w:val="006D0E8A"/>
    <w:rsid w:val="006D413E"/>
    <w:rsid w:val="006D4820"/>
    <w:rsid w:val="006D6881"/>
    <w:rsid w:val="006E2131"/>
    <w:rsid w:val="006E2A97"/>
    <w:rsid w:val="006E449C"/>
    <w:rsid w:val="006F0B25"/>
    <w:rsid w:val="006F1735"/>
    <w:rsid w:val="006F4D4C"/>
    <w:rsid w:val="006F5365"/>
    <w:rsid w:val="006F5464"/>
    <w:rsid w:val="007017B9"/>
    <w:rsid w:val="00703719"/>
    <w:rsid w:val="007079DD"/>
    <w:rsid w:val="0071373F"/>
    <w:rsid w:val="00713D79"/>
    <w:rsid w:val="00714EE1"/>
    <w:rsid w:val="00722FAD"/>
    <w:rsid w:val="007239FB"/>
    <w:rsid w:val="00724288"/>
    <w:rsid w:val="00726891"/>
    <w:rsid w:val="007273A2"/>
    <w:rsid w:val="007305C5"/>
    <w:rsid w:val="00732E97"/>
    <w:rsid w:val="0073318D"/>
    <w:rsid w:val="0074503B"/>
    <w:rsid w:val="007469B4"/>
    <w:rsid w:val="0074798F"/>
    <w:rsid w:val="007504E4"/>
    <w:rsid w:val="00750592"/>
    <w:rsid w:val="0075340C"/>
    <w:rsid w:val="00754FCC"/>
    <w:rsid w:val="00755731"/>
    <w:rsid w:val="00761A2F"/>
    <w:rsid w:val="00762437"/>
    <w:rsid w:val="007717E0"/>
    <w:rsid w:val="00771D34"/>
    <w:rsid w:val="0077235F"/>
    <w:rsid w:val="00774F90"/>
    <w:rsid w:val="00777FC2"/>
    <w:rsid w:val="00786FF9"/>
    <w:rsid w:val="00792C43"/>
    <w:rsid w:val="007A034C"/>
    <w:rsid w:val="007B2F88"/>
    <w:rsid w:val="007B4DD5"/>
    <w:rsid w:val="007B6987"/>
    <w:rsid w:val="007C19BF"/>
    <w:rsid w:val="007C23DA"/>
    <w:rsid w:val="007C2EEA"/>
    <w:rsid w:val="007C439D"/>
    <w:rsid w:val="007C60BE"/>
    <w:rsid w:val="007D32E5"/>
    <w:rsid w:val="007D42FF"/>
    <w:rsid w:val="007D5F64"/>
    <w:rsid w:val="007E208F"/>
    <w:rsid w:val="007E2161"/>
    <w:rsid w:val="007E3D7E"/>
    <w:rsid w:val="007E4B18"/>
    <w:rsid w:val="007E513C"/>
    <w:rsid w:val="007E71C8"/>
    <w:rsid w:val="007F103F"/>
    <w:rsid w:val="007F135D"/>
    <w:rsid w:val="007F43C2"/>
    <w:rsid w:val="007F458F"/>
    <w:rsid w:val="007F4867"/>
    <w:rsid w:val="007F4D23"/>
    <w:rsid w:val="008026D9"/>
    <w:rsid w:val="0080282D"/>
    <w:rsid w:val="00802AB4"/>
    <w:rsid w:val="00804A92"/>
    <w:rsid w:val="00830152"/>
    <w:rsid w:val="00840432"/>
    <w:rsid w:val="00840B6A"/>
    <w:rsid w:val="008448F3"/>
    <w:rsid w:val="0084708E"/>
    <w:rsid w:val="00851273"/>
    <w:rsid w:val="00851555"/>
    <w:rsid w:val="00851F82"/>
    <w:rsid w:val="00853E91"/>
    <w:rsid w:val="008544B5"/>
    <w:rsid w:val="00857CBB"/>
    <w:rsid w:val="00860F42"/>
    <w:rsid w:val="0086377D"/>
    <w:rsid w:val="00863A66"/>
    <w:rsid w:val="008772E2"/>
    <w:rsid w:val="008869D5"/>
    <w:rsid w:val="00890B3C"/>
    <w:rsid w:val="00890B59"/>
    <w:rsid w:val="00890E03"/>
    <w:rsid w:val="00892B0F"/>
    <w:rsid w:val="00892E8E"/>
    <w:rsid w:val="008945EF"/>
    <w:rsid w:val="008949E9"/>
    <w:rsid w:val="00896408"/>
    <w:rsid w:val="00897E09"/>
    <w:rsid w:val="008A2253"/>
    <w:rsid w:val="008A240B"/>
    <w:rsid w:val="008A4A97"/>
    <w:rsid w:val="008B165A"/>
    <w:rsid w:val="008B29B9"/>
    <w:rsid w:val="008B3CE1"/>
    <w:rsid w:val="008B4C70"/>
    <w:rsid w:val="008B7179"/>
    <w:rsid w:val="008B79BC"/>
    <w:rsid w:val="008B7A3D"/>
    <w:rsid w:val="008C0760"/>
    <w:rsid w:val="008C1BCA"/>
    <w:rsid w:val="008C2D08"/>
    <w:rsid w:val="008C3247"/>
    <w:rsid w:val="008C40CE"/>
    <w:rsid w:val="008C5114"/>
    <w:rsid w:val="008C5BB6"/>
    <w:rsid w:val="008D248C"/>
    <w:rsid w:val="008D3306"/>
    <w:rsid w:val="008D5544"/>
    <w:rsid w:val="008D76F0"/>
    <w:rsid w:val="008E0854"/>
    <w:rsid w:val="008E3586"/>
    <w:rsid w:val="008E7D39"/>
    <w:rsid w:val="008F0B83"/>
    <w:rsid w:val="008F7146"/>
    <w:rsid w:val="008F7EEB"/>
    <w:rsid w:val="00900A1D"/>
    <w:rsid w:val="00906642"/>
    <w:rsid w:val="00913E3B"/>
    <w:rsid w:val="00914404"/>
    <w:rsid w:val="00915C3C"/>
    <w:rsid w:val="009168CB"/>
    <w:rsid w:val="00916AB2"/>
    <w:rsid w:val="00920423"/>
    <w:rsid w:val="00923C4B"/>
    <w:rsid w:val="00924A4C"/>
    <w:rsid w:val="00925BA3"/>
    <w:rsid w:val="00933344"/>
    <w:rsid w:val="009428C8"/>
    <w:rsid w:val="009429B4"/>
    <w:rsid w:val="009439A7"/>
    <w:rsid w:val="0094544F"/>
    <w:rsid w:val="009460BA"/>
    <w:rsid w:val="0094658D"/>
    <w:rsid w:val="00946EE4"/>
    <w:rsid w:val="00951C67"/>
    <w:rsid w:val="009557D6"/>
    <w:rsid w:val="0096735A"/>
    <w:rsid w:val="00970E14"/>
    <w:rsid w:val="00973BB1"/>
    <w:rsid w:val="00975076"/>
    <w:rsid w:val="00977493"/>
    <w:rsid w:val="0098146A"/>
    <w:rsid w:val="00983021"/>
    <w:rsid w:val="00986E80"/>
    <w:rsid w:val="009945A3"/>
    <w:rsid w:val="00997588"/>
    <w:rsid w:val="00997DEF"/>
    <w:rsid w:val="009A0F64"/>
    <w:rsid w:val="009A1967"/>
    <w:rsid w:val="009A27B2"/>
    <w:rsid w:val="009A2B74"/>
    <w:rsid w:val="009A3C50"/>
    <w:rsid w:val="009B4D85"/>
    <w:rsid w:val="009B786D"/>
    <w:rsid w:val="009C1120"/>
    <w:rsid w:val="009C307E"/>
    <w:rsid w:val="009D0A00"/>
    <w:rsid w:val="009D6229"/>
    <w:rsid w:val="009E0895"/>
    <w:rsid w:val="009E2960"/>
    <w:rsid w:val="009F3A27"/>
    <w:rsid w:val="00A150D0"/>
    <w:rsid w:val="00A15406"/>
    <w:rsid w:val="00A221D2"/>
    <w:rsid w:val="00A22EC3"/>
    <w:rsid w:val="00A34617"/>
    <w:rsid w:val="00A3548F"/>
    <w:rsid w:val="00A37275"/>
    <w:rsid w:val="00A414EF"/>
    <w:rsid w:val="00A5073B"/>
    <w:rsid w:val="00A507B3"/>
    <w:rsid w:val="00A622A2"/>
    <w:rsid w:val="00A67D76"/>
    <w:rsid w:val="00A67F4C"/>
    <w:rsid w:val="00A70CD1"/>
    <w:rsid w:val="00A71C94"/>
    <w:rsid w:val="00A72F9C"/>
    <w:rsid w:val="00A73023"/>
    <w:rsid w:val="00A75303"/>
    <w:rsid w:val="00A774FC"/>
    <w:rsid w:val="00A811DD"/>
    <w:rsid w:val="00A85062"/>
    <w:rsid w:val="00A90D2C"/>
    <w:rsid w:val="00A92416"/>
    <w:rsid w:val="00A957A8"/>
    <w:rsid w:val="00AA6883"/>
    <w:rsid w:val="00AB6442"/>
    <w:rsid w:val="00AB7383"/>
    <w:rsid w:val="00AC653D"/>
    <w:rsid w:val="00AD6C7D"/>
    <w:rsid w:val="00AD6F26"/>
    <w:rsid w:val="00AE01AE"/>
    <w:rsid w:val="00AE0DE8"/>
    <w:rsid w:val="00AE2ED3"/>
    <w:rsid w:val="00AE3D84"/>
    <w:rsid w:val="00AE4447"/>
    <w:rsid w:val="00AE672E"/>
    <w:rsid w:val="00AF018D"/>
    <w:rsid w:val="00AF1FE9"/>
    <w:rsid w:val="00AF6169"/>
    <w:rsid w:val="00B06CA3"/>
    <w:rsid w:val="00B11430"/>
    <w:rsid w:val="00B12110"/>
    <w:rsid w:val="00B14177"/>
    <w:rsid w:val="00B30169"/>
    <w:rsid w:val="00B33A26"/>
    <w:rsid w:val="00B33B5D"/>
    <w:rsid w:val="00B34CC0"/>
    <w:rsid w:val="00B34E97"/>
    <w:rsid w:val="00B36A7D"/>
    <w:rsid w:val="00B376D3"/>
    <w:rsid w:val="00B447E4"/>
    <w:rsid w:val="00B464AA"/>
    <w:rsid w:val="00B62B0D"/>
    <w:rsid w:val="00B71E03"/>
    <w:rsid w:val="00B76369"/>
    <w:rsid w:val="00B8161F"/>
    <w:rsid w:val="00B81ECB"/>
    <w:rsid w:val="00B826F2"/>
    <w:rsid w:val="00B93F8E"/>
    <w:rsid w:val="00B96102"/>
    <w:rsid w:val="00B9747C"/>
    <w:rsid w:val="00BA0D57"/>
    <w:rsid w:val="00BA6DB8"/>
    <w:rsid w:val="00BA727D"/>
    <w:rsid w:val="00BB3F60"/>
    <w:rsid w:val="00BB547E"/>
    <w:rsid w:val="00BC3C99"/>
    <w:rsid w:val="00BC4760"/>
    <w:rsid w:val="00BC6C22"/>
    <w:rsid w:val="00BD2F3A"/>
    <w:rsid w:val="00BD3B30"/>
    <w:rsid w:val="00BE7645"/>
    <w:rsid w:val="00BF20EC"/>
    <w:rsid w:val="00BF253F"/>
    <w:rsid w:val="00BF35F6"/>
    <w:rsid w:val="00C034B7"/>
    <w:rsid w:val="00C0637E"/>
    <w:rsid w:val="00C06653"/>
    <w:rsid w:val="00C12141"/>
    <w:rsid w:val="00C13BAB"/>
    <w:rsid w:val="00C14726"/>
    <w:rsid w:val="00C147E2"/>
    <w:rsid w:val="00C1773E"/>
    <w:rsid w:val="00C217BF"/>
    <w:rsid w:val="00C21AD9"/>
    <w:rsid w:val="00C248DA"/>
    <w:rsid w:val="00C248DE"/>
    <w:rsid w:val="00C25759"/>
    <w:rsid w:val="00C25EF3"/>
    <w:rsid w:val="00C26ED8"/>
    <w:rsid w:val="00C341CE"/>
    <w:rsid w:val="00C4277C"/>
    <w:rsid w:val="00C42A5F"/>
    <w:rsid w:val="00C43C45"/>
    <w:rsid w:val="00C45E8F"/>
    <w:rsid w:val="00C47CDC"/>
    <w:rsid w:val="00C51696"/>
    <w:rsid w:val="00C53DF3"/>
    <w:rsid w:val="00C5568E"/>
    <w:rsid w:val="00C5618A"/>
    <w:rsid w:val="00C5717D"/>
    <w:rsid w:val="00C57E47"/>
    <w:rsid w:val="00C615CA"/>
    <w:rsid w:val="00C625D3"/>
    <w:rsid w:val="00C671F4"/>
    <w:rsid w:val="00C701DE"/>
    <w:rsid w:val="00C7371F"/>
    <w:rsid w:val="00C82465"/>
    <w:rsid w:val="00C83E3E"/>
    <w:rsid w:val="00C86558"/>
    <w:rsid w:val="00C87088"/>
    <w:rsid w:val="00C90CFC"/>
    <w:rsid w:val="00C94348"/>
    <w:rsid w:val="00C9564C"/>
    <w:rsid w:val="00CA3EC7"/>
    <w:rsid w:val="00CA5A82"/>
    <w:rsid w:val="00CA6DA5"/>
    <w:rsid w:val="00CA7C6C"/>
    <w:rsid w:val="00CB50BA"/>
    <w:rsid w:val="00CD14BE"/>
    <w:rsid w:val="00CD1737"/>
    <w:rsid w:val="00CD2AA0"/>
    <w:rsid w:val="00CD2D00"/>
    <w:rsid w:val="00CD3086"/>
    <w:rsid w:val="00CD4BF7"/>
    <w:rsid w:val="00CD4CE7"/>
    <w:rsid w:val="00CD520D"/>
    <w:rsid w:val="00CD52BF"/>
    <w:rsid w:val="00CD5981"/>
    <w:rsid w:val="00CD63DF"/>
    <w:rsid w:val="00CD728F"/>
    <w:rsid w:val="00CD7CC2"/>
    <w:rsid w:val="00CE074D"/>
    <w:rsid w:val="00CE12FE"/>
    <w:rsid w:val="00CE17CC"/>
    <w:rsid w:val="00CF2671"/>
    <w:rsid w:val="00CF2BBF"/>
    <w:rsid w:val="00D06A88"/>
    <w:rsid w:val="00D070D7"/>
    <w:rsid w:val="00D11720"/>
    <w:rsid w:val="00D13BEE"/>
    <w:rsid w:val="00D16A93"/>
    <w:rsid w:val="00D16F0E"/>
    <w:rsid w:val="00D23513"/>
    <w:rsid w:val="00D263E1"/>
    <w:rsid w:val="00D324FA"/>
    <w:rsid w:val="00D41448"/>
    <w:rsid w:val="00D42F57"/>
    <w:rsid w:val="00D47FFD"/>
    <w:rsid w:val="00D500AF"/>
    <w:rsid w:val="00D52C88"/>
    <w:rsid w:val="00D5530F"/>
    <w:rsid w:val="00D56B4F"/>
    <w:rsid w:val="00D62D86"/>
    <w:rsid w:val="00D635A5"/>
    <w:rsid w:val="00D672E0"/>
    <w:rsid w:val="00D72868"/>
    <w:rsid w:val="00D81AA7"/>
    <w:rsid w:val="00D95169"/>
    <w:rsid w:val="00D955CA"/>
    <w:rsid w:val="00D970EF"/>
    <w:rsid w:val="00DA0477"/>
    <w:rsid w:val="00DA1CBE"/>
    <w:rsid w:val="00DA1D0C"/>
    <w:rsid w:val="00DA4DAC"/>
    <w:rsid w:val="00DA60E6"/>
    <w:rsid w:val="00DB037D"/>
    <w:rsid w:val="00DB1505"/>
    <w:rsid w:val="00DB2015"/>
    <w:rsid w:val="00DB26CB"/>
    <w:rsid w:val="00DB45B4"/>
    <w:rsid w:val="00DC4CF0"/>
    <w:rsid w:val="00DC6195"/>
    <w:rsid w:val="00DC65BB"/>
    <w:rsid w:val="00DD05C2"/>
    <w:rsid w:val="00DD1EE1"/>
    <w:rsid w:val="00DD29EF"/>
    <w:rsid w:val="00DD66D4"/>
    <w:rsid w:val="00DE057A"/>
    <w:rsid w:val="00DE1825"/>
    <w:rsid w:val="00DE3607"/>
    <w:rsid w:val="00DE5361"/>
    <w:rsid w:val="00E00E92"/>
    <w:rsid w:val="00E057F3"/>
    <w:rsid w:val="00E07944"/>
    <w:rsid w:val="00E07F59"/>
    <w:rsid w:val="00E2257E"/>
    <w:rsid w:val="00E2359B"/>
    <w:rsid w:val="00E25503"/>
    <w:rsid w:val="00E27082"/>
    <w:rsid w:val="00E32F2D"/>
    <w:rsid w:val="00E3793D"/>
    <w:rsid w:val="00E42CCF"/>
    <w:rsid w:val="00E450DF"/>
    <w:rsid w:val="00E47024"/>
    <w:rsid w:val="00E510D2"/>
    <w:rsid w:val="00E51CEF"/>
    <w:rsid w:val="00E520A0"/>
    <w:rsid w:val="00E52E5D"/>
    <w:rsid w:val="00E541CE"/>
    <w:rsid w:val="00E63D23"/>
    <w:rsid w:val="00E64862"/>
    <w:rsid w:val="00E64B79"/>
    <w:rsid w:val="00E66A1F"/>
    <w:rsid w:val="00E7179A"/>
    <w:rsid w:val="00E73840"/>
    <w:rsid w:val="00E738AD"/>
    <w:rsid w:val="00E75469"/>
    <w:rsid w:val="00E767AE"/>
    <w:rsid w:val="00E807A0"/>
    <w:rsid w:val="00E809B6"/>
    <w:rsid w:val="00E83DA3"/>
    <w:rsid w:val="00E8720C"/>
    <w:rsid w:val="00E95232"/>
    <w:rsid w:val="00E9752F"/>
    <w:rsid w:val="00EB02C3"/>
    <w:rsid w:val="00EB176D"/>
    <w:rsid w:val="00EB2699"/>
    <w:rsid w:val="00EB4350"/>
    <w:rsid w:val="00EB48D8"/>
    <w:rsid w:val="00EB5262"/>
    <w:rsid w:val="00EB7018"/>
    <w:rsid w:val="00EC2800"/>
    <w:rsid w:val="00ED75DA"/>
    <w:rsid w:val="00EE67FE"/>
    <w:rsid w:val="00EF1D5E"/>
    <w:rsid w:val="00EF3904"/>
    <w:rsid w:val="00F051D2"/>
    <w:rsid w:val="00F05821"/>
    <w:rsid w:val="00F06DF7"/>
    <w:rsid w:val="00F06EB3"/>
    <w:rsid w:val="00F07E26"/>
    <w:rsid w:val="00F15F50"/>
    <w:rsid w:val="00F16B27"/>
    <w:rsid w:val="00F22CCA"/>
    <w:rsid w:val="00F23507"/>
    <w:rsid w:val="00F25BF7"/>
    <w:rsid w:val="00F26CB2"/>
    <w:rsid w:val="00F27092"/>
    <w:rsid w:val="00F2781B"/>
    <w:rsid w:val="00F32249"/>
    <w:rsid w:val="00F331B6"/>
    <w:rsid w:val="00F345F9"/>
    <w:rsid w:val="00F364D7"/>
    <w:rsid w:val="00F41719"/>
    <w:rsid w:val="00F41C84"/>
    <w:rsid w:val="00F43372"/>
    <w:rsid w:val="00F45DBD"/>
    <w:rsid w:val="00F47F12"/>
    <w:rsid w:val="00F550A3"/>
    <w:rsid w:val="00F578C8"/>
    <w:rsid w:val="00F60425"/>
    <w:rsid w:val="00F634C6"/>
    <w:rsid w:val="00F654D4"/>
    <w:rsid w:val="00F700A4"/>
    <w:rsid w:val="00F7179A"/>
    <w:rsid w:val="00F77AE6"/>
    <w:rsid w:val="00F83B68"/>
    <w:rsid w:val="00F86157"/>
    <w:rsid w:val="00F92A06"/>
    <w:rsid w:val="00F95CE8"/>
    <w:rsid w:val="00FA0F43"/>
    <w:rsid w:val="00FA1905"/>
    <w:rsid w:val="00FA3F09"/>
    <w:rsid w:val="00FA7E7E"/>
    <w:rsid w:val="00FB0F93"/>
    <w:rsid w:val="00FB1329"/>
    <w:rsid w:val="00FB27AC"/>
    <w:rsid w:val="00FB3982"/>
    <w:rsid w:val="00FC2059"/>
    <w:rsid w:val="00FC46D3"/>
    <w:rsid w:val="00FC6030"/>
    <w:rsid w:val="00FC6F42"/>
    <w:rsid w:val="00FD0216"/>
    <w:rsid w:val="00FD3676"/>
    <w:rsid w:val="00FE39E3"/>
    <w:rsid w:val="00FE7A92"/>
    <w:rsid w:val="00FF0CB0"/>
    <w:rsid w:val="00FF125E"/>
    <w:rsid w:val="00FF3522"/>
    <w:rsid w:val="00FF44A9"/>
    <w:rsid w:val="00FF6C1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0F3B9"/>
  <w15:docId w15:val="{5B6CB52E-9120-49F5-8501-2015F5DA7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AB2"/>
    <w:pPr>
      <w:widowControl w:val="0"/>
      <w:spacing w:before="120" w:after="120" w:line="240" w:lineRule="auto"/>
      <w:jc w:val="both"/>
    </w:pPr>
    <w:rPr>
      <w:rFonts w:ascii="Times New Roman" w:hAnsi="Times New Roman"/>
    </w:rPr>
  </w:style>
  <w:style w:type="paragraph" w:styleId="Heading1">
    <w:name w:val="heading 1"/>
    <w:basedOn w:val="Normal"/>
    <w:next w:val="Normal"/>
    <w:link w:val="Heading1Char"/>
    <w:qFormat/>
    <w:rsid w:val="00DB1505"/>
    <w:pPr>
      <w:keepNext/>
      <w:numPr>
        <w:numId w:val="1"/>
      </w:numPr>
      <w:outlineLvl w:val="0"/>
    </w:pPr>
    <w:rPr>
      <w:b/>
      <w:caps/>
      <w:sz w:val="32"/>
    </w:rPr>
  </w:style>
  <w:style w:type="paragraph" w:styleId="Heading2">
    <w:name w:val="heading 2"/>
    <w:basedOn w:val="Normal"/>
    <w:next w:val="Normal"/>
    <w:link w:val="Heading2Char"/>
    <w:qFormat/>
    <w:rsid w:val="00DB1505"/>
    <w:pPr>
      <w:keepNext/>
      <w:numPr>
        <w:ilvl w:val="1"/>
        <w:numId w:val="1"/>
      </w:numPr>
      <w:tabs>
        <w:tab w:val="left" w:pos="0"/>
        <w:tab w:val="left" w:pos="720"/>
      </w:tabs>
      <w:spacing w:before="360" w:line="360" w:lineRule="auto"/>
      <w:jc w:val="left"/>
      <w:outlineLvl w:val="1"/>
    </w:pPr>
    <w:rPr>
      <w:b/>
      <w:caps/>
      <w:sz w:val="28"/>
    </w:rPr>
  </w:style>
  <w:style w:type="paragraph" w:styleId="Heading3">
    <w:name w:val="heading 3"/>
    <w:basedOn w:val="Normal"/>
    <w:next w:val="Normal"/>
    <w:link w:val="Heading3Char"/>
    <w:qFormat/>
    <w:rsid w:val="00FF44A9"/>
    <w:pPr>
      <w:keepNext/>
      <w:numPr>
        <w:ilvl w:val="2"/>
        <w:numId w:val="1"/>
      </w:numPr>
      <w:tabs>
        <w:tab w:val="clear" w:pos="862"/>
        <w:tab w:val="num" w:pos="1004"/>
      </w:tabs>
      <w:spacing w:before="360" w:after="240"/>
      <w:ind w:left="720"/>
      <w:jc w:val="left"/>
      <w:outlineLvl w:val="2"/>
    </w:pPr>
    <w:rPr>
      <w:b/>
      <w:caps/>
    </w:rPr>
  </w:style>
  <w:style w:type="paragraph" w:styleId="Heading4">
    <w:name w:val="heading 4"/>
    <w:basedOn w:val="Normal"/>
    <w:next w:val="Normal"/>
    <w:link w:val="Heading4Char"/>
    <w:qFormat/>
    <w:rsid w:val="001E40FF"/>
    <w:pPr>
      <w:keepNext/>
      <w:numPr>
        <w:ilvl w:val="3"/>
        <w:numId w:val="1"/>
      </w:numPr>
      <w:tabs>
        <w:tab w:val="left" w:pos="851"/>
      </w:tabs>
      <w:spacing w:before="240" w:after="60"/>
      <w:ind w:left="862" w:hanging="862"/>
      <w:outlineLvl w:val="3"/>
    </w:pPr>
  </w:style>
  <w:style w:type="paragraph" w:styleId="Heading5">
    <w:name w:val="heading 5"/>
    <w:basedOn w:val="Normal"/>
    <w:next w:val="Normal"/>
    <w:link w:val="Heading5Char"/>
    <w:qFormat/>
    <w:rsid w:val="00DB1505"/>
    <w:pPr>
      <w:numPr>
        <w:ilvl w:val="4"/>
        <w:numId w:val="1"/>
      </w:numPr>
      <w:spacing w:before="240" w:after="60"/>
      <w:outlineLvl w:val="4"/>
    </w:pPr>
  </w:style>
  <w:style w:type="paragraph" w:styleId="Heading6">
    <w:name w:val="heading 6"/>
    <w:basedOn w:val="Normal"/>
    <w:next w:val="Normal"/>
    <w:link w:val="Heading6Char"/>
    <w:qFormat/>
    <w:rsid w:val="00DB1505"/>
    <w:pPr>
      <w:numPr>
        <w:ilvl w:val="5"/>
        <w:numId w:val="1"/>
      </w:numPr>
      <w:spacing w:before="240" w:after="60"/>
      <w:outlineLvl w:val="5"/>
    </w:pPr>
    <w:rPr>
      <w:i/>
    </w:rPr>
  </w:style>
  <w:style w:type="paragraph" w:styleId="Heading7">
    <w:name w:val="heading 7"/>
    <w:basedOn w:val="Normal"/>
    <w:next w:val="Normal"/>
    <w:link w:val="Heading7Char"/>
    <w:qFormat/>
    <w:rsid w:val="00DB1505"/>
    <w:pPr>
      <w:numPr>
        <w:ilvl w:val="6"/>
        <w:numId w:val="1"/>
      </w:numPr>
      <w:spacing w:before="240" w:after="60"/>
      <w:outlineLvl w:val="6"/>
    </w:pPr>
    <w:rPr>
      <w:rFonts w:ascii="Arial" w:hAnsi="Arial"/>
      <w:sz w:val="20"/>
    </w:rPr>
  </w:style>
  <w:style w:type="paragraph" w:styleId="Heading8">
    <w:name w:val="heading 8"/>
    <w:basedOn w:val="Normal"/>
    <w:next w:val="Normal"/>
    <w:link w:val="Heading8Char"/>
    <w:qFormat/>
    <w:rsid w:val="00DB1505"/>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qFormat/>
    <w:rsid w:val="00DB1505"/>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1505"/>
    <w:rPr>
      <w:rFonts w:ascii="Times New Roman" w:hAnsi="Times New Roman" w:cs="Times New Roman"/>
      <w:b/>
      <w:caps/>
      <w:sz w:val="32"/>
      <w:szCs w:val="20"/>
      <w:lang w:val="en-US" w:eastAsia="en-US"/>
    </w:rPr>
  </w:style>
  <w:style w:type="character" w:customStyle="1" w:styleId="Heading2Char">
    <w:name w:val="Heading 2 Char"/>
    <w:basedOn w:val="DefaultParagraphFont"/>
    <w:link w:val="Heading2"/>
    <w:rsid w:val="00DB1505"/>
    <w:rPr>
      <w:rFonts w:ascii="Times New Roman" w:hAnsi="Times New Roman" w:cs="Times New Roman"/>
      <w:b/>
      <w:caps/>
      <w:sz w:val="28"/>
      <w:szCs w:val="20"/>
      <w:lang w:val="en-US" w:eastAsia="en-US"/>
    </w:rPr>
  </w:style>
  <w:style w:type="character" w:customStyle="1" w:styleId="Heading3Char">
    <w:name w:val="Heading 3 Char"/>
    <w:basedOn w:val="DefaultParagraphFont"/>
    <w:link w:val="Heading3"/>
    <w:rsid w:val="00FF44A9"/>
    <w:rPr>
      <w:rFonts w:ascii="Times New Roman" w:hAnsi="Times New Roman" w:cs="Times New Roman"/>
      <w:b/>
      <w:caps/>
      <w:sz w:val="24"/>
      <w:szCs w:val="20"/>
      <w:lang w:val="en-US" w:eastAsia="en-US"/>
    </w:rPr>
  </w:style>
  <w:style w:type="character" w:customStyle="1" w:styleId="Heading4Char">
    <w:name w:val="Heading 4 Char"/>
    <w:basedOn w:val="DefaultParagraphFont"/>
    <w:link w:val="Heading4"/>
    <w:rsid w:val="001E40FF"/>
    <w:rPr>
      <w:rFonts w:ascii="Times New Roman" w:hAnsi="Times New Roman"/>
    </w:rPr>
  </w:style>
  <w:style w:type="character" w:customStyle="1" w:styleId="Heading5Char">
    <w:name w:val="Heading 5 Char"/>
    <w:basedOn w:val="DefaultParagraphFont"/>
    <w:link w:val="Heading5"/>
    <w:rsid w:val="00DB1505"/>
    <w:rPr>
      <w:rFonts w:ascii="Times New Roman" w:hAnsi="Times New Roman" w:cs="Times New Roman"/>
      <w:sz w:val="24"/>
      <w:szCs w:val="20"/>
      <w:lang w:val="en-US" w:eastAsia="en-US"/>
    </w:rPr>
  </w:style>
  <w:style w:type="character" w:customStyle="1" w:styleId="Heading6Char">
    <w:name w:val="Heading 6 Char"/>
    <w:basedOn w:val="DefaultParagraphFont"/>
    <w:link w:val="Heading6"/>
    <w:rsid w:val="00DB1505"/>
    <w:rPr>
      <w:rFonts w:ascii="Times New Roman" w:hAnsi="Times New Roman" w:cs="Times New Roman"/>
      <w:i/>
      <w:szCs w:val="20"/>
      <w:lang w:val="en-US" w:eastAsia="en-US"/>
    </w:rPr>
  </w:style>
  <w:style w:type="character" w:customStyle="1" w:styleId="Heading7Char">
    <w:name w:val="Heading 7 Char"/>
    <w:basedOn w:val="DefaultParagraphFont"/>
    <w:link w:val="Heading7"/>
    <w:rsid w:val="00DB1505"/>
    <w:rPr>
      <w:rFonts w:ascii="Arial" w:hAnsi="Arial" w:cs="Times New Roman"/>
      <w:sz w:val="20"/>
      <w:szCs w:val="20"/>
      <w:lang w:val="en-US" w:eastAsia="en-US"/>
    </w:rPr>
  </w:style>
  <w:style w:type="character" w:customStyle="1" w:styleId="Heading8Char">
    <w:name w:val="Heading 8 Char"/>
    <w:basedOn w:val="DefaultParagraphFont"/>
    <w:link w:val="Heading8"/>
    <w:rsid w:val="00DB1505"/>
    <w:rPr>
      <w:rFonts w:ascii="Arial" w:hAnsi="Arial" w:cs="Times New Roman"/>
      <w:i/>
      <w:sz w:val="20"/>
      <w:szCs w:val="20"/>
      <w:lang w:val="en-US" w:eastAsia="en-US"/>
    </w:rPr>
  </w:style>
  <w:style w:type="character" w:customStyle="1" w:styleId="Heading9Char">
    <w:name w:val="Heading 9 Char"/>
    <w:basedOn w:val="DefaultParagraphFont"/>
    <w:link w:val="Heading9"/>
    <w:rsid w:val="00DB1505"/>
    <w:rPr>
      <w:rFonts w:ascii="Arial" w:hAnsi="Arial" w:cs="Times New Roman"/>
      <w:b/>
      <w:i/>
      <w:sz w:val="18"/>
      <w:szCs w:val="20"/>
      <w:lang w:val="en-US" w:eastAsia="en-US"/>
    </w:rPr>
  </w:style>
  <w:style w:type="paragraph" w:styleId="Index1">
    <w:name w:val="index 1"/>
    <w:basedOn w:val="Normal"/>
    <w:next w:val="Normal"/>
    <w:semiHidden/>
    <w:rsid w:val="00DB1505"/>
    <w:pPr>
      <w:ind w:left="576" w:hanging="576"/>
    </w:pPr>
  </w:style>
  <w:style w:type="paragraph" w:styleId="TableofFigures">
    <w:name w:val="table of figures"/>
    <w:basedOn w:val="Normal"/>
    <w:next w:val="Normal"/>
    <w:uiPriority w:val="99"/>
    <w:rsid w:val="00DB1505"/>
    <w:pPr>
      <w:ind w:left="720" w:hanging="720"/>
    </w:pPr>
    <w:rPr>
      <w:i/>
    </w:rPr>
  </w:style>
  <w:style w:type="paragraph" w:styleId="BodyText">
    <w:name w:val="Body Text"/>
    <w:basedOn w:val="Normal"/>
    <w:link w:val="BodyTextChar"/>
    <w:rsid w:val="00DB1505"/>
  </w:style>
  <w:style w:type="character" w:customStyle="1" w:styleId="BodyTextChar">
    <w:name w:val="Body Text Char"/>
    <w:basedOn w:val="DefaultParagraphFont"/>
    <w:link w:val="BodyText"/>
    <w:rsid w:val="00DB1505"/>
    <w:rPr>
      <w:rFonts w:ascii="Times New Roman" w:hAnsi="Times New Roman" w:cs="Times New Roman"/>
      <w:sz w:val="24"/>
      <w:szCs w:val="20"/>
      <w:lang w:val="en-US" w:eastAsia="en-US"/>
    </w:rPr>
  </w:style>
  <w:style w:type="paragraph" w:customStyle="1" w:styleId="datafile">
    <w:name w:val="datafile"/>
    <w:basedOn w:val="Normal"/>
    <w:rsid w:val="00DB1505"/>
    <w:rPr>
      <w:rFonts w:ascii="Courier" w:hAnsi="Courier"/>
    </w:rPr>
  </w:style>
  <w:style w:type="paragraph" w:styleId="BodyText2">
    <w:name w:val="Body Text 2"/>
    <w:basedOn w:val="Normal"/>
    <w:link w:val="BodyText2Char"/>
    <w:rsid w:val="00DB1505"/>
    <w:rPr>
      <w:rFonts w:ascii="Courier New" w:hAnsi="Courier New"/>
      <w:sz w:val="18"/>
    </w:rPr>
  </w:style>
  <w:style w:type="character" w:customStyle="1" w:styleId="BodyText2Char">
    <w:name w:val="Body Text 2 Char"/>
    <w:basedOn w:val="DefaultParagraphFont"/>
    <w:link w:val="BodyText2"/>
    <w:rsid w:val="00DB1505"/>
    <w:rPr>
      <w:rFonts w:ascii="Courier New" w:hAnsi="Courier New" w:cs="Times New Roman"/>
      <w:sz w:val="18"/>
      <w:szCs w:val="20"/>
      <w:lang w:val="en-US" w:eastAsia="en-US"/>
    </w:rPr>
  </w:style>
  <w:style w:type="paragraph" w:styleId="BodyText3">
    <w:name w:val="Body Text 3"/>
    <w:basedOn w:val="Normal"/>
    <w:link w:val="BodyText3Char"/>
    <w:rsid w:val="00DB1505"/>
    <w:pPr>
      <w:jc w:val="center"/>
    </w:pPr>
    <w:rPr>
      <w:sz w:val="20"/>
    </w:rPr>
  </w:style>
  <w:style w:type="character" w:customStyle="1" w:styleId="BodyText3Char">
    <w:name w:val="Body Text 3 Char"/>
    <w:basedOn w:val="DefaultParagraphFont"/>
    <w:link w:val="BodyText3"/>
    <w:rsid w:val="00DB1505"/>
    <w:rPr>
      <w:rFonts w:ascii="Times New Roman" w:hAnsi="Times New Roman" w:cs="Times New Roman"/>
      <w:sz w:val="20"/>
      <w:szCs w:val="20"/>
      <w:lang w:val="en-US" w:eastAsia="en-US"/>
    </w:rPr>
  </w:style>
  <w:style w:type="paragraph" w:styleId="Footer">
    <w:name w:val="footer"/>
    <w:basedOn w:val="Normal"/>
    <w:link w:val="FooterChar"/>
    <w:rsid w:val="00DB1505"/>
    <w:pPr>
      <w:tabs>
        <w:tab w:val="center" w:pos="4320"/>
        <w:tab w:val="right" w:pos="8640"/>
      </w:tabs>
    </w:pPr>
  </w:style>
  <w:style w:type="character" w:customStyle="1" w:styleId="FooterChar">
    <w:name w:val="Footer Char"/>
    <w:basedOn w:val="DefaultParagraphFont"/>
    <w:link w:val="Footer"/>
    <w:rsid w:val="00DB1505"/>
    <w:rPr>
      <w:rFonts w:ascii="Times New Roman" w:hAnsi="Times New Roman" w:cs="Times New Roman"/>
      <w:sz w:val="24"/>
      <w:szCs w:val="20"/>
      <w:lang w:val="en-US" w:eastAsia="en-US"/>
    </w:rPr>
  </w:style>
  <w:style w:type="character" w:styleId="PageNumber">
    <w:name w:val="page number"/>
    <w:basedOn w:val="DefaultParagraphFont"/>
    <w:rsid w:val="00DB1505"/>
  </w:style>
  <w:style w:type="paragraph" w:styleId="Header">
    <w:name w:val="header"/>
    <w:basedOn w:val="Normal"/>
    <w:link w:val="HeaderChar"/>
    <w:rsid w:val="00DB1505"/>
    <w:pPr>
      <w:tabs>
        <w:tab w:val="center" w:pos="4320"/>
        <w:tab w:val="right" w:pos="8640"/>
      </w:tabs>
    </w:pPr>
  </w:style>
  <w:style w:type="character" w:customStyle="1" w:styleId="HeaderChar">
    <w:name w:val="Header Char"/>
    <w:basedOn w:val="DefaultParagraphFont"/>
    <w:link w:val="Header"/>
    <w:rsid w:val="00DB1505"/>
    <w:rPr>
      <w:rFonts w:ascii="Times New Roman" w:hAnsi="Times New Roman" w:cs="Times New Roman"/>
      <w:sz w:val="24"/>
      <w:szCs w:val="20"/>
      <w:lang w:val="en-US" w:eastAsia="en-US"/>
    </w:rPr>
  </w:style>
  <w:style w:type="paragraph" w:styleId="TOC1">
    <w:name w:val="toc 1"/>
    <w:basedOn w:val="Normal"/>
    <w:next w:val="Normal"/>
    <w:autoRedefine/>
    <w:uiPriority w:val="39"/>
    <w:rsid w:val="001B6382"/>
    <w:pPr>
      <w:tabs>
        <w:tab w:val="left" w:pos="480"/>
        <w:tab w:val="right" w:leader="dot" w:pos="8630"/>
      </w:tabs>
      <w:jc w:val="left"/>
    </w:pPr>
    <w:rPr>
      <w:b/>
      <w:szCs w:val="24"/>
    </w:rPr>
  </w:style>
  <w:style w:type="paragraph" w:styleId="TOC2">
    <w:name w:val="toc 2"/>
    <w:basedOn w:val="Normal"/>
    <w:next w:val="Normal"/>
    <w:autoRedefine/>
    <w:uiPriority w:val="39"/>
    <w:rsid w:val="00DB1505"/>
    <w:pPr>
      <w:ind w:left="240"/>
      <w:jc w:val="left"/>
    </w:pPr>
    <w:rPr>
      <w:smallCaps/>
      <w:sz w:val="20"/>
    </w:rPr>
  </w:style>
  <w:style w:type="paragraph" w:styleId="TOC3">
    <w:name w:val="toc 3"/>
    <w:basedOn w:val="Normal"/>
    <w:next w:val="Normal"/>
    <w:autoRedefine/>
    <w:uiPriority w:val="39"/>
    <w:rsid w:val="00DB1505"/>
    <w:pPr>
      <w:ind w:left="480"/>
      <w:jc w:val="left"/>
    </w:pPr>
    <w:rPr>
      <w:i/>
      <w:sz w:val="20"/>
    </w:rPr>
  </w:style>
  <w:style w:type="paragraph" w:styleId="TOC4">
    <w:name w:val="toc 4"/>
    <w:basedOn w:val="Normal"/>
    <w:next w:val="Normal"/>
    <w:autoRedefine/>
    <w:uiPriority w:val="39"/>
    <w:rsid w:val="00DB1505"/>
    <w:pPr>
      <w:ind w:left="720"/>
      <w:jc w:val="left"/>
    </w:pPr>
    <w:rPr>
      <w:sz w:val="18"/>
    </w:rPr>
  </w:style>
  <w:style w:type="paragraph" w:styleId="TOC5">
    <w:name w:val="toc 5"/>
    <w:basedOn w:val="Normal"/>
    <w:next w:val="Normal"/>
    <w:autoRedefine/>
    <w:uiPriority w:val="39"/>
    <w:rsid w:val="00DB1505"/>
    <w:pPr>
      <w:ind w:left="960"/>
      <w:jc w:val="left"/>
    </w:pPr>
    <w:rPr>
      <w:sz w:val="18"/>
    </w:rPr>
  </w:style>
  <w:style w:type="paragraph" w:styleId="TOC6">
    <w:name w:val="toc 6"/>
    <w:basedOn w:val="Normal"/>
    <w:next w:val="Normal"/>
    <w:autoRedefine/>
    <w:uiPriority w:val="39"/>
    <w:rsid w:val="00DB1505"/>
    <w:pPr>
      <w:ind w:left="1200"/>
      <w:jc w:val="left"/>
    </w:pPr>
    <w:rPr>
      <w:sz w:val="18"/>
    </w:rPr>
  </w:style>
  <w:style w:type="paragraph" w:styleId="TOC7">
    <w:name w:val="toc 7"/>
    <w:basedOn w:val="Normal"/>
    <w:next w:val="Normal"/>
    <w:autoRedefine/>
    <w:uiPriority w:val="39"/>
    <w:rsid w:val="00DB1505"/>
    <w:pPr>
      <w:ind w:left="1440"/>
      <w:jc w:val="left"/>
    </w:pPr>
    <w:rPr>
      <w:sz w:val="18"/>
    </w:rPr>
  </w:style>
  <w:style w:type="paragraph" w:styleId="TOC8">
    <w:name w:val="toc 8"/>
    <w:basedOn w:val="Normal"/>
    <w:next w:val="Normal"/>
    <w:autoRedefine/>
    <w:uiPriority w:val="39"/>
    <w:rsid w:val="00DB1505"/>
    <w:pPr>
      <w:ind w:left="1680"/>
      <w:jc w:val="left"/>
    </w:pPr>
    <w:rPr>
      <w:sz w:val="18"/>
    </w:rPr>
  </w:style>
  <w:style w:type="paragraph" w:styleId="TOC9">
    <w:name w:val="toc 9"/>
    <w:basedOn w:val="Normal"/>
    <w:next w:val="Normal"/>
    <w:autoRedefine/>
    <w:uiPriority w:val="39"/>
    <w:rsid w:val="00DB1505"/>
    <w:pPr>
      <w:ind w:left="1920"/>
      <w:jc w:val="left"/>
    </w:pPr>
    <w:rPr>
      <w:sz w:val="18"/>
    </w:rPr>
  </w:style>
  <w:style w:type="paragraph" w:styleId="Index2">
    <w:name w:val="index 2"/>
    <w:basedOn w:val="Normal"/>
    <w:next w:val="Normal"/>
    <w:autoRedefine/>
    <w:semiHidden/>
    <w:rsid w:val="00DB1505"/>
    <w:pPr>
      <w:ind w:left="480" w:hanging="240"/>
    </w:pPr>
  </w:style>
  <w:style w:type="paragraph" w:styleId="Index3">
    <w:name w:val="index 3"/>
    <w:basedOn w:val="Normal"/>
    <w:next w:val="Normal"/>
    <w:autoRedefine/>
    <w:semiHidden/>
    <w:rsid w:val="00DB1505"/>
    <w:pPr>
      <w:ind w:left="720" w:hanging="240"/>
    </w:pPr>
  </w:style>
  <w:style w:type="paragraph" w:styleId="Index4">
    <w:name w:val="index 4"/>
    <w:basedOn w:val="Normal"/>
    <w:next w:val="Normal"/>
    <w:autoRedefine/>
    <w:semiHidden/>
    <w:rsid w:val="00DB1505"/>
    <w:pPr>
      <w:ind w:left="960" w:hanging="240"/>
    </w:pPr>
  </w:style>
  <w:style w:type="paragraph" w:styleId="Index5">
    <w:name w:val="index 5"/>
    <w:basedOn w:val="Normal"/>
    <w:next w:val="Normal"/>
    <w:autoRedefine/>
    <w:semiHidden/>
    <w:rsid w:val="00DB1505"/>
    <w:pPr>
      <w:ind w:left="1200" w:hanging="240"/>
    </w:pPr>
  </w:style>
  <w:style w:type="paragraph" w:styleId="Index6">
    <w:name w:val="index 6"/>
    <w:basedOn w:val="Normal"/>
    <w:next w:val="Normal"/>
    <w:autoRedefine/>
    <w:semiHidden/>
    <w:rsid w:val="00DB1505"/>
    <w:pPr>
      <w:ind w:left="1440" w:hanging="240"/>
    </w:pPr>
  </w:style>
  <w:style w:type="paragraph" w:styleId="Index7">
    <w:name w:val="index 7"/>
    <w:basedOn w:val="Normal"/>
    <w:next w:val="Normal"/>
    <w:autoRedefine/>
    <w:semiHidden/>
    <w:rsid w:val="00DB1505"/>
    <w:pPr>
      <w:ind w:left="1680" w:hanging="240"/>
    </w:pPr>
  </w:style>
  <w:style w:type="paragraph" w:styleId="Index8">
    <w:name w:val="index 8"/>
    <w:basedOn w:val="Normal"/>
    <w:next w:val="Normal"/>
    <w:autoRedefine/>
    <w:semiHidden/>
    <w:rsid w:val="00DB1505"/>
    <w:pPr>
      <w:ind w:left="1920" w:hanging="240"/>
    </w:pPr>
  </w:style>
  <w:style w:type="paragraph" w:styleId="Index9">
    <w:name w:val="index 9"/>
    <w:basedOn w:val="Normal"/>
    <w:next w:val="Normal"/>
    <w:autoRedefine/>
    <w:semiHidden/>
    <w:rsid w:val="00DB1505"/>
    <w:pPr>
      <w:ind w:left="2160" w:hanging="240"/>
    </w:pPr>
  </w:style>
  <w:style w:type="paragraph" w:styleId="IndexHeading">
    <w:name w:val="index heading"/>
    <w:basedOn w:val="Normal"/>
    <w:next w:val="Index1"/>
    <w:semiHidden/>
    <w:rsid w:val="00DB1505"/>
  </w:style>
  <w:style w:type="paragraph" w:styleId="Caption">
    <w:name w:val="caption"/>
    <w:aliases w:val="Table Caption"/>
    <w:basedOn w:val="Normal"/>
    <w:next w:val="Normal"/>
    <w:link w:val="CaptionChar"/>
    <w:uiPriority w:val="35"/>
    <w:qFormat/>
    <w:rsid w:val="00DB1505"/>
    <w:pPr>
      <w:spacing w:before="360"/>
      <w:jc w:val="center"/>
    </w:pPr>
  </w:style>
  <w:style w:type="character" w:customStyle="1" w:styleId="CaptionChar">
    <w:name w:val="Caption Char"/>
    <w:aliases w:val="Table Caption Char"/>
    <w:link w:val="Caption"/>
    <w:uiPriority w:val="35"/>
    <w:rsid w:val="00DB1505"/>
    <w:rPr>
      <w:rFonts w:ascii="Times New Roman" w:hAnsi="Times New Roman" w:cs="Times New Roman"/>
      <w:sz w:val="24"/>
      <w:szCs w:val="20"/>
      <w:lang w:val="en-US" w:eastAsia="en-US"/>
    </w:rPr>
  </w:style>
  <w:style w:type="paragraph" w:styleId="BalloonText">
    <w:name w:val="Balloon Text"/>
    <w:basedOn w:val="Normal"/>
    <w:link w:val="BalloonTextChar"/>
    <w:rsid w:val="00DB1505"/>
    <w:rPr>
      <w:rFonts w:ascii="Tahoma" w:hAnsi="Tahoma" w:cs="Tahoma"/>
      <w:sz w:val="16"/>
      <w:szCs w:val="16"/>
    </w:rPr>
  </w:style>
  <w:style w:type="character" w:customStyle="1" w:styleId="BalloonTextChar">
    <w:name w:val="Balloon Text Char"/>
    <w:basedOn w:val="DefaultParagraphFont"/>
    <w:link w:val="BalloonText"/>
    <w:rsid w:val="00DB1505"/>
    <w:rPr>
      <w:rFonts w:ascii="Tahoma" w:hAnsi="Tahoma" w:cs="Tahoma"/>
      <w:sz w:val="16"/>
      <w:szCs w:val="16"/>
      <w:lang w:val="en-US" w:eastAsia="en-US"/>
    </w:rPr>
  </w:style>
  <w:style w:type="character" w:styleId="CommentReference">
    <w:name w:val="annotation reference"/>
    <w:rsid w:val="00DB1505"/>
    <w:rPr>
      <w:sz w:val="16"/>
      <w:szCs w:val="16"/>
    </w:rPr>
  </w:style>
  <w:style w:type="paragraph" w:styleId="CommentText">
    <w:name w:val="annotation text"/>
    <w:basedOn w:val="Normal"/>
    <w:link w:val="CommentTextChar"/>
    <w:rsid w:val="00DB1505"/>
    <w:rPr>
      <w:sz w:val="20"/>
    </w:rPr>
  </w:style>
  <w:style w:type="character" w:customStyle="1" w:styleId="CommentTextChar">
    <w:name w:val="Comment Text Char"/>
    <w:basedOn w:val="DefaultParagraphFont"/>
    <w:link w:val="CommentText"/>
    <w:rsid w:val="00DB1505"/>
    <w:rPr>
      <w:rFonts w:ascii="Times New Roman" w:hAnsi="Times New Roman" w:cs="Times New Roman"/>
      <w:sz w:val="20"/>
      <w:szCs w:val="20"/>
      <w:lang w:val="en-US" w:eastAsia="en-US"/>
    </w:rPr>
  </w:style>
  <w:style w:type="paragraph" w:styleId="CommentSubject">
    <w:name w:val="annotation subject"/>
    <w:basedOn w:val="CommentText"/>
    <w:next w:val="CommentText"/>
    <w:link w:val="CommentSubjectChar"/>
    <w:rsid w:val="00DB1505"/>
    <w:rPr>
      <w:b/>
      <w:bCs/>
    </w:rPr>
  </w:style>
  <w:style w:type="character" w:customStyle="1" w:styleId="CommentSubjectChar">
    <w:name w:val="Comment Subject Char"/>
    <w:basedOn w:val="CommentTextChar"/>
    <w:link w:val="CommentSubject"/>
    <w:rsid w:val="00DB1505"/>
    <w:rPr>
      <w:rFonts w:ascii="Times New Roman" w:hAnsi="Times New Roman" w:cs="Times New Roman"/>
      <w:b/>
      <w:bCs/>
      <w:sz w:val="20"/>
      <w:szCs w:val="20"/>
      <w:lang w:val="en-US" w:eastAsia="en-US"/>
    </w:rPr>
  </w:style>
  <w:style w:type="paragraph" w:styleId="PlainText">
    <w:name w:val="Plain Text"/>
    <w:basedOn w:val="Normal"/>
    <w:link w:val="PlainTextChar"/>
    <w:unhideWhenUsed/>
    <w:rsid w:val="00DB1505"/>
    <w:pPr>
      <w:widowControl/>
      <w:jc w:val="left"/>
    </w:pPr>
    <w:rPr>
      <w:rFonts w:ascii="Calibri" w:eastAsia="Calibri" w:hAnsi="Calibri"/>
      <w:szCs w:val="21"/>
    </w:rPr>
  </w:style>
  <w:style w:type="character" w:customStyle="1" w:styleId="PlainTextChar">
    <w:name w:val="Plain Text Char"/>
    <w:basedOn w:val="DefaultParagraphFont"/>
    <w:link w:val="PlainText"/>
    <w:rsid w:val="00DB1505"/>
    <w:rPr>
      <w:rFonts w:ascii="Calibri" w:eastAsia="Calibri" w:hAnsi="Calibri" w:cs="Times New Roman"/>
      <w:szCs w:val="21"/>
      <w:lang w:eastAsia="en-US"/>
    </w:rPr>
  </w:style>
  <w:style w:type="paragraph" w:styleId="ListParagraph">
    <w:name w:val="List Paragraph"/>
    <w:basedOn w:val="Normal"/>
    <w:uiPriority w:val="34"/>
    <w:qFormat/>
    <w:rsid w:val="00DB1505"/>
    <w:pPr>
      <w:ind w:left="720"/>
      <w:contextualSpacing/>
    </w:pPr>
  </w:style>
  <w:style w:type="paragraph" w:styleId="Subtitle">
    <w:name w:val="Subtitle"/>
    <w:basedOn w:val="Normal"/>
    <w:next w:val="Normal"/>
    <w:link w:val="SubtitleChar"/>
    <w:uiPriority w:val="11"/>
    <w:qFormat/>
    <w:rsid w:val="00DB1505"/>
    <w:pPr>
      <w:widowControl/>
      <w:numPr>
        <w:ilvl w:val="1"/>
      </w:numPr>
      <w:spacing w:after="200" w:line="276" w:lineRule="auto"/>
      <w:jc w:val="left"/>
    </w:pPr>
    <w:rPr>
      <w:rFonts w:ascii="Cambria" w:hAnsi="Cambria"/>
      <w:i/>
      <w:iCs/>
      <w:color w:val="4F81BD"/>
      <w:spacing w:val="15"/>
      <w:szCs w:val="24"/>
    </w:rPr>
  </w:style>
  <w:style w:type="character" w:customStyle="1" w:styleId="SubtitleChar">
    <w:name w:val="Subtitle Char"/>
    <w:basedOn w:val="DefaultParagraphFont"/>
    <w:link w:val="Subtitle"/>
    <w:uiPriority w:val="11"/>
    <w:rsid w:val="00DB1505"/>
    <w:rPr>
      <w:rFonts w:ascii="Cambria" w:hAnsi="Cambria" w:cs="Times New Roman"/>
      <w:i/>
      <w:iCs/>
      <w:color w:val="4F81BD"/>
      <w:spacing w:val="15"/>
      <w:sz w:val="24"/>
      <w:szCs w:val="24"/>
      <w:lang w:eastAsia="en-US"/>
    </w:rPr>
  </w:style>
  <w:style w:type="table" w:styleId="TableGrid">
    <w:name w:val="Table Grid"/>
    <w:basedOn w:val="TableNormal"/>
    <w:uiPriority w:val="59"/>
    <w:rsid w:val="00DB1505"/>
    <w:pPr>
      <w:spacing w:after="0" w:line="240" w:lineRule="auto"/>
    </w:pPr>
    <w:rPr>
      <w:rFonts w:ascii="Times New Roman" w:hAnsi="Times New Roman" w:cs="Times New Roman"/>
      <w:sz w:val="20"/>
      <w:szCs w:val="20"/>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DB1505"/>
    <w:rPr>
      <w:color w:val="808080"/>
    </w:rPr>
  </w:style>
  <w:style w:type="paragraph" w:styleId="NormalWeb">
    <w:name w:val="Normal (Web)"/>
    <w:basedOn w:val="Normal"/>
    <w:uiPriority w:val="99"/>
    <w:unhideWhenUsed/>
    <w:rsid w:val="00DB1505"/>
    <w:pPr>
      <w:widowControl/>
      <w:spacing w:before="100" w:beforeAutospacing="1" w:after="100" w:afterAutospacing="1"/>
      <w:jc w:val="left"/>
    </w:pPr>
    <w:rPr>
      <w:szCs w:val="24"/>
      <w:lang w:eastAsia="en-CA"/>
    </w:rPr>
  </w:style>
  <w:style w:type="character" w:styleId="Emphasis">
    <w:name w:val="Emphasis"/>
    <w:basedOn w:val="DefaultParagraphFont"/>
    <w:uiPriority w:val="20"/>
    <w:qFormat/>
    <w:rsid w:val="00DB1505"/>
    <w:rPr>
      <w:i/>
      <w:iCs/>
    </w:rPr>
  </w:style>
  <w:style w:type="paragraph" w:customStyle="1" w:styleId="StyleHeading3TimesNewRoman">
    <w:name w:val="Style Heading 3 + Times New Roman"/>
    <w:basedOn w:val="Heading3"/>
    <w:rsid w:val="00DB1505"/>
  </w:style>
  <w:style w:type="character" w:styleId="Hyperlink">
    <w:name w:val="Hyperlink"/>
    <w:basedOn w:val="DefaultParagraphFont"/>
    <w:uiPriority w:val="99"/>
    <w:unhideWhenUsed/>
    <w:rsid w:val="00DB1505"/>
    <w:rPr>
      <w:color w:val="0000FF"/>
      <w:u w:val="single"/>
    </w:rPr>
  </w:style>
  <w:style w:type="paragraph" w:styleId="Bibliography">
    <w:name w:val="Bibliography"/>
    <w:basedOn w:val="Normal"/>
    <w:next w:val="Normal"/>
    <w:uiPriority w:val="37"/>
    <w:semiHidden/>
    <w:unhideWhenUsed/>
    <w:rsid w:val="00DB1505"/>
  </w:style>
  <w:style w:type="paragraph" w:customStyle="1" w:styleId="AppendixD-Level2b">
    <w:name w:val="Appendix D- Level 2 b"/>
    <w:basedOn w:val="Normal"/>
    <w:link w:val="AppendixD-Level2bChar"/>
    <w:qFormat/>
    <w:rsid w:val="00DB1505"/>
    <w:pPr>
      <w:keepNext/>
      <w:widowControl/>
      <w:numPr>
        <w:numId w:val="8"/>
      </w:numPr>
      <w:tabs>
        <w:tab w:val="left" w:pos="851"/>
      </w:tabs>
      <w:spacing w:before="160"/>
      <w:jc w:val="left"/>
      <w:outlineLvl w:val="3"/>
    </w:pPr>
    <w:rPr>
      <w:rFonts w:ascii="Arial" w:eastAsia="Times New Roman" w:hAnsi="Arial"/>
      <w:b/>
      <w:snapToGrid w:val="0"/>
      <w:kern w:val="28"/>
      <w:lang w:val="fr-FR" w:eastAsia="x-none"/>
    </w:rPr>
  </w:style>
  <w:style w:type="character" w:customStyle="1" w:styleId="AppendixD-Level2bChar">
    <w:name w:val="Appendix D- Level 2 b Char"/>
    <w:basedOn w:val="DefaultParagraphFont"/>
    <w:link w:val="AppendixD-Level2b"/>
    <w:rsid w:val="00DB1505"/>
    <w:rPr>
      <w:rFonts w:ascii="Arial" w:eastAsia="Times New Roman" w:hAnsi="Arial" w:cs="Times New Roman"/>
      <w:b/>
      <w:snapToGrid w:val="0"/>
      <w:kern w:val="28"/>
      <w:szCs w:val="20"/>
      <w:lang w:val="fr-FR" w:eastAsia="x-none"/>
    </w:rPr>
  </w:style>
  <w:style w:type="paragraph" w:customStyle="1" w:styleId="TOCTable">
    <w:name w:val="TOC Table"/>
    <w:basedOn w:val="TOC2"/>
    <w:link w:val="TOCTableChar"/>
    <w:qFormat/>
    <w:rsid w:val="00DB1505"/>
    <w:pPr>
      <w:widowControl/>
      <w:tabs>
        <w:tab w:val="left" w:pos="1304"/>
        <w:tab w:val="right" w:leader="dot" w:pos="9361"/>
      </w:tabs>
      <w:ind w:left="1304" w:hanging="1304"/>
    </w:pPr>
    <w:rPr>
      <w:rFonts w:ascii="Arial" w:eastAsia="Times New Roman" w:hAnsi="Arial"/>
      <w:bCs/>
      <w:smallCaps w:val="0"/>
      <w:kern w:val="28"/>
      <w:sz w:val="22"/>
      <w:lang w:eastAsia="x-none"/>
    </w:rPr>
  </w:style>
  <w:style w:type="character" w:customStyle="1" w:styleId="TOCTableChar">
    <w:name w:val="TOC Table Char"/>
    <w:basedOn w:val="DefaultParagraphFont"/>
    <w:link w:val="TOCTable"/>
    <w:rsid w:val="00DB1505"/>
    <w:rPr>
      <w:rFonts w:ascii="Arial" w:eastAsia="Times New Roman" w:hAnsi="Arial" w:cs="Times New Roman"/>
      <w:bCs/>
      <w:kern w:val="28"/>
      <w:lang w:eastAsia="x-none"/>
    </w:rPr>
  </w:style>
  <w:style w:type="paragraph" w:customStyle="1" w:styleId="StyleHeading3LeftBefore6ptAfter4pt">
    <w:name w:val="Style Heading 3 + Left Before:  6 pt After:  4 pt"/>
    <w:basedOn w:val="Heading3"/>
    <w:rsid w:val="00DB1505"/>
    <w:pPr>
      <w:spacing w:before="120" w:after="80"/>
    </w:pPr>
    <w:rPr>
      <w:bCs/>
    </w:rPr>
  </w:style>
  <w:style w:type="paragraph" w:customStyle="1" w:styleId="Simpleline">
    <w:name w:val="Simple line"/>
    <w:basedOn w:val="Normal"/>
    <w:rsid w:val="00DB1505"/>
    <w:pPr>
      <w:spacing w:before="0" w:after="0"/>
    </w:pPr>
    <w:rPr>
      <w:sz w:val="20"/>
    </w:rPr>
  </w:style>
  <w:style w:type="character" w:customStyle="1" w:styleId="Coce">
    <w:name w:val="Coce"/>
    <w:basedOn w:val="FootnoteReference"/>
    <w:rsid w:val="00DB1505"/>
    <w:rPr>
      <w:rFonts w:ascii="Courier New" w:hAnsi="Courier New"/>
      <w:sz w:val="16"/>
      <w:vertAlign w:val="superscript"/>
    </w:rPr>
  </w:style>
  <w:style w:type="character" w:styleId="FootnoteReference">
    <w:name w:val="footnote reference"/>
    <w:basedOn w:val="DefaultParagraphFont"/>
    <w:semiHidden/>
    <w:unhideWhenUsed/>
    <w:rsid w:val="00DB1505"/>
    <w:rPr>
      <w:vertAlign w:val="superscript"/>
    </w:rPr>
  </w:style>
  <w:style w:type="paragraph" w:customStyle="1" w:styleId="StyleCode">
    <w:name w:val="Style Code"/>
    <w:basedOn w:val="Normal"/>
    <w:rsid w:val="00223050"/>
    <w:pPr>
      <w:spacing w:before="0" w:after="0"/>
    </w:pPr>
    <w:rPr>
      <w:rFonts w:ascii="Courier New" w:hAnsi="Courier New"/>
      <w:sz w:val="16"/>
    </w:rPr>
  </w:style>
  <w:style w:type="paragraph" w:customStyle="1" w:styleId="StyleHeading4Bold">
    <w:name w:val="Style Heading 4 + Bold"/>
    <w:basedOn w:val="Heading4"/>
    <w:rsid w:val="00DB1505"/>
    <w:rPr>
      <w:bCs/>
    </w:rPr>
  </w:style>
  <w:style w:type="paragraph" w:customStyle="1" w:styleId="StyleSimplelineCambriaMath">
    <w:name w:val="Style Simple line + Cambria Math"/>
    <w:basedOn w:val="Simpleline"/>
    <w:rsid w:val="00DB1505"/>
    <w:rPr>
      <w:rFonts w:ascii="Cambria Math" w:hAnsi="Cambria Math"/>
      <w:sz w:val="22"/>
    </w:rPr>
  </w:style>
  <w:style w:type="character" w:customStyle="1" w:styleId="st">
    <w:name w:val="st"/>
    <w:basedOn w:val="DefaultParagraphFont"/>
    <w:rsid w:val="00DB1505"/>
  </w:style>
  <w:style w:type="paragraph" w:customStyle="1" w:styleId="StyleCaptionTableCaptionBold">
    <w:name w:val="Style CaptionTable Caption + Bold"/>
    <w:basedOn w:val="Caption"/>
    <w:rsid w:val="00DB1505"/>
    <w:rPr>
      <w:bCs/>
    </w:rPr>
  </w:style>
  <w:style w:type="table" w:styleId="LightShading">
    <w:name w:val="Light Shading"/>
    <w:basedOn w:val="TableNormal"/>
    <w:uiPriority w:val="60"/>
    <w:rsid w:val="00DB1505"/>
    <w:pPr>
      <w:spacing w:after="0" w:line="240" w:lineRule="auto"/>
    </w:pPr>
    <w:rPr>
      <w:rFonts w:ascii="Times New Roman" w:hAnsi="Times New Roman" w:cs="Times New Roman"/>
      <w:color w:val="000000" w:themeColor="text1" w:themeShade="BF"/>
      <w:sz w:val="20"/>
      <w:szCs w:val="20"/>
      <w:lang w:eastAsia="en-C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Normal"/>
    <w:link w:val="AppendixChar"/>
    <w:qFormat/>
    <w:rsid w:val="00DB1505"/>
    <w:pPr>
      <w:keepNext/>
      <w:widowControl/>
      <w:numPr>
        <w:numId w:val="14"/>
      </w:numPr>
      <w:tabs>
        <w:tab w:val="left" w:pos="567"/>
      </w:tabs>
      <w:spacing w:before="160"/>
      <w:ind w:left="357" w:hanging="357"/>
      <w:jc w:val="left"/>
      <w:outlineLvl w:val="3"/>
    </w:pPr>
    <w:rPr>
      <w:rFonts w:eastAsia="Times New Roman"/>
      <w:b/>
      <w:snapToGrid w:val="0"/>
      <w:kern w:val="28"/>
      <w:lang w:val="fr-FR" w:eastAsia="x-none"/>
    </w:rPr>
  </w:style>
  <w:style w:type="character" w:customStyle="1" w:styleId="AppendixChar">
    <w:name w:val="Appendix Char"/>
    <w:basedOn w:val="DefaultParagraphFont"/>
    <w:link w:val="Appendix"/>
    <w:rsid w:val="00DB1505"/>
    <w:rPr>
      <w:rFonts w:ascii="Times New Roman" w:eastAsia="Times New Roman" w:hAnsi="Times New Roman" w:cs="Times New Roman"/>
      <w:b/>
      <w:snapToGrid w:val="0"/>
      <w:kern w:val="28"/>
      <w:sz w:val="24"/>
      <w:szCs w:val="20"/>
      <w:lang w:val="fr-FR" w:eastAsia="x-none"/>
    </w:rPr>
  </w:style>
  <w:style w:type="paragraph" w:customStyle="1" w:styleId="StyleCaptionTableCaptionCentered">
    <w:name w:val="Style CaptionTable Caption + Centered"/>
    <w:basedOn w:val="Caption"/>
    <w:rsid w:val="00DB1505"/>
    <w:rPr>
      <w:rFonts w:eastAsia="Times New Roman"/>
    </w:rPr>
  </w:style>
  <w:style w:type="paragraph" w:customStyle="1" w:styleId="Default">
    <w:name w:val="Default"/>
    <w:rsid w:val="00DB1505"/>
    <w:pPr>
      <w:autoSpaceDE w:val="0"/>
      <w:autoSpaceDN w:val="0"/>
      <w:adjustRightInd w:val="0"/>
      <w:spacing w:after="0" w:line="240" w:lineRule="auto"/>
    </w:pPr>
    <w:rPr>
      <w:rFonts w:ascii="Times New Roman" w:hAnsi="Times New Roman" w:cs="Times New Roman"/>
      <w:color w:val="000000"/>
      <w:sz w:val="24"/>
      <w:szCs w:val="24"/>
      <w:lang w:eastAsia="en-CA"/>
    </w:rPr>
  </w:style>
  <w:style w:type="paragraph" w:customStyle="1" w:styleId="Tableheader">
    <w:name w:val="Table header"/>
    <w:basedOn w:val="Normal"/>
    <w:qFormat/>
    <w:rsid w:val="00CD1737"/>
    <w:pPr>
      <w:spacing w:before="0" w:after="0"/>
      <w:jc w:val="center"/>
    </w:pPr>
    <w:rPr>
      <w:b/>
      <w:color w:val="000000" w:themeColor="text1"/>
      <w14:shadow w14:blurRad="50800" w14:dist="50800" w14:dir="5400000" w14:sx="0" w14:sy="0" w14:kx="0" w14:ky="0" w14:algn="ctr">
        <w14:schemeClr w14:val="bg1"/>
      </w14:shadow>
    </w:rPr>
  </w:style>
  <w:style w:type="paragraph" w:customStyle="1" w:styleId="Tablebodynospace">
    <w:name w:val="Table body no space"/>
    <w:basedOn w:val="Normal"/>
    <w:qFormat/>
    <w:rsid w:val="00CD1737"/>
    <w:pPr>
      <w:spacing w:before="0" w:after="0"/>
    </w:pPr>
  </w:style>
  <w:style w:type="paragraph" w:styleId="Revision">
    <w:name w:val="Revision"/>
    <w:hidden/>
    <w:uiPriority w:val="99"/>
    <w:semiHidden/>
    <w:rsid w:val="00435E37"/>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0420904">
      <w:bodyDiv w:val="1"/>
      <w:marLeft w:val="0"/>
      <w:marRight w:val="0"/>
      <w:marTop w:val="0"/>
      <w:marBottom w:val="0"/>
      <w:divBdr>
        <w:top w:val="none" w:sz="0" w:space="0" w:color="auto"/>
        <w:left w:val="none" w:sz="0" w:space="0" w:color="auto"/>
        <w:bottom w:val="none" w:sz="0" w:space="0" w:color="auto"/>
        <w:right w:val="none" w:sz="0" w:space="0" w:color="auto"/>
      </w:divBdr>
      <w:divsChild>
        <w:div w:id="425810081">
          <w:marLeft w:val="0"/>
          <w:marRight w:val="0"/>
          <w:marTop w:val="0"/>
          <w:marBottom w:val="0"/>
          <w:divBdr>
            <w:top w:val="none" w:sz="0" w:space="0" w:color="auto"/>
            <w:left w:val="none" w:sz="0" w:space="0" w:color="auto"/>
            <w:bottom w:val="none" w:sz="0" w:space="0" w:color="auto"/>
            <w:right w:val="none" w:sz="0" w:space="0" w:color="auto"/>
          </w:divBdr>
          <w:divsChild>
            <w:div w:id="1734620791">
              <w:marLeft w:val="0"/>
              <w:marRight w:val="0"/>
              <w:marTop w:val="0"/>
              <w:marBottom w:val="0"/>
              <w:divBdr>
                <w:top w:val="none" w:sz="0" w:space="0" w:color="auto"/>
                <w:left w:val="none" w:sz="0" w:space="0" w:color="auto"/>
                <w:bottom w:val="none" w:sz="0" w:space="0" w:color="auto"/>
                <w:right w:val="none" w:sz="0" w:space="0" w:color="auto"/>
              </w:divBdr>
              <w:divsChild>
                <w:div w:id="184065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image" Target="media/image5.wmf"/><Relationship Id="rId42" Type="http://schemas.openxmlformats.org/officeDocument/2006/relationships/image" Target="media/image15.wmf"/><Relationship Id="rId63" Type="http://schemas.openxmlformats.org/officeDocument/2006/relationships/image" Target="media/image26.wmf"/><Relationship Id="rId84" Type="http://schemas.openxmlformats.org/officeDocument/2006/relationships/oleObject" Target="embeddings/oleObject34.bin"/><Relationship Id="rId138" Type="http://schemas.openxmlformats.org/officeDocument/2006/relationships/image" Target="media/image62.wmf"/><Relationship Id="rId159" Type="http://schemas.openxmlformats.org/officeDocument/2006/relationships/oleObject" Target="embeddings/oleObject72.bin"/><Relationship Id="rId170" Type="http://schemas.openxmlformats.org/officeDocument/2006/relationships/image" Target="media/image78.wmf"/><Relationship Id="rId107" Type="http://schemas.openxmlformats.org/officeDocument/2006/relationships/image" Target="media/image48.wmf"/><Relationship Id="rId11" Type="http://schemas.openxmlformats.org/officeDocument/2006/relationships/comments" Target="comments.xml"/><Relationship Id="rId32" Type="http://schemas.openxmlformats.org/officeDocument/2006/relationships/oleObject" Target="embeddings/oleObject9.bin"/><Relationship Id="rId53" Type="http://schemas.openxmlformats.org/officeDocument/2006/relationships/image" Target="media/image21.wmf"/><Relationship Id="rId74" Type="http://schemas.openxmlformats.org/officeDocument/2006/relationships/oleObject" Target="embeddings/oleObject29.bin"/><Relationship Id="rId128" Type="http://schemas.openxmlformats.org/officeDocument/2006/relationships/image" Target="media/image57.wmf"/><Relationship Id="rId149" Type="http://schemas.openxmlformats.org/officeDocument/2006/relationships/oleObject" Target="embeddings/oleObject67.bin"/><Relationship Id="rId5" Type="http://schemas.openxmlformats.org/officeDocument/2006/relationships/webSettings" Target="webSettings.xml"/><Relationship Id="rId95" Type="http://schemas.openxmlformats.org/officeDocument/2006/relationships/image" Target="media/image42.wmf"/><Relationship Id="rId160" Type="http://schemas.openxmlformats.org/officeDocument/2006/relationships/image" Target="media/image73.wmf"/><Relationship Id="rId181" Type="http://schemas.openxmlformats.org/officeDocument/2006/relationships/image" Target="media/image83.wmf"/><Relationship Id="rId22" Type="http://schemas.openxmlformats.org/officeDocument/2006/relationships/oleObject" Target="embeddings/oleObject4.bin"/><Relationship Id="rId43" Type="http://schemas.openxmlformats.org/officeDocument/2006/relationships/oleObject" Target="embeddings/oleObject15.bin"/><Relationship Id="rId64" Type="http://schemas.openxmlformats.org/officeDocument/2006/relationships/oleObject" Target="embeddings/oleObject25.bin"/><Relationship Id="rId118" Type="http://schemas.openxmlformats.org/officeDocument/2006/relationships/oleObject" Target="embeddings/oleObject53.bin"/><Relationship Id="rId139" Type="http://schemas.openxmlformats.org/officeDocument/2006/relationships/oleObject" Target="embeddings/oleObject62.bin"/><Relationship Id="rId85" Type="http://schemas.openxmlformats.org/officeDocument/2006/relationships/image" Target="media/image38.wmf"/><Relationship Id="rId150" Type="http://schemas.openxmlformats.org/officeDocument/2006/relationships/image" Target="media/image68.wmf"/><Relationship Id="rId171" Type="http://schemas.openxmlformats.org/officeDocument/2006/relationships/oleObject" Target="embeddings/oleObject78.bin"/><Relationship Id="rId12" Type="http://schemas.microsoft.com/office/2011/relationships/commentsExtended" Target="commentsExtended.xml"/><Relationship Id="rId33" Type="http://schemas.openxmlformats.org/officeDocument/2006/relationships/image" Target="media/image11.wmf"/><Relationship Id="rId108" Type="http://schemas.openxmlformats.org/officeDocument/2006/relationships/oleObject" Target="embeddings/oleObject47.bin"/><Relationship Id="rId129" Type="http://schemas.openxmlformats.org/officeDocument/2006/relationships/oleObject" Target="embeddings/oleObject57.bin"/><Relationship Id="rId54" Type="http://schemas.openxmlformats.org/officeDocument/2006/relationships/oleObject" Target="embeddings/oleObject20.bin"/><Relationship Id="rId75" Type="http://schemas.openxmlformats.org/officeDocument/2006/relationships/image" Target="media/image33.wmf"/><Relationship Id="rId96" Type="http://schemas.openxmlformats.org/officeDocument/2006/relationships/oleObject" Target="embeddings/oleObject41.bin"/><Relationship Id="rId140" Type="http://schemas.openxmlformats.org/officeDocument/2006/relationships/image" Target="media/image63.wmf"/><Relationship Id="rId161" Type="http://schemas.openxmlformats.org/officeDocument/2006/relationships/oleObject" Target="embeddings/oleObject73.bin"/><Relationship Id="rId182" Type="http://schemas.openxmlformats.org/officeDocument/2006/relationships/oleObject" Target="embeddings/oleObject84.bin"/><Relationship Id="rId6" Type="http://schemas.openxmlformats.org/officeDocument/2006/relationships/footnotes" Target="footnotes.xml"/><Relationship Id="rId23" Type="http://schemas.openxmlformats.org/officeDocument/2006/relationships/image" Target="media/image6.wmf"/><Relationship Id="rId119" Type="http://schemas.openxmlformats.org/officeDocument/2006/relationships/image" Target="media/image53.wmf"/><Relationship Id="rId44" Type="http://schemas.openxmlformats.org/officeDocument/2006/relationships/image" Target="media/image16.wmf"/><Relationship Id="rId65" Type="http://schemas.openxmlformats.org/officeDocument/2006/relationships/image" Target="media/image27.wmf"/><Relationship Id="rId86" Type="http://schemas.openxmlformats.org/officeDocument/2006/relationships/oleObject" Target="embeddings/oleObject35.bin"/><Relationship Id="rId130" Type="http://schemas.openxmlformats.org/officeDocument/2006/relationships/image" Target="media/image58.wmf"/><Relationship Id="rId151" Type="http://schemas.openxmlformats.org/officeDocument/2006/relationships/oleObject" Target="embeddings/oleObject68.bin"/><Relationship Id="rId172" Type="http://schemas.openxmlformats.org/officeDocument/2006/relationships/oleObject" Target="embeddings/oleObject79.bin"/><Relationship Id="rId13" Type="http://schemas.microsoft.com/office/2016/09/relationships/commentsIds" Target="commentsIds.xml"/><Relationship Id="rId18" Type="http://schemas.openxmlformats.org/officeDocument/2006/relationships/oleObject" Target="embeddings/oleObject2.bin"/><Relationship Id="rId39" Type="http://schemas.openxmlformats.org/officeDocument/2006/relationships/oleObject" Target="embeddings/oleObject13.bin"/><Relationship Id="rId109" Type="http://schemas.openxmlformats.org/officeDocument/2006/relationships/image" Target="media/image49.wmf"/><Relationship Id="rId34" Type="http://schemas.openxmlformats.org/officeDocument/2006/relationships/oleObject" Target="embeddings/oleObject10.bin"/><Relationship Id="rId50" Type="http://schemas.openxmlformats.org/officeDocument/2006/relationships/oleObject" Target="embeddings/oleObject18.bin"/><Relationship Id="rId55" Type="http://schemas.openxmlformats.org/officeDocument/2006/relationships/image" Target="media/image22.wmf"/><Relationship Id="rId76" Type="http://schemas.openxmlformats.org/officeDocument/2006/relationships/oleObject" Target="embeddings/oleObject30.bin"/><Relationship Id="rId97" Type="http://schemas.openxmlformats.org/officeDocument/2006/relationships/image" Target="media/image43.wmf"/><Relationship Id="rId104" Type="http://schemas.openxmlformats.org/officeDocument/2006/relationships/oleObject" Target="embeddings/oleObject45.bin"/><Relationship Id="rId120" Type="http://schemas.openxmlformats.org/officeDocument/2006/relationships/oleObject" Target="embeddings/oleObject54.bin"/><Relationship Id="rId125" Type="http://schemas.openxmlformats.org/officeDocument/2006/relationships/image" Target="media/image55.png"/><Relationship Id="rId141" Type="http://schemas.openxmlformats.org/officeDocument/2006/relationships/oleObject" Target="embeddings/oleObject63.bin"/><Relationship Id="rId146" Type="http://schemas.openxmlformats.org/officeDocument/2006/relationships/image" Target="media/image66.wmf"/><Relationship Id="rId167" Type="http://schemas.openxmlformats.org/officeDocument/2006/relationships/oleObject" Target="embeddings/oleObject76.bin"/><Relationship Id="rId188"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1.wmf"/><Relationship Id="rId92" Type="http://schemas.openxmlformats.org/officeDocument/2006/relationships/oleObject" Target="embeddings/oleObject39.bin"/><Relationship Id="rId162" Type="http://schemas.openxmlformats.org/officeDocument/2006/relationships/image" Target="media/image74.wmf"/><Relationship Id="rId183" Type="http://schemas.openxmlformats.org/officeDocument/2006/relationships/image" Target="media/image84.wmf"/><Relationship Id="rId2" Type="http://schemas.openxmlformats.org/officeDocument/2006/relationships/numbering" Target="numbering.xml"/><Relationship Id="rId29" Type="http://schemas.openxmlformats.org/officeDocument/2006/relationships/image" Target="media/image9.wmf"/><Relationship Id="rId24" Type="http://schemas.openxmlformats.org/officeDocument/2006/relationships/oleObject" Target="embeddings/oleObject5.bin"/><Relationship Id="rId40" Type="http://schemas.openxmlformats.org/officeDocument/2006/relationships/image" Target="media/image14.wmf"/><Relationship Id="rId45" Type="http://schemas.openxmlformats.org/officeDocument/2006/relationships/image" Target="media/image17.emf"/><Relationship Id="rId66" Type="http://schemas.openxmlformats.org/officeDocument/2006/relationships/oleObject" Target="embeddings/oleObject26.bin"/><Relationship Id="rId87" Type="http://schemas.openxmlformats.org/officeDocument/2006/relationships/image" Target="media/image39.wmf"/><Relationship Id="rId110" Type="http://schemas.openxmlformats.org/officeDocument/2006/relationships/oleObject" Target="embeddings/oleObject48.bin"/><Relationship Id="rId115" Type="http://schemas.openxmlformats.org/officeDocument/2006/relationships/oleObject" Target="embeddings/oleObject51.bin"/><Relationship Id="rId131" Type="http://schemas.openxmlformats.org/officeDocument/2006/relationships/oleObject" Target="embeddings/oleObject58.bin"/><Relationship Id="rId136" Type="http://schemas.openxmlformats.org/officeDocument/2006/relationships/image" Target="media/image61.wmf"/><Relationship Id="rId157" Type="http://schemas.openxmlformats.org/officeDocument/2006/relationships/oleObject" Target="embeddings/oleObject71.bin"/><Relationship Id="rId178" Type="http://schemas.openxmlformats.org/officeDocument/2006/relationships/oleObject" Target="embeddings/oleObject82.bin"/><Relationship Id="rId61" Type="http://schemas.openxmlformats.org/officeDocument/2006/relationships/image" Target="media/image25.wmf"/><Relationship Id="rId82" Type="http://schemas.openxmlformats.org/officeDocument/2006/relationships/oleObject" Target="embeddings/oleObject33.bin"/><Relationship Id="rId152" Type="http://schemas.openxmlformats.org/officeDocument/2006/relationships/image" Target="media/image69.wmf"/><Relationship Id="rId173" Type="http://schemas.openxmlformats.org/officeDocument/2006/relationships/image" Target="media/image79.wmf"/><Relationship Id="rId19" Type="http://schemas.openxmlformats.org/officeDocument/2006/relationships/image" Target="media/image4.wmf"/><Relationship Id="rId14" Type="http://schemas.openxmlformats.org/officeDocument/2006/relationships/image" Target="media/image1.png"/><Relationship Id="rId30" Type="http://schemas.openxmlformats.org/officeDocument/2006/relationships/oleObject" Target="embeddings/oleObject8.bin"/><Relationship Id="rId35" Type="http://schemas.openxmlformats.org/officeDocument/2006/relationships/image" Target="media/image12.wmf"/><Relationship Id="rId56" Type="http://schemas.openxmlformats.org/officeDocument/2006/relationships/oleObject" Target="embeddings/oleObject21.bin"/><Relationship Id="rId77" Type="http://schemas.openxmlformats.org/officeDocument/2006/relationships/image" Target="media/image34.wmf"/><Relationship Id="rId100" Type="http://schemas.openxmlformats.org/officeDocument/2006/relationships/oleObject" Target="embeddings/oleObject43.bin"/><Relationship Id="rId105" Type="http://schemas.openxmlformats.org/officeDocument/2006/relationships/image" Target="media/image47.wmf"/><Relationship Id="rId126" Type="http://schemas.openxmlformats.org/officeDocument/2006/relationships/image" Target="media/image56.wmf"/><Relationship Id="rId147" Type="http://schemas.openxmlformats.org/officeDocument/2006/relationships/oleObject" Target="embeddings/oleObject66.bin"/><Relationship Id="rId168" Type="http://schemas.openxmlformats.org/officeDocument/2006/relationships/image" Target="media/image77.wmf"/><Relationship Id="rId8" Type="http://schemas.openxmlformats.org/officeDocument/2006/relationships/header" Target="header1.xml"/><Relationship Id="rId51" Type="http://schemas.openxmlformats.org/officeDocument/2006/relationships/image" Target="media/image20.emf"/><Relationship Id="rId72" Type="http://schemas.openxmlformats.org/officeDocument/2006/relationships/oleObject" Target="embeddings/oleObject28.bin"/><Relationship Id="rId93" Type="http://schemas.openxmlformats.org/officeDocument/2006/relationships/image" Target="media/image41.wmf"/><Relationship Id="rId98" Type="http://schemas.openxmlformats.org/officeDocument/2006/relationships/oleObject" Target="embeddings/oleObject42.bin"/><Relationship Id="rId121" Type="http://schemas.openxmlformats.org/officeDocument/2006/relationships/image" Target="media/image54.wmf"/><Relationship Id="rId142" Type="http://schemas.openxmlformats.org/officeDocument/2006/relationships/image" Target="media/image64.wmf"/><Relationship Id="rId163" Type="http://schemas.openxmlformats.org/officeDocument/2006/relationships/oleObject" Target="embeddings/oleObject74.bin"/><Relationship Id="rId184" Type="http://schemas.openxmlformats.org/officeDocument/2006/relationships/oleObject" Target="embeddings/oleObject85.bin"/><Relationship Id="rId3" Type="http://schemas.openxmlformats.org/officeDocument/2006/relationships/styles" Target="styles.xml"/><Relationship Id="rId25" Type="http://schemas.openxmlformats.org/officeDocument/2006/relationships/image" Target="media/image7.wmf"/><Relationship Id="rId46" Type="http://schemas.openxmlformats.org/officeDocument/2006/relationships/oleObject" Target="embeddings/oleObject16.bin"/><Relationship Id="rId67" Type="http://schemas.openxmlformats.org/officeDocument/2006/relationships/image" Target="media/image28.wmf"/><Relationship Id="rId116" Type="http://schemas.openxmlformats.org/officeDocument/2006/relationships/oleObject" Target="embeddings/oleObject52.bin"/><Relationship Id="rId137" Type="http://schemas.openxmlformats.org/officeDocument/2006/relationships/oleObject" Target="embeddings/oleObject61.bin"/><Relationship Id="rId158" Type="http://schemas.openxmlformats.org/officeDocument/2006/relationships/image" Target="media/image72.wmf"/><Relationship Id="rId20" Type="http://schemas.openxmlformats.org/officeDocument/2006/relationships/oleObject" Target="embeddings/oleObject3.bin"/><Relationship Id="rId41" Type="http://schemas.openxmlformats.org/officeDocument/2006/relationships/oleObject" Target="embeddings/oleObject14.bin"/><Relationship Id="rId62" Type="http://schemas.openxmlformats.org/officeDocument/2006/relationships/oleObject" Target="embeddings/oleObject24.bin"/><Relationship Id="rId83" Type="http://schemas.openxmlformats.org/officeDocument/2006/relationships/image" Target="media/image37.wmf"/><Relationship Id="rId88" Type="http://schemas.openxmlformats.org/officeDocument/2006/relationships/oleObject" Target="embeddings/oleObject36.bin"/><Relationship Id="rId111" Type="http://schemas.openxmlformats.org/officeDocument/2006/relationships/image" Target="media/image50.wmf"/><Relationship Id="rId132" Type="http://schemas.openxmlformats.org/officeDocument/2006/relationships/image" Target="media/image59.wmf"/><Relationship Id="rId153" Type="http://schemas.openxmlformats.org/officeDocument/2006/relationships/oleObject" Target="embeddings/oleObject69.bin"/><Relationship Id="rId174" Type="http://schemas.openxmlformats.org/officeDocument/2006/relationships/oleObject" Target="embeddings/oleObject80.bin"/><Relationship Id="rId179" Type="http://schemas.openxmlformats.org/officeDocument/2006/relationships/image" Target="media/image82.wmf"/><Relationship Id="rId15" Type="http://schemas.openxmlformats.org/officeDocument/2006/relationships/image" Target="media/image2.emf"/><Relationship Id="rId36" Type="http://schemas.openxmlformats.org/officeDocument/2006/relationships/oleObject" Target="embeddings/oleObject11.bin"/><Relationship Id="rId57" Type="http://schemas.openxmlformats.org/officeDocument/2006/relationships/image" Target="media/image23.wmf"/><Relationship Id="rId106" Type="http://schemas.openxmlformats.org/officeDocument/2006/relationships/oleObject" Target="embeddings/oleObject46.bin"/><Relationship Id="rId127" Type="http://schemas.openxmlformats.org/officeDocument/2006/relationships/oleObject" Target="embeddings/oleObject56.bin"/><Relationship Id="rId10" Type="http://schemas.openxmlformats.org/officeDocument/2006/relationships/footer" Target="footer2.xml"/><Relationship Id="rId31" Type="http://schemas.openxmlformats.org/officeDocument/2006/relationships/image" Target="media/image10.wmf"/><Relationship Id="rId52" Type="http://schemas.openxmlformats.org/officeDocument/2006/relationships/oleObject" Target="embeddings/oleObject19.bin"/><Relationship Id="rId73" Type="http://schemas.openxmlformats.org/officeDocument/2006/relationships/image" Target="media/image32.wmf"/><Relationship Id="rId78" Type="http://schemas.openxmlformats.org/officeDocument/2006/relationships/oleObject" Target="embeddings/oleObject31.bin"/><Relationship Id="rId94" Type="http://schemas.openxmlformats.org/officeDocument/2006/relationships/oleObject" Target="embeddings/oleObject40.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55.bin"/><Relationship Id="rId143" Type="http://schemas.openxmlformats.org/officeDocument/2006/relationships/oleObject" Target="embeddings/oleObject64.bin"/><Relationship Id="rId148" Type="http://schemas.openxmlformats.org/officeDocument/2006/relationships/image" Target="media/image67.wmf"/><Relationship Id="rId164" Type="http://schemas.openxmlformats.org/officeDocument/2006/relationships/image" Target="media/image75.wmf"/><Relationship Id="rId169" Type="http://schemas.openxmlformats.org/officeDocument/2006/relationships/oleObject" Target="embeddings/oleObject77.bin"/><Relationship Id="rId18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oleObject" Target="embeddings/oleObject83.bin"/><Relationship Id="rId26" Type="http://schemas.openxmlformats.org/officeDocument/2006/relationships/oleObject" Target="embeddings/oleObject6.bin"/><Relationship Id="rId47" Type="http://schemas.openxmlformats.org/officeDocument/2006/relationships/image" Target="media/image18.png"/><Relationship Id="rId68" Type="http://schemas.openxmlformats.org/officeDocument/2006/relationships/image" Target="media/image29.wmf"/><Relationship Id="rId89" Type="http://schemas.openxmlformats.org/officeDocument/2006/relationships/image" Target="media/image40.wmf"/><Relationship Id="rId112" Type="http://schemas.openxmlformats.org/officeDocument/2006/relationships/oleObject" Target="embeddings/oleObject49.bin"/><Relationship Id="rId133" Type="http://schemas.openxmlformats.org/officeDocument/2006/relationships/oleObject" Target="embeddings/oleObject59.bin"/><Relationship Id="rId154" Type="http://schemas.openxmlformats.org/officeDocument/2006/relationships/image" Target="media/image70.wmf"/><Relationship Id="rId175" Type="http://schemas.openxmlformats.org/officeDocument/2006/relationships/image" Target="media/image80.wmf"/><Relationship Id="rId16" Type="http://schemas.openxmlformats.org/officeDocument/2006/relationships/oleObject" Target="embeddings/oleObject1.bin"/><Relationship Id="rId37" Type="http://schemas.openxmlformats.org/officeDocument/2006/relationships/image" Target="media/image13.wmf"/><Relationship Id="rId58" Type="http://schemas.openxmlformats.org/officeDocument/2006/relationships/oleObject" Target="embeddings/oleObject22.bin"/><Relationship Id="rId79" Type="http://schemas.openxmlformats.org/officeDocument/2006/relationships/image" Target="media/image35.wmf"/><Relationship Id="rId102" Type="http://schemas.openxmlformats.org/officeDocument/2006/relationships/oleObject" Target="embeddings/oleObject44.bin"/><Relationship Id="rId123" Type="http://schemas.openxmlformats.org/officeDocument/2006/relationships/hyperlink" Target="mailto:Frederic.Gerard@inra.fr" TargetMode="External"/><Relationship Id="rId144" Type="http://schemas.openxmlformats.org/officeDocument/2006/relationships/image" Target="media/image65.wmf"/><Relationship Id="rId90" Type="http://schemas.openxmlformats.org/officeDocument/2006/relationships/oleObject" Target="embeddings/oleObject37.bin"/><Relationship Id="rId165" Type="http://schemas.openxmlformats.org/officeDocument/2006/relationships/oleObject" Target="embeddings/oleObject75.bin"/><Relationship Id="rId186" Type="http://schemas.openxmlformats.org/officeDocument/2006/relationships/fontTable" Target="fontTable.xml"/><Relationship Id="rId27" Type="http://schemas.openxmlformats.org/officeDocument/2006/relationships/image" Target="media/image8.wmf"/><Relationship Id="rId48" Type="http://schemas.openxmlformats.org/officeDocument/2006/relationships/image" Target="media/image19.emf"/><Relationship Id="rId69" Type="http://schemas.openxmlformats.org/officeDocument/2006/relationships/oleObject" Target="embeddings/oleObject27.bin"/><Relationship Id="rId113" Type="http://schemas.openxmlformats.org/officeDocument/2006/relationships/image" Target="media/image51.wmf"/><Relationship Id="rId134" Type="http://schemas.openxmlformats.org/officeDocument/2006/relationships/image" Target="media/image60.wmf"/><Relationship Id="rId80" Type="http://schemas.openxmlformats.org/officeDocument/2006/relationships/oleObject" Target="embeddings/oleObject32.bin"/><Relationship Id="rId155" Type="http://schemas.openxmlformats.org/officeDocument/2006/relationships/oleObject" Target="embeddings/oleObject70.bin"/><Relationship Id="rId176" Type="http://schemas.openxmlformats.org/officeDocument/2006/relationships/oleObject" Target="embeddings/oleObject81.bin"/><Relationship Id="rId17" Type="http://schemas.openxmlformats.org/officeDocument/2006/relationships/image" Target="media/image3.wmf"/><Relationship Id="rId38" Type="http://schemas.openxmlformats.org/officeDocument/2006/relationships/oleObject" Target="embeddings/oleObject12.bin"/><Relationship Id="rId59" Type="http://schemas.openxmlformats.org/officeDocument/2006/relationships/image" Target="media/image24.wmf"/><Relationship Id="rId103" Type="http://schemas.openxmlformats.org/officeDocument/2006/relationships/image" Target="media/image46.wmf"/><Relationship Id="rId124" Type="http://schemas.openxmlformats.org/officeDocument/2006/relationships/hyperlink" Target="mailto:Frederic.Gerard@inra.fr" TargetMode="External"/><Relationship Id="rId70" Type="http://schemas.openxmlformats.org/officeDocument/2006/relationships/image" Target="media/image30.emf"/><Relationship Id="rId91" Type="http://schemas.openxmlformats.org/officeDocument/2006/relationships/oleObject" Target="embeddings/oleObject38.bin"/><Relationship Id="rId145" Type="http://schemas.openxmlformats.org/officeDocument/2006/relationships/oleObject" Target="embeddings/oleObject65.bin"/><Relationship Id="rId166" Type="http://schemas.openxmlformats.org/officeDocument/2006/relationships/image" Target="media/image76.wmf"/><Relationship Id="rId187" Type="http://schemas.microsoft.com/office/2011/relationships/people" Target="people.xml"/><Relationship Id="rId1" Type="http://schemas.openxmlformats.org/officeDocument/2006/relationships/customXml" Target="../customXml/item1.xml"/><Relationship Id="rId28" Type="http://schemas.openxmlformats.org/officeDocument/2006/relationships/oleObject" Target="embeddings/oleObject7.bin"/><Relationship Id="rId49" Type="http://schemas.openxmlformats.org/officeDocument/2006/relationships/oleObject" Target="embeddings/oleObject17.bin"/><Relationship Id="rId114" Type="http://schemas.openxmlformats.org/officeDocument/2006/relationships/oleObject" Target="embeddings/oleObject50.bin"/><Relationship Id="rId60" Type="http://schemas.openxmlformats.org/officeDocument/2006/relationships/oleObject" Target="embeddings/oleObject23.bin"/><Relationship Id="rId81" Type="http://schemas.openxmlformats.org/officeDocument/2006/relationships/image" Target="media/image36.wmf"/><Relationship Id="rId135" Type="http://schemas.openxmlformats.org/officeDocument/2006/relationships/oleObject" Target="embeddings/oleObject60.bin"/><Relationship Id="rId156" Type="http://schemas.openxmlformats.org/officeDocument/2006/relationships/image" Target="media/image71.wmf"/><Relationship Id="rId177" Type="http://schemas.openxmlformats.org/officeDocument/2006/relationships/image" Target="media/image8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E16B64-E44B-4B21-8C4C-F2398835E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177</Pages>
  <Words>62744</Words>
  <Characters>357645</Characters>
  <Application>Microsoft Office Word</Application>
  <DocSecurity>0</DocSecurity>
  <Lines>2980</Lines>
  <Paragraphs>839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419550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Mingliang Xie</dc:creator>
  <cp:keywords/>
  <dc:description/>
  <cp:lastModifiedBy>Danyang SU</cp:lastModifiedBy>
  <cp:revision>2</cp:revision>
  <cp:lastPrinted>2019-07-03T21:18:00Z</cp:lastPrinted>
  <dcterms:created xsi:type="dcterms:W3CDTF">2024-05-07T21:51:00Z</dcterms:created>
  <dcterms:modified xsi:type="dcterms:W3CDTF">2024-05-07T21:51:00Z</dcterms:modified>
</cp:coreProperties>
</file>