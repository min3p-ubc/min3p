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5E21CE0" w14:textId="77777777" w:rsidR="00131F67" w:rsidRDefault="003F3FC6" w:rsidP="003F3FC6">
      <w:pPr>
        <w:pStyle w:val="Title"/>
        <w:rPr>
          <w:ins w:id="0" w:author="danyang" w:date="2022-06-08T11:59:00Z"/>
          <w:lang w:val="en-US"/>
        </w:rPr>
      </w:pPr>
      <w:r>
        <w:rPr>
          <w:lang w:val="en-US"/>
        </w:rPr>
        <w:t>Implementation of Noble Gas Ingrowth</w:t>
      </w:r>
    </w:p>
    <w:p w14:paraId="6FDDADCE" w14:textId="77777777" w:rsidR="00083FC7" w:rsidRDefault="00083FC7" w:rsidP="00083FC7">
      <w:pPr>
        <w:rPr>
          <w:ins w:id="1" w:author="danyang" w:date="2022-06-08T11:59:00Z"/>
          <w:lang w:val="en-US"/>
        </w:rPr>
        <w:pPrChange w:id="2" w:author="danyang" w:date="2022-06-08T11:59:00Z">
          <w:pPr>
            <w:pStyle w:val="Title"/>
          </w:pPr>
        </w:pPrChange>
      </w:pPr>
    </w:p>
    <w:p w14:paraId="2661B112" w14:textId="0CD2D57C" w:rsidR="00083FC7" w:rsidRDefault="00083FC7" w:rsidP="00083FC7">
      <w:pPr>
        <w:pStyle w:val="Heading1"/>
        <w:rPr>
          <w:ins w:id="3" w:author="danyang" w:date="2022-06-08T11:59:00Z"/>
          <w:lang w:val="en-US"/>
        </w:rPr>
        <w:pPrChange w:id="4" w:author="danyang" w:date="2022-06-08T11:59:00Z">
          <w:pPr>
            <w:pStyle w:val="Title"/>
          </w:pPr>
        </w:pPrChange>
      </w:pPr>
      <w:ins w:id="5" w:author="danyang" w:date="2022-06-08T11:59:00Z">
        <w:r>
          <w:rPr>
            <w:lang w:val="en-US"/>
          </w:rPr>
          <w:t>To do list</w:t>
        </w:r>
      </w:ins>
    </w:p>
    <w:p w14:paraId="0F54B6A3" w14:textId="47965DEB" w:rsidR="00083FC7" w:rsidRDefault="00083FC7" w:rsidP="00083FC7">
      <w:pPr>
        <w:pStyle w:val="ListParagraph"/>
        <w:numPr>
          <w:ilvl w:val="0"/>
          <w:numId w:val="3"/>
        </w:numPr>
        <w:rPr>
          <w:ins w:id="6" w:author="danyang" w:date="2022-06-08T11:59:00Z"/>
          <w:lang w:val="en-US"/>
        </w:rPr>
        <w:pPrChange w:id="7" w:author="danyang" w:date="2022-06-08T11:59:00Z">
          <w:pPr>
            <w:pStyle w:val="Title"/>
          </w:pPr>
        </w:pPrChange>
      </w:pPr>
      <w:ins w:id="8" w:author="danyang" w:date="2022-06-08T11:59:00Z">
        <w:r>
          <w:rPr>
            <w:lang w:val="en-US"/>
          </w:rPr>
          <w:t>Literature review of noble gas ingrowth;</w:t>
        </w:r>
      </w:ins>
    </w:p>
    <w:p w14:paraId="2B8C7CA4" w14:textId="6881DA2E" w:rsidR="00083FC7" w:rsidRDefault="00083FC7" w:rsidP="00083FC7">
      <w:pPr>
        <w:pStyle w:val="ListParagraph"/>
        <w:numPr>
          <w:ilvl w:val="0"/>
          <w:numId w:val="3"/>
        </w:numPr>
        <w:rPr>
          <w:ins w:id="9" w:author="danyang" w:date="2022-06-08T12:00:00Z"/>
          <w:lang w:val="en-US"/>
        </w:rPr>
        <w:pPrChange w:id="10" w:author="danyang" w:date="2022-06-08T11:59:00Z">
          <w:pPr>
            <w:pStyle w:val="Title"/>
          </w:pPr>
        </w:pPrChange>
      </w:pPr>
      <w:ins w:id="11" w:author="danyang" w:date="2022-06-08T12:00:00Z">
        <w:r>
          <w:rPr>
            <w:lang w:val="en-US"/>
          </w:rPr>
          <w:t>Add different noble gas into database;</w:t>
        </w:r>
      </w:ins>
    </w:p>
    <w:p w14:paraId="589BFB6A" w14:textId="5384CF78" w:rsidR="00083FC7" w:rsidRPr="00083FC7" w:rsidRDefault="00083FC7" w:rsidP="00083FC7">
      <w:pPr>
        <w:pStyle w:val="ListParagraph"/>
        <w:numPr>
          <w:ilvl w:val="0"/>
          <w:numId w:val="3"/>
        </w:numPr>
        <w:rPr>
          <w:lang w:val="en-US"/>
          <w:rPrChange w:id="12" w:author="danyang" w:date="2022-06-08T12:00:00Z">
            <w:rPr>
              <w:lang w:val="en-US"/>
            </w:rPr>
          </w:rPrChange>
        </w:rPr>
        <w:pPrChange w:id="13" w:author="danyang" w:date="2022-06-08T12:00:00Z">
          <w:pPr>
            <w:pStyle w:val="Title"/>
          </w:pPr>
        </w:pPrChange>
      </w:pPr>
      <w:ins w:id="14" w:author="danyang" w:date="2022-06-08T12:00:00Z">
        <w:r>
          <w:rPr>
            <w:lang w:val="en-US"/>
          </w:rPr>
          <w:t>Consider noble gas absorption and partition in organic materials such as oil.</w:t>
        </w:r>
      </w:ins>
      <w:bookmarkStart w:id="15" w:name="_GoBack"/>
      <w:bookmarkEnd w:id="15"/>
    </w:p>
    <w:p w14:paraId="4E7A63BD" w14:textId="77777777" w:rsidR="003F3FC6" w:rsidRDefault="003F3FC6" w:rsidP="003F3FC6">
      <w:pPr>
        <w:rPr>
          <w:lang w:val="en-US"/>
        </w:rPr>
      </w:pPr>
    </w:p>
    <w:p w14:paraId="48512380" w14:textId="4ED04D88" w:rsidR="003F3FC6" w:rsidRDefault="00E70EA3" w:rsidP="003F3FC6">
      <w:pPr>
        <w:pStyle w:val="Heading1"/>
        <w:rPr>
          <w:lang w:val="en-US"/>
        </w:rPr>
      </w:pPr>
      <w:r>
        <w:rPr>
          <w:lang w:val="en-US"/>
        </w:rPr>
        <w:t xml:space="preserve">1. </w:t>
      </w:r>
      <w:r w:rsidR="003F3FC6">
        <w:rPr>
          <w:lang w:val="en-US"/>
        </w:rPr>
        <w:t>Ingrowth of helium</w:t>
      </w:r>
    </w:p>
    <w:p w14:paraId="6BCBB72B" w14:textId="77777777" w:rsidR="005C7B24" w:rsidRPr="005C7B24" w:rsidRDefault="005C7B24" w:rsidP="005C7B24">
      <w:pPr>
        <w:rPr>
          <w:lang w:val="en-US"/>
        </w:rPr>
      </w:pPr>
    </w:p>
    <w:p w14:paraId="013EEC61" w14:textId="2EB6C4C7" w:rsidR="003F3FC6" w:rsidRDefault="00E70EA3" w:rsidP="005C7B24">
      <w:pPr>
        <w:pStyle w:val="Heading2"/>
        <w:rPr>
          <w:lang w:val="en-US"/>
        </w:rPr>
      </w:pPr>
      <w:r>
        <w:rPr>
          <w:lang w:val="en-US"/>
        </w:rPr>
        <w:t xml:space="preserve">1.1 </w:t>
      </w:r>
      <w:r w:rsidR="005C7B24" w:rsidRPr="005C7B24">
        <w:rPr>
          <w:lang w:val="en-US"/>
        </w:rPr>
        <w:t xml:space="preserve">Review of Ballentine and Burnard 2002, Production, Release and Transport of Noble Gases in the Continental Crust. </w:t>
      </w:r>
    </w:p>
    <w:p w14:paraId="65FEED2C" w14:textId="77777777" w:rsidR="005C7B24" w:rsidRPr="005C7B24" w:rsidRDefault="005C7B24" w:rsidP="005C7B24">
      <w:pPr>
        <w:rPr>
          <w:lang w:val="en-US"/>
        </w:rPr>
      </w:pPr>
    </w:p>
    <w:p w14:paraId="7FDDAA11" w14:textId="77777777" w:rsidR="003F3FC6" w:rsidRDefault="00C066E0" w:rsidP="003F3FC6">
      <w:pPr>
        <w:rPr>
          <w:lang w:val="en-US"/>
        </w:rPr>
      </w:pPr>
      <w:r w:rsidRPr="00C066E0">
        <w:rPr>
          <w:noProof/>
        </w:rPr>
        <w:drawing>
          <wp:inline distT="0" distB="0" distL="0" distR="0" wp14:anchorId="0F8A2F4E" wp14:editId="43456B0C">
            <wp:extent cx="5943600" cy="536575"/>
            <wp:effectExtent l="0" t="0" r="0" b="0"/>
            <wp:docPr id="9" name="Picture 8">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E7113208-D5EF-17A5-7C93-F6C6ECE6E2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E7113208-D5EF-17A5-7C93-F6C6ECE6E20D}"/>
                        </a:ext>
                      </a:extLst>
                    </pic:cNvPr>
                    <pic:cNvPicPr>
                      <a:picLocks noChangeAspect="1"/>
                    </pic:cNvPicPr>
                  </pic:nvPicPr>
                  <pic:blipFill>
                    <a:blip r:embed="rId8"/>
                    <a:stretch>
                      <a:fillRect/>
                    </a:stretch>
                  </pic:blipFill>
                  <pic:spPr>
                    <a:xfrm>
                      <a:off x="0" y="0"/>
                      <a:ext cx="5943600" cy="536575"/>
                    </a:xfrm>
                    <a:prstGeom prst="rect">
                      <a:avLst/>
                    </a:prstGeom>
                  </pic:spPr>
                </pic:pic>
              </a:graphicData>
            </a:graphic>
          </wp:inline>
        </w:drawing>
      </w:r>
    </w:p>
    <w:p w14:paraId="75D247DB" w14:textId="77777777" w:rsidR="00C066E0" w:rsidRDefault="00C066E0" w:rsidP="003F3FC6">
      <w:pPr>
        <w:rPr>
          <w:lang w:val="en-US"/>
        </w:rPr>
      </w:pPr>
      <w:r w:rsidRPr="00C066E0">
        <w:rPr>
          <w:noProof/>
        </w:rPr>
        <w:drawing>
          <wp:inline distT="0" distB="0" distL="0" distR="0" wp14:anchorId="59288F8A" wp14:editId="0417755B">
            <wp:extent cx="5943600" cy="670560"/>
            <wp:effectExtent l="0" t="0" r="0" b="0"/>
            <wp:docPr id="5" name="Picture 4">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5902765C-CF70-638C-ED75-DE1FCF45139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5902765C-CF70-638C-ED75-DE1FCF45139D}"/>
                        </a:ext>
                      </a:extLst>
                    </pic:cNvPr>
                    <pic:cNvPicPr>
                      <a:picLocks noChangeAspect="1"/>
                    </pic:cNvPicPr>
                  </pic:nvPicPr>
                  <pic:blipFill>
                    <a:blip r:embed="rId9"/>
                    <a:stretch>
                      <a:fillRect/>
                    </a:stretch>
                  </pic:blipFill>
                  <pic:spPr>
                    <a:xfrm>
                      <a:off x="0" y="0"/>
                      <a:ext cx="5943600" cy="670560"/>
                    </a:xfrm>
                    <a:prstGeom prst="rect">
                      <a:avLst/>
                    </a:prstGeom>
                  </pic:spPr>
                </pic:pic>
              </a:graphicData>
            </a:graphic>
          </wp:inline>
        </w:drawing>
      </w:r>
    </w:p>
    <w:p w14:paraId="1F1B9C2A" w14:textId="77777777" w:rsidR="00C066E0" w:rsidRDefault="00C066E0" w:rsidP="003F3FC6">
      <w:pPr>
        <w:rPr>
          <w:lang w:val="en-US"/>
        </w:rPr>
      </w:pPr>
      <w:r w:rsidRPr="00C066E0">
        <w:rPr>
          <w:noProof/>
        </w:rPr>
        <w:drawing>
          <wp:inline distT="0" distB="0" distL="0" distR="0" wp14:anchorId="12FDDDD5" wp14:editId="3033E994">
            <wp:extent cx="5943600" cy="1009650"/>
            <wp:effectExtent l="0" t="0" r="0" b="0"/>
            <wp:docPr id="7" name="Picture 6">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93B90B82-58AF-7487-1D7B-FFE4B850753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93B90B82-58AF-7487-1D7B-FFE4B8507537}"/>
                        </a:ext>
                      </a:extLst>
                    </pic:cNvPr>
                    <pic:cNvPicPr>
                      <a:picLocks noChangeAspect="1"/>
                    </pic:cNvPicPr>
                  </pic:nvPicPr>
                  <pic:blipFill>
                    <a:blip r:embed="rId10"/>
                    <a:stretch>
                      <a:fillRect/>
                    </a:stretch>
                  </pic:blipFill>
                  <pic:spPr>
                    <a:xfrm>
                      <a:off x="0" y="0"/>
                      <a:ext cx="5943600" cy="1009650"/>
                    </a:xfrm>
                    <a:prstGeom prst="rect">
                      <a:avLst/>
                    </a:prstGeom>
                  </pic:spPr>
                </pic:pic>
              </a:graphicData>
            </a:graphic>
          </wp:inline>
        </w:drawing>
      </w:r>
    </w:p>
    <w:p w14:paraId="0142B7A0" w14:textId="77777777" w:rsidR="00C066E0" w:rsidRDefault="00C066E0" w:rsidP="003F3FC6">
      <w:pPr>
        <w:rPr>
          <w:lang w:val="en-US"/>
        </w:rPr>
      </w:pPr>
    </w:p>
    <w:p w14:paraId="778B29B9" w14:textId="77777777" w:rsidR="00C066E0" w:rsidRPr="00C80EFC" w:rsidRDefault="00C066E0" w:rsidP="003F3FC6">
      <w:pPr>
        <w:rPr>
          <w:color w:val="FF0000"/>
          <w:lang w:val="en-US"/>
        </w:rPr>
      </w:pPr>
      <w:commentRangeStart w:id="16"/>
      <w:r w:rsidRPr="00C80EFC">
        <w:rPr>
          <w:color w:val="FF0000"/>
          <w:lang w:val="en-US"/>
        </w:rPr>
        <w:t xml:space="preserve">Looks like Equation 12 is not quite right. The rate should be divided by time t. </w:t>
      </w:r>
      <w:commentRangeEnd w:id="16"/>
      <w:r w:rsidR="005C7B24">
        <w:rPr>
          <w:rStyle w:val="CommentReference"/>
        </w:rPr>
        <w:commentReference w:id="16"/>
      </w:r>
    </w:p>
    <w:p w14:paraId="30CC8BAE" w14:textId="77777777" w:rsidR="00C066E0" w:rsidRPr="00C80EFC" w:rsidRDefault="00FC285C" w:rsidP="003F3FC6">
      <w:pPr>
        <w:rPr>
          <w:color w:val="FF0000"/>
          <w:lang w:val="en-US"/>
        </w:rPr>
      </w:pPr>
      <m:oMathPara>
        <m:oMath>
          <m:sPre>
            <m:sPrePr>
              <m:ctrlPr>
                <w:rPr>
                  <w:rFonts w:ascii="Cambria Math" w:hAnsi="Cambria Math"/>
                  <w:i/>
                  <w:color w:val="FF0000"/>
                  <w:lang w:val="en-US"/>
                </w:rPr>
              </m:ctrlPr>
            </m:sPrePr>
            <m:sub/>
            <m:sup>
              <m:r>
                <w:rPr>
                  <w:rFonts w:ascii="Cambria Math" w:hAnsi="Cambria Math"/>
                  <w:color w:val="FF0000"/>
                  <w:lang w:val="en-US"/>
                </w:rPr>
                <m:t>4</m:t>
              </m:r>
            </m:sup>
            <m:e>
              <m:r>
                <m:rPr>
                  <m:sty m:val="p"/>
                </m:rPr>
                <w:rPr>
                  <w:rFonts w:ascii="Cambria Math" w:hAnsi="Cambria Math"/>
                  <w:color w:val="FF0000"/>
                  <w:lang w:val="en-US"/>
                </w:rPr>
                <m:t>He</m:t>
              </m:r>
              <m:r>
                <w:rPr>
                  <w:rFonts w:ascii="Cambria Math" w:hAnsi="Cambria Math"/>
                  <w:color w:val="FF0000"/>
                  <w:lang w:val="en-US"/>
                </w:rPr>
                <m:t xml:space="preserve"> </m:t>
              </m:r>
              <m:r>
                <m:rPr>
                  <m:sty m:val="p"/>
                </m:rPr>
                <w:rPr>
                  <w:rFonts w:ascii="Cambria Math" w:hAnsi="Cambria Math"/>
                  <w:color w:val="FF0000"/>
                  <w:lang w:val="en-US"/>
                </w:rPr>
                <m:t>atoms</m:t>
              </m:r>
              <m:r>
                <w:rPr>
                  <w:rFonts w:ascii="Cambria Math" w:hAnsi="Cambria Math"/>
                  <w:color w:val="FF0000"/>
                  <w:lang w:val="en-US"/>
                </w:rPr>
                <m:t xml:space="preserve"> </m:t>
              </m:r>
              <m:sSup>
                <m:sSupPr>
                  <m:ctrlPr>
                    <w:rPr>
                      <w:rFonts w:ascii="Cambria Math" w:hAnsi="Cambria Math"/>
                      <w:color w:val="FF0000"/>
                      <w:lang w:val="en-US"/>
                    </w:rPr>
                  </m:ctrlPr>
                </m:sSupPr>
                <m:e>
                  <m:r>
                    <m:rPr>
                      <m:sty m:val="p"/>
                    </m:rPr>
                    <w:rPr>
                      <w:rFonts w:ascii="Cambria Math" w:hAnsi="Cambria Math"/>
                      <w:color w:val="FF0000"/>
                      <w:lang w:val="en-US"/>
                    </w:rPr>
                    <m:t>g</m:t>
                  </m:r>
                </m:e>
                <m:sup>
                  <m:r>
                    <m:rPr>
                      <m:sty m:val="p"/>
                    </m:rPr>
                    <w:rPr>
                      <w:rFonts w:ascii="Cambria Math" w:hAnsi="Cambria Math"/>
                      <w:color w:val="FF0000"/>
                      <w:lang w:val="en-US"/>
                    </w:rPr>
                    <m:t>-1</m:t>
                  </m:r>
                </m:sup>
              </m:sSup>
              <m:r>
                <m:rPr>
                  <m:sty m:val="p"/>
                </m:rPr>
                <w:rPr>
                  <w:rFonts w:ascii="Cambria Math" w:hAnsi="Cambria Math"/>
                  <w:color w:val="FF0000"/>
                  <w:lang w:val="en-US"/>
                </w:rPr>
                <m:t xml:space="preserve"> </m:t>
              </m:r>
              <m:sSup>
                <m:sSupPr>
                  <m:ctrlPr>
                    <w:rPr>
                      <w:rFonts w:ascii="Cambria Math" w:hAnsi="Cambria Math"/>
                      <w:color w:val="FF0000"/>
                      <w:lang w:val="en-US"/>
                    </w:rPr>
                  </m:ctrlPr>
                </m:sSupPr>
                <m:e>
                  <m:r>
                    <m:rPr>
                      <m:sty m:val="p"/>
                    </m:rPr>
                    <w:rPr>
                      <w:rFonts w:ascii="Cambria Math" w:hAnsi="Cambria Math"/>
                      <w:color w:val="FF0000"/>
                      <w:lang w:val="en-US"/>
                    </w:rPr>
                    <m:t>yr</m:t>
                  </m:r>
                </m:e>
                <m:sup>
                  <m:r>
                    <m:rPr>
                      <m:sty m:val="p"/>
                    </m:rPr>
                    <w:rPr>
                      <w:rFonts w:ascii="Cambria Math" w:hAnsi="Cambria Math"/>
                      <w:color w:val="FF0000"/>
                      <w:lang w:val="en-US"/>
                    </w:rPr>
                    <m:t>-1</m:t>
                  </m:r>
                </m:sup>
              </m:sSup>
            </m:e>
          </m:sPre>
          <m:r>
            <w:rPr>
              <w:rFonts w:ascii="Cambria Math" w:hAnsi="Cambria Math"/>
              <w:color w:val="FF0000"/>
              <w:lang w:val="en-US"/>
            </w:rPr>
            <m:t>=</m:t>
          </m:r>
          <m:sSub>
            <m:sSubPr>
              <m:ctrlPr>
                <w:rPr>
                  <w:rFonts w:ascii="Cambria Math" w:hAnsi="Cambria Math"/>
                  <w:i/>
                  <w:color w:val="FF0000"/>
                  <w:lang w:val="en-US"/>
                </w:rPr>
              </m:ctrlPr>
            </m:sSubPr>
            <m:e>
              <m:r>
                <w:rPr>
                  <w:rFonts w:ascii="Cambria Math" w:hAnsi="Cambria Math"/>
                  <w:color w:val="FF0000"/>
                  <w:lang w:val="en-US"/>
                </w:rPr>
                <m:t>X</m:t>
              </m:r>
            </m:e>
            <m:sub>
              <m:r>
                <w:rPr>
                  <w:rFonts w:ascii="Cambria Math" w:hAnsi="Cambria Math"/>
                  <w:color w:val="FF0000"/>
                  <w:lang w:val="en-US"/>
                </w:rPr>
                <m:t>r</m:t>
              </m:r>
            </m:sub>
          </m:sSub>
          <m:d>
            <m:dPr>
              <m:begChr m:val="["/>
              <m:endChr m:val="]"/>
              <m:ctrlPr>
                <w:rPr>
                  <w:rFonts w:ascii="Cambria Math" w:hAnsi="Cambria Math"/>
                  <w:i/>
                  <w:color w:val="FF0000"/>
                  <w:lang w:val="en-US"/>
                </w:rPr>
              </m:ctrlPr>
            </m:dPr>
            <m:e>
              <m:r>
                <w:rPr>
                  <w:rFonts w:ascii="Cambria Math" w:hAnsi="Cambria Math"/>
                  <w:color w:val="FF0000"/>
                  <w:lang w:val="en-US"/>
                </w:rPr>
                <m:t>R</m:t>
              </m:r>
            </m:e>
          </m:d>
          <m:d>
            <m:dPr>
              <m:ctrlPr>
                <w:rPr>
                  <w:rFonts w:ascii="Cambria Math" w:hAnsi="Cambria Math"/>
                  <w:i/>
                  <w:color w:val="FF0000"/>
                  <w:lang w:val="en-US"/>
                </w:rPr>
              </m:ctrlPr>
            </m:dPr>
            <m:e>
              <m:sSub>
                <m:sSubPr>
                  <m:ctrlPr>
                    <w:rPr>
                      <w:rFonts w:ascii="Cambria Math" w:hAnsi="Cambria Math"/>
                      <w:i/>
                      <w:color w:val="FF0000"/>
                      <w:lang w:val="en-US"/>
                    </w:rPr>
                  </m:ctrlPr>
                </m:sSubPr>
                <m:e>
                  <m:r>
                    <w:rPr>
                      <w:rFonts w:ascii="Cambria Math" w:hAnsi="Cambria Math"/>
                      <w:color w:val="FF0000"/>
                      <w:lang w:val="en-US"/>
                    </w:rPr>
                    <m:t>N</m:t>
                  </m:r>
                </m:e>
                <m:sub>
                  <m:r>
                    <w:rPr>
                      <w:rFonts w:ascii="Cambria Math" w:hAnsi="Cambria Math"/>
                      <w:color w:val="FF0000"/>
                      <w:lang w:val="en-US"/>
                    </w:rPr>
                    <m:t>A</m:t>
                  </m:r>
                </m:sub>
              </m:sSub>
              <m:r>
                <w:rPr>
                  <w:rFonts w:ascii="Cambria Math" w:hAnsi="Cambria Math"/>
                  <w:color w:val="FF0000"/>
                  <w:lang w:val="en-US"/>
                </w:rPr>
                <m:t>/</m:t>
              </m:r>
              <m:sSub>
                <m:sSubPr>
                  <m:ctrlPr>
                    <w:rPr>
                      <w:rFonts w:ascii="Cambria Math" w:hAnsi="Cambria Math"/>
                      <w:i/>
                      <w:color w:val="FF0000"/>
                      <w:lang w:val="en-US"/>
                    </w:rPr>
                  </m:ctrlPr>
                </m:sSubPr>
                <m:e>
                  <m:r>
                    <w:rPr>
                      <w:rFonts w:ascii="Cambria Math" w:hAnsi="Cambria Math"/>
                      <w:color w:val="FF0000"/>
                      <w:lang w:val="en-US"/>
                    </w:rPr>
                    <m:t>A</m:t>
                  </m:r>
                </m:e>
                <m:sub>
                  <m:r>
                    <w:rPr>
                      <w:rFonts w:ascii="Cambria Math" w:hAnsi="Cambria Math"/>
                      <w:color w:val="FF0000"/>
                      <w:lang w:val="en-US"/>
                    </w:rPr>
                    <m:t>r</m:t>
                  </m:r>
                </m:sub>
              </m:sSub>
            </m:e>
          </m:d>
          <m:r>
            <w:rPr>
              <w:rFonts w:ascii="Cambria Math" w:hAnsi="Cambria Math"/>
              <w:color w:val="FF0000"/>
              <w:lang w:val="en-US"/>
            </w:rPr>
            <m:t>×</m:t>
          </m:r>
          <m:sSup>
            <m:sSupPr>
              <m:ctrlPr>
                <w:rPr>
                  <w:rFonts w:ascii="Cambria Math" w:hAnsi="Cambria Math"/>
                  <w:i/>
                  <w:color w:val="FF0000"/>
                  <w:lang w:val="en-US"/>
                </w:rPr>
              </m:ctrlPr>
            </m:sSupPr>
            <m:e>
              <m:r>
                <w:rPr>
                  <w:rFonts w:ascii="Cambria Math" w:hAnsi="Cambria Math"/>
                  <w:color w:val="FF0000"/>
                  <w:lang w:val="en-US"/>
                </w:rPr>
                <m:t>10</m:t>
              </m:r>
            </m:e>
            <m:sup>
              <m:r>
                <w:rPr>
                  <w:rFonts w:ascii="Cambria Math" w:hAnsi="Cambria Math"/>
                  <w:color w:val="FF0000"/>
                  <w:lang w:val="en-US"/>
                </w:rPr>
                <m:t>-6</m:t>
              </m:r>
            </m:sup>
          </m:sSup>
          <m:d>
            <m:dPr>
              <m:ctrlPr>
                <w:rPr>
                  <w:rFonts w:ascii="Cambria Math" w:hAnsi="Cambria Math"/>
                  <w:i/>
                  <w:color w:val="FF0000"/>
                  <w:lang w:val="en-US"/>
                </w:rPr>
              </m:ctrlPr>
            </m:dPr>
            <m:e>
              <m:sSup>
                <m:sSupPr>
                  <m:ctrlPr>
                    <w:rPr>
                      <w:rFonts w:ascii="Cambria Math" w:hAnsi="Cambria Math"/>
                      <w:i/>
                      <w:color w:val="FF0000"/>
                      <w:lang w:val="en-US"/>
                    </w:rPr>
                  </m:ctrlPr>
                </m:sSupPr>
                <m:e>
                  <m:r>
                    <w:rPr>
                      <w:rFonts w:ascii="Cambria Math" w:hAnsi="Cambria Math"/>
                      <w:color w:val="FF0000"/>
                      <w:lang w:val="en-US"/>
                    </w:rPr>
                    <m:t>e</m:t>
                  </m:r>
                </m:e>
                <m:sup>
                  <m:r>
                    <w:rPr>
                      <w:rFonts w:ascii="Cambria Math" w:hAnsi="Cambria Math"/>
                      <w:color w:val="FF0000"/>
                      <w:lang w:val="en-US"/>
                    </w:rPr>
                    <m:t>λt</m:t>
                  </m:r>
                </m:sup>
              </m:sSup>
              <m:r>
                <w:rPr>
                  <w:rFonts w:ascii="Cambria Math" w:hAnsi="Cambria Math"/>
                  <w:color w:val="FF0000"/>
                  <w:lang w:val="en-US"/>
                </w:rPr>
                <m:t>-1</m:t>
              </m:r>
            </m:e>
          </m:d>
          <m:r>
            <w:rPr>
              <w:rFonts w:ascii="Cambria Math" w:hAnsi="Cambria Math"/>
              <w:color w:val="FF0000"/>
              <w:lang w:val="en-US"/>
            </w:rPr>
            <m:t>×</m:t>
          </m:r>
          <m:sSub>
            <m:sSubPr>
              <m:ctrlPr>
                <w:rPr>
                  <w:rFonts w:ascii="Cambria Math" w:hAnsi="Cambria Math"/>
                  <w:i/>
                  <w:color w:val="FF0000"/>
                  <w:lang w:val="en-US"/>
                </w:rPr>
              </m:ctrlPr>
            </m:sSubPr>
            <m:e>
              <m:r>
                <m:rPr>
                  <m:sty m:val="p"/>
                </m:rPr>
                <w:rPr>
                  <w:rFonts w:ascii="Cambria Math" w:hAnsi="Cambria Math"/>
                  <w:color w:val="FF0000"/>
                  <w:lang w:val="en-US"/>
                </w:rPr>
                <m:t>yield</m:t>
              </m:r>
            </m:e>
            <m:sub>
              <m:r>
                <w:rPr>
                  <w:rFonts w:ascii="Cambria Math" w:hAnsi="Cambria Math"/>
                  <w:color w:val="FF0000"/>
                  <w:lang w:val="en-US"/>
                </w:rPr>
                <m:t>r</m:t>
              </m:r>
            </m:sub>
          </m:sSub>
          <m:r>
            <w:rPr>
              <w:rFonts w:ascii="Cambria Math" w:hAnsi="Cambria Math"/>
              <w:color w:val="FF0000"/>
              <w:lang w:val="en-US"/>
            </w:rPr>
            <m:t>/t</m:t>
          </m:r>
        </m:oMath>
      </m:oMathPara>
    </w:p>
    <w:p w14:paraId="32175FC3" w14:textId="77777777" w:rsidR="00305856" w:rsidRPr="00C80EFC" w:rsidRDefault="00305856" w:rsidP="003F3FC6">
      <w:pPr>
        <w:rPr>
          <w:color w:val="FF0000"/>
          <w:lang w:val="en-US"/>
        </w:rPr>
      </w:pPr>
      <w:r w:rsidRPr="00C80EFC">
        <w:rPr>
          <w:color w:val="FF0000"/>
          <w:lang w:val="en-US"/>
        </w:rPr>
        <w:t xml:space="preserve">Or </w:t>
      </w:r>
    </w:p>
    <w:p w14:paraId="45C1959B" w14:textId="77777777" w:rsidR="00305856" w:rsidRPr="00E168E9" w:rsidRDefault="00FC285C" w:rsidP="003F3FC6">
      <w:pPr>
        <w:rPr>
          <w:color w:val="FF0000"/>
          <w:lang w:val="en-US"/>
        </w:rPr>
      </w:pPr>
      <m:oMathPara>
        <m:oMath>
          <m:sPre>
            <m:sPrePr>
              <m:ctrlPr>
                <w:rPr>
                  <w:rFonts w:ascii="Cambria Math" w:hAnsi="Cambria Math"/>
                  <w:i/>
                  <w:color w:val="FF0000"/>
                  <w:lang w:val="en-US"/>
                </w:rPr>
              </m:ctrlPr>
            </m:sPrePr>
            <m:sub/>
            <m:sup>
              <m:r>
                <w:rPr>
                  <w:rFonts w:ascii="Cambria Math" w:hAnsi="Cambria Math"/>
                  <w:color w:val="FF0000"/>
                  <w:lang w:val="en-US"/>
                </w:rPr>
                <m:t>4</m:t>
              </m:r>
            </m:sup>
            <m:e>
              <m:r>
                <m:rPr>
                  <m:sty m:val="p"/>
                </m:rPr>
                <w:rPr>
                  <w:rFonts w:ascii="Cambria Math" w:hAnsi="Cambria Math"/>
                  <w:color w:val="FF0000"/>
                  <w:lang w:val="en-US"/>
                </w:rPr>
                <m:t>He</m:t>
              </m:r>
              <m:r>
                <w:rPr>
                  <w:rFonts w:ascii="Cambria Math" w:hAnsi="Cambria Math"/>
                  <w:color w:val="FF0000"/>
                  <w:lang w:val="en-US"/>
                </w:rPr>
                <m:t xml:space="preserve"> </m:t>
              </m:r>
              <m:r>
                <m:rPr>
                  <m:sty m:val="p"/>
                </m:rPr>
                <w:rPr>
                  <w:rFonts w:ascii="Cambria Math" w:hAnsi="Cambria Math"/>
                  <w:color w:val="FF0000"/>
                  <w:lang w:val="en-US"/>
                </w:rPr>
                <m:t>atoms</m:t>
              </m:r>
              <m:r>
                <w:rPr>
                  <w:rFonts w:ascii="Cambria Math" w:hAnsi="Cambria Math"/>
                  <w:color w:val="FF0000"/>
                  <w:lang w:val="en-US"/>
                </w:rPr>
                <m:t xml:space="preserve"> </m:t>
              </m:r>
              <m:sSup>
                <m:sSupPr>
                  <m:ctrlPr>
                    <w:rPr>
                      <w:rFonts w:ascii="Cambria Math" w:hAnsi="Cambria Math"/>
                      <w:color w:val="FF0000"/>
                      <w:lang w:val="en-US"/>
                    </w:rPr>
                  </m:ctrlPr>
                </m:sSupPr>
                <m:e>
                  <m:r>
                    <m:rPr>
                      <m:sty m:val="p"/>
                    </m:rPr>
                    <w:rPr>
                      <w:rFonts w:ascii="Cambria Math" w:hAnsi="Cambria Math"/>
                      <w:color w:val="FF0000"/>
                      <w:lang w:val="en-US"/>
                    </w:rPr>
                    <m:t>g</m:t>
                  </m:r>
                </m:e>
                <m:sup>
                  <m:r>
                    <m:rPr>
                      <m:sty m:val="p"/>
                    </m:rPr>
                    <w:rPr>
                      <w:rFonts w:ascii="Cambria Math" w:hAnsi="Cambria Math"/>
                      <w:color w:val="FF0000"/>
                      <w:lang w:val="en-US"/>
                    </w:rPr>
                    <m:t>-1</m:t>
                  </m:r>
                </m:sup>
              </m:sSup>
              <m:r>
                <m:rPr>
                  <m:sty m:val="p"/>
                </m:rPr>
                <w:rPr>
                  <w:rFonts w:ascii="Cambria Math" w:hAnsi="Cambria Math"/>
                  <w:color w:val="FF0000"/>
                  <w:lang w:val="en-US"/>
                </w:rPr>
                <m:t xml:space="preserve"> </m:t>
              </m:r>
              <m:sSup>
                <m:sSupPr>
                  <m:ctrlPr>
                    <w:rPr>
                      <w:rFonts w:ascii="Cambria Math" w:hAnsi="Cambria Math"/>
                      <w:color w:val="FF0000"/>
                      <w:lang w:val="en-US"/>
                    </w:rPr>
                  </m:ctrlPr>
                </m:sSupPr>
                <m:e>
                  <m:r>
                    <m:rPr>
                      <m:sty m:val="p"/>
                    </m:rPr>
                    <w:rPr>
                      <w:rFonts w:ascii="Cambria Math" w:hAnsi="Cambria Math"/>
                      <w:color w:val="FF0000"/>
                      <w:lang w:val="en-US"/>
                    </w:rPr>
                    <m:t>yr</m:t>
                  </m:r>
                </m:e>
                <m:sup>
                  <m:r>
                    <m:rPr>
                      <m:sty m:val="p"/>
                    </m:rPr>
                    <w:rPr>
                      <w:rFonts w:ascii="Cambria Math" w:hAnsi="Cambria Math"/>
                      <w:color w:val="FF0000"/>
                      <w:lang w:val="en-US"/>
                    </w:rPr>
                    <m:t>-1</m:t>
                  </m:r>
                </m:sup>
              </m:sSup>
            </m:e>
          </m:sPre>
          <m:r>
            <w:rPr>
              <w:rFonts w:ascii="Cambria Math" w:hAnsi="Cambria Math"/>
              <w:color w:val="FF0000"/>
              <w:lang w:val="en-US"/>
            </w:rPr>
            <m:t>=</m:t>
          </m:r>
          <m:sSub>
            <m:sSubPr>
              <m:ctrlPr>
                <w:rPr>
                  <w:rFonts w:ascii="Cambria Math" w:hAnsi="Cambria Math"/>
                  <w:i/>
                  <w:color w:val="FF0000"/>
                  <w:lang w:val="en-US"/>
                </w:rPr>
              </m:ctrlPr>
            </m:sSubPr>
            <m:e>
              <m:r>
                <w:rPr>
                  <w:rFonts w:ascii="Cambria Math" w:hAnsi="Cambria Math"/>
                  <w:color w:val="FF0000"/>
                  <w:lang w:val="en-US"/>
                </w:rPr>
                <m:t>X</m:t>
              </m:r>
            </m:e>
            <m:sub>
              <m:r>
                <w:rPr>
                  <w:rFonts w:ascii="Cambria Math" w:hAnsi="Cambria Math"/>
                  <w:color w:val="FF0000"/>
                  <w:lang w:val="en-US"/>
                </w:rPr>
                <m:t>r</m:t>
              </m:r>
            </m:sub>
          </m:sSub>
          <m:d>
            <m:dPr>
              <m:begChr m:val="["/>
              <m:endChr m:val="]"/>
              <m:ctrlPr>
                <w:rPr>
                  <w:rFonts w:ascii="Cambria Math" w:hAnsi="Cambria Math"/>
                  <w:i/>
                  <w:color w:val="FF0000"/>
                  <w:lang w:val="en-US"/>
                </w:rPr>
              </m:ctrlPr>
            </m:dPr>
            <m:e>
              <m:r>
                <w:rPr>
                  <w:rFonts w:ascii="Cambria Math" w:hAnsi="Cambria Math"/>
                  <w:color w:val="FF0000"/>
                  <w:lang w:val="en-US"/>
                </w:rPr>
                <m:t>R</m:t>
              </m:r>
            </m:e>
          </m:d>
          <m:d>
            <m:dPr>
              <m:ctrlPr>
                <w:rPr>
                  <w:rFonts w:ascii="Cambria Math" w:hAnsi="Cambria Math"/>
                  <w:i/>
                  <w:color w:val="FF0000"/>
                  <w:lang w:val="en-US"/>
                </w:rPr>
              </m:ctrlPr>
            </m:dPr>
            <m:e>
              <m:sSub>
                <m:sSubPr>
                  <m:ctrlPr>
                    <w:rPr>
                      <w:rFonts w:ascii="Cambria Math" w:hAnsi="Cambria Math"/>
                      <w:i/>
                      <w:color w:val="FF0000"/>
                      <w:lang w:val="en-US"/>
                    </w:rPr>
                  </m:ctrlPr>
                </m:sSubPr>
                <m:e>
                  <m:r>
                    <w:rPr>
                      <w:rFonts w:ascii="Cambria Math" w:hAnsi="Cambria Math"/>
                      <w:color w:val="FF0000"/>
                      <w:lang w:val="en-US"/>
                    </w:rPr>
                    <m:t>N</m:t>
                  </m:r>
                </m:e>
                <m:sub>
                  <m:r>
                    <w:rPr>
                      <w:rFonts w:ascii="Cambria Math" w:hAnsi="Cambria Math"/>
                      <w:color w:val="FF0000"/>
                      <w:lang w:val="en-US"/>
                    </w:rPr>
                    <m:t>A</m:t>
                  </m:r>
                </m:sub>
              </m:sSub>
              <m:r>
                <w:rPr>
                  <w:rFonts w:ascii="Cambria Math" w:hAnsi="Cambria Math"/>
                  <w:color w:val="FF0000"/>
                  <w:lang w:val="en-US"/>
                </w:rPr>
                <m:t>/</m:t>
              </m:r>
              <m:sSub>
                <m:sSubPr>
                  <m:ctrlPr>
                    <w:rPr>
                      <w:rFonts w:ascii="Cambria Math" w:hAnsi="Cambria Math"/>
                      <w:i/>
                      <w:color w:val="FF0000"/>
                      <w:lang w:val="en-US"/>
                    </w:rPr>
                  </m:ctrlPr>
                </m:sSubPr>
                <m:e>
                  <m:r>
                    <w:rPr>
                      <w:rFonts w:ascii="Cambria Math" w:hAnsi="Cambria Math"/>
                      <w:color w:val="FF0000"/>
                      <w:lang w:val="en-US"/>
                    </w:rPr>
                    <m:t>A</m:t>
                  </m:r>
                </m:e>
                <m:sub>
                  <m:r>
                    <w:rPr>
                      <w:rFonts w:ascii="Cambria Math" w:hAnsi="Cambria Math"/>
                      <w:color w:val="FF0000"/>
                      <w:lang w:val="en-US"/>
                    </w:rPr>
                    <m:t>r</m:t>
                  </m:r>
                </m:sub>
              </m:sSub>
            </m:e>
          </m:d>
          <m:r>
            <w:rPr>
              <w:rFonts w:ascii="Cambria Math" w:hAnsi="Cambria Math"/>
              <w:color w:val="FF0000"/>
              <w:lang w:val="en-US"/>
            </w:rPr>
            <m:t>×</m:t>
          </m:r>
          <m:sSup>
            <m:sSupPr>
              <m:ctrlPr>
                <w:rPr>
                  <w:rFonts w:ascii="Cambria Math" w:hAnsi="Cambria Math"/>
                  <w:i/>
                  <w:color w:val="FF0000"/>
                  <w:lang w:val="en-US"/>
                </w:rPr>
              </m:ctrlPr>
            </m:sSupPr>
            <m:e>
              <m:r>
                <w:rPr>
                  <w:rFonts w:ascii="Cambria Math" w:hAnsi="Cambria Math"/>
                  <w:color w:val="FF0000"/>
                  <w:lang w:val="en-US"/>
                </w:rPr>
                <m:t>10</m:t>
              </m:r>
            </m:e>
            <m:sup>
              <m:r>
                <w:rPr>
                  <w:rFonts w:ascii="Cambria Math" w:hAnsi="Cambria Math"/>
                  <w:color w:val="FF0000"/>
                  <w:lang w:val="en-US"/>
                </w:rPr>
                <m:t>-6</m:t>
              </m:r>
            </m:sup>
          </m:sSup>
          <m:d>
            <m:dPr>
              <m:ctrlPr>
                <w:rPr>
                  <w:rFonts w:ascii="Cambria Math" w:hAnsi="Cambria Math"/>
                  <w:i/>
                  <w:color w:val="FF0000"/>
                  <w:lang w:val="en-US"/>
                </w:rPr>
              </m:ctrlPr>
            </m:dPr>
            <m:e>
              <m:sSup>
                <m:sSupPr>
                  <m:ctrlPr>
                    <w:rPr>
                      <w:rFonts w:ascii="Cambria Math" w:hAnsi="Cambria Math"/>
                      <w:i/>
                      <w:color w:val="FF0000"/>
                      <w:lang w:val="en-US"/>
                    </w:rPr>
                  </m:ctrlPr>
                </m:sSupPr>
                <m:e>
                  <m:r>
                    <w:rPr>
                      <w:rFonts w:ascii="Cambria Math" w:hAnsi="Cambria Math"/>
                      <w:color w:val="FF0000"/>
                      <w:lang w:val="en-US"/>
                    </w:rPr>
                    <m:t>e</m:t>
                  </m:r>
                </m:e>
                <m:sup>
                  <m:r>
                    <w:rPr>
                      <w:rFonts w:ascii="Cambria Math" w:hAnsi="Cambria Math"/>
                      <w:color w:val="FF0000"/>
                      <w:lang w:val="en-US"/>
                    </w:rPr>
                    <m:t>λ</m:t>
                  </m:r>
                </m:sup>
              </m:sSup>
              <m:r>
                <w:rPr>
                  <w:rFonts w:ascii="Cambria Math" w:hAnsi="Cambria Math"/>
                  <w:color w:val="FF0000"/>
                  <w:lang w:val="en-US"/>
                </w:rPr>
                <m:t>-1</m:t>
              </m:r>
            </m:e>
          </m:d>
          <m:r>
            <w:rPr>
              <w:rFonts w:ascii="Cambria Math" w:hAnsi="Cambria Math"/>
              <w:color w:val="FF0000"/>
              <w:lang w:val="en-US"/>
            </w:rPr>
            <m:t>×</m:t>
          </m:r>
          <m:sSub>
            <m:sSubPr>
              <m:ctrlPr>
                <w:rPr>
                  <w:rFonts w:ascii="Cambria Math" w:hAnsi="Cambria Math"/>
                  <w:i/>
                  <w:color w:val="FF0000"/>
                  <w:lang w:val="en-US"/>
                </w:rPr>
              </m:ctrlPr>
            </m:sSubPr>
            <m:e>
              <m:r>
                <m:rPr>
                  <m:sty m:val="p"/>
                </m:rPr>
                <w:rPr>
                  <w:rFonts w:ascii="Cambria Math" w:hAnsi="Cambria Math"/>
                  <w:color w:val="FF0000"/>
                  <w:lang w:val="en-US"/>
                </w:rPr>
                <m:t>yield</m:t>
              </m:r>
            </m:e>
            <m:sub>
              <m:r>
                <w:rPr>
                  <w:rFonts w:ascii="Cambria Math" w:hAnsi="Cambria Math"/>
                  <w:color w:val="FF0000"/>
                  <w:lang w:val="en-US"/>
                </w:rPr>
                <m:t>r</m:t>
              </m:r>
            </m:sub>
          </m:sSub>
        </m:oMath>
      </m:oMathPara>
    </w:p>
    <w:p w14:paraId="022A7108" w14:textId="4C50077E" w:rsidR="00CF53EF" w:rsidRDefault="00CF53EF" w:rsidP="003F3FC6">
      <w:pPr>
        <w:rPr>
          <w:color w:val="FF0000"/>
          <w:lang w:val="en-US"/>
        </w:rPr>
      </w:pPr>
      <w:r>
        <w:rPr>
          <w:lang w:val="en-US"/>
        </w:rPr>
        <w:t>Otherwise, put different t in equation 12 will have quite different production rate. Verification is shown in the table below,  which matches equation 13 if the modified formula is used.</w:t>
      </w:r>
    </w:p>
    <w:p w14:paraId="2AE01E9A" w14:textId="586A787F" w:rsidR="00C526E7" w:rsidRDefault="00E168E9" w:rsidP="003F3FC6">
      <w:pPr>
        <w:rPr>
          <w:lang w:val="en-US"/>
        </w:rPr>
      </w:pPr>
      <w:r>
        <w:rPr>
          <w:color w:val="FF0000"/>
          <w:lang w:val="en-US"/>
        </w:rPr>
        <w:t xml:space="preserve">We can either the above modified one (more general, more parameters) or equation 13 (based on natural </w:t>
      </w:r>
      <w:r w:rsidR="005C7B24">
        <w:rPr>
          <w:color w:val="FF0000"/>
          <w:lang w:val="en-US"/>
        </w:rPr>
        <w:t>parameters, less parameters, but may not be used as specific case</w:t>
      </w:r>
      <w:r>
        <w:rPr>
          <w:color w:val="FF0000"/>
          <w:lang w:val="en-US"/>
        </w:rPr>
        <w:t>).</w:t>
      </w:r>
    </w:p>
    <w:tbl>
      <w:tblPr>
        <w:tblW w:w="7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0"/>
        <w:gridCol w:w="1660"/>
        <w:gridCol w:w="1500"/>
        <w:gridCol w:w="1700"/>
      </w:tblGrid>
      <w:tr w:rsidR="00305856" w:rsidRPr="00305856" w14:paraId="167F4D8A" w14:textId="77777777" w:rsidTr="00305856">
        <w:trPr>
          <w:trHeight w:val="255"/>
        </w:trPr>
        <w:tc>
          <w:tcPr>
            <w:tcW w:w="2280" w:type="dxa"/>
            <w:shd w:val="clear" w:color="auto" w:fill="auto"/>
            <w:noWrap/>
            <w:vAlign w:val="bottom"/>
            <w:hideMark/>
          </w:tcPr>
          <w:p w14:paraId="7302C7CB" w14:textId="77777777" w:rsidR="00305856" w:rsidRPr="00305856" w:rsidRDefault="00C526E7" w:rsidP="0030585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Variables</w:t>
            </w:r>
          </w:p>
        </w:tc>
        <w:tc>
          <w:tcPr>
            <w:tcW w:w="1660" w:type="dxa"/>
            <w:shd w:val="clear" w:color="auto" w:fill="auto"/>
            <w:noWrap/>
            <w:vAlign w:val="bottom"/>
            <w:hideMark/>
          </w:tcPr>
          <w:p w14:paraId="4CB7AC62" w14:textId="77777777" w:rsidR="00305856" w:rsidRPr="00305856" w:rsidRDefault="00305856" w:rsidP="00305856">
            <w:pPr>
              <w:spacing w:after="0" w:line="240" w:lineRule="auto"/>
              <w:rPr>
                <w:rFonts w:ascii="Arial" w:eastAsia="Times New Roman" w:hAnsi="Arial" w:cs="Arial"/>
                <w:sz w:val="20"/>
                <w:szCs w:val="20"/>
              </w:rPr>
            </w:pPr>
            <w:r w:rsidRPr="00305856">
              <w:rPr>
                <w:rFonts w:ascii="Arial" w:eastAsia="Times New Roman" w:hAnsi="Arial" w:cs="Arial"/>
                <w:sz w:val="20"/>
                <w:szCs w:val="20"/>
              </w:rPr>
              <w:t>U238</w:t>
            </w:r>
          </w:p>
        </w:tc>
        <w:tc>
          <w:tcPr>
            <w:tcW w:w="1500" w:type="dxa"/>
            <w:shd w:val="clear" w:color="auto" w:fill="auto"/>
            <w:noWrap/>
            <w:vAlign w:val="bottom"/>
            <w:hideMark/>
          </w:tcPr>
          <w:p w14:paraId="3D5D0C56" w14:textId="77777777" w:rsidR="00305856" w:rsidRPr="00305856" w:rsidRDefault="00305856" w:rsidP="00305856">
            <w:pPr>
              <w:spacing w:after="0" w:line="240" w:lineRule="auto"/>
              <w:rPr>
                <w:rFonts w:ascii="Arial" w:eastAsia="Times New Roman" w:hAnsi="Arial" w:cs="Arial"/>
                <w:sz w:val="20"/>
                <w:szCs w:val="20"/>
              </w:rPr>
            </w:pPr>
            <w:r w:rsidRPr="00305856">
              <w:rPr>
                <w:rFonts w:ascii="Arial" w:eastAsia="Times New Roman" w:hAnsi="Arial" w:cs="Arial"/>
                <w:sz w:val="20"/>
                <w:szCs w:val="20"/>
              </w:rPr>
              <w:t>U235</w:t>
            </w:r>
          </w:p>
        </w:tc>
        <w:tc>
          <w:tcPr>
            <w:tcW w:w="1700" w:type="dxa"/>
            <w:shd w:val="clear" w:color="auto" w:fill="auto"/>
            <w:noWrap/>
            <w:vAlign w:val="bottom"/>
            <w:hideMark/>
          </w:tcPr>
          <w:p w14:paraId="35AF05D3" w14:textId="77777777" w:rsidR="00305856" w:rsidRPr="00305856" w:rsidRDefault="00305856" w:rsidP="00305856">
            <w:pPr>
              <w:spacing w:after="0" w:line="240" w:lineRule="auto"/>
              <w:rPr>
                <w:rFonts w:ascii="Arial" w:eastAsia="Times New Roman" w:hAnsi="Arial" w:cs="Arial"/>
                <w:sz w:val="20"/>
                <w:szCs w:val="20"/>
              </w:rPr>
            </w:pPr>
            <w:r w:rsidRPr="00305856">
              <w:rPr>
                <w:rFonts w:ascii="Arial" w:eastAsia="Times New Roman" w:hAnsi="Arial" w:cs="Arial"/>
                <w:sz w:val="20"/>
                <w:szCs w:val="20"/>
              </w:rPr>
              <w:t>Th232</w:t>
            </w:r>
          </w:p>
        </w:tc>
      </w:tr>
      <w:tr w:rsidR="00305856" w:rsidRPr="00305856" w14:paraId="6261A399" w14:textId="77777777" w:rsidTr="00305856">
        <w:trPr>
          <w:trHeight w:val="255"/>
        </w:trPr>
        <w:tc>
          <w:tcPr>
            <w:tcW w:w="2280" w:type="dxa"/>
            <w:shd w:val="clear" w:color="auto" w:fill="auto"/>
            <w:noWrap/>
            <w:vAlign w:val="bottom"/>
            <w:hideMark/>
          </w:tcPr>
          <w:p w14:paraId="2CCE7177" w14:textId="77777777" w:rsidR="00305856" w:rsidRPr="00305856" w:rsidRDefault="00305856" w:rsidP="00305856">
            <w:pPr>
              <w:spacing w:after="0" w:line="240" w:lineRule="auto"/>
              <w:rPr>
                <w:rFonts w:ascii="Arial" w:eastAsia="Times New Roman" w:hAnsi="Arial" w:cs="Arial"/>
                <w:sz w:val="20"/>
                <w:szCs w:val="20"/>
              </w:rPr>
            </w:pPr>
            <w:r w:rsidRPr="00305856">
              <w:rPr>
                <w:rFonts w:ascii="Arial" w:eastAsia="Times New Roman" w:hAnsi="Arial" w:cs="Arial"/>
                <w:sz w:val="20"/>
                <w:szCs w:val="20"/>
              </w:rPr>
              <w:t>Xr</w:t>
            </w:r>
          </w:p>
        </w:tc>
        <w:tc>
          <w:tcPr>
            <w:tcW w:w="1660" w:type="dxa"/>
            <w:shd w:val="clear" w:color="auto" w:fill="auto"/>
            <w:noWrap/>
            <w:vAlign w:val="bottom"/>
            <w:hideMark/>
          </w:tcPr>
          <w:p w14:paraId="06E39CE7" w14:textId="77777777" w:rsidR="00305856" w:rsidRPr="00305856" w:rsidRDefault="00305856" w:rsidP="00305856">
            <w:pPr>
              <w:spacing w:after="0" w:line="240" w:lineRule="auto"/>
              <w:jc w:val="right"/>
              <w:rPr>
                <w:rFonts w:ascii="Arial" w:eastAsia="Times New Roman" w:hAnsi="Arial" w:cs="Arial"/>
                <w:sz w:val="20"/>
                <w:szCs w:val="20"/>
              </w:rPr>
            </w:pPr>
            <w:r w:rsidRPr="00305856">
              <w:rPr>
                <w:rFonts w:ascii="Arial" w:eastAsia="Times New Roman" w:hAnsi="Arial" w:cs="Arial"/>
                <w:sz w:val="20"/>
                <w:szCs w:val="20"/>
              </w:rPr>
              <w:t>0.9928</w:t>
            </w:r>
          </w:p>
        </w:tc>
        <w:tc>
          <w:tcPr>
            <w:tcW w:w="1500" w:type="dxa"/>
            <w:shd w:val="clear" w:color="auto" w:fill="auto"/>
            <w:noWrap/>
            <w:vAlign w:val="bottom"/>
            <w:hideMark/>
          </w:tcPr>
          <w:p w14:paraId="65070602" w14:textId="77777777" w:rsidR="00305856" w:rsidRPr="00305856" w:rsidRDefault="00305856" w:rsidP="00305856">
            <w:pPr>
              <w:spacing w:after="0" w:line="240" w:lineRule="auto"/>
              <w:jc w:val="right"/>
              <w:rPr>
                <w:rFonts w:ascii="Arial" w:eastAsia="Times New Roman" w:hAnsi="Arial" w:cs="Arial"/>
                <w:sz w:val="20"/>
                <w:szCs w:val="20"/>
              </w:rPr>
            </w:pPr>
            <w:r w:rsidRPr="00305856">
              <w:rPr>
                <w:rFonts w:ascii="Arial" w:eastAsia="Times New Roman" w:hAnsi="Arial" w:cs="Arial"/>
                <w:sz w:val="20"/>
                <w:szCs w:val="20"/>
              </w:rPr>
              <w:t>0.0072</w:t>
            </w:r>
          </w:p>
        </w:tc>
        <w:tc>
          <w:tcPr>
            <w:tcW w:w="1700" w:type="dxa"/>
            <w:shd w:val="clear" w:color="auto" w:fill="auto"/>
            <w:noWrap/>
            <w:vAlign w:val="bottom"/>
            <w:hideMark/>
          </w:tcPr>
          <w:p w14:paraId="597E6E7D" w14:textId="77777777" w:rsidR="00305856" w:rsidRPr="00305856" w:rsidRDefault="00305856" w:rsidP="00305856">
            <w:pPr>
              <w:spacing w:after="0" w:line="240" w:lineRule="auto"/>
              <w:jc w:val="right"/>
              <w:rPr>
                <w:rFonts w:ascii="Arial" w:eastAsia="Times New Roman" w:hAnsi="Arial" w:cs="Arial"/>
                <w:sz w:val="20"/>
                <w:szCs w:val="20"/>
              </w:rPr>
            </w:pPr>
            <w:r w:rsidRPr="00305856">
              <w:rPr>
                <w:rFonts w:ascii="Arial" w:eastAsia="Times New Roman" w:hAnsi="Arial" w:cs="Arial"/>
                <w:sz w:val="20"/>
                <w:szCs w:val="20"/>
              </w:rPr>
              <w:t>1</w:t>
            </w:r>
          </w:p>
        </w:tc>
      </w:tr>
      <w:tr w:rsidR="00305856" w:rsidRPr="00305856" w14:paraId="633FCFD9" w14:textId="77777777" w:rsidTr="00305856">
        <w:trPr>
          <w:trHeight w:val="255"/>
        </w:trPr>
        <w:tc>
          <w:tcPr>
            <w:tcW w:w="2280" w:type="dxa"/>
            <w:shd w:val="clear" w:color="auto" w:fill="auto"/>
            <w:noWrap/>
            <w:vAlign w:val="bottom"/>
            <w:hideMark/>
          </w:tcPr>
          <w:p w14:paraId="56CE1DE4" w14:textId="77777777" w:rsidR="00305856" w:rsidRPr="00305856" w:rsidRDefault="00305856" w:rsidP="00305856">
            <w:pPr>
              <w:spacing w:after="0" w:line="240" w:lineRule="auto"/>
              <w:rPr>
                <w:rFonts w:ascii="Arial" w:eastAsia="Times New Roman" w:hAnsi="Arial" w:cs="Arial"/>
                <w:sz w:val="20"/>
                <w:szCs w:val="20"/>
              </w:rPr>
            </w:pPr>
            <w:r w:rsidRPr="00305856">
              <w:rPr>
                <w:rFonts w:ascii="Arial" w:eastAsia="Times New Roman" w:hAnsi="Arial" w:cs="Arial"/>
                <w:sz w:val="20"/>
                <w:szCs w:val="20"/>
              </w:rPr>
              <w:t>[R]</w:t>
            </w:r>
          </w:p>
        </w:tc>
        <w:tc>
          <w:tcPr>
            <w:tcW w:w="1660" w:type="dxa"/>
            <w:shd w:val="clear" w:color="auto" w:fill="auto"/>
            <w:noWrap/>
            <w:vAlign w:val="bottom"/>
            <w:hideMark/>
          </w:tcPr>
          <w:p w14:paraId="3C5D9097" w14:textId="77777777" w:rsidR="00305856" w:rsidRPr="00305856" w:rsidRDefault="00305856" w:rsidP="00305856">
            <w:pPr>
              <w:spacing w:after="0" w:line="240" w:lineRule="auto"/>
              <w:jc w:val="right"/>
              <w:rPr>
                <w:rFonts w:ascii="Arial" w:eastAsia="Times New Roman" w:hAnsi="Arial" w:cs="Arial"/>
                <w:sz w:val="20"/>
                <w:szCs w:val="20"/>
              </w:rPr>
            </w:pPr>
            <w:r w:rsidRPr="00305856">
              <w:rPr>
                <w:rFonts w:ascii="Arial" w:eastAsia="Times New Roman" w:hAnsi="Arial" w:cs="Arial"/>
                <w:sz w:val="20"/>
                <w:szCs w:val="20"/>
              </w:rPr>
              <w:t>1</w:t>
            </w:r>
          </w:p>
        </w:tc>
        <w:tc>
          <w:tcPr>
            <w:tcW w:w="1500" w:type="dxa"/>
            <w:shd w:val="clear" w:color="auto" w:fill="auto"/>
            <w:noWrap/>
            <w:vAlign w:val="bottom"/>
            <w:hideMark/>
          </w:tcPr>
          <w:p w14:paraId="6C80C5BF" w14:textId="77777777" w:rsidR="00305856" w:rsidRPr="00305856" w:rsidRDefault="00305856" w:rsidP="00305856">
            <w:pPr>
              <w:spacing w:after="0" w:line="240" w:lineRule="auto"/>
              <w:jc w:val="right"/>
              <w:rPr>
                <w:rFonts w:ascii="Arial" w:eastAsia="Times New Roman" w:hAnsi="Arial" w:cs="Arial"/>
                <w:sz w:val="20"/>
                <w:szCs w:val="20"/>
              </w:rPr>
            </w:pPr>
            <w:r w:rsidRPr="00305856">
              <w:rPr>
                <w:rFonts w:ascii="Arial" w:eastAsia="Times New Roman" w:hAnsi="Arial" w:cs="Arial"/>
                <w:sz w:val="20"/>
                <w:szCs w:val="20"/>
              </w:rPr>
              <w:t>1</w:t>
            </w:r>
          </w:p>
        </w:tc>
        <w:tc>
          <w:tcPr>
            <w:tcW w:w="1700" w:type="dxa"/>
            <w:shd w:val="clear" w:color="auto" w:fill="auto"/>
            <w:noWrap/>
            <w:vAlign w:val="bottom"/>
            <w:hideMark/>
          </w:tcPr>
          <w:p w14:paraId="232F28E0" w14:textId="77777777" w:rsidR="00305856" w:rsidRPr="00305856" w:rsidRDefault="00305856" w:rsidP="00305856">
            <w:pPr>
              <w:spacing w:after="0" w:line="240" w:lineRule="auto"/>
              <w:jc w:val="right"/>
              <w:rPr>
                <w:rFonts w:ascii="Arial" w:eastAsia="Times New Roman" w:hAnsi="Arial" w:cs="Arial"/>
                <w:sz w:val="20"/>
                <w:szCs w:val="20"/>
              </w:rPr>
            </w:pPr>
            <w:r w:rsidRPr="00305856">
              <w:rPr>
                <w:rFonts w:ascii="Arial" w:eastAsia="Times New Roman" w:hAnsi="Arial" w:cs="Arial"/>
                <w:sz w:val="20"/>
                <w:szCs w:val="20"/>
              </w:rPr>
              <w:t>1</w:t>
            </w:r>
          </w:p>
        </w:tc>
      </w:tr>
      <w:tr w:rsidR="00305856" w:rsidRPr="00305856" w14:paraId="00032716" w14:textId="77777777" w:rsidTr="00305856">
        <w:trPr>
          <w:trHeight w:val="255"/>
        </w:trPr>
        <w:tc>
          <w:tcPr>
            <w:tcW w:w="2280" w:type="dxa"/>
            <w:shd w:val="clear" w:color="auto" w:fill="auto"/>
            <w:noWrap/>
            <w:vAlign w:val="bottom"/>
            <w:hideMark/>
          </w:tcPr>
          <w:p w14:paraId="221593B2" w14:textId="77777777" w:rsidR="00305856" w:rsidRPr="00305856" w:rsidRDefault="00305856" w:rsidP="00305856">
            <w:pPr>
              <w:spacing w:after="0" w:line="240" w:lineRule="auto"/>
              <w:rPr>
                <w:rFonts w:ascii="Arial" w:eastAsia="Times New Roman" w:hAnsi="Arial" w:cs="Arial"/>
                <w:sz w:val="20"/>
                <w:szCs w:val="20"/>
              </w:rPr>
            </w:pPr>
            <w:r w:rsidRPr="00305856">
              <w:rPr>
                <w:rFonts w:ascii="Arial" w:eastAsia="Times New Roman" w:hAnsi="Arial" w:cs="Arial"/>
                <w:sz w:val="20"/>
                <w:szCs w:val="20"/>
              </w:rPr>
              <w:t>Na</w:t>
            </w:r>
          </w:p>
        </w:tc>
        <w:tc>
          <w:tcPr>
            <w:tcW w:w="1660" w:type="dxa"/>
            <w:shd w:val="clear" w:color="auto" w:fill="auto"/>
            <w:noWrap/>
            <w:vAlign w:val="bottom"/>
            <w:hideMark/>
          </w:tcPr>
          <w:p w14:paraId="30CFE1AA" w14:textId="77777777" w:rsidR="00305856" w:rsidRPr="00305856" w:rsidRDefault="00305856" w:rsidP="00305856">
            <w:pPr>
              <w:spacing w:after="0" w:line="240" w:lineRule="auto"/>
              <w:jc w:val="right"/>
              <w:rPr>
                <w:rFonts w:ascii="Arial" w:eastAsia="Times New Roman" w:hAnsi="Arial" w:cs="Arial"/>
                <w:sz w:val="20"/>
                <w:szCs w:val="20"/>
              </w:rPr>
            </w:pPr>
            <w:r w:rsidRPr="00305856">
              <w:rPr>
                <w:rFonts w:ascii="Arial" w:eastAsia="Times New Roman" w:hAnsi="Arial" w:cs="Arial"/>
                <w:sz w:val="20"/>
                <w:szCs w:val="20"/>
              </w:rPr>
              <w:t>6.02E+23</w:t>
            </w:r>
          </w:p>
        </w:tc>
        <w:tc>
          <w:tcPr>
            <w:tcW w:w="1500" w:type="dxa"/>
            <w:shd w:val="clear" w:color="auto" w:fill="auto"/>
            <w:noWrap/>
            <w:vAlign w:val="bottom"/>
            <w:hideMark/>
          </w:tcPr>
          <w:p w14:paraId="321113F8" w14:textId="77777777" w:rsidR="00305856" w:rsidRPr="00305856" w:rsidRDefault="00305856" w:rsidP="00305856">
            <w:pPr>
              <w:spacing w:after="0" w:line="240" w:lineRule="auto"/>
              <w:jc w:val="right"/>
              <w:rPr>
                <w:rFonts w:ascii="Arial" w:eastAsia="Times New Roman" w:hAnsi="Arial" w:cs="Arial"/>
                <w:sz w:val="20"/>
                <w:szCs w:val="20"/>
              </w:rPr>
            </w:pPr>
            <w:r w:rsidRPr="00305856">
              <w:rPr>
                <w:rFonts w:ascii="Arial" w:eastAsia="Times New Roman" w:hAnsi="Arial" w:cs="Arial"/>
                <w:sz w:val="20"/>
                <w:szCs w:val="20"/>
              </w:rPr>
              <w:t>6.02E+23</w:t>
            </w:r>
          </w:p>
        </w:tc>
        <w:tc>
          <w:tcPr>
            <w:tcW w:w="1700" w:type="dxa"/>
            <w:shd w:val="clear" w:color="auto" w:fill="auto"/>
            <w:noWrap/>
            <w:vAlign w:val="bottom"/>
            <w:hideMark/>
          </w:tcPr>
          <w:p w14:paraId="5437E96F" w14:textId="77777777" w:rsidR="00305856" w:rsidRPr="00305856" w:rsidRDefault="00305856" w:rsidP="00305856">
            <w:pPr>
              <w:spacing w:after="0" w:line="240" w:lineRule="auto"/>
              <w:jc w:val="right"/>
              <w:rPr>
                <w:rFonts w:ascii="Arial" w:eastAsia="Times New Roman" w:hAnsi="Arial" w:cs="Arial"/>
                <w:sz w:val="20"/>
                <w:szCs w:val="20"/>
              </w:rPr>
            </w:pPr>
            <w:r w:rsidRPr="00305856">
              <w:rPr>
                <w:rFonts w:ascii="Arial" w:eastAsia="Times New Roman" w:hAnsi="Arial" w:cs="Arial"/>
                <w:sz w:val="20"/>
                <w:szCs w:val="20"/>
              </w:rPr>
              <w:t>6.02E+23</w:t>
            </w:r>
          </w:p>
        </w:tc>
      </w:tr>
      <w:tr w:rsidR="00305856" w:rsidRPr="00305856" w14:paraId="32750764" w14:textId="77777777" w:rsidTr="00305856">
        <w:trPr>
          <w:trHeight w:val="255"/>
        </w:trPr>
        <w:tc>
          <w:tcPr>
            <w:tcW w:w="2280" w:type="dxa"/>
            <w:shd w:val="clear" w:color="auto" w:fill="auto"/>
            <w:noWrap/>
            <w:vAlign w:val="bottom"/>
            <w:hideMark/>
          </w:tcPr>
          <w:p w14:paraId="13FF2FB7" w14:textId="77777777" w:rsidR="00305856" w:rsidRPr="00305856" w:rsidRDefault="00305856" w:rsidP="00305856">
            <w:pPr>
              <w:spacing w:after="0" w:line="240" w:lineRule="auto"/>
              <w:rPr>
                <w:rFonts w:ascii="Arial" w:eastAsia="Times New Roman" w:hAnsi="Arial" w:cs="Arial"/>
                <w:sz w:val="20"/>
                <w:szCs w:val="20"/>
              </w:rPr>
            </w:pPr>
            <w:r w:rsidRPr="00305856">
              <w:rPr>
                <w:rFonts w:ascii="Arial" w:eastAsia="Times New Roman" w:hAnsi="Arial" w:cs="Arial"/>
                <w:sz w:val="20"/>
                <w:szCs w:val="20"/>
              </w:rPr>
              <w:t>Ar</w:t>
            </w:r>
          </w:p>
        </w:tc>
        <w:tc>
          <w:tcPr>
            <w:tcW w:w="1660" w:type="dxa"/>
            <w:shd w:val="clear" w:color="auto" w:fill="auto"/>
            <w:vAlign w:val="bottom"/>
            <w:hideMark/>
          </w:tcPr>
          <w:p w14:paraId="3FD64637" w14:textId="77777777" w:rsidR="00305856" w:rsidRPr="00305856" w:rsidRDefault="00305856" w:rsidP="00305856">
            <w:pPr>
              <w:spacing w:after="0" w:line="240" w:lineRule="auto"/>
              <w:jc w:val="right"/>
              <w:rPr>
                <w:rFonts w:ascii="Times New Roman" w:eastAsia="Times New Roman" w:hAnsi="Times New Roman" w:cs="Times New Roman"/>
                <w:sz w:val="20"/>
                <w:szCs w:val="20"/>
              </w:rPr>
            </w:pPr>
            <w:r w:rsidRPr="00305856">
              <w:rPr>
                <w:rFonts w:ascii="Times New Roman" w:eastAsia="Times New Roman" w:hAnsi="Times New Roman" w:cs="Times New Roman"/>
                <w:sz w:val="20"/>
                <w:szCs w:val="20"/>
              </w:rPr>
              <w:t>238.051</w:t>
            </w:r>
          </w:p>
        </w:tc>
        <w:tc>
          <w:tcPr>
            <w:tcW w:w="1500" w:type="dxa"/>
            <w:shd w:val="clear" w:color="auto" w:fill="auto"/>
            <w:noWrap/>
            <w:vAlign w:val="bottom"/>
            <w:hideMark/>
          </w:tcPr>
          <w:p w14:paraId="1A507F44" w14:textId="77777777" w:rsidR="00305856" w:rsidRPr="00305856" w:rsidRDefault="00305856" w:rsidP="00305856">
            <w:pPr>
              <w:spacing w:after="0" w:line="240" w:lineRule="auto"/>
              <w:jc w:val="right"/>
              <w:rPr>
                <w:rFonts w:ascii="Arial" w:eastAsia="Times New Roman" w:hAnsi="Arial" w:cs="Arial"/>
                <w:sz w:val="20"/>
                <w:szCs w:val="20"/>
              </w:rPr>
            </w:pPr>
            <w:r w:rsidRPr="00305856">
              <w:rPr>
                <w:rFonts w:ascii="Arial" w:eastAsia="Times New Roman" w:hAnsi="Arial" w:cs="Arial"/>
                <w:sz w:val="20"/>
                <w:szCs w:val="20"/>
              </w:rPr>
              <w:t>235.044</w:t>
            </w:r>
          </w:p>
        </w:tc>
        <w:tc>
          <w:tcPr>
            <w:tcW w:w="1700" w:type="dxa"/>
            <w:shd w:val="clear" w:color="auto" w:fill="auto"/>
            <w:noWrap/>
            <w:vAlign w:val="bottom"/>
            <w:hideMark/>
          </w:tcPr>
          <w:p w14:paraId="1D2F163E" w14:textId="77777777" w:rsidR="00305856" w:rsidRPr="00305856" w:rsidRDefault="00305856" w:rsidP="00305856">
            <w:pPr>
              <w:spacing w:after="0" w:line="240" w:lineRule="auto"/>
              <w:jc w:val="right"/>
              <w:rPr>
                <w:rFonts w:ascii="Arial" w:eastAsia="Times New Roman" w:hAnsi="Arial" w:cs="Arial"/>
                <w:sz w:val="20"/>
                <w:szCs w:val="20"/>
              </w:rPr>
            </w:pPr>
            <w:r w:rsidRPr="00305856">
              <w:rPr>
                <w:rFonts w:ascii="Arial" w:eastAsia="Times New Roman" w:hAnsi="Arial" w:cs="Arial"/>
                <w:sz w:val="20"/>
                <w:szCs w:val="20"/>
              </w:rPr>
              <w:t>232.038</w:t>
            </w:r>
          </w:p>
        </w:tc>
      </w:tr>
      <w:tr w:rsidR="00305856" w:rsidRPr="00305856" w14:paraId="4170FAC9" w14:textId="77777777" w:rsidTr="00305856">
        <w:trPr>
          <w:trHeight w:val="255"/>
        </w:trPr>
        <w:tc>
          <w:tcPr>
            <w:tcW w:w="2280" w:type="dxa"/>
            <w:shd w:val="clear" w:color="auto" w:fill="auto"/>
            <w:noWrap/>
            <w:vAlign w:val="bottom"/>
            <w:hideMark/>
          </w:tcPr>
          <w:p w14:paraId="4EA94A04" w14:textId="77777777" w:rsidR="00305856" w:rsidRPr="00305856" w:rsidRDefault="00305856" w:rsidP="00305856">
            <w:pPr>
              <w:spacing w:after="0" w:line="240" w:lineRule="auto"/>
              <w:rPr>
                <w:rFonts w:ascii="Arial" w:eastAsia="Times New Roman" w:hAnsi="Arial" w:cs="Arial"/>
                <w:sz w:val="20"/>
                <w:szCs w:val="20"/>
              </w:rPr>
            </w:pPr>
            <w:r w:rsidRPr="00305856">
              <w:rPr>
                <w:rFonts w:ascii="Arial" w:eastAsia="Times New Roman" w:hAnsi="Arial" w:cs="Arial"/>
                <w:sz w:val="20"/>
                <w:szCs w:val="20"/>
              </w:rPr>
              <w:t>yield</w:t>
            </w:r>
          </w:p>
        </w:tc>
        <w:tc>
          <w:tcPr>
            <w:tcW w:w="1660" w:type="dxa"/>
            <w:shd w:val="clear" w:color="auto" w:fill="auto"/>
            <w:noWrap/>
            <w:vAlign w:val="bottom"/>
            <w:hideMark/>
          </w:tcPr>
          <w:p w14:paraId="4F894841" w14:textId="77777777" w:rsidR="00305856" w:rsidRPr="00305856" w:rsidRDefault="00305856" w:rsidP="00305856">
            <w:pPr>
              <w:spacing w:after="0" w:line="240" w:lineRule="auto"/>
              <w:jc w:val="right"/>
              <w:rPr>
                <w:rFonts w:ascii="Arial" w:eastAsia="Times New Roman" w:hAnsi="Arial" w:cs="Arial"/>
                <w:sz w:val="20"/>
                <w:szCs w:val="20"/>
              </w:rPr>
            </w:pPr>
            <w:r w:rsidRPr="00305856">
              <w:rPr>
                <w:rFonts w:ascii="Arial" w:eastAsia="Times New Roman" w:hAnsi="Arial" w:cs="Arial"/>
                <w:sz w:val="20"/>
                <w:szCs w:val="20"/>
              </w:rPr>
              <w:t>8</w:t>
            </w:r>
          </w:p>
        </w:tc>
        <w:tc>
          <w:tcPr>
            <w:tcW w:w="1500" w:type="dxa"/>
            <w:shd w:val="clear" w:color="auto" w:fill="auto"/>
            <w:noWrap/>
            <w:vAlign w:val="bottom"/>
            <w:hideMark/>
          </w:tcPr>
          <w:p w14:paraId="60A5C66B" w14:textId="77777777" w:rsidR="00305856" w:rsidRPr="00305856" w:rsidRDefault="00305856" w:rsidP="00305856">
            <w:pPr>
              <w:spacing w:after="0" w:line="240" w:lineRule="auto"/>
              <w:jc w:val="right"/>
              <w:rPr>
                <w:rFonts w:ascii="Arial" w:eastAsia="Times New Roman" w:hAnsi="Arial" w:cs="Arial"/>
                <w:sz w:val="20"/>
                <w:szCs w:val="20"/>
              </w:rPr>
            </w:pPr>
            <w:r w:rsidRPr="00305856">
              <w:rPr>
                <w:rFonts w:ascii="Arial" w:eastAsia="Times New Roman" w:hAnsi="Arial" w:cs="Arial"/>
                <w:sz w:val="20"/>
                <w:szCs w:val="20"/>
              </w:rPr>
              <w:t>7</w:t>
            </w:r>
          </w:p>
        </w:tc>
        <w:tc>
          <w:tcPr>
            <w:tcW w:w="1700" w:type="dxa"/>
            <w:shd w:val="clear" w:color="auto" w:fill="auto"/>
            <w:noWrap/>
            <w:vAlign w:val="bottom"/>
            <w:hideMark/>
          </w:tcPr>
          <w:p w14:paraId="52B9EAC9" w14:textId="77777777" w:rsidR="00305856" w:rsidRPr="00305856" w:rsidRDefault="00305856" w:rsidP="00305856">
            <w:pPr>
              <w:spacing w:after="0" w:line="240" w:lineRule="auto"/>
              <w:jc w:val="right"/>
              <w:rPr>
                <w:rFonts w:ascii="Arial" w:eastAsia="Times New Roman" w:hAnsi="Arial" w:cs="Arial"/>
                <w:sz w:val="20"/>
                <w:szCs w:val="20"/>
              </w:rPr>
            </w:pPr>
            <w:r w:rsidRPr="00305856">
              <w:rPr>
                <w:rFonts w:ascii="Arial" w:eastAsia="Times New Roman" w:hAnsi="Arial" w:cs="Arial"/>
                <w:sz w:val="20"/>
                <w:szCs w:val="20"/>
              </w:rPr>
              <w:t>6</w:t>
            </w:r>
          </w:p>
        </w:tc>
      </w:tr>
      <w:tr w:rsidR="00305856" w:rsidRPr="00305856" w14:paraId="004F7FED" w14:textId="77777777" w:rsidTr="00305856">
        <w:trPr>
          <w:trHeight w:val="255"/>
        </w:trPr>
        <w:tc>
          <w:tcPr>
            <w:tcW w:w="2280" w:type="dxa"/>
            <w:shd w:val="clear" w:color="auto" w:fill="auto"/>
            <w:noWrap/>
            <w:vAlign w:val="bottom"/>
            <w:hideMark/>
          </w:tcPr>
          <w:p w14:paraId="2651BBBA" w14:textId="77777777" w:rsidR="00305856" w:rsidRPr="00305856" w:rsidRDefault="00305856" w:rsidP="00305856">
            <w:pPr>
              <w:spacing w:after="0" w:line="240" w:lineRule="auto"/>
              <w:rPr>
                <w:rFonts w:ascii="Arial" w:eastAsia="Times New Roman" w:hAnsi="Arial" w:cs="Arial"/>
                <w:sz w:val="20"/>
                <w:szCs w:val="20"/>
              </w:rPr>
            </w:pPr>
            <w:r w:rsidRPr="00305856">
              <w:rPr>
                <w:rFonts w:ascii="Arial" w:eastAsia="Times New Roman" w:hAnsi="Arial" w:cs="Arial"/>
                <w:sz w:val="20"/>
                <w:szCs w:val="20"/>
              </w:rPr>
              <w:t>lamda</w:t>
            </w:r>
          </w:p>
        </w:tc>
        <w:tc>
          <w:tcPr>
            <w:tcW w:w="1660" w:type="dxa"/>
            <w:shd w:val="clear" w:color="auto" w:fill="auto"/>
            <w:noWrap/>
            <w:vAlign w:val="bottom"/>
            <w:hideMark/>
          </w:tcPr>
          <w:p w14:paraId="289B85B8" w14:textId="77777777" w:rsidR="00305856" w:rsidRPr="00305856" w:rsidRDefault="00305856" w:rsidP="00305856">
            <w:pPr>
              <w:spacing w:after="0" w:line="240" w:lineRule="auto"/>
              <w:jc w:val="right"/>
              <w:rPr>
                <w:rFonts w:ascii="Arial" w:eastAsia="Times New Roman" w:hAnsi="Arial" w:cs="Arial"/>
                <w:sz w:val="20"/>
                <w:szCs w:val="20"/>
              </w:rPr>
            </w:pPr>
            <w:r w:rsidRPr="00305856">
              <w:rPr>
                <w:rFonts w:ascii="Arial" w:eastAsia="Times New Roman" w:hAnsi="Arial" w:cs="Arial"/>
                <w:sz w:val="20"/>
                <w:szCs w:val="20"/>
              </w:rPr>
              <w:t>1.55E-10</w:t>
            </w:r>
          </w:p>
        </w:tc>
        <w:tc>
          <w:tcPr>
            <w:tcW w:w="1500" w:type="dxa"/>
            <w:shd w:val="clear" w:color="auto" w:fill="auto"/>
            <w:noWrap/>
            <w:vAlign w:val="bottom"/>
            <w:hideMark/>
          </w:tcPr>
          <w:p w14:paraId="7165B1B1" w14:textId="77777777" w:rsidR="00305856" w:rsidRPr="00305856" w:rsidRDefault="00305856" w:rsidP="00305856">
            <w:pPr>
              <w:spacing w:after="0" w:line="240" w:lineRule="auto"/>
              <w:jc w:val="right"/>
              <w:rPr>
                <w:rFonts w:ascii="Arial" w:eastAsia="Times New Roman" w:hAnsi="Arial" w:cs="Arial"/>
                <w:sz w:val="20"/>
                <w:szCs w:val="20"/>
              </w:rPr>
            </w:pPr>
            <w:r w:rsidRPr="00305856">
              <w:rPr>
                <w:rFonts w:ascii="Arial" w:eastAsia="Times New Roman" w:hAnsi="Arial" w:cs="Arial"/>
                <w:sz w:val="20"/>
                <w:szCs w:val="20"/>
              </w:rPr>
              <w:t>9.85E-10</w:t>
            </w:r>
          </w:p>
        </w:tc>
        <w:tc>
          <w:tcPr>
            <w:tcW w:w="1700" w:type="dxa"/>
            <w:shd w:val="clear" w:color="auto" w:fill="auto"/>
            <w:noWrap/>
            <w:vAlign w:val="bottom"/>
            <w:hideMark/>
          </w:tcPr>
          <w:p w14:paraId="655EC8F0" w14:textId="77777777" w:rsidR="00305856" w:rsidRPr="00305856" w:rsidRDefault="00305856" w:rsidP="00305856">
            <w:pPr>
              <w:spacing w:after="0" w:line="240" w:lineRule="auto"/>
              <w:jc w:val="right"/>
              <w:rPr>
                <w:rFonts w:ascii="Arial" w:eastAsia="Times New Roman" w:hAnsi="Arial" w:cs="Arial"/>
                <w:sz w:val="20"/>
                <w:szCs w:val="20"/>
              </w:rPr>
            </w:pPr>
            <w:r w:rsidRPr="00305856">
              <w:rPr>
                <w:rFonts w:ascii="Arial" w:eastAsia="Times New Roman" w:hAnsi="Arial" w:cs="Arial"/>
                <w:sz w:val="20"/>
                <w:szCs w:val="20"/>
              </w:rPr>
              <w:t>4.95E-11</w:t>
            </w:r>
          </w:p>
        </w:tc>
      </w:tr>
      <w:tr w:rsidR="00305856" w:rsidRPr="00305856" w14:paraId="3275A8FA" w14:textId="77777777" w:rsidTr="00305856">
        <w:trPr>
          <w:trHeight w:val="255"/>
        </w:trPr>
        <w:tc>
          <w:tcPr>
            <w:tcW w:w="2280" w:type="dxa"/>
            <w:shd w:val="clear" w:color="auto" w:fill="auto"/>
            <w:noWrap/>
            <w:vAlign w:val="bottom"/>
            <w:hideMark/>
          </w:tcPr>
          <w:p w14:paraId="04EB4752" w14:textId="77777777" w:rsidR="00305856" w:rsidRPr="00305856" w:rsidRDefault="00305856" w:rsidP="00305856">
            <w:pPr>
              <w:spacing w:after="0" w:line="240" w:lineRule="auto"/>
              <w:rPr>
                <w:rFonts w:ascii="Arial" w:eastAsia="Times New Roman" w:hAnsi="Arial" w:cs="Arial"/>
                <w:sz w:val="20"/>
                <w:szCs w:val="20"/>
              </w:rPr>
            </w:pPr>
            <w:r w:rsidRPr="00305856">
              <w:rPr>
                <w:rFonts w:ascii="Arial" w:eastAsia="Times New Roman" w:hAnsi="Arial" w:cs="Arial"/>
                <w:sz w:val="20"/>
                <w:szCs w:val="20"/>
              </w:rPr>
              <w:t>t</w:t>
            </w:r>
          </w:p>
        </w:tc>
        <w:tc>
          <w:tcPr>
            <w:tcW w:w="1660" w:type="dxa"/>
            <w:shd w:val="clear" w:color="auto" w:fill="auto"/>
            <w:noWrap/>
            <w:vAlign w:val="bottom"/>
            <w:hideMark/>
          </w:tcPr>
          <w:p w14:paraId="511BCC50" w14:textId="77777777" w:rsidR="00305856" w:rsidRPr="00305856" w:rsidRDefault="00305856" w:rsidP="00305856">
            <w:pPr>
              <w:spacing w:after="0" w:line="240" w:lineRule="auto"/>
              <w:jc w:val="right"/>
              <w:rPr>
                <w:rFonts w:ascii="Arial" w:eastAsia="Times New Roman" w:hAnsi="Arial" w:cs="Arial"/>
                <w:sz w:val="20"/>
                <w:szCs w:val="20"/>
              </w:rPr>
            </w:pPr>
            <w:r w:rsidRPr="00305856">
              <w:rPr>
                <w:rFonts w:ascii="Arial" w:eastAsia="Times New Roman" w:hAnsi="Arial" w:cs="Arial"/>
                <w:sz w:val="20"/>
                <w:szCs w:val="20"/>
              </w:rPr>
              <w:t>2</w:t>
            </w:r>
          </w:p>
        </w:tc>
        <w:tc>
          <w:tcPr>
            <w:tcW w:w="1500" w:type="dxa"/>
            <w:shd w:val="clear" w:color="auto" w:fill="auto"/>
            <w:noWrap/>
            <w:vAlign w:val="bottom"/>
            <w:hideMark/>
          </w:tcPr>
          <w:p w14:paraId="3279F1C4" w14:textId="77777777" w:rsidR="00305856" w:rsidRPr="00305856" w:rsidRDefault="00305856" w:rsidP="00305856">
            <w:pPr>
              <w:spacing w:after="0" w:line="240" w:lineRule="auto"/>
              <w:jc w:val="right"/>
              <w:rPr>
                <w:rFonts w:ascii="Arial" w:eastAsia="Times New Roman" w:hAnsi="Arial" w:cs="Arial"/>
                <w:sz w:val="20"/>
                <w:szCs w:val="20"/>
              </w:rPr>
            </w:pPr>
            <w:r w:rsidRPr="00305856">
              <w:rPr>
                <w:rFonts w:ascii="Arial" w:eastAsia="Times New Roman" w:hAnsi="Arial" w:cs="Arial"/>
                <w:sz w:val="20"/>
                <w:szCs w:val="20"/>
              </w:rPr>
              <w:t>2</w:t>
            </w:r>
          </w:p>
        </w:tc>
        <w:tc>
          <w:tcPr>
            <w:tcW w:w="1700" w:type="dxa"/>
            <w:shd w:val="clear" w:color="auto" w:fill="auto"/>
            <w:noWrap/>
            <w:vAlign w:val="bottom"/>
            <w:hideMark/>
          </w:tcPr>
          <w:p w14:paraId="0B3CB197" w14:textId="77777777" w:rsidR="00305856" w:rsidRPr="00305856" w:rsidRDefault="00305856" w:rsidP="00305856">
            <w:pPr>
              <w:spacing w:after="0" w:line="240" w:lineRule="auto"/>
              <w:jc w:val="right"/>
              <w:rPr>
                <w:rFonts w:ascii="Arial" w:eastAsia="Times New Roman" w:hAnsi="Arial" w:cs="Arial"/>
                <w:sz w:val="20"/>
                <w:szCs w:val="20"/>
              </w:rPr>
            </w:pPr>
            <w:r w:rsidRPr="00305856">
              <w:rPr>
                <w:rFonts w:ascii="Arial" w:eastAsia="Times New Roman" w:hAnsi="Arial" w:cs="Arial"/>
                <w:sz w:val="20"/>
                <w:szCs w:val="20"/>
              </w:rPr>
              <w:t>2</w:t>
            </w:r>
          </w:p>
        </w:tc>
      </w:tr>
      <w:tr w:rsidR="00305856" w:rsidRPr="00305856" w14:paraId="0C41653B" w14:textId="77777777" w:rsidTr="00305856">
        <w:trPr>
          <w:trHeight w:val="255"/>
        </w:trPr>
        <w:tc>
          <w:tcPr>
            <w:tcW w:w="2280" w:type="dxa"/>
            <w:shd w:val="clear" w:color="auto" w:fill="auto"/>
            <w:noWrap/>
            <w:vAlign w:val="bottom"/>
            <w:hideMark/>
          </w:tcPr>
          <w:p w14:paraId="66E03E5C" w14:textId="77777777" w:rsidR="00305856" w:rsidRPr="00305856" w:rsidRDefault="00305856" w:rsidP="00305856">
            <w:pPr>
              <w:spacing w:after="0" w:line="240" w:lineRule="auto"/>
              <w:rPr>
                <w:rFonts w:ascii="Arial" w:eastAsia="Times New Roman" w:hAnsi="Arial" w:cs="Arial"/>
                <w:color w:val="0070C0"/>
                <w:sz w:val="20"/>
                <w:szCs w:val="20"/>
              </w:rPr>
            </w:pPr>
            <w:r w:rsidRPr="00305856">
              <w:rPr>
                <w:rFonts w:ascii="Arial" w:eastAsia="Times New Roman" w:hAnsi="Arial" w:cs="Arial"/>
                <w:color w:val="0070C0"/>
                <w:sz w:val="20"/>
                <w:szCs w:val="20"/>
              </w:rPr>
              <w:t>Rate [g-1 yr-1] - eq 12</w:t>
            </w:r>
          </w:p>
        </w:tc>
        <w:tc>
          <w:tcPr>
            <w:tcW w:w="1660" w:type="dxa"/>
            <w:shd w:val="clear" w:color="auto" w:fill="auto"/>
            <w:noWrap/>
            <w:vAlign w:val="bottom"/>
            <w:hideMark/>
          </w:tcPr>
          <w:p w14:paraId="43C52A76" w14:textId="77777777" w:rsidR="00305856" w:rsidRPr="00305856" w:rsidRDefault="00305856" w:rsidP="00305856">
            <w:pPr>
              <w:spacing w:after="0" w:line="240" w:lineRule="auto"/>
              <w:jc w:val="right"/>
              <w:rPr>
                <w:rFonts w:ascii="Arial" w:eastAsia="Times New Roman" w:hAnsi="Arial" w:cs="Arial"/>
                <w:color w:val="0070C0"/>
                <w:sz w:val="20"/>
                <w:szCs w:val="20"/>
              </w:rPr>
            </w:pPr>
            <w:r w:rsidRPr="00305856">
              <w:rPr>
                <w:rFonts w:ascii="Arial" w:eastAsia="Times New Roman" w:hAnsi="Arial" w:cs="Arial"/>
                <w:color w:val="0070C0"/>
                <w:sz w:val="20"/>
                <w:szCs w:val="20"/>
              </w:rPr>
              <w:t>6.23</w:t>
            </w:r>
            <w:r w:rsidR="00C526E7" w:rsidRPr="00E168E9">
              <w:rPr>
                <w:rFonts w:ascii="Arial" w:eastAsia="Times New Roman" w:hAnsi="Arial" w:cs="Arial"/>
                <w:color w:val="0070C0"/>
                <w:sz w:val="20"/>
                <w:szCs w:val="20"/>
              </w:rPr>
              <w:t>0</w:t>
            </w:r>
            <w:r w:rsidRPr="00305856">
              <w:rPr>
                <w:rFonts w:ascii="Arial" w:eastAsia="Times New Roman" w:hAnsi="Arial" w:cs="Arial"/>
                <w:color w:val="0070C0"/>
                <w:sz w:val="20"/>
                <w:szCs w:val="20"/>
              </w:rPr>
              <w:t>E+06</w:t>
            </w:r>
          </w:p>
        </w:tc>
        <w:tc>
          <w:tcPr>
            <w:tcW w:w="1500" w:type="dxa"/>
            <w:shd w:val="clear" w:color="auto" w:fill="auto"/>
            <w:noWrap/>
            <w:vAlign w:val="bottom"/>
            <w:hideMark/>
          </w:tcPr>
          <w:p w14:paraId="7DFABEF0" w14:textId="77777777" w:rsidR="00305856" w:rsidRPr="00305856" w:rsidRDefault="00305856" w:rsidP="00305856">
            <w:pPr>
              <w:spacing w:after="0" w:line="240" w:lineRule="auto"/>
              <w:jc w:val="right"/>
              <w:rPr>
                <w:rFonts w:ascii="Arial" w:eastAsia="Times New Roman" w:hAnsi="Arial" w:cs="Arial"/>
                <w:color w:val="0070C0"/>
                <w:sz w:val="20"/>
                <w:szCs w:val="20"/>
              </w:rPr>
            </w:pPr>
            <w:r w:rsidRPr="00305856">
              <w:rPr>
                <w:rFonts w:ascii="Arial" w:eastAsia="Times New Roman" w:hAnsi="Arial" w:cs="Arial"/>
                <w:color w:val="0070C0"/>
                <w:sz w:val="20"/>
                <w:szCs w:val="20"/>
              </w:rPr>
              <w:t>2.54</w:t>
            </w:r>
            <w:r w:rsidR="00C526E7" w:rsidRPr="00E168E9">
              <w:rPr>
                <w:rFonts w:ascii="Arial" w:eastAsia="Times New Roman" w:hAnsi="Arial" w:cs="Arial"/>
                <w:color w:val="0070C0"/>
                <w:sz w:val="20"/>
                <w:szCs w:val="20"/>
              </w:rPr>
              <w:t>4</w:t>
            </w:r>
            <w:r w:rsidRPr="00305856">
              <w:rPr>
                <w:rFonts w:ascii="Arial" w:eastAsia="Times New Roman" w:hAnsi="Arial" w:cs="Arial"/>
                <w:color w:val="0070C0"/>
                <w:sz w:val="20"/>
                <w:szCs w:val="20"/>
              </w:rPr>
              <w:t>E+05</w:t>
            </w:r>
          </w:p>
        </w:tc>
        <w:tc>
          <w:tcPr>
            <w:tcW w:w="1700" w:type="dxa"/>
            <w:shd w:val="clear" w:color="auto" w:fill="auto"/>
            <w:noWrap/>
            <w:vAlign w:val="bottom"/>
            <w:hideMark/>
          </w:tcPr>
          <w:p w14:paraId="177C07BC" w14:textId="77777777" w:rsidR="00305856" w:rsidRPr="00305856" w:rsidRDefault="00305856" w:rsidP="00305856">
            <w:pPr>
              <w:spacing w:after="0" w:line="240" w:lineRule="auto"/>
              <w:jc w:val="right"/>
              <w:rPr>
                <w:rFonts w:ascii="Arial" w:eastAsia="Times New Roman" w:hAnsi="Arial" w:cs="Arial"/>
                <w:color w:val="0070C0"/>
                <w:sz w:val="20"/>
                <w:szCs w:val="20"/>
              </w:rPr>
            </w:pPr>
            <w:r w:rsidRPr="00305856">
              <w:rPr>
                <w:rFonts w:ascii="Arial" w:eastAsia="Times New Roman" w:hAnsi="Arial" w:cs="Arial"/>
                <w:color w:val="0070C0"/>
                <w:sz w:val="20"/>
                <w:szCs w:val="20"/>
              </w:rPr>
              <w:t>1.54</w:t>
            </w:r>
            <w:r w:rsidR="00C526E7" w:rsidRPr="00E168E9">
              <w:rPr>
                <w:rFonts w:ascii="Arial" w:eastAsia="Times New Roman" w:hAnsi="Arial" w:cs="Arial"/>
                <w:color w:val="0070C0"/>
                <w:sz w:val="20"/>
                <w:szCs w:val="20"/>
              </w:rPr>
              <w:t>2</w:t>
            </w:r>
            <w:r w:rsidRPr="00305856">
              <w:rPr>
                <w:rFonts w:ascii="Arial" w:eastAsia="Times New Roman" w:hAnsi="Arial" w:cs="Arial"/>
                <w:color w:val="0070C0"/>
                <w:sz w:val="20"/>
                <w:szCs w:val="20"/>
              </w:rPr>
              <w:t>E+06</w:t>
            </w:r>
          </w:p>
        </w:tc>
      </w:tr>
      <w:tr w:rsidR="00305856" w:rsidRPr="00305856" w14:paraId="2B59DF3C" w14:textId="77777777" w:rsidTr="00305856">
        <w:trPr>
          <w:trHeight w:val="255"/>
        </w:trPr>
        <w:tc>
          <w:tcPr>
            <w:tcW w:w="2280" w:type="dxa"/>
            <w:shd w:val="clear" w:color="auto" w:fill="auto"/>
            <w:noWrap/>
            <w:vAlign w:val="bottom"/>
            <w:hideMark/>
          </w:tcPr>
          <w:p w14:paraId="43D5492C" w14:textId="77777777" w:rsidR="00305856" w:rsidRPr="00305856" w:rsidRDefault="00305856" w:rsidP="00305856">
            <w:pPr>
              <w:spacing w:after="0" w:line="240" w:lineRule="auto"/>
              <w:rPr>
                <w:rFonts w:ascii="Arial" w:eastAsia="Times New Roman" w:hAnsi="Arial" w:cs="Arial"/>
                <w:color w:val="FF0000"/>
                <w:sz w:val="20"/>
                <w:szCs w:val="20"/>
              </w:rPr>
            </w:pPr>
            <w:r w:rsidRPr="00305856">
              <w:rPr>
                <w:rFonts w:ascii="Arial" w:eastAsia="Times New Roman" w:hAnsi="Arial" w:cs="Arial"/>
                <w:color w:val="FF0000"/>
                <w:sz w:val="20"/>
                <w:szCs w:val="20"/>
              </w:rPr>
              <w:t>Rate [g-1 yr-1] - new</w:t>
            </w:r>
          </w:p>
        </w:tc>
        <w:tc>
          <w:tcPr>
            <w:tcW w:w="1660" w:type="dxa"/>
            <w:shd w:val="clear" w:color="auto" w:fill="auto"/>
            <w:noWrap/>
            <w:vAlign w:val="bottom"/>
            <w:hideMark/>
          </w:tcPr>
          <w:p w14:paraId="6864F46C" w14:textId="77777777" w:rsidR="00305856" w:rsidRPr="00305856" w:rsidRDefault="00305856" w:rsidP="00C526E7">
            <w:pPr>
              <w:spacing w:after="0" w:line="240" w:lineRule="auto"/>
              <w:jc w:val="right"/>
              <w:rPr>
                <w:rFonts w:ascii="Arial" w:eastAsia="Times New Roman" w:hAnsi="Arial" w:cs="Arial"/>
                <w:color w:val="FF0000"/>
                <w:sz w:val="20"/>
                <w:szCs w:val="20"/>
              </w:rPr>
            </w:pPr>
            <w:r w:rsidRPr="00305856">
              <w:rPr>
                <w:rFonts w:ascii="Arial" w:eastAsia="Times New Roman" w:hAnsi="Arial" w:cs="Arial"/>
                <w:color w:val="FF0000"/>
                <w:sz w:val="20"/>
                <w:szCs w:val="20"/>
              </w:rPr>
              <w:t>3.11</w:t>
            </w:r>
            <w:r w:rsidR="00C526E7" w:rsidRPr="00E168E9">
              <w:rPr>
                <w:rFonts w:ascii="Arial" w:eastAsia="Times New Roman" w:hAnsi="Arial" w:cs="Arial"/>
                <w:color w:val="FF0000"/>
                <w:sz w:val="20"/>
                <w:szCs w:val="20"/>
              </w:rPr>
              <w:t>5</w:t>
            </w:r>
            <w:r w:rsidRPr="00305856">
              <w:rPr>
                <w:rFonts w:ascii="Arial" w:eastAsia="Times New Roman" w:hAnsi="Arial" w:cs="Arial"/>
                <w:color w:val="FF0000"/>
                <w:sz w:val="20"/>
                <w:szCs w:val="20"/>
              </w:rPr>
              <w:t>E+06</w:t>
            </w:r>
          </w:p>
        </w:tc>
        <w:tc>
          <w:tcPr>
            <w:tcW w:w="1500" w:type="dxa"/>
            <w:shd w:val="clear" w:color="auto" w:fill="auto"/>
            <w:noWrap/>
            <w:vAlign w:val="bottom"/>
            <w:hideMark/>
          </w:tcPr>
          <w:p w14:paraId="0401D277" w14:textId="77777777" w:rsidR="00305856" w:rsidRPr="00305856" w:rsidRDefault="00305856" w:rsidP="00C526E7">
            <w:pPr>
              <w:spacing w:after="0" w:line="240" w:lineRule="auto"/>
              <w:jc w:val="right"/>
              <w:rPr>
                <w:rFonts w:ascii="Arial" w:eastAsia="Times New Roman" w:hAnsi="Arial" w:cs="Arial"/>
                <w:color w:val="FF0000"/>
                <w:sz w:val="20"/>
                <w:szCs w:val="20"/>
              </w:rPr>
            </w:pPr>
            <w:r w:rsidRPr="00305856">
              <w:rPr>
                <w:rFonts w:ascii="Arial" w:eastAsia="Times New Roman" w:hAnsi="Arial" w:cs="Arial"/>
                <w:color w:val="FF0000"/>
                <w:sz w:val="20"/>
                <w:szCs w:val="20"/>
              </w:rPr>
              <w:t>1.272E+05</w:t>
            </w:r>
          </w:p>
        </w:tc>
        <w:tc>
          <w:tcPr>
            <w:tcW w:w="1700" w:type="dxa"/>
            <w:shd w:val="clear" w:color="auto" w:fill="auto"/>
            <w:noWrap/>
            <w:vAlign w:val="bottom"/>
            <w:hideMark/>
          </w:tcPr>
          <w:p w14:paraId="54F3E30A" w14:textId="77777777" w:rsidR="00305856" w:rsidRPr="00305856" w:rsidRDefault="00305856" w:rsidP="00C526E7">
            <w:pPr>
              <w:spacing w:after="0" w:line="240" w:lineRule="auto"/>
              <w:jc w:val="right"/>
              <w:rPr>
                <w:rFonts w:ascii="Arial" w:eastAsia="Times New Roman" w:hAnsi="Arial" w:cs="Arial"/>
                <w:color w:val="FF0000"/>
                <w:sz w:val="20"/>
                <w:szCs w:val="20"/>
              </w:rPr>
            </w:pPr>
            <w:r w:rsidRPr="00305856">
              <w:rPr>
                <w:rFonts w:ascii="Arial" w:eastAsia="Times New Roman" w:hAnsi="Arial" w:cs="Arial"/>
                <w:color w:val="FF0000"/>
                <w:sz w:val="20"/>
                <w:szCs w:val="20"/>
              </w:rPr>
              <w:t>7.709E+05</w:t>
            </w:r>
          </w:p>
        </w:tc>
      </w:tr>
    </w:tbl>
    <w:p w14:paraId="31D5CA27" w14:textId="77777777" w:rsidR="00305856" w:rsidRPr="00CF53EF" w:rsidRDefault="00E168E9" w:rsidP="003F3FC6">
      <w:pPr>
        <w:rPr>
          <w:color w:val="0070C0"/>
          <w:lang w:val="en-US"/>
        </w:rPr>
      </w:pPr>
      <w:r w:rsidRPr="00CF53EF">
        <w:rPr>
          <w:color w:val="0070C0"/>
          <w:lang w:val="en-US"/>
        </w:rPr>
        <w:t>The results in blue is calculated based on equation 12, which does not match equation 13 if t is not 1.</w:t>
      </w:r>
    </w:p>
    <w:p w14:paraId="71B90D56" w14:textId="77777777" w:rsidR="001B5EF2" w:rsidRDefault="00C80EFC" w:rsidP="003F3FC6">
      <w:pPr>
        <w:rPr>
          <w:lang w:val="en-US"/>
        </w:rPr>
      </w:pPr>
      <w:r>
        <w:rPr>
          <w:noProof/>
        </w:rPr>
        <w:drawing>
          <wp:inline distT="0" distB="0" distL="0" distR="0" wp14:anchorId="4AB44B70" wp14:editId="01BEF310">
            <wp:extent cx="3530341" cy="24479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from 2022-05-19 14-28-41.png"/>
                    <pic:cNvPicPr/>
                  </pic:nvPicPr>
                  <pic:blipFill>
                    <a:blip r:embed="rId13">
                      <a:extLst>
                        <a:ext uri="{28A0092B-C50C-407E-A947-70E740481C1C}">
                          <a14:useLocalDpi xmlns:a14="http://schemas.microsoft.com/office/drawing/2010/main" val="0"/>
                        </a:ext>
                      </a:extLst>
                    </a:blip>
                    <a:stretch>
                      <a:fillRect/>
                    </a:stretch>
                  </pic:blipFill>
                  <pic:spPr>
                    <a:xfrm>
                      <a:off x="0" y="0"/>
                      <a:ext cx="3533698" cy="2450253"/>
                    </a:xfrm>
                    <a:prstGeom prst="rect">
                      <a:avLst/>
                    </a:prstGeom>
                  </pic:spPr>
                </pic:pic>
              </a:graphicData>
            </a:graphic>
          </wp:inline>
        </w:drawing>
      </w:r>
      <w:r w:rsidR="00C545F3">
        <w:rPr>
          <w:noProof/>
        </w:rPr>
        <w:drawing>
          <wp:inline distT="0" distB="0" distL="0" distR="0" wp14:anchorId="157F6B75" wp14:editId="544A1549">
            <wp:extent cx="2409825" cy="1370667"/>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from 2022-05-19 14-33-16.png"/>
                    <pic:cNvPicPr/>
                  </pic:nvPicPr>
                  <pic:blipFill>
                    <a:blip r:embed="rId14">
                      <a:extLst>
                        <a:ext uri="{28A0092B-C50C-407E-A947-70E740481C1C}">
                          <a14:useLocalDpi xmlns:a14="http://schemas.microsoft.com/office/drawing/2010/main" val="0"/>
                        </a:ext>
                      </a:extLst>
                    </a:blip>
                    <a:stretch>
                      <a:fillRect/>
                    </a:stretch>
                  </pic:blipFill>
                  <pic:spPr>
                    <a:xfrm>
                      <a:off x="0" y="0"/>
                      <a:ext cx="2428005" cy="1381008"/>
                    </a:xfrm>
                    <a:prstGeom prst="rect">
                      <a:avLst/>
                    </a:prstGeom>
                  </pic:spPr>
                </pic:pic>
              </a:graphicData>
            </a:graphic>
          </wp:inline>
        </w:drawing>
      </w:r>
    </w:p>
    <w:p w14:paraId="63418DE8" w14:textId="77777777" w:rsidR="00C80EFC" w:rsidRDefault="00C80EFC" w:rsidP="003F3FC6">
      <w:pPr>
        <w:rPr>
          <w:color w:val="FF0000"/>
          <w:lang w:val="en-US"/>
        </w:rPr>
      </w:pPr>
      <w:r w:rsidRPr="00C80EFC">
        <w:rPr>
          <w:color w:val="FF0000"/>
          <w:lang w:val="en-US"/>
        </w:rPr>
        <w:t xml:space="preserve">Can the production rate of </w:t>
      </w:r>
      <w:r w:rsidRPr="00C80EFC">
        <w:rPr>
          <w:color w:val="FF0000"/>
          <w:vertAlign w:val="superscript"/>
          <w:lang w:val="en-US"/>
        </w:rPr>
        <w:t>3</w:t>
      </w:r>
      <w:r w:rsidRPr="00C80EFC">
        <w:rPr>
          <w:color w:val="FF0000"/>
          <w:lang w:val="en-US"/>
        </w:rPr>
        <w:t>He considered constant for the upper curst?</w:t>
      </w:r>
    </w:p>
    <w:p w14:paraId="64EDEC40" w14:textId="77777777" w:rsidR="00C545F3" w:rsidRPr="00E168E9" w:rsidRDefault="00C545F3" w:rsidP="003F3FC6">
      <w:pPr>
        <w:rPr>
          <w:color w:val="FF0000"/>
          <w:lang w:val="en-US"/>
        </w:rPr>
      </w:pPr>
      <w:r w:rsidRPr="00E168E9">
        <w:rPr>
          <w:color w:val="FF0000"/>
          <w:lang w:val="en-US"/>
        </w:rPr>
        <w:t xml:space="preserve">The earth’s crust contains an average of about </w:t>
      </w:r>
      <w:r w:rsidR="00E168E9" w:rsidRPr="00E168E9">
        <w:rPr>
          <w:color w:val="FF0000"/>
          <w:lang w:val="en-US"/>
        </w:rPr>
        <w:t>2-4</w:t>
      </w:r>
      <w:r w:rsidRPr="00E168E9">
        <w:rPr>
          <w:color w:val="FF0000"/>
          <w:lang w:val="en-US"/>
        </w:rPr>
        <w:t xml:space="preserve"> ppmuranium, 8.1 ppm thorium.</w:t>
      </w:r>
    </w:p>
    <w:p w14:paraId="168D2D77" w14:textId="353C378E" w:rsidR="00C545F3" w:rsidRDefault="00C545F3" w:rsidP="003F3FC6">
      <w:pPr>
        <w:rPr>
          <w:color w:val="FF0000"/>
          <w:lang w:val="en-US"/>
        </w:rPr>
      </w:pPr>
      <w:r w:rsidRPr="00E168E9">
        <w:rPr>
          <w:color w:val="FF0000"/>
          <w:lang w:val="en-US"/>
        </w:rPr>
        <w:t xml:space="preserve">Average production rate of </w:t>
      </w:r>
      <w:r w:rsidRPr="00E168E9">
        <w:rPr>
          <w:color w:val="FF0000"/>
          <w:vertAlign w:val="superscript"/>
          <w:lang w:val="en-US"/>
        </w:rPr>
        <w:t>4</w:t>
      </w:r>
      <w:r w:rsidRPr="00E168E9">
        <w:rPr>
          <w:color w:val="FF0000"/>
          <w:lang w:val="en-US"/>
        </w:rPr>
        <w:t xml:space="preserve">He calculated </w:t>
      </w:r>
      <w:r w:rsidR="00E168E9" w:rsidRPr="00E168E9">
        <w:rPr>
          <w:color w:val="FF0000"/>
          <w:lang w:val="en-US"/>
        </w:rPr>
        <w:t xml:space="preserve">based on the correction equation is 1.27e+7 to 1.92e+7, which is consistent with </w:t>
      </w:r>
      <w:r w:rsidR="00CF53EF">
        <w:rPr>
          <w:color w:val="FF0000"/>
          <w:lang w:val="en-US"/>
        </w:rPr>
        <w:t xml:space="preserve">the value 1.73e+7 in </w:t>
      </w:r>
      <w:r w:rsidR="00E168E9" w:rsidRPr="00E168E9">
        <w:rPr>
          <w:color w:val="FF0000"/>
          <w:lang w:val="en-US"/>
        </w:rPr>
        <w:t>Table 3</w:t>
      </w:r>
    </w:p>
    <w:tbl>
      <w:tblPr>
        <w:tblW w:w="5000" w:type="pct"/>
        <w:tblBorders>
          <w:top w:val="single" w:sz="4" w:space="0" w:color="auto"/>
          <w:bottom w:val="single" w:sz="4" w:space="0" w:color="auto"/>
        </w:tblBorders>
        <w:tblLook w:val="04A0" w:firstRow="1" w:lastRow="0" w:firstColumn="1" w:lastColumn="0" w:noHBand="0" w:noVBand="1"/>
      </w:tblPr>
      <w:tblGrid>
        <w:gridCol w:w="1585"/>
        <w:gridCol w:w="1190"/>
        <w:gridCol w:w="1190"/>
        <w:gridCol w:w="1191"/>
        <w:gridCol w:w="631"/>
        <w:gridCol w:w="1191"/>
        <w:gridCol w:w="1191"/>
        <w:gridCol w:w="1191"/>
      </w:tblGrid>
      <w:tr w:rsidR="008358ED" w:rsidRPr="008358ED" w14:paraId="15FBF83E" w14:textId="77777777" w:rsidTr="008358ED">
        <w:trPr>
          <w:trHeight w:val="255"/>
        </w:trPr>
        <w:tc>
          <w:tcPr>
            <w:tcW w:w="847" w:type="pct"/>
            <w:vMerge w:val="restart"/>
            <w:shd w:val="clear" w:color="auto" w:fill="auto"/>
            <w:noWrap/>
            <w:vAlign w:val="bottom"/>
            <w:hideMark/>
          </w:tcPr>
          <w:p w14:paraId="63A8BD2A" w14:textId="77777777" w:rsidR="008358ED" w:rsidRPr="008358ED" w:rsidRDefault="008358ED" w:rsidP="008358ED">
            <w:pPr>
              <w:spacing w:after="0" w:line="240" w:lineRule="auto"/>
              <w:jc w:val="center"/>
              <w:rPr>
                <w:rFonts w:ascii="Arial" w:eastAsia="Times New Roman" w:hAnsi="Arial" w:cs="Arial"/>
                <w:sz w:val="20"/>
                <w:szCs w:val="20"/>
              </w:rPr>
            </w:pPr>
            <w:r w:rsidRPr="008358ED">
              <w:rPr>
                <w:rFonts w:ascii="Arial" w:eastAsia="Times New Roman" w:hAnsi="Arial" w:cs="Arial"/>
                <w:sz w:val="20"/>
                <w:szCs w:val="20"/>
              </w:rPr>
              <w:t>Variable</w:t>
            </w:r>
          </w:p>
        </w:tc>
        <w:tc>
          <w:tcPr>
            <w:tcW w:w="1908" w:type="pct"/>
            <w:gridSpan w:val="3"/>
            <w:tcBorders>
              <w:bottom w:val="nil"/>
            </w:tcBorders>
            <w:shd w:val="clear" w:color="auto" w:fill="auto"/>
            <w:noWrap/>
            <w:vAlign w:val="bottom"/>
          </w:tcPr>
          <w:p w14:paraId="3E94F53D" w14:textId="2152F5AD" w:rsidR="008358ED" w:rsidRPr="008358ED" w:rsidRDefault="008358ED" w:rsidP="008358ED">
            <w:pPr>
              <w:spacing w:after="0" w:line="240" w:lineRule="auto"/>
              <w:jc w:val="center"/>
              <w:rPr>
                <w:rFonts w:ascii="Arial" w:eastAsia="Times New Roman" w:hAnsi="Arial" w:cs="Arial"/>
                <w:sz w:val="20"/>
                <w:szCs w:val="20"/>
              </w:rPr>
            </w:pPr>
            <w:r>
              <w:rPr>
                <w:rFonts w:ascii="Arial" w:eastAsia="Times New Roman" w:hAnsi="Arial" w:cs="Arial"/>
                <w:sz w:val="20"/>
                <w:szCs w:val="20"/>
              </w:rPr>
              <w:t>Group 1</w:t>
            </w:r>
          </w:p>
        </w:tc>
        <w:tc>
          <w:tcPr>
            <w:tcW w:w="337" w:type="pct"/>
            <w:tcBorders>
              <w:bottom w:val="nil"/>
            </w:tcBorders>
            <w:shd w:val="clear" w:color="auto" w:fill="auto"/>
            <w:noWrap/>
            <w:vAlign w:val="bottom"/>
            <w:hideMark/>
          </w:tcPr>
          <w:p w14:paraId="739101FE" w14:textId="77777777" w:rsidR="008358ED" w:rsidRPr="008358ED" w:rsidRDefault="008358ED" w:rsidP="008358ED">
            <w:pPr>
              <w:spacing w:after="0" w:line="240" w:lineRule="auto"/>
              <w:jc w:val="center"/>
              <w:rPr>
                <w:rFonts w:ascii="Arial" w:eastAsia="Times New Roman" w:hAnsi="Arial" w:cs="Arial"/>
                <w:sz w:val="20"/>
                <w:szCs w:val="20"/>
              </w:rPr>
            </w:pPr>
          </w:p>
        </w:tc>
        <w:tc>
          <w:tcPr>
            <w:tcW w:w="1909" w:type="pct"/>
            <w:gridSpan w:val="3"/>
            <w:tcBorders>
              <w:bottom w:val="nil"/>
            </w:tcBorders>
            <w:shd w:val="clear" w:color="auto" w:fill="auto"/>
            <w:noWrap/>
            <w:vAlign w:val="bottom"/>
          </w:tcPr>
          <w:p w14:paraId="102C7E75" w14:textId="06A7B45C" w:rsidR="008358ED" w:rsidRPr="008358ED" w:rsidRDefault="008358ED" w:rsidP="008358ED">
            <w:pPr>
              <w:spacing w:after="0" w:line="240" w:lineRule="auto"/>
              <w:jc w:val="center"/>
              <w:rPr>
                <w:rFonts w:ascii="Arial" w:eastAsia="Times New Roman" w:hAnsi="Arial" w:cs="Arial"/>
                <w:sz w:val="20"/>
                <w:szCs w:val="20"/>
              </w:rPr>
            </w:pPr>
            <w:r>
              <w:rPr>
                <w:rFonts w:ascii="Arial" w:eastAsia="Times New Roman" w:hAnsi="Arial" w:cs="Arial"/>
                <w:sz w:val="20"/>
                <w:szCs w:val="20"/>
              </w:rPr>
              <w:t>Group 2</w:t>
            </w:r>
          </w:p>
        </w:tc>
      </w:tr>
      <w:tr w:rsidR="008358ED" w:rsidRPr="008358ED" w14:paraId="4DCC95FB" w14:textId="77777777" w:rsidTr="008358ED">
        <w:trPr>
          <w:trHeight w:val="255"/>
        </w:trPr>
        <w:tc>
          <w:tcPr>
            <w:tcW w:w="847" w:type="pct"/>
            <w:vMerge/>
            <w:tcBorders>
              <w:bottom w:val="single" w:sz="4" w:space="0" w:color="auto"/>
            </w:tcBorders>
            <w:shd w:val="clear" w:color="auto" w:fill="auto"/>
            <w:noWrap/>
            <w:vAlign w:val="bottom"/>
          </w:tcPr>
          <w:p w14:paraId="0869DC02" w14:textId="77777777" w:rsidR="008358ED" w:rsidRPr="008358ED" w:rsidRDefault="008358ED" w:rsidP="008358ED">
            <w:pPr>
              <w:spacing w:after="0" w:line="240" w:lineRule="auto"/>
              <w:jc w:val="center"/>
              <w:rPr>
                <w:rFonts w:ascii="Arial" w:eastAsia="Times New Roman" w:hAnsi="Arial" w:cs="Arial"/>
                <w:sz w:val="20"/>
                <w:szCs w:val="20"/>
              </w:rPr>
            </w:pPr>
          </w:p>
        </w:tc>
        <w:tc>
          <w:tcPr>
            <w:tcW w:w="636" w:type="pct"/>
            <w:tcBorders>
              <w:top w:val="nil"/>
              <w:bottom w:val="single" w:sz="4" w:space="0" w:color="auto"/>
            </w:tcBorders>
            <w:shd w:val="clear" w:color="auto" w:fill="auto"/>
            <w:noWrap/>
            <w:vAlign w:val="bottom"/>
          </w:tcPr>
          <w:p w14:paraId="6029F1BF" w14:textId="35B1F787" w:rsidR="008358ED" w:rsidRPr="008358ED" w:rsidRDefault="008358ED" w:rsidP="008358ED">
            <w:pPr>
              <w:spacing w:after="0" w:line="240" w:lineRule="auto"/>
              <w:jc w:val="center"/>
              <w:rPr>
                <w:rFonts w:ascii="Arial" w:eastAsia="Times New Roman" w:hAnsi="Arial" w:cs="Arial"/>
                <w:sz w:val="20"/>
                <w:szCs w:val="20"/>
              </w:rPr>
            </w:pPr>
            <w:r w:rsidRPr="008358ED">
              <w:rPr>
                <w:rFonts w:ascii="Arial" w:eastAsia="Times New Roman" w:hAnsi="Arial" w:cs="Arial"/>
                <w:sz w:val="20"/>
                <w:szCs w:val="20"/>
              </w:rPr>
              <w:t>U238</w:t>
            </w:r>
          </w:p>
        </w:tc>
        <w:tc>
          <w:tcPr>
            <w:tcW w:w="636" w:type="pct"/>
            <w:tcBorders>
              <w:top w:val="nil"/>
              <w:bottom w:val="single" w:sz="4" w:space="0" w:color="auto"/>
            </w:tcBorders>
            <w:shd w:val="clear" w:color="auto" w:fill="auto"/>
            <w:noWrap/>
            <w:vAlign w:val="bottom"/>
          </w:tcPr>
          <w:p w14:paraId="442C0EFE" w14:textId="0771C58C" w:rsidR="008358ED" w:rsidRPr="008358ED" w:rsidRDefault="008358ED" w:rsidP="008358ED">
            <w:pPr>
              <w:spacing w:after="0" w:line="240" w:lineRule="auto"/>
              <w:jc w:val="center"/>
              <w:rPr>
                <w:rFonts w:ascii="Arial" w:eastAsia="Times New Roman" w:hAnsi="Arial" w:cs="Arial"/>
                <w:sz w:val="20"/>
                <w:szCs w:val="20"/>
              </w:rPr>
            </w:pPr>
            <w:r w:rsidRPr="008358ED">
              <w:rPr>
                <w:rFonts w:ascii="Arial" w:eastAsia="Times New Roman" w:hAnsi="Arial" w:cs="Arial"/>
                <w:sz w:val="20"/>
                <w:szCs w:val="20"/>
              </w:rPr>
              <w:t>U235</w:t>
            </w:r>
          </w:p>
        </w:tc>
        <w:tc>
          <w:tcPr>
            <w:tcW w:w="636" w:type="pct"/>
            <w:tcBorders>
              <w:top w:val="nil"/>
              <w:bottom w:val="single" w:sz="4" w:space="0" w:color="auto"/>
            </w:tcBorders>
            <w:shd w:val="clear" w:color="auto" w:fill="auto"/>
            <w:noWrap/>
            <w:vAlign w:val="bottom"/>
          </w:tcPr>
          <w:p w14:paraId="6948019C" w14:textId="32B4349F" w:rsidR="008358ED" w:rsidRPr="008358ED" w:rsidRDefault="008358ED" w:rsidP="008358ED">
            <w:pPr>
              <w:spacing w:after="0" w:line="240" w:lineRule="auto"/>
              <w:jc w:val="center"/>
              <w:rPr>
                <w:rFonts w:ascii="Arial" w:eastAsia="Times New Roman" w:hAnsi="Arial" w:cs="Arial"/>
                <w:sz w:val="20"/>
                <w:szCs w:val="20"/>
              </w:rPr>
            </w:pPr>
            <w:r w:rsidRPr="008358ED">
              <w:rPr>
                <w:rFonts w:ascii="Arial" w:eastAsia="Times New Roman" w:hAnsi="Arial" w:cs="Arial"/>
                <w:sz w:val="20"/>
                <w:szCs w:val="20"/>
              </w:rPr>
              <w:t>Th232</w:t>
            </w:r>
          </w:p>
        </w:tc>
        <w:tc>
          <w:tcPr>
            <w:tcW w:w="337" w:type="pct"/>
            <w:tcBorders>
              <w:top w:val="nil"/>
              <w:bottom w:val="single" w:sz="4" w:space="0" w:color="auto"/>
            </w:tcBorders>
            <w:shd w:val="clear" w:color="auto" w:fill="auto"/>
            <w:noWrap/>
            <w:vAlign w:val="bottom"/>
          </w:tcPr>
          <w:p w14:paraId="0A72A7A0" w14:textId="77777777" w:rsidR="008358ED" w:rsidRPr="008358ED" w:rsidRDefault="008358ED" w:rsidP="008358ED">
            <w:pPr>
              <w:spacing w:after="0" w:line="240" w:lineRule="auto"/>
              <w:jc w:val="center"/>
              <w:rPr>
                <w:rFonts w:ascii="Arial" w:eastAsia="Times New Roman" w:hAnsi="Arial" w:cs="Arial"/>
                <w:sz w:val="20"/>
                <w:szCs w:val="20"/>
              </w:rPr>
            </w:pPr>
          </w:p>
        </w:tc>
        <w:tc>
          <w:tcPr>
            <w:tcW w:w="636" w:type="pct"/>
            <w:tcBorders>
              <w:top w:val="nil"/>
              <w:bottom w:val="single" w:sz="4" w:space="0" w:color="auto"/>
            </w:tcBorders>
            <w:shd w:val="clear" w:color="auto" w:fill="auto"/>
            <w:noWrap/>
            <w:vAlign w:val="bottom"/>
          </w:tcPr>
          <w:p w14:paraId="6B955274" w14:textId="2CA9C4CA" w:rsidR="008358ED" w:rsidRPr="008358ED" w:rsidRDefault="008358ED" w:rsidP="008358ED">
            <w:pPr>
              <w:spacing w:after="0" w:line="240" w:lineRule="auto"/>
              <w:jc w:val="center"/>
              <w:rPr>
                <w:rFonts w:ascii="Arial" w:eastAsia="Times New Roman" w:hAnsi="Arial" w:cs="Arial"/>
                <w:sz w:val="20"/>
                <w:szCs w:val="20"/>
              </w:rPr>
            </w:pPr>
            <w:r w:rsidRPr="008358ED">
              <w:rPr>
                <w:rFonts w:ascii="Arial" w:eastAsia="Times New Roman" w:hAnsi="Arial" w:cs="Arial"/>
                <w:sz w:val="20"/>
                <w:szCs w:val="20"/>
              </w:rPr>
              <w:t>U238</w:t>
            </w:r>
          </w:p>
        </w:tc>
        <w:tc>
          <w:tcPr>
            <w:tcW w:w="636" w:type="pct"/>
            <w:tcBorders>
              <w:top w:val="nil"/>
              <w:bottom w:val="single" w:sz="4" w:space="0" w:color="auto"/>
            </w:tcBorders>
            <w:shd w:val="clear" w:color="auto" w:fill="auto"/>
            <w:noWrap/>
            <w:vAlign w:val="bottom"/>
          </w:tcPr>
          <w:p w14:paraId="5A892838" w14:textId="07EF3B66" w:rsidR="008358ED" w:rsidRPr="008358ED" w:rsidRDefault="008358ED" w:rsidP="008358ED">
            <w:pPr>
              <w:spacing w:after="0" w:line="240" w:lineRule="auto"/>
              <w:jc w:val="center"/>
              <w:rPr>
                <w:rFonts w:ascii="Arial" w:eastAsia="Times New Roman" w:hAnsi="Arial" w:cs="Arial"/>
                <w:sz w:val="20"/>
                <w:szCs w:val="20"/>
              </w:rPr>
            </w:pPr>
            <w:r w:rsidRPr="008358ED">
              <w:rPr>
                <w:rFonts w:ascii="Arial" w:eastAsia="Times New Roman" w:hAnsi="Arial" w:cs="Arial"/>
                <w:sz w:val="20"/>
                <w:szCs w:val="20"/>
              </w:rPr>
              <w:t>U235</w:t>
            </w:r>
          </w:p>
        </w:tc>
        <w:tc>
          <w:tcPr>
            <w:tcW w:w="636" w:type="pct"/>
            <w:tcBorders>
              <w:top w:val="nil"/>
              <w:bottom w:val="single" w:sz="4" w:space="0" w:color="auto"/>
            </w:tcBorders>
            <w:shd w:val="clear" w:color="auto" w:fill="auto"/>
            <w:noWrap/>
            <w:vAlign w:val="bottom"/>
          </w:tcPr>
          <w:p w14:paraId="5AD8E4C1" w14:textId="7FC66C80" w:rsidR="008358ED" w:rsidRPr="008358ED" w:rsidRDefault="008358ED" w:rsidP="008358ED">
            <w:pPr>
              <w:spacing w:after="0" w:line="240" w:lineRule="auto"/>
              <w:jc w:val="center"/>
              <w:rPr>
                <w:rFonts w:ascii="Arial" w:eastAsia="Times New Roman" w:hAnsi="Arial" w:cs="Arial"/>
                <w:sz w:val="20"/>
                <w:szCs w:val="20"/>
              </w:rPr>
            </w:pPr>
            <w:r w:rsidRPr="008358ED">
              <w:rPr>
                <w:rFonts w:ascii="Arial" w:eastAsia="Times New Roman" w:hAnsi="Arial" w:cs="Arial"/>
                <w:sz w:val="20"/>
                <w:szCs w:val="20"/>
              </w:rPr>
              <w:t>Th232</w:t>
            </w:r>
          </w:p>
        </w:tc>
      </w:tr>
      <w:tr w:rsidR="008358ED" w:rsidRPr="008358ED" w14:paraId="45D83E96" w14:textId="77777777" w:rsidTr="008358ED">
        <w:trPr>
          <w:trHeight w:val="255"/>
        </w:trPr>
        <w:tc>
          <w:tcPr>
            <w:tcW w:w="847" w:type="pct"/>
            <w:tcBorders>
              <w:top w:val="single" w:sz="4" w:space="0" w:color="auto"/>
            </w:tcBorders>
            <w:shd w:val="clear" w:color="auto" w:fill="auto"/>
            <w:noWrap/>
            <w:vAlign w:val="bottom"/>
            <w:hideMark/>
          </w:tcPr>
          <w:p w14:paraId="7E6F1CAA" w14:textId="77777777" w:rsidR="008358ED" w:rsidRPr="008358ED" w:rsidRDefault="008358ED" w:rsidP="008358ED">
            <w:pPr>
              <w:spacing w:after="0" w:line="240" w:lineRule="auto"/>
              <w:jc w:val="center"/>
              <w:rPr>
                <w:rFonts w:ascii="Arial" w:eastAsia="Times New Roman" w:hAnsi="Arial" w:cs="Arial"/>
                <w:sz w:val="20"/>
                <w:szCs w:val="20"/>
              </w:rPr>
            </w:pPr>
            <w:r w:rsidRPr="008358ED">
              <w:rPr>
                <w:rFonts w:ascii="Arial" w:eastAsia="Times New Roman" w:hAnsi="Arial" w:cs="Arial"/>
                <w:sz w:val="20"/>
                <w:szCs w:val="20"/>
              </w:rPr>
              <w:t>Xr</w:t>
            </w:r>
          </w:p>
        </w:tc>
        <w:tc>
          <w:tcPr>
            <w:tcW w:w="636" w:type="pct"/>
            <w:tcBorders>
              <w:top w:val="single" w:sz="4" w:space="0" w:color="auto"/>
            </w:tcBorders>
            <w:shd w:val="clear" w:color="auto" w:fill="auto"/>
            <w:noWrap/>
            <w:vAlign w:val="bottom"/>
            <w:hideMark/>
          </w:tcPr>
          <w:p w14:paraId="07ABA42A" w14:textId="77777777" w:rsidR="008358ED" w:rsidRPr="008358ED" w:rsidRDefault="008358ED" w:rsidP="008358ED">
            <w:pPr>
              <w:spacing w:after="0" w:line="240" w:lineRule="auto"/>
              <w:jc w:val="center"/>
              <w:rPr>
                <w:rFonts w:ascii="Arial" w:eastAsia="Times New Roman" w:hAnsi="Arial" w:cs="Arial"/>
                <w:sz w:val="20"/>
                <w:szCs w:val="20"/>
              </w:rPr>
            </w:pPr>
            <w:r w:rsidRPr="008358ED">
              <w:rPr>
                <w:rFonts w:ascii="Arial" w:eastAsia="Times New Roman" w:hAnsi="Arial" w:cs="Arial"/>
                <w:sz w:val="20"/>
                <w:szCs w:val="20"/>
              </w:rPr>
              <w:t>0.9928</w:t>
            </w:r>
          </w:p>
        </w:tc>
        <w:tc>
          <w:tcPr>
            <w:tcW w:w="636" w:type="pct"/>
            <w:tcBorders>
              <w:top w:val="single" w:sz="4" w:space="0" w:color="auto"/>
            </w:tcBorders>
            <w:shd w:val="clear" w:color="auto" w:fill="auto"/>
            <w:noWrap/>
            <w:vAlign w:val="bottom"/>
            <w:hideMark/>
          </w:tcPr>
          <w:p w14:paraId="5EC5A337" w14:textId="77777777" w:rsidR="008358ED" w:rsidRPr="008358ED" w:rsidRDefault="008358ED" w:rsidP="008358ED">
            <w:pPr>
              <w:spacing w:after="0" w:line="240" w:lineRule="auto"/>
              <w:jc w:val="center"/>
              <w:rPr>
                <w:rFonts w:ascii="Arial" w:eastAsia="Times New Roman" w:hAnsi="Arial" w:cs="Arial"/>
                <w:sz w:val="20"/>
                <w:szCs w:val="20"/>
              </w:rPr>
            </w:pPr>
            <w:r w:rsidRPr="008358ED">
              <w:rPr>
                <w:rFonts w:ascii="Arial" w:eastAsia="Times New Roman" w:hAnsi="Arial" w:cs="Arial"/>
                <w:sz w:val="20"/>
                <w:szCs w:val="20"/>
              </w:rPr>
              <w:t>0.0072</w:t>
            </w:r>
          </w:p>
        </w:tc>
        <w:tc>
          <w:tcPr>
            <w:tcW w:w="636" w:type="pct"/>
            <w:tcBorders>
              <w:top w:val="single" w:sz="4" w:space="0" w:color="auto"/>
            </w:tcBorders>
            <w:shd w:val="clear" w:color="auto" w:fill="auto"/>
            <w:noWrap/>
            <w:vAlign w:val="bottom"/>
            <w:hideMark/>
          </w:tcPr>
          <w:p w14:paraId="5F136B84" w14:textId="77777777" w:rsidR="008358ED" w:rsidRPr="008358ED" w:rsidRDefault="008358ED" w:rsidP="008358ED">
            <w:pPr>
              <w:spacing w:after="0" w:line="240" w:lineRule="auto"/>
              <w:jc w:val="center"/>
              <w:rPr>
                <w:rFonts w:ascii="Arial" w:eastAsia="Times New Roman" w:hAnsi="Arial" w:cs="Arial"/>
                <w:sz w:val="20"/>
                <w:szCs w:val="20"/>
              </w:rPr>
            </w:pPr>
            <w:r w:rsidRPr="008358ED">
              <w:rPr>
                <w:rFonts w:ascii="Arial" w:eastAsia="Times New Roman" w:hAnsi="Arial" w:cs="Arial"/>
                <w:sz w:val="20"/>
                <w:szCs w:val="20"/>
              </w:rPr>
              <w:t>1</w:t>
            </w:r>
          </w:p>
        </w:tc>
        <w:tc>
          <w:tcPr>
            <w:tcW w:w="337" w:type="pct"/>
            <w:tcBorders>
              <w:top w:val="single" w:sz="4" w:space="0" w:color="auto"/>
            </w:tcBorders>
            <w:shd w:val="clear" w:color="auto" w:fill="auto"/>
            <w:noWrap/>
            <w:vAlign w:val="bottom"/>
            <w:hideMark/>
          </w:tcPr>
          <w:p w14:paraId="07108E6F" w14:textId="77777777" w:rsidR="008358ED" w:rsidRPr="008358ED" w:rsidRDefault="008358ED" w:rsidP="008358ED">
            <w:pPr>
              <w:spacing w:after="0" w:line="240" w:lineRule="auto"/>
              <w:jc w:val="center"/>
              <w:rPr>
                <w:rFonts w:ascii="Arial" w:eastAsia="Times New Roman" w:hAnsi="Arial" w:cs="Arial"/>
                <w:sz w:val="20"/>
                <w:szCs w:val="20"/>
              </w:rPr>
            </w:pPr>
          </w:p>
        </w:tc>
        <w:tc>
          <w:tcPr>
            <w:tcW w:w="636" w:type="pct"/>
            <w:tcBorders>
              <w:top w:val="single" w:sz="4" w:space="0" w:color="auto"/>
            </w:tcBorders>
            <w:shd w:val="clear" w:color="auto" w:fill="auto"/>
            <w:noWrap/>
            <w:vAlign w:val="bottom"/>
            <w:hideMark/>
          </w:tcPr>
          <w:p w14:paraId="2134E5E2" w14:textId="77777777" w:rsidR="008358ED" w:rsidRPr="008358ED" w:rsidRDefault="008358ED" w:rsidP="008358ED">
            <w:pPr>
              <w:spacing w:after="0" w:line="240" w:lineRule="auto"/>
              <w:jc w:val="center"/>
              <w:rPr>
                <w:rFonts w:ascii="Arial" w:eastAsia="Times New Roman" w:hAnsi="Arial" w:cs="Arial"/>
                <w:sz w:val="20"/>
                <w:szCs w:val="20"/>
              </w:rPr>
            </w:pPr>
            <w:r w:rsidRPr="008358ED">
              <w:rPr>
                <w:rFonts w:ascii="Arial" w:eastAsia="Times New Roman" w:hAnsi="Arial" w:cs="Arial"/>
                <w:sz w:val="20"/>
                <w:szCs w:val="20"/>
              </w:rPr>
              <w:t>0.9928</w:t>
            </w:r>
          </w:p>
        </w:tc>
        <w:tc>
          <w:tcPr>
            <w:tcW w:w="636" w:type="pct"/>
            <w:tcBorders>
              <w:top w:val="single" w:sz="4" w:space="0" w:color="auto"/>
            </w:tcBorders>
            <w:shd w:val="clear" w:color="auto" w:fill="auto"/>
            <w:noWrap/>
            <w:vAlign w:val="bottom"/>
            <w:hideMark/>
          </w:tcPr>
          <w:p w14:paraId="0563D35D" w14:textId="77777777" w:rsidR="008358ED" w:rsidRPr="008358ED" w:rsidRDefault="008358ED" w:rsidP="008358ED">
            <w:pPr>
              <w:spacing w:after="0" w:line="240" w:lineRule="auto"/>
              <w:jc w:val="center"/>
              <w:rPr>
                <w:rFonts w:ascii="Arial" w:eastAsia="Times New Roman" w:hAnsi="Arial" w:cs="Arial"/>
                <w:sz w:val="20"/>
                <w:szCs w:val="20"/>
              </w:rPr>
            </w:pPr>
            <w:r w:rsidRPr="008358ED">
              <w:rPr>
                <w:rFonts w:ascii="Arial" w:eastAsia="Times New Roman" w:hAnsi="Arial" w:cs="Arial"/>
                <w:sz w:val="20"/>
                <w:szCs w:val="20"/>
              </w:rPr>
              <w:t>0.0072</w:t>
            </w:r>
          </w:p>
        </w:tc>
        <w:tc>
          <w:tcPr>
            <w:tcW w:w="636" w:type="pct"/>
            <w:tcBorders>
              <w:top w:val="single" w:sz="4" w:space="0" w:color="auto"/>
            </w:tcBorders>
            <w:shd w:val="clear" w:color="auto" w:fill="auto"/>
            <w:noWrap/>
            <w:vAlign w:val="bottom"/>
            <w:hideMark/>
          </w:tcPr>
          <w:p w14:paraId="61B05C77" w14:textId="77777777" w:rsidR="008358ED" w:rsidRPr="008358ED" w:rsidRDefault="008358ED" w:rsidP="008358ED">
            <w:pPr>
              <w:spacing w:after="0" w:line="240" w:lineRule="auto"/>
              <w:jc w:val="center"/>
              <w:rPr>
                <w:rFonts w:ascii="Arial" w:eastAsia="Times New Roman" w:hAnsi="Arial" w:cs="Arial"/>
                <w:sz w:val="20"/>
                <w:szCs w:val="20"/>
              </w:rPr>
            </w:pPr>
            <w:r w:rsidRPr="008358ED">
              <w:rPr>
                <w:rFonts w:ascii="Arial" w:eastAsia="Times New Roman" w:hAnsi="Arial" w:cs="Arial"/>
                <w:sz w:val="20"/>
                <w:szCs w:val="20"/>
              </w:rPr>
              <w:t>1</w:t>
            </w:r>
          </w:p>
        </w:tc>
      </w:tr>
      <w:tr w:rsidR="008358ED" w:rsidRPr="008358ED" w14:paraId="0E59FC08" w14:textId="77777777" w:rsidTr="008358ED">
        <w:trPr>
          <w:trHeight w:val="255"/>
        </w:trPr>
        <w:tc>
          <w:tcPr>
            <w:tcW w:w="847" w:type="pct"/>
            <w:shd w:val="clear" w:color="auto" w:fill="auto"/>
            <w:noWrap/>
            <w:vAlign w:val="bottom"/>
            <w:hideMark/>
          </w:tcPr>
          <w:p w14:paraId="13E5D5EA" w14:textId="77777777" w:rsidR="008358ED" w:rsidRPr="008358ED" w:rsidRDefault="008358ED" w:rsidP="008358ED">
            <w:pPr>
              <w:spacing w:after="0" w:line="240" w:lineRule="auto"/>
              <w:jc w:val="center"/>
              <w:rPr>
                <w:rFonts w:ascii="Arial" w:eastAsia="Times New Roman" w:hAnsi="Arial" w:cs="Arial"/>
                <w:sz w:val="20"/>
                <w:szCs w:val="20"/>
              </w:rPr>
            </w:pPr>
            <w:r w:rsidRPr="008358ED">
              <w:rPr>
                <w:rFonts w:ascii="Arial" w:eastAsia="Times New Roman" w:hAnsi="Arial" w:cs="Arial"/>
                <w:sz w:val="20"/>
                <w:szCs w:val="20"/>
              </w:rPr>
              <w:t>[R]</w:t>
            </w:r>
          </w:p>
        </w:tc>
        <w:tc>
          <w:tcPr>
            <w:tcW w:w="636" w:type="pct"/>
            <w:shd w:val="clear" w:color="auto" w:fill="auto"/>
            <w:noWrap/>
            <w:vAlign w:val="bottom"/>
            <w:hideMark/>
          </w:tcPr>
          <w:p w14:paraId="734C282E" w14:textId="77777777" w:rsidR="008358ED" w:rsidRPr="008358ED" w:rsidRDefault="008358ED" w:rsidP="008358ED">
            <w:pPr>
              <w:spacing w:after="0" w:line="240" w:lineRule="auto"/>
              <w:jc w:val="center"/>
              <w:rPr>
                <w:rFonts w:ascii="Arial" w:eastAsia="Times New Roman" w:hAnsi="Arial" w:cs="Arial"/>
                <w:sz w:val="20"/>
                <w:szCs w:val="20"/>
              </w:rPr>
            </w:pPr>
            <w:r w:rsidRPr="008358ED">
              <w:rPr>
                <w:rFonts w:ascii="Arial" w:eastAsia="Times New Roman" w:hAnsi="Arial" w:cs="Arial"/>
                <w:sz w:val="20"/>
                <w:szCs w:val="20"/>
              </w:rPr>
              <w:t>2.00E+00</w:t>
            </w:r>
          </w:p>
        </w:tc>
        <w:tc>
          <w:tcPr>
            <w:tcW w:w="636" w:type="pct"/>
            <w:shd w:val="clear" w:color="auto" w:fill="auto"/>
            <w:noWrap/>
            <w:vAlign w:val="bottom"/>
            <w:hideMark/>
          </w:tcPr>
          <w:p w14:paraId="4BAE5310" w14:textId="77777777" w:rsidR="008358ED" w:rsidRPr="008358ED" w:rsidRDefault="008358ED" w:rsidP="008358ED">
            <w:pPr>
              <w:spacing w:after="0" w:line="240" w:lineRule="auto"/>
              <w:jc w:val="center"/>
              <w:rPr>
                <w:rFonts w:ascii="Arial" w:eastAsia="Times New Roman" w:hAnsi="Arial" w:cs="Arial"/>
                <w:sz w:val="20"/>
                <w:szCs w:val="20"/>
              </w:rPr>
            </w:pPr>
            <w:r w:rsidRPr="008358ED">
              <w:rPr>
                <w:rFonts w:ascii="Arial" w:eastAsia="Times New Roman" w:hAnsi="Arial" w:cs="Arial"/>
                <w:sz w:val="20"/>
                <w:szCs w:val="20"/>
              </w:rPr>
              <w:t>2.00E+00</w:t>
            </w:r>
          </w:p>
        </w:tc>
        <w:tc>
          <w:tcPr>
            <w:tcW w:w="636" w:type="pct"/>
            <w:shd w:val="clear" w:color="auto" w:fill="auto"/>
            <w:noWrap/>
            <w:vAlign w:val="bottom"/>
            <w:hideMark/>
          </w:tcPr>
          <w:p w14:paraId="79B56B72" w14:textId="77777777" w:rsidR="008358ED" w:rsidRPr="008358ED" w:rsidRDefault="008358ED" w:rsidP="008358ED">
            <w:pPr>
              <w:spacing w:after="0" w:line="240" w:lineRule="auto"/>
              <w:jc w:val="center"/>
              <w:rPr>
                <w:rFonts w:ascii="Arial" w:eastAsia="Times New Roman" w:hAnsi="Arial" w:cs="Arial"/>
                <w:sz w:val="20"/>
                <w:szCs w:val="20"/>
              </w:rPr>
            </w:pPr>
            <w:r w:rsidRPr="008358ED">
              <w:rPr>
                <w:rFonts w:ascii="Arial" w:eastAsia="Times New Roman" w:hAnsi="Arial" w:cs="Arial"/>
                <w:sz w:val="20"/>
                <w:szCs w:val="20"/>
              </w:rPr>
              <w:t>8.1</w:t>
            </w:r>
          </w:p>
        </w:tc>
        <w:tc>
          <w:tcPr>
            <w:tcW w:w="337" w:type="pct"/>
            <w:shd w:val="clear" w:color="auto" w:fill="auto"/>
            <w:noWrap/>
            <w:vAlign w:val="bottom"/>
            <w:hideMark/>
          </w:tcPr>
          <w:p w14:paraId="3FE7DE10" w14:textId="77777777" w:rsidR="008358ED" w:rsidRPr="008358ED" w:rsidRDefault="008358ED" w:rsidP="008358ED">
            <w:pPr>
              <w:spacing w:after="0" w:line="240" w:lineRule="auto"/>
              <w:jc w:val="center"/>
              <w:rPr>
                <w:rFonts w:ascii="Arial" w:eastAsia="Times New Roman" w:hAnsi="Arial" w:cs="Arial"/>
                <w:sz w:val="20"/>
                <w:szCs w:val="20"/>
              </w:rPr>
            </w:pPr>
          </w:p>
        </w:tc>
        <w:tc>
          <w:tcPr>
            <w:tcW w:w="636" w:type="pct"/>
            <w:shd w:val="clear" w:color="auto" w:fill="auto"/>
            <w:noWrap/>
            <w:vAlign w:val="bottom"/>
            <w:hideMark/>
          </w:tcPr>
          <w:p w14:paraId="3D3EEA26" w14:textId="77777777" w:rsidR="008358ED" w:rsidRPr="008358ED" w:rsidRDefault="008358ED" w:rsidP="008358ED">
            <w:pPr>
              <w:spacing w:after="0" w:line="240" w:lineRule="auto"/>
              <w:jc w:val="center"/>
              <w:rPr>
                <w:rFonts w:ascii="Arial" w:eastAsia="Times New Roman" w:hAnsi="Arial" w:cs="Arial"/>
                <w:sz w:val="20"/>
                <w:szCs w:val="20"/>
              </w:rPr>
            </w:pPr>
            <w:r w:rsidRPr="008358ED">
              <w:rPr>
                <w:rFonts w:ascii="Arial" w:eastAsia="Times New Roman" w:hAnsi="Arial" w:cs="Arial"/>
                <w:sz w:val="20"/>
                <w:szCs w:val="20"/>
              </w:rPr>
              <w:t>4.00E+00</w:t>
            </w:r>
          </w:p>
        </w:tc>
        <w:tc>
          <w:tcPr>
            <w:tcW w:w="636" w:type="pct"/>
            <w:shd w:val="clear" w:color="auto" w:fill="auto"/>
            <w:noWrap/>
            <w:vAlign w:val="bottom"/>
            <w:hideMark/>
          </w:tcPr>
          <w:p w14:paraId="31A98195" w14:textId="77777777" w:rsidR="008358ED" w:rsidRPr="008358ED" w:rsidRDefault="008358ED" w:rsidP="008358ED">
            <w:pPr>
              <w:spacing w:after="0" w:line="240" w:lineRule="auto"/>
              <w:jc w:val="center"/>
              <w:rPr>
                <w:rFonts w:ascii="Arial" w:eastAsia="Times New Roman" w:hAnsi="Arial" w:cs="Arial"/>
                <w:sz w:val="20"/>
                <w:szCs w:val="20"/>
              </w:rPr>
            </w:pPr>
            <w:r w:rsidRPr="008358ED">
              <w:rPr>
                <w:rFonts w:ascii="Arial" w:eastAsia="Times New Roman" w:hAnsi="Arial" w:cs="Arial"/>
                <w:sz w:val="20"/>
                <w:szCs w:val="20"/>
              </w:rPr>
              <w:t>4.00E+00</w:t>
            </w:r>
          </w:p>
        </w:tc>
        <w:tc>
          <w:tcPr>
            <w:tcW w:w="636" w:type="pct"/>
            <w:shd w:val="clear" w:color="auto" w:fill="auto"/>
            <w:noWrap/>
            <w:vAlign w:val="bottom"/>
            <w:hideMark/>
          </w:tcPr>
          <w:p w14:paraId="4EDCF96F" w14:textId="77777777" w:rsidR="008358ED" w:rsidRPr="008358ED" w:rsidRDefault="008358ED" w:rsidP="008358ED">
            <w:pPr>
              <w:spacing w:after="0" w:line="240" w:lineRule="auto"/>
              <w:jc w:val="center"/>
              <w:rPr>
                <w:rFonts w:ascii="Arial" w:eastAsia="Times New Roman" w:hAnsi="Arial" w:cs="Arial"/>
                <w:sz w:val="20"/>
                <w:szCs w:val="20"/>
              </w:rPr>
            </w:pPr>
            <w:r w:rsidRPr="008358ED">
              <w:rPr>
                <w:rFonts w:ascii="Arial" w:eastAsia="Times New Roman" w:hAnsi="Arial" w:cs="Arial"/>
                <w:sz w:val="20"/>
                <w:szCs w:val="20"/>
              </w:rPr>
              <w:t>8.1</w:t>
            </w:r>
          </w:p>
        </w:tc>
      </w:tr>
      <w:tr w:rsidR="008358ED" w:rsidRPr="008358ED" w14:paraId="00532753" w14:textId="77777777" w:rsidTr="008358ED">
        <w:trPr>
          <w:trHeight w:val="255"/>
        </w:trPr>
        <w:tc>
          <w:tcPr>
            <w:tcW w:w="847" w:type="pct"/>
            <w:shd w:val="clear" w:color="auto" w:fill="auto"/>
            <w:noWrap/>
            <w:vAlign w:val="bottom"/>
            <w:hideMark/>
          </w:tcPr>
          <w:p w14:paraId="2D26772E" w14:textId="77777777" w:rsidR="008358ED" w:rsidRPr="008358ED" w:rsidRDefault="008358ED" w:rsidP="008358ED">
            <w:pPr>
              <w:spacing w:after="0" w:line="240" w:lineRule="auto"/>
              <w:jc w:val="center"/>
              <w:rPr>
                <w:rFonts w:ascii="Arial" w:eastAsia="Times New Roman" w:hAnsi="Arial" w:cs="Arial"/>
                <w:sz w:val="20"/>
                <w:szCs w:val="20"/>
              </w:rPr>
            </w:pPr>
            <w:r w:rsidRPr="008358ED">
              <w:rPr>
                <w:rFonts w:ascii="Arial" w:eastAsia="Times New Roman" w:hAnsi="Arial" w:cs="Arial"/>
                <w:sz w:val="20"/>
                <w:szCs w:val="20"/>
              </w:rPr>
              <w:t>Na</w:t>
            </w:r>
          </w:p>
        </w:tc>
        <w:tc>
          <w:tcPr>
            <w:tcW w:w="636" w:type="pct"/>
            <w:shd w:val="clear" w:color="auto" w:fill="auto"/>
            <w:noWrap/>
            <w:vAlign w:val="bottom"/>
            <w:hideMark/>
          </w:tcPr>
          <w:p w14:paraId="37B6E2FF" w14:textId="77777777" w:rsidR="008358ED" w:rsidRPr="008358ED" w:rsidRDefault="008358ED" w:rsidP="008358ED">
            <w:pPr>
              <w:spacing w:after="0" w:line="240" w:lineRule="auto"/>
              <w:jc w:val="center"/>
              <w:rPr>
                <w:rFonts w:ascii="Arial" w:eastAsia="Times New Roman" w:hAnsi="Arial" w:cs="Arial"/>
                <w:sz w:val="20"/>
                <w:szCs w:val="20"/>
              </w:rPr>
            </w:pPr>
            <w:r w:rsidRPr="008358ED">
              <w:rPr>
                <w:rFonts w:ascii="Arial" w:eastAsia="Times New Roman" w:hAnsi="Arial" w:cs="Arial"/>
                <w:sz w:val="20"/>
                <w:szCs w:val="20"/>
              </w:rPr>
              <w:t>6.02E+23</w:t>
            </w:r>
          </w:p>
        </w:tc>
        <w:tc>
          <w:tcPr>
            <w:tcW w:w="636" w:type="pct"/>
            <w:shd w:val="clear" w:color="auto" w:fill="auto"/>
            <w:noWrap/>
            <w:vAlign w:val="bottom"/>
            <w:hideMark/>
          </w:tcPr>
          <w:p w14:paraId="7E2F2ED1" w14:textId="77777777" w:rsidR="008358ED" w:rsidRPr="008358ED" w:rsidRDefault="008358ED" w:rsidP="008358ED">
            <w:pPr>
              <w:spacing w:after="0" w:line="240" w:lineRule="auto"/>
              <w:jc w:val="center"/>
              <w:rPr>
                <w:rFonts w:ascii="Arial" w:eastAsia="Times New Roman" w:hAnsi="Arial" w:cs="Arial"/>
                <w:sz w:val="20"/>
                <w:szCs w:val="20"/>
              </w:rPr>
            </w:pPr>
            <w:r w:rsidRPr="008358ED">
              <w:rPr>
                <w:rFonts w:ascii="Arial" w:eastAsia="Times New Roman" w:hAnsi="Arial" w:cs="Arial"/>
                <w:sz w:val="20"/>
                <w:szCs w:val="20"/>
              </w:rPr>
              <w:t>6.02E+23</w:t>
            </w:r>
          </w:p>
        </w:tc>
        <w:tc>
          <w:tcPr>
            <w:tcW w:w="636" w:type="pct"/>
            <w:shd w:val="clear" w:color="auto" w:fill="auto"/>
            <w:noWrap/>
            <w:vAlign w:val="bottom"/>
            <w:hideMark/>
          </w:tcPr>
          <w:p w14:paraId="7324147D" w14:textId="77777777" w:rsidR="008358ED" w:rsidRPr="008358ED" w:rsidRDefault="008358ED" w:rsidP="008358ED">
            <w:pPr>
              <w:spacing w:after="0" w:line="240" w:lineRule="auto"/>
              <w:jc w:val="center"/>
              <w:rPr>
                <w:rFonts w:ascii="Arial" w:eastAsia="Times New Roman" w:hAnsi="Arial" w:cs="Arial"/>
                <w:sz w:val="20"/>
                <w:szCs w:val="20"/>
              </w:rPr>
            </w:pPr>
            <w:r w:rsidRPr="008358ED">
              <w:rPr>
                <w:rFonts w:ascii="Arial" w:eastAsia="Times New Roman" w:hAnsi="Arial" w:cs="Arial"/>
                <w:sz w:val="20"/>
                <w:szCs w:val="20"/>
              </w:rPr>
              <w:t>6.02E+23</w:t>
            </w:r>
          </w:p>
        </w:tc>
        <w:tc>
          <w:tcPr>
            <w:tcW w:w="337" w:type="pct"/>
            <w:shd w:val="clear" w:color="auto" w:fill="auto"/>
            <w:noWrap/>
            <w:vAlign w:val="bottom"/>
            <w:hideMark/>
          </w:tcPr>
          <w:p w14:paraId="4A32F652" w14:textId="77777777" w:rsidR="008358ED" w:rsidRPr="008358ED" w:rsidRDefault="008358ED" w:rsidP="008358ED">
            <w:pPr>
              <w:spacing w:after="0" w:line="240" w:lineRule="auto"/>
              <w:jc w:val="center"/>
              <w:rPr>
                <w:rFonts w:ascii="Arial" w:eastAsia="Times New Roman" w:hAnsi="Arial" w:cs="Arial"/>
                <w:sz w:val="20"/>
                <w:szCs w:val="20"/>
              </w:rPr>
            </w:pPr>
          </w:p>
        </w:tc>
        <w:tc>
          <w:tcPr>
            <w:tcW w:w="636" w:type="pct"/>
            <w:shd w:val="clear" w:color="auto" w:fill="auto"/>
            <w:noWrap/>
            <w:vAlign w:val="bottom"/>
            <w:hideMark/>
          </w:tcPr>
          <w:p w14:paraId="20208BD2" w14:textId="77777777" w:rsidR="008358ED" w:rsidRPr="008358ED" w:rsidRDefault="008358ED" w:rsidP="008358ED">
            <w:pPr>
              <w:spacing w:after="0" w:line="240" w:lineRule="auto"/>
              <w:jc w:val="center"/>
              <w:rPr>
                <w:rFonts w:ascii="Arial" w:eastAsia="Times New Roman" w:hAnsi="Arial" w:cs="Arial"/>
                <w:sz w:val="20"/>
                <w:szCs w:val="20"/>
              </w:rPr>
            </w:pPr>
            <w:r w:rsidRPr="008358ED">
              <w:rPr>
                <w:rFonts w:ascii="Arial" w:eastAsia="Times New Roman" w:hAnsi="Arial" w:cs="Arial"/>
                <w:sz w:val="20"/>
                <w:szCs w:val="20"/>
              </w:rPr>
              <w:t>6.02E+23</w:t>
            </w:r>
          </w:p>
        </w:tc>
        <w:tc>
          <w:tcPr>
            <w:tcW w:w="636" w:type="pct"/>
            <w:shd w:val="clear" w:color="auto" w:fill="auto"/>
            <w:noWrap/>
            <w:vAlign w:val="bottom"/>
            <w:hideMark/>
          </w:tcPr>
          <w:p w14:paraId="1BA0BD93" w14:textId="77777777" w:rsidR="008358ED" w:rsidRPr="008358ED" w:rsidRDefault="008358ED" w:rsidP="008358ED">
            <w:pPr>
              <w:spacing w:after="0" w:line="240" w:lineRule="auto"/>
              <w:jc w:val="center"/>
              <w:rPr>
                <w:rFonts w:ascii="Arial" w:eastAsia="Times New Roman" w:hAnsi="Arial" w:cs="Arial"/>
                <w:sz w:val="20"/>
                <w:szCs w:val="20"/>
              </w:rPr>
            </w:pPr>
            <w:r w:rsidRPr="008358ED">
              <w:rPr>
                <w:rFonts w:ascii="Arial" w:eastAsia="Times New Roman" w:hAnsi="Arial" w:cs="Arial"/>
                <w:sz w:val="20"/>
                <w:szCs w:val="20"/>
              </w:rPr>
              <w:t>6.02E+23</w:t>
            </w:r>
          </w:p>
        </w:tc>
        <w:tc>
          <w:tcPr>
            <w:tcW w:w="636" w:type="pct"/>
            <w:shd w:val="clear" w:color="auto" w:fill="auto"/>
            <w:noWrap/>
            <w:vAlign w:val="bottom"/>
            <w:hideMark/>
          </w:tcPr>
          <w:p w14:paraId="0095726B" w14:textId="77777777" w:rsidR="008358ED" w:rsidRPr="008358ED" w:rsidRDefault="008358ED" w:rsidP="008358ED">
            <w:pPr>
              <w:spacing w:after="0" w:line="240" w:lineRule="auto"/>
              <w:jc w:val="center"/>
              <w:rPr>
                <w:rFonts w:ascii="Arial" w:eastAsia="Times New Roman" w:hAnsi="Arial" w:cs="Arial"/>
                <w:sz w:val="20"/>
                <w:szCs w:val="20"/>
              </w:rPr>
            </w:pPr>
            <w:r w:rsidRPr="008358ED">
              <w:rPr>
                <w:rFonts w:ascii="Arial" w:eastAsia="Times New Roman" w:hAnsi="Arial" w:cs="Arial"/>
                <w:sz w:val="20"/>
                <w:szCs w:val="20"/>
              </w:rPr>
              <w:t>6.02E+23</w:t>
            </w:r>
          </w:p>
        </w:tc>
      </w:tr>
      <w:tr w:rsidR="008358ED" w:rsidRPr="008358ED" w14:paraId="6BDBEE89" w14:textId="77777777" w:rsidTr="008358ED">
        <w:trPr>
          <w:trHeight w:val="255"/>
        </w:trPr>
        <w:tc>
          <w:tcPr>
            <w:tcW w:w="847" w:type="pct"/>
            <w:shd w:val="clear" w:color="auto" w:fill="auto"/>
            <w:noWrap/>
            <w:vAlign w:val="bottom"/>
            <w:hideMark/>
          </w:tcPr>
          <w:p w14:paraId="11185454" w14:textId="77777777" w:rsidR="008358ED" w:rsidRPr="008358ED" w:rsidRDefault="008358ED" w:rsidP="008358ED">
            <w:pPr>
              <w:spacing w:after="0" w:line="240" w:lineRule="auto"/>
              <w:jc w:val="center"/>
              <w:rPr>
                <w:rFonts w:ascii="Arial" w:eastAsia="Times New Roman" w:hAnsi="Arial" w:cs="Arial"/>
                <w:sz w:val="20"/>
                <w:szCs w:val="20"/>
              </w:rPr>
            </w:pPr>
            <w:r w:rsidRPr="008358ED">
              <w:rPr>
                <w:rFonts w:ascii="Arial" w:eastAsia="Times New Roman" w:hAnsi="Arial" w:cs="Arial"/>
                <w:sz w:val="20"/>
                <w:szCs w:val="20"/>
              </w:rPr>
              <w:t>Ar</w:t>
            </w:r>
          </w:p>
        </w:tc>
        <w:tc>
          <w:tcPr>
            <w:tcW w:w="636" w:type="pct"/>
            <w:shd w:val="clear" w:color="auto" w:fill="auto"/>
            <w:vAlign w:val="bottom"/>
            <w:hideMark/>
          </w:tcPr>
          <w:p w14:paraId="6D67C9D4" w14:textId="77777777" w:rsidR="008358ED" w:rsidRPr="008358ED" w:rsidRDefault="008358ED" w:rsidP="008358ED">
            <w:pPr>
              <w:spacing w:after="0" w:line="240" w:lineRule="auto"/>
              <w:jc w:val="center"/>
              <w:rPr>
                <w:rFonts w:ascii="Times New Roman" w:eastAsia="Times New Roman" w:hAnsi="Times New Roman" w:cs="Times New Roman"/>
                <w:sz w:val="20"/>
                <w:szCs w:val="20"/>
              </w:rPr>
            </w:pPr>
            <w:r w:rsidRPr="008358ED">
              <w:rPr>
                <w:rFonts w:ascii="Times New Roman" w:eastAsia="Times New Roman" w:hAnsi="Times New Roman" w:cs="Times New Roman"/>
                <w:sz w:val="20"/>
                <w:szCs w:val="20"/>
              </w:rPr>
              <w:t>238.051</w:t>
            </w:r>
          </w:p>
        </w:tc>
        <w:tc>
          <w:tcPr>
            <w:tcW w:w="636" w:type="pct"/>
            <w:shd w:val="clear" w:color="auto" w:fill="auto"/>
            <w:noWrap/>
            <w:vAlign w:val="bottom"/>
            <w:hideMark/>
          </w:tcPr>
          <w:p w14:paraId="41B6BE01" w14:textId="77777777" w:rsidR="008358ED" w:rsidRPr="008358ED" w:rsidRDefault="008358ED" w:rsidP="008358ED">
            <w:pPr>
              <w:spacing w:after="0" w:line="240" w:lineRule="auto"/>
              <w:jc w:val="center"/>
              <w:rPr>
                <w:rFonts w:ascii="Arial" w:eastAsia="Times New Roman" w:hAnsi="Arial" w:cs="Arial"/>
                <w:sz w:val="20"/>
                <w:szCs w:val="20"/>
              </w:rPr>
            </w:pPr>
            <w:r w:rsidRPr="008358ED">
              <w:rPr>
                <w:rFonts w:ascii="Arial" w:eastAsia="Times New Roman" w:hAnsi="Arial" w:cs="Arial"/>
                <w:sz w:val="20"/>
                <w:szCs w:val="20"/>
              </w:rPr>
              <w:t>235.044</w:t>
            </w:r>
          </w:p>
        </w:tc>
        <w:tc>
          <w:tcPr>
            <w:tcW w:w="636" w:type="pct"/>
            <w:shd w:val="clear" w:color="auto" w:fill="auto"/>
            <w:noWrap/>
            <w:vAlign w:val="bottom"/>
            <w:hideMark/>
          </w:tcPr>
          <w:p w14:paraId="1AA40D19" w14:textId="77777777" w:rsidR="008358ED" w:rsidRPr="008358ED" w:rsidRDefault="008358ED" w:rsidP="008358ED">
            <w:pPr>
              <w:spacing w:after="0" w:line="240" w:lineRule="auto"/>
              <w:jc w:val="center"/>
              <w:rPr>
                <w:rFonts w:ascii="Arial" w:eastAsia="Times New Roman" w:hAnsi="Arial" w:cs="Arial"/>
                <w:sz w:val="20"/>
                <w:szCs w:val="20"/>
              </w:rPr>
            </w:pPr>
            <w:r w:rsidRPr="008358ED">
              <w:rPr>
                <w:rFonts w:ascii="Arial" w:eastAsia="Times New Roman" w:hAnsi="Arial" w:cs="Arial"/>
                <w:sz w:val="20"/>
                <w:szCs w:val="20"/>
              </w:rPr>
              <w:t>232.038</w:t>
            </w:r>
          </w:p>
        </w:tc>
        <w:tc>
          <w:tcPr>
            <w:tcW w:w="337" w:type="pct"/>
            <w:shd w:val="clear" w:color="auto" w:fill="auto"/>
            <w:noWrap/>
            <w:vAlign w:val="bottom"/>
            <w:hideMark/>
          </w:tcPr>
          <w:p w14:paraId="22973EAB" w14:textId="77777777" w:rsidR="008358ED" w:rsidRPr="008358ED" w:rsidRDefault="008358ED" w:rsidP="008358ED">
            <w:pPr>
              <w:spacing w:after="0" w:line="240" w:lineRule="auto"/>
              <w:jc w:val="center"/>
              <w:rPr>
                <w:rFonts w:ascii="Arial" w:eastAsia="Times New Roman" w:hAnsi="Arial" w:cs="Arial"/>
                <w:sz w:val="20"/>
                <w:szCs w:val="20"/>
              </w:rPr>
            </w:pPr>
          </w:p>
        </w:tc>
        <w:tc>
          <w:tcPr>
            <w:tcW w:w="636" w:type="pct"/>
            <w:shd w:val="clear" w:color="auto" w:fill="auto"/>
            <w:vAlign w:val="bottom"/>
            <w:hideMark/>
          </w:tcPr>
          <w:p w14:paraId="1F4BDDA5" w14:textId="77777777" w:rsidR="008358ED" w:rsidRPr="008358ED" w:rsidRDefault="008358ED" w:rsidP="008358ED">
            <w:pPr>
              <w:spacing w:after="0" w:line="240" w:lineRule="auto"/>
              <w:jc w:val="center"/>
              <w:rPr>
                <w:rFonts w:ascii="Times New Roman" w:eastAsia="Times New Roman" w:hAnsi="Times New Roman" w:cs="Times New Roman"/>
                <w:sz w:val="20"/>
                <w:szCs w:val="20"/>
              </w:rPr>
            </w:pPr>
            <w:r w:rsidRPr="008358ED">
              <w:rPr>
                <w:rFonts w:ascii="Times New Roman" w:eastAsia="Times New Roman" w:hAnsi="Times New Roman" w:cs="Times New Roman"/>
                <w:sz w:val="20"/>
                <w:szCs w:val="20"/>
              </w:rPr>
              <w:t>238.051</w:t>
            </w:r>
          </w:p>
        </w:tc>
        <w:tc>
          <w:tcPr>
            <w:tcW w:w="636" w:type="pct"/>
            <w:shd w:val="clear" w:color="auto" w:fill="auto"/>
            <w:noWrap/>
            <w:vAlign w:val="bottom"/>
            <w:hideMark/>
          </w:tcPr>
          <w:p w14:paraId="3C82CD45" w14:textId="77777777" w:rsidR="008358ED" w:rsidRPr="008358ED" w:rsidRDefault="008358ED" w:rsidP="008358ED">
            <w:pPr>
              <w:spacing w:after="0" w:line="240" w:lineRule="auto"/>
              <w:jc w:val="center"/>
              <w:rPr>
                <w:rFonts w:ascii="Arial" w:eastAsia="Times New Roman" w:hAnsi="Arial" w:cs="Arial"/>
                <w:sz w:val="20"/>
                <w:szCs w:val="20"/>
              </w:rPr>
            </w:pPr>
            <w:r w:rsidRPr="008358ED">
              <w:rPr>
                <w:rFonts w:ascii="Arial" w:eastAsia="Times New Roman" w:hAnsi="Arial" w:cs="Arial"/>
                <w:sz w:val="20"/>
                <w:szCs w:val="20"/>
              </w:rPr>
              <w:t>235.044</w:t>
            </w:r>
          </w:p>
        </w:tc>
        <w:tc>
          <w:tcPr>
            <w:tcW w:w="636" w:type="pct"/>
            <w:shd w:val="clear" w:color="auto" w:fill="auto"/>
            <w:noWrap/>
            <w:vAlign w:val="bottom"/>
            <w:hideMark/>
          </w:tcPr>
          <w:p w14:paraId="0109B11A" w14:textId="77777777" w:rsidR="008358ED" w:rsidRPr="008358ED" w:rsidRDefault="008358ED" w:rsidP="008358ED">
            <w:pPr>
              <w:spacing w:after="0" w:line="240" w:lineRule="auto"/>
              <w:jc w:val="center"/>
              <w:rPr>
                <w:rFonts w:ascii="Arial" w:eastAsia="Times New Roman" w:hAnsi="Arial" w:cs="Arial"/>
                <w:sz w:val="20"/>
                <w:szCs w:val="20"/>
              </w:rPr>
            </w:pPr>
            <w:r w:rsidRPr="008358ED">
              <w:rPr>
                <w:rFonts w:ascii="Arial" w:eastAsia="Times New Roman" w:hAnsi="Arial" w:cs="Arial"/>
                <w:sz w:val="20"/>
                <w:szCs w:val="20"/>
              </w:rPr>
              <w:t>232.038</w:t>
            </w:r>
          </w:p>
        </w:tc>
      </w:tr>
      <w:tr w:rsidR="008358ED" w:rsidRPr="008358ED" w14:paraId="507506D1" w14:textId="77777777" w:rsidTr="008358ED">
        <w:trPr>
          <w:trHeight w:val="255"/>
        </w:trPr>
        <w:tc>
          <w:tcPr>
            <w:tcW w:w="847" w:type="pct"/>
            <w:shd w:val="clear" w:color="auto" w:fill="auto"/>
            <w:noWrap/>
            <w:vAlign w:val="bottom"/>
            <w:hideMark/>
          </w:tcPr>
          <w:p w14:paraId="6F5AF188" w14:textId="77777777" w:rsidR="008358ED" w:rsidRPr="008358ED" w:rsidRDefault="008358ED" w:rsidP="008358ED">
            <w:pPr>
              <w:spacing w:after="0" w:line="240" w:lineRule="auto"/>
              <w:jc w:val="center"/>
              <w:rPr>
                <w:rFonts w:ascii="Arial" w:eastAsia="Times New Roman" w:hAnsi="Arial" w:cs="Arial"/>
                <w:sz w:val="20"/>
                <w:szCs w:val="20"/>
              </w:rPr>
            </w:pPr>
            <w:r w:rsidRPr="008358ED">
              <w:rPr>
                <w:rFonts w:ascii="Arial" w:eastAsia="Times New Roman" w:hAnsi="Arial" w:cs="Arial"/>
                <w:sz w:val="20"/>
                <w:szCs w:val="20"/>
              </w:rPr>
              <w:t>yield</w:t>
            </w:r>
          </w:p>
        </w:tc>
        <w:tc>
          <w:tcPr>
            <w:tcW w:w="636" w:type="pct"/>
            <w:shd w:val="clear" w:color="auto" w:fill="auto"/>
            <w:noWrap/>
            <w:vAlign w:val="bottom"/>
            <w:hideMark/>
          </w:tcPr>
          <w:p w14:paraId="0EF0EC37" w14:textId="77777777" w:rsidR="008358ED" w:rsidRPr="008358ED" w:rsidRDefault="008358ED" w:rsidP="008358ED">
            <w:pPr>
              <w:spacing w:after="0" w:line="240" w:lineRule="auto"/>
              <w:jc w:val="center"/>
              <w:rPr>
                <w:rFonts w:ascii="Arial" w:eastAsia="Times New Roman" w:hAnsi="Arial" w:cs="Arial"/>
                <w:sz w:val="20"/>
                <w:szCs w:val="20"/>
              </w:rPr>
            </w:pPr>
            <w:r w:rsidRPr="008358ED">
              <w:rPr>
                <w:rFonts w:ascii="Arial" w:eastAsia="Times New Roman" w:hAnsi="Arial" w:cs="Arial"/>
                <w:sz w:val="20"/>
                <w:szCs w:val="20"/>
              </w:rPr>
              <w:t>8</w:t>
            </w:r>
          </w:p>
        </w:tc>
        <w:tc>
          <w:tcPr>
            <w:tcW w:w="636" w:type="pct"/>
            <w:shd w:val="clear" w:color="auto" w:fill="auto"/>
            <w:noWrap/>
            <w:vAlign w:val="bottom"/>
            <w:hideMark/>
          </w:tcPr>
          <w:p w14:paraId="4BA2AC8F" w14:textId="77777777" w:rsidR="008358ED" w:rsidRPr="008358ED" w:rsidRDefault="008358ED" w:rsidP="008358ED">
            <w:pPr>
              <w:spacing w:after="0" w:line="240" w:lineRule="auto"/>
              <w:jc w:val="center"/>
              <w:rPr>
                <w:rFonts w:ascii="Arial" w:eastAsia="Times New Roman" w:hAnsi="Arial" w:cs="Arial"/>
                <w:sz w:val="20"/>
                <w:szCs w:val="20"/>
              </w:rPr>
            </w:pPr>
            <w:r w:rsidRPr="008358ED">
              <w:rPr>
                <w:rFonts w:ascii="Arial" w:eastAsia="Times New Roman" w:hAnsi="Arial" w:cs="Arial"/>
                <w:sz w:val="20"/>
                <w:szCs w:val="20"/>
              </w:rPr>
              <w:t>7</w:t>
            </w:r>
          </w:p>
        </w:tc>
        <w:tc>
          <w:tcPr>
            <w:tcW w:w="636" w:type="pct"/>
            <w:shd w:val="clear" w:color="auto" w:fill="auto"/>
            <w:noWrap/>
            <w:vAlign w:val="bottom"/>
            <w:hideMark/>
          </w:tcPr>
          <w:p w14:paraId="3AC2B4BA" w14:textId="77777777" w:rsidR="008358ED" w:rsidRPr="008358ED" w:rsidRDefault="008358ED" w:rsidP="008358ED">
            <w:pPr>
              <w:spacing w:after="0" w:line="240" w:lineRule="auto"/>
              <w:jc w:val="center"/>
              <w:rPr>
                <w:rFonts w:ascii="Arial" w:eastAsia="Times New Roman" w:hAnsi="Arial" w:cs="Arial"/>
                <w:sz w:val="20"/>
                <w:szCs w:val="20"/>
              </w:rPr>
            </w:pPr>
            <w:r w:rsidRPr="008358ED">
              <w:rPr>
                <w:rFonts w:ascii="Arial" w:eastAsia="Times New Roman" w:hAnsi="Arial" w:cs="Arial"/>
                <w:sz w:val="20"/>
                <w:szCs w:val="20"/>
              </w:rPr>
              <w:t>6</w:t>
            </w:r>
          </w:p>
        </w:tc>
        <w:tc>
          <w:tcPr>
            <w:tcW w:w="337" w:type="pct"/>
            <w:shd w:val="clear" w:color="auto" w:fill="auto"/>
            <w:noWrap/>
            <w:vAlign w:val="bottom"/>
            <w:hideMark/>
          </w:tcPr>
          <w:p w14:paraId="5A9C280C" w14:textId="77777777" w:rsidR="008358ED" w:rsidRPr="008358ED" w:rsidRDefault="008358ED" w:rsidP="008358ED">
            <w:pPr>
              <w:spacing w:after="0" w:line="240" w:lineRule="auto"/>
              <w:jc w:val="center"/>
              <w:rPr>
                <w:rFonts w:ascii="Arial" w:eastAsia="Times New Roman" w:hAnsi="Arial" w:cs="Arial"/>
                <w:sz w:val="20"/>
                <w:szCs w:val="20"/>
              </w:rPr>
            </w:pPr>
          </w:p>
        </w:tc>
        <w:tc>
          <w:tcPr>
            <w:tcW w:w="636" w:type="pct"/>
            <w:shd w:val="clear" w:color="auto" w:fill="auto"/>
            <w:noWrap/>
            <w:vAlign w:val="bottom"/>
            <w:hideMark/>
          </w:tcPr>
          <w:p w14:paraId="33B94474" w14:textId="77777777" w:rsidR="008358ED" w:rsidRPr="008358ED" w:rsidRDefault="008358ED" w:rsidP="008358ED">
            <w:pPr>
              <w:spacing w:after="0" w:line="240" w:lineRule="auto"/>
              <w:jc w:val="center"/>
              <w:rPr>
                <w:rFonts w:ascii="Arial" w:eastAsia="Times New Roman" w:hAnsi="Arial" w:cs="Arial"/>
                <w:sz w:val="20"/>
                <w:szCs w:val="20"/>
              </w:rPr>
            </w:pPr>
            <w:r w:rsidRPr="008358ED">
              <w:rPr>
                <w:rFonts w:ascii="Arial" w:eastAsia="Times New Roman" w:hAnsi="Arial" w:cs="Arial"/>
                <w:sz w:val="20"/>
                <w:szCs w:val="20"/>
              </w:rPr>
              <w:t>8</w:t>
            </w:r>
          </w:p>
        </w:tc>
        <w:tc>
          <w:tcPr>
            <w:tcW w:w="636" w:type="pct"/>
            <w:shd w:val="clear" w:color="auto" w:fill="auto"/>
            <w:noWrap/>
            <w:vAlign w:val="bottom"/>
            <w:hideMark/>
          </w:tcPr>
          <w:p w14:paraId="6583E5CA" w14:textId="77777777" w:rsidR="008358ED" w:rsidRPr="008358ED" w:rsidRDefault="008358ED" w:rsidP="008358ED">
            <w:pPr>
              <w:spacing w:after="0" w:line="240" w:lineRule="auto"/>
              <w:jc w:val="center"/>
              <w:rPr>
                <w:rFonts w:ascii="Arial" w:eastAsia="Times New Roman" w:hAnsi="Arial" w:cs="Arial"/>
                <w:sz w:val="20"/>
                <w:szCs w:val="20"/>
              </w:rPr>
            </w:pPr>
            <w:r w:rsidRPr="008358ED">
              <w:rPr>
                <w:rFonts w:ascii="Arial" w:eastAsia="Times New Roman" w:hAnsi="Arial" w:cs="Arial"/>
                <w:sz w:val="20"/>
                <w:szCs w:val="20"/>
              </w:rPr>
              <w:t>7</w:t>
            </w:r>
          </w:p>
        </w:tc>
        <w:tc>
          <w:tcPr>
            <w:tcW w:w="636" w:type="pct"/>
            <w:shd w:val="clear" w:color="auto" w:fill="auto"/>
            <w:noWrap/>
            <w:vAlign w:val="bottom"/>
            <w:hideMark/>
          </w:tcPr>
          <w:p w14:paraId="10135372" w14:textId="77777777" w:rsidR="008358ED" w:rsidRPr="008358ED" w:rsidRDefault="008358ED" w:rsidP="008358ED">
            <w:pPr>
              <w:spacing w:after="0" w:line="240" w:lineRule="auto"/>
              <w:jc w:val="center"/>
              <w:rPr>
                <w:rFonts w:ascii="Arial" w:eastAsia="Times New Roman" w:hAnsi="Arial" w:cs="Arial"/>
                <w:sz w:val="20"/>
                <w:szCs w:val="20"/>
              </w:rPr>
            </w:pPr>
            <w:r w:rsidRPr="008358ED">
              <w:rPr>
                <w:rFonts w:ascii="Arial" w:eastAsia="Times New Roman" w:hAnsi="Arial" w:cs="Arial"/>
                <w:sz w:val="20"/>
                <w:szCs w:val="20"/>
              </w:rPr>
              <w:t>6</w:t>
            </w:r>
          </w:p>
        </w:tc>
      </w:tr>
      <w:tr w:rsidR="008358ED" w:rsidRPr="008358ED" w14:paraId="40330039" w14:textId="77777777" w:rsidTr="008358ED">
        <w:trPr>
          <w:trHeight w:val="255"/>
        </w:trPr>
        <w:tc>
          <w:tcPr>
            <w:tcW w:w="847" w:type="pct"/>
            <w:shd w:val="clear" w:color="auto" w:fill="auto"/>
            <w:noWrap/>
            <w:vAlign w:val="bottom"/>
            <w:hideMark/>
          </w:tcPr>
          <w:p w14:paraId="349367ED" w14:textId="77777777" w:rsidR="008358ED" w:rsidRPr="008358ED" w:rsidRDefault="008358ED" w:rsidP="008358ED">
            <w:pPr>
              <w:spacing w:after="0" w:line="240" w:lineRule="auto"/>
              <w:jc w:val="center"/>
              <w:rPr>
                <w:rFonts w:ascii="Arial" w:eastAsia="Times New Roman" w:hAnsi="Arial" w:cs="Arial"/>
                <w:sz w:val="20"/>
                <w:szCs w:val="20"/>
              </w:rPr>
            </w:pPr>
            <w:r w:rsidRPr="008358ED">
              <w:rPr>
                <w:rFonts w:ascii="Arial" w:eastAsia="Times New Roman" w:hAnsi="Arial" w:cs="Arial"/>
                <w:sz w:val="20"/>
                <w:szCs w:val="20"/>
              </w:rPr>
              <w:t>lamda</w:t>
            </w:r>
          </w:p>
        </w:tc>
        <w:tc>
          <w:tcPr>
            <w:tcW w:w="636" w:type="pct"/>
            <w:shd w:val="clear" w:color="auto" w:fill="auto"/>
            <w:noWrap/>
            <w:vAlign w:val="bottom"/>
            <w:hideMark/>
          </w:tcPr>
          <w:p w14:paraId="1606CD6F" w14:textId="77777777" w:rsidR="008358ED" w:rsidRPr="008358ED" w:rsidRDefault="008358ED" w:rsidP="008358ED">
            <w:pPr>
              <w:spacing w:after="0" w:line="240" w:lineRule="auto"/>
              <w:jc w:val="center"/>
              <w:rPr>
                <w:rFonts w:ascii="Arial" w:eastAsia="Times New Roman" w:hAnsi="Arial" w:cs="Arial"/>
                <w:sz w:val="20"/>
                <w:szCs w:val="20"/>
              </w:rPr>
            </w:pPr>
            <w:r w:rsidRPr="008358ED">
              <w:rPr>
                <w:rFonts w:ascii="Arial" w:eastAsia="Times New Roman" w:hAnsi="Arial" w:cs="Arial"/>
                <w:sz w:val="20"/>
                <w:szCs w:val="20"/>
              </w:rPr>
              <w:t>1.55E-10</w:t>
            </w:r>
          </w:p>
        </w:tc>
        <w:tc>
          <w:tcPr>
            <w:tcW w:w="636" w:type="pct"/>
            <w:shd w:val="clear" w:color="auto" w:fill="auto"/>
            <w:noWrap/>
            <w:vAlign w:val="bottom"/>
            <w:hideMark/>
          </w:tcPr>
          <w:p w14:paraId="1E03E91A" w14:textId="77777777" w:rsidR="008358ED" w:rsidRPr="008358ED" w:rsidRDefault="008358ED" w:rsidP="008358ED">
            <w:pPr>
              <w:spacing w:after="0" w:line="240" w:lineRule="auto"/>
              <w:jc w:val="center"/>
              <w:rPr>
                <w:rFonts w:ascii="Arial" w:eastAsia="Times New Roman" w:hAnsi="Arial" w:cs="Arial"/>
                <w:sz w:val="20"/>
                <w:szCs w:val="20"/>
              </w:rPr>
            </w:pPr>
            <w:r w:rsidRPr="008358ED">
              <w:rPr>
                <w:rFonts w:ascii="Arial" w:eastAsia="Times New Roman" w:hAnsi="Arial" w:cs="Arial"/>
                <w:sz w:val="20"/>
                <w:szCs w:val="20"/>
              </w:rPr>
              <w:t>9.85E-10</w:t>
            </w:r>
          </w:p>
        </w:tc>
        <w:tc>
          <w:tcPr>
            <w:tcW w:w="636" w:type="pct"/>
            <w:shd w:val="clear" w:color="auto" w:fill="auto"/>
            <w:noWrap/>
            <w:vAlign w:val="bottom"/>
            <w:hideMark/>
          </w:tcPr>
          <w:p w14:paraId="171252C1" w14:textId="77777777" w:rsidR="008358ED" w:rsidRPr="008358ED" w:rsidRDefault="008358ED" w:rsidP="008358ED">
            <w:pPr>
              <w:spacing w:after="0" w:line="240" w:lineRule="auto"/>
              <w:jc w:val="center"/>
              <w:rPr>
                <w:rFonts w:ascii="Arial" w:eastAsia="Times New Roman" w:hAnsi="Arial" w:cs="Arial"/>
                <w:sz w:val="20"/>
                <w:szCs w:val="20"/>
              </w:rPr>
            </w:pPr>
            <w:r w:rsidRPr="008358ED">
              <w:rPr>
                <w:rFonts w:ascii="Arial" w:eastAsia="Times New Roman" w:hAnsi="Arial" w:cs="Arial"/>
                <w:sz w:val="20"/>
                <w:szCs w:val="20"/>
              </w:rPr>
              <w:t>4.95E-11</w:t>
            </w:r>
          </w:p>
        </w:tc>
        <w:tc>
          <w:tcPr>
            <w:tcW w:w="337" w:type="pct"/>
            <w:shd w:val="clear" w:color="auto" w:fill="auto"/>
            <w:noWrap/>
            <w:vAlign w:val="bottom"/>
            <w:hideMark/>
          </w:tcPr>
          <w:p w14:paraId="34FD7474" w14:textId="77777777" w:rsidR="008358ED" w:rsidRPr="008358ED" w:rsidRDefault="008358ED" w:rsidP="008358ED">
            <w:pPr>
              <w:spacing w:after="0" w:line="240" w:lineRule="auto"/>
              <w:jc w:val="center"/>
              <w:rPr>
                <w:rFonts w:ascii="Arial" w:eastAsia="Times New Roman" w:hAnsi="Arial" w:cs="Arial"/>
                <w:sz w:val="20"/>
                <w:szCs w:val="20"/>
              </w:rPr>
            </w:pPr>
          </w:p>
        </w:tc>
        <w:tc>
          <w:tcPr>
            <w:tcW w:w="636" w:type="pct"/>
            <w:shd w:val="clear" w:color="auto" w:fill="auto"/>
            <w:noWrap/>
            <w:vAlign w:val="bottom"/>
            <w:hideMark/>
          </w:tcPr>
          <w:p w14:paraId="7A6964C6" w14:textId="77777777" w:rsidR="008358ED" w:rsidRPr="008358ED" w:rsidRDefault="008358ED" w:rsidP="008358ED">
            <w:pPr>
              <w:spacing w:after="0" w:line="240" w:lineRule="auto"/>
              <w:jc w:val="center"/>
              <w:rPr>
                <w:rFonts w:ascii="Arial" w:eastAsia="Times New Roman" w:hAnsi="Arial" w:cs="Arial"/>
                <w:sz w:val="20"/>
                <w:szCs w:val="20"/>
              </w:rPr>
            </w:pPr>
            <w:r w:rsidRPr="008358ED">
              <w:rPr>
                <w:rFonts w:ascii="Arial" w:eastAsia="Times New Roman" w:hAnsi="Arial" w:cs="Arial"/>
                <w:sz w:val="20"/>
                <w:szCs w:val="20"/>
              </w:rPr>
              <w:t>1.55E-10</w:t>
            </w:r>
          </w:p>
        </w:tc>
        <w:tc>
          <w:tcPr>
            <w:tcW w:w="636" w:type="pct"/>
            <w:shd w:val="clear" w:color="auto" w:fill="auto"/>
            <w:noWrap/>
            <w:vAlign w:val="bottom"/>
            <w:hideMark/>
          </w:tcPr>
          <w:p w14:paraId="384BE994" w14:textId="77777777" w:rsidR="008358ED" w:rsidRPr="008358ED" w:rsidRDefault="008358ED" w:rsidP="008358ED">
            <w:pPr>
              <w:spacing w:after="0" w:line="240" w:lineRule="auto"/>
              <w:jc w:val="center"/>
              <w:rPr>
                <w:rFonts w:ascii="Arial" w:eastAsia="Times New Roman" w:hAnsi="Arial" w:cs="Arial"/>
                <w:sz w:val="20"/>
                <w:szCs w:val="20"/>
              </w:rPr>
            </w:pPr>
            <w:r w:rsidRPr="008358ED">
              <w:rPr>
                <w:rFonts w:ascii="Arial" w:eastAsia="Times New Roman" w:hAnsi="Arial" w:cs="Arial"/>
                <w:sz w:val="20"/>
                <w:szCs w:val="20"/>
              </w:rPr>
              <w:t>9.85E-10</w:t>
            </w:r>
          </w:p>
        </w:tc>
        <w:tc>
          <w:tcPr>
            <w:tcW w:w="636" w:type="pct"/>
            <w:shd w:val="clear" w:color="auto" w:fill="auto"/>
            <w:noWrap/>
            <w:vAlign w:val="bottom"/>
            <w:hideMark/>
          </w:tcPr>
          <w:p w14:paraId="534CB119" w14:textId="77777777" w:rsidR="008358ED" w:rsidRPr="008358ED" w:rsidRDefault="008358ED" w:rsidP="008358ED">
            <w:pPr>
              <w:spacing w:after="0" w:line="240" w:lineRule="auto"/>
              <w:jc w:val="center"/>
              <w:rPr>
                <w:rFonts w:ascii="Arial" w:eastAsia="Times New Roman" w:hAnsi="Arial" w:cs="Arial"/>
                <w:sz w:val="20"/>
                <w:szCs w:val="20"/>
              </w:rPr>
            </w:pPr>
            <w:r w:rsidRPr="008358ED">
              <w:rPr>
                <w:rFonts w:ascii="Arial" w:eastAsia="Times New Roman" w:hAnsi="Arial" w:cs="Arial"/>
                <w:sz w:val="20"/>
                <w:szCs w:val="20"/>
              </w:rPr>
              <w:t>4.95E-11</w:t>
            </w:r>
          </w:p>
        </w:tc>
      </w:tr>
      <w:tr w:rsidR="008358ED" w:rsidRPr="008358ED" w14:paraId="588C12B8" w14:textId="77777777" w:rsidTr="008358ED">
        <w:trPr>
          <w:trHeight w:val="255"/>
        </w:trPr>
        <w:tc>
          <w:tcPr>
            <w:tcW w:w="847" w:type="pct"/>
            <w:shd w:val="clear" w:color="auto" w:fill="auto"/>
            <w:noWrap/>
            <w:vAlign w:val="bottom"/>
            <w:hideMark/>
          </w:tcPr>
          <w:p w14:paraId="7F9C5302" w14:textId="77777777" w:rsidR="008358ED" w:rsidRPr="008358ED" w:rsidRDefault="008358ED" w:rsidP="008358ED">
            <w:pPr>
              <w:spacing w:after="0" w:line="240" w:lineRule="auto"/>
              <w:jc w:val="center"/>
              <w:rPr>
                <w:rFonts w:ascii="Arial" w:eastAsia="Times New Roman" w:hAnsi="Arial" w:cs="Arial"/>
                <w:sz w:val="20"/>
                <w:szCs w:val="20"/>
              </w:rPr>
            </w:pPr>
            <w:r w:rsidRPr="008358ED">
              <w:rPr>
                <w:rFonts w:ascii="Arial" w:eastAsia="Times New Roman" w:hAnsi="Arial" w:cs="Arial"/>
                <w:sz w:val="20"/>
                <w:szCs w:val="20"/>
              </w:rPr>
              <w:t>t</w:t>
            </w:r>
          </w:p>
        </w:tc>
        <w:tc>
          <w:tcPr>
            <w:tcW w:w="636" w:type="pct"/>
            <w:shd w:val="clear" w:color="auto" w:fill="auto"/>
            <w:noWrap/>
            <w:vAlign w:val="bottom"/>
            <w:hideMark/>
          </w:tcPr>
          <w:p w14:paraId="2B297ECC" w14:textId="77777777" w:rsidR="008358ED" w:rsidRPr="008358ED" w:rsidRDefault="008358ED" w:rsidP="008358ED">
            <w:pPr>
              <w:spacing w:after="0" w:line="240" w:lineRule="auto"/>
              <w:jc w:val="center"/>
              <w:rPr>
                <w:rFonts w:ascii="Arial" w:eastAsia="Times New Roman" w:hAnsi="Arial" w:cs="Arial"/>
                <w:sz w:val="20"/>
                <w:szCs w:val="20"/>
              </w:rPr>
            </w:pPr>
            <w:r w:rsidRPr="008358ED">
              <w:rPr>
                <w:rFonts w:ascii="Arial" w:eastAsia="Times New Roman" w:hAnsi="Arial" w:cs="Arial"/>
                <w:sz w:val="20"/>
                <w:szCs w:val="20"/>
              </w:rPr>
              <w:t>2</w:t>
            </w:r>
          </w:p>
        </w:tc>
        <w:tc>
          <w:tcPr>
            <w:tcW w:w="636" w:type="pct"/>
            <w:shd w:val="clear" w:color="auto" w:fill="auto"/>
            <w:noWrap/>
            <w:vAlign w:val="bottom"/>
            <w:hideMark/>
          </w:tcPr>
          <w:p w14:paraId="71F21061" w14:textId="77777777" w:rsidR="008358ED" w:rsidRPr="008358ED" w:rsidRDefault="008358ED" w:rsidP="008358ED">
            <w:pPr>
              <w:spacing w:after="0" w:line="240" w:lineRule="auto"/>
              <w:jc w:val="center"/>
              <w:rPr>
                <w:rFonts w:ascii="Arial" w:eastAsia="Times New Roman" w:hAnsi="Arial" w:cs="Arial"/>
                <w:sz w:val="20"/>
                <w:szCs w:val="20"/>
              </w:rPr>
            </w:pPr>
            <w:r w:rsidRPr="008358ED">
              <w:rPr>
                <w:rFonts w:ascii="Arial" w:eastAsia="Times New Roman" w:hAnsi="Arial" w:cs="Arial"/>
                <w:sz w:val="20"/>
                <w:szCs w:val="20"/>
              </w:rPr>
              <w:t>2</w:t>
            </w:r>
          </w:p>
        </w:tc>
        <w:tc>
          <w:tcPr>
            <w:tcW w:w="636" w:type="pct"/>
            <w:shd w:val="clear" w:color="auto" w:fill="auto"/>
            <w:noWrap/>
            <w:vAlign w:val="bottom"/>
            <w:hideMark/>
          </w:tcPr>
          <w:p w14:paraId="6E6B42E2" w14:textId="77777777" w:rsidR="008358ED" w:rsidRPr="008358ED" w:rsidRDefault="008358ED" w:rsidP="008358ED">
            <w:pPr>
              <w:spacing w:after="0" w:line="240" w:lineRule="auto"/>
              <w:jc w:val="center"/>
              <w:rPr>
                <w:rFonts w:ascii="Arial" w:eastAsia="Times New Roman" w:hAnsi="Arial" w:cs="Arial"/>
                <w:sz w:val="20"/>
                <w:szCs w:val="20"/>
              </w:rPr>
            </w:pPr>
            <w:r w:rsidRPr="008358ED">
              <w:rPr>
                <w:rFonts w:ascii="Arial" w:eastAsia="Times New Roman" w:hAnsi="Arial" w:cs="Arial"/>
                <w:sz w:val="20"/>
                <w:szCs w:val="20"/>
              </w:rPr>
              <w:t>2</w:t>
            </w:r>
          </w:p>
        </w:tc>
        <w:tc>
          <w:tcPr>
            <w:tcW w:w="337" w:type="pct"/>
            <w:shd w:val="clear" w:color="auto" w:fill="auto"/>
            <w:noWrap/>
            <w:vAlign w:val="bottom"/>
            <w:hideMark/>
          </w:tcPr>
          <w:p w14:paraId="23F1DCCD" w14:textId="77777777" w:rsidR="008358ED" w:rsidRPr="008358ED" w:rsidRDefault="008358ED" w:rsidP="008358ED">
            <w:pPr>
              <w:spacing w:after="0" w:line="240" w:lineRule="auto"/>
              <w:jc w:val="center"/>
              <w:rPr>
                <w:rFonts w:ascii="Arial" w:eastAsia="Times New Roman" w:hAnsi="Arial" w:cs="Arial"/>
                <w:sz w:val="20"/>
                <w:szCs w:val="20"/>
              </w:rPr>
            </w:pPr>
          </w:p>
        </w:tc>
        <w:tc>
          <w:tcPr>
            <w:tcW w:w="636" w:type="pct"/>
            <w:shd w:val="clear" w:color="auto" w:fill="auto"/>
            <w:noWrap/>
            <w:vAlign w:val="bottom"/>
            <w:hideMark/>
          </w:tcPr>
          <w:p w14:paraId="10B07254" w14:textId="77777777" w:rsidR="008358ED" w:rsidRPr="008358ED" w:rsidRDefault="008358ED" w:rsidP="008358ED">
            <w:pPr>
              <w:spacing w:after="0" w:line="240" w:lineRule="auto"/>
              <w:jc w:val="center"/>
              <w:rPr>
                <w:rFonts w:ascii="Arial" w:eastAsia="Times New Roman" w:hAnsi="Arial" w:cs="Arial"/>
                <w:sz w:val="20"/>
                <w:szCs w:val="20"/>
              </w:rPr>
            </w:pPr>
            <w:r w:rsidRPr="008358ED">
              <w:rPr>
                <w:rFonts w:ascii="Arial" w:eastAsia="Times New Roman" w:hAnsi="Arial" w:cs="Arial"/>
                <w:sz w:val="20"/>
                <w:szCs w:val="20"/>
              </w:rPr>
              <w:t>2</w:t>
            </w:r>
          </w:p>
        </w:tc>
        <w:tc>
          <w:tcPr>
            <w:tcW w:w="636" w:type="pct"/>
            <w:shd w:val="clear" w:color="auto" w:fill="auto"/>
            <w:noWrap/>
            <w:vAlign w:val="bottom"/>
            <w:hideMark/>
          </w:tcPr>
          <w:p w14:paraId="5C1EA96D" w14:textId="77777777" w:rsidR="008358ED" w:rsidRPr="008358ED" w:rsidRDefault="008358ED" w:rsidP="008358ED">
            <w:pPr>
              <w:spacing w:after="0" w:line="240" w:lineRule="auto"/>
              <w:jc w:val="center"/>
              <w:rPr>
                <w:rFonts w:ascii="Arial" w:eastAsia="Times New Roman" w:hAnsi="Arial" w:cs="Arial"/>
                <w:sz w:val="20"/>
                <w:szCs w:val="20"/>
              </w:rPr>
            </w:pPr>
            <w:r w:rsidRPr="008358ED">
              <w:rPr>
                <w:rFonts w:ascii="Arial" w:eastAsia="Times New Roman" w:hAnsi="Arial" w:cs="Arial"/>
                <w:sz w:val="20"/>
                <w:szCs w:val="20"/>
              </w:rPr>
              <w:t>2</w:t>
            </w:r>
          </w:p>
        </w:tc>
        <w:tc>
          <w:tcPr>
            <w:tcW w:w="636" w:type="pct"/>
            <w:shd w:val="clear" w:color="auto" w:fill="auto"/>
            <w:noWrap/>
            <w:vAlign w:val="bottom"/>
            <w:hideMark/>
          </w:tcPr>
          <w:p w14:paraId="1F569B2F" w14:textId="77777777" w:rsidR="008358ED" w:rsidRPr="008358ED" w:rsidRDefault="008358ED" w:rsidP="008358ED">
            <w:pPr>
              <w:spacing w:after="0" w:line="240" w:lineRule="auto"/>
              <w:jc w:val="center"/>
              <w:rPr>
                <w:rFonts w:ascii="Arial" w:eastAsia="Times New Roman" w:hAnsi="Arial" w:cs="Arial"/>
                <w:sz w:val="20"/>
                <w:szCs w:val="20"/>
              </w:rPr>
            </w:pPr>
            <w:r w:rsidRPr="008358ED">
              <w:rPr>
                <w:rFonts w:ascii="Arial" w:eastAsia="Times New Roman" w:hAnsi="Arial" w:cs="Arial"/>
                <w:sz w:val="20"/>
                <w:szCs w:val="20"/>
              </w:rPr>
              <w:t>2</w:t>
            </w:r>
          </w:p>
        </w:tc>
      </w:tr>
      <w:tr w:rsidR="008358ED" w:rsidRPr="008358ED" w14:paraId="6099C753" w14:textId="77777777" w:rsidTr="008358ED">
        <w:trPr>
          <w:trHeight w:val="255"/>
        </w:trPr>
        <w:tc>
          <w:tcPr>
            <w:tcW w:w="847" w:type="pct"/>
            <w:shd w:val="clear" w:color="auto" w:fill="auto"/>
            <w:noWrap/>
            <w:vAlign w:val="bottom"/>
            <w:hideMark/>
          </w:tcPr>
          <w:p w14:paraId="10B702F9" w14:textId="3A88DF87" w:rsidR="008358ED" w:rsidRPr="008358ED" w:rsidRDefault="008358ED" w:rsidP="008358ED">
            <w:pPr>
              <w:spacing w:after="0" w:line="240" w:lineRule="auto"/>
              <w:jc w:val="center"/>
              <w:rPr>
                <w:rFonts w:ascii="Arial" w:eastAsia="Times New Roman" w:hAnsi="Arial" w:cs="Arial"/>
                <w:sz w:val="20"/>
                <w:szCs w:val="20"/>
              </w:rPr>
            </w:pPr>
            <w:r>
              <w:rPr>
                <w:rFonts w:ascii="Arial" w:eastAsia="Times New Roman" w:hAnsi="Arial" w:cs="Arial"/>
                <w:sz w:val="20"/>
                <w:szCs w:val="20"/>
              </w:rPr>
              <w:t>Rate [g-1 yr-1]</w:t>
            </w:r>
          </w:p>
        </w:tc>
        <w:tc>
          <w:tcPr>
            <w:tcW w:w="636" w:type="pct"/>
            <w:shd w:val="clear" w:color="auto" w:fill="auto"/>
            <w:noWrap/>
            <w:vAlign w:val="bottom"/>
            <w:hideMark/>
          </w:tcPr>
          <w:p w14:paraId="57F9D409" w14:textId="77777777" w:rsidR="008358ED" w:rsidRPr="008358ED" w:rsidRDefault="008358ED" w:rsidP="008358ED">
            <w:pPr>
              <w:spacing w:after="0" w:line="240" w:lineRule="auto"/>
              <w:jc w:val="center"/>
              <w:rPr>
                <w:rFonts w:ascii="Arial" w:eastAsia="Times New Roman" w:hAnsi="Arial" w:cs="Arial"/>
                <w:sz w:val="20"/>
                <w:szCs w:val="20"/>
              </w:rPr>
            </w:pPr>
            <w:r w:rsidRPr="008358ED">
              <w:rPr>
                <w:rFonts w:ascii="Arial" w:eastAsia="Times New Roman" w:hAnsi="Arial" w:cs="Arial"/>
                <w:sz w:val="20"/>
                <w:szCs w:val="20"/>
              </w:rPr>
              <w:t>6.230E+06</w:t>
            </w:r>
          </w:p>
        </w:tc>
        <w:tc>
          <w:tcPr>
            <w:tcW w:w="636" w:type="pct"/>
            <w:shd w:val="clear" w:color="auto" w:fill="auto"/>
            <w:noWrap/>
            <w:vAlign w:val="bottom"/>
            <w:hideMark/>
          </w:tcPr>
          <w:p w14:paraId="26484559" w14:textId="77777777" w:rsidR="008358ED" w:rsidRPr="008358ED" w:rsidRDefault="008358ED" w:rsidP="008358ED">
            <w:pPr>
              <w:spacing w:after="0" w:line="240" w:lineRule="auto"/>
              <w:jc w:val="center"/>
              <w:rPr>
                <w:rFonts w:ascii="Arial" w:eastAsia="Times New Roman" w:hAnsi="Arial" w:cs="Arial"/>
                <w:sz w:val="20"/>
                <w:szCs w:val="20"/>
              </w:rPr>
            </w:pPr>
            <w:r w:rsidRPr="008358ED">
              <w:rPr>
                <w:rFonts w:ascii="Arial" w:eastAsia="Times New Roman" w:hAnsi="Arial" w:cs="Arial"/>
                <w:sz w:val="20"/>
                <w:szCs w:val="20"/>
              </w:rPr>
              <w:t>2.544E+05</w:t>
            </w:r>
          </w:p>
        </w:tc>
        <w:tc>
          <w:tcPr>
            <w:tcW w:w="636" w:type="pct"/>
            <w:shd w:val="clear" w:color="auto" w:fill="auto"/>
            <w:noWrap/>
            <w:vAlign w:val="bottom"/>
            <w:hideMark/>
          </w:tcPr>
          <w:p w14:paraId="3D992646" w14:textId="77777777" w:rsidR="008358ED" w:rsidRPr="008358ED" w:rsidRDefault="008358ED" w:rsidP="008358ED">
            <w:pPr>
              <w:spacing w:after="0" w:line="240" w:lineRule="auto"/>
              <w:jc w:val="center"/>
              <w:rPr>
                <w:rFonts w:ascii="Arial" w:eastAsia="Times New Roman" w:hAnsi="Arial" w:cs="Arial"/>
                <w:sz w:val="20"/>
                <w:szCs w:val="20"/>
              </w:rPr>
            </w:pPr>
            <w:r w:rsidRPr="008358ED">
              <w:rPr>
                <w:rFonts w:ascii="Arial" w:eastAsia="Times New Roman" w:hAnsi="Arial" w:cs="Arial"/>
                <w:sz w:val="20"/>
                <w:szCs w:val="20"/>
              </w:rPr>
              <w:t>6.244E+06</w:t>
            </w:r>
          </w:p>
        </w:tc>
        <w:tc>
          <w:tcPr>
            <w:tcW w:w="337" w:type="pct"/>
            <w:shd w:val="clear" w:color="auto" w:fill="auto"/>
            <w:noWrap/>
            <w:vAlign w:val="bottom"/>
            <w:hideMark/>
          </w:tcPr>
          <w:p w14:paraId="375E1516" w14:textId="77777777" w:rsidR="008358ED" w:rsidRPr="008358ED" w:rsidRDefault="008358ED" w:rsidP="008358ED">
            <w:pPr>
              <w:spacing w:after="0" w:line="240" w:lineRule="auto"/>
              <w:jc w:val="center"/>
              <w:rPr>
                <w:rFonts w:ascii="Arial" w:eastAsia="Times New Roman" w:hAnsi="Arial" w:cs="Arial"/>
                <w:sz w:val="20"/>
                <w:szCs w:val="20"/>
              </w:rPr>
            </w:pPr>
          </w:p>
        </w:tc>
        <w:tc>
          <w:tcPr>
            <w:tcW w:w="636" w:type="pct"/>
            <w:shd w:val="clear" w:color="auto" w:fill="auto"/>
            <w:noWrap/>
            <w:vAlign w:val="bottom"/>
            <w:hideMark/>
          </w:tcPr>
          <w:p w14:paraId="2F5BB5AD" w14:textId="77777777" w:rsidR="008358ED" w:rsidRPr="008358ED" w:rsidRDefault="008358ED" w:rsidP="008358ED">
            <w:pPr>
              <w:spacing w:after="0" w:line="240" w:lineRule="auto"/>
              <w:jc w:val="center"/>
              <w:rPr>
                <w:rFonts w:ascii="Arial" w:eastAsia="Times New Roman" w:hAnsi="Arial" w:cs="Arial"/>
                <w:sz w:val="20"/>
                <w:szCs w:val="20"/>
              </w:rPr>
            </w:pPr>
            <w:r w:rsidRPr="008358ED">
              <w:rPr>
                <w:rFonts w:ascii="Arial" w:eastAsia="Times New Roman" w:hAnsi="Arial" w:cs="Arial"/>
                <w:sz w:val="20"/>
                <w:szCs w:val="20"/>
              </w:rPr>
              <w:t>1.246E+07</w:t>
            </w:r>
          </w:p>
        </w:tc>
        <w:tc>
          <w:tcPr>
            <w:tcW w:w="636" w:type="pct"/>
            <w:shd w:val="clear" w:color="auto" w:fill="auto"/>
            <w:noWrap/>
            <w:vAlign w:val="bottom"/>
            <w:hideMark/>
          </w:tcPr>
          <w:p w14:paraId="6C5568AA" w14:textId="77777777" w:rsidR="008358ED" w:rsidRPr="008358ED" w:rsidRDefault="008358ED" w:rsidP="008358ED">
            <w:pPr>
              <w:spacing w:after="0" w:line="240" w:lineRule="auto"/>
              <w:jc w:val="center"/>
              <w:rPr>
                <w:rFonts w:ascii="Arial" w:eastAsia="Times New Roman" w:hAnsi="Arial" w:cs="Arial"/>
                <w:sz w:val="20"/>
                <w:szCs w:val="20"/>
              </w:rPr>
            </w:pPr>
            <w:r w:rsidRPr="008358ED">
              <w:rPr>
                <w:rFonts w:ascii="Arial" w:eastAsia="Times New Roman" w:hAnsi="Arial" w:cs="Arial"/>
                <w:sz w:val="20"/>
                <w:szCs w:val="20"/>
              </w:rPr>
              <w:t>5.089E+05</w:t>
            </w:r>
          </w:p>
        </w:tc>
        <w:tc>
          <w:tcPr>
            <w:tcW w:w="636" w:type="pct"/>
            <w:shd w:val="clear" w:color="auto" w:fill="auto"/>
            <w:noWrap/>
            <w:vAlign w:val="bottom"/>
            <w:hideMark/>
          </w:tcPr>
          <w:p w14:paraId="239D3227" w14:textId="77777777" w:rsidR="008358ED" w:rsidRPr="008358ED" w:rsidRDefault="008358ED" w:rsidP="008358ED">
            <w:pPr>
              <w:spacing w:after="0" w:line="240" w:lineRule="auto"/>
              <w:jc w:val="center"/>
              <w:rPr>
                <w:rFonts w:ascii="Arial" w:eastAsia="Times New Roman" w:hAnsi="Arial" w:cs="Arial"/>
                <w:sz w:val="20"/>
                <w:szCs w:val="20"/>
              </w:rPr>
            </w:pPr>
            <w:r w:rsidRPr="008358ED">
              <w:rPr>
                <w:rFonts w:ascii="Arial" w:eastAsia="Times New Roman" w:hAnsi="Arial" w:cs="Arial"/>
                <w:sz w:val="20"/>
                <w:szCs w:val="20"/>
              </w:rPr>
              <w:t>6.244E+06</w:t>
            </w:r>
          </w:p>
        </w:tc>
      </w:tr>
      <w:tr w:rsidR="008358ED" w:rsidRPr="008358ED" w14:paraId="79161ED7" w14:textId="77777777" w:rsidTr="008358ED">
        <w:trPr>
          <w:trHeight w:val="255"/>
        </w:trPr>
        <w:tc>
          <w:tcPr>
            <w:tcW w:w="847" w:type="pct"/>
            <w:shd w:val="clear" w:color="auto" w:fill="auto"/>
            <w:noWrap/>
            <w:vAlign w:val="bottom"/>
            <w:hideMark/>
          </w:tcPr>
          <w:p w14:paraId="0680AE19" w14:textId="01B8F8D1" w:rsidR="008358ED" w:rsidRPr="008358ED" w:rsidRDefault="008358ED" w:rsidP="008358ED">
            <w:pPr>
              <w:spacing w:after="0" w:line="240" w:lineRule="auto"/>
              <w:jc w:val="center"/>
              <w:rPr>
                <w:rFonts w:ascii="Arial" w:eastAsia="Times New Roman" w:hAnsi="Arial" w:cs="Arial"/>
                <w:sz w:val="20"/>
                <w:szCs w:val="20"/>
              </w:rPr>
            </w:pPr>
            <w:r>
              <w:rPr>
                <w:rFonts w:ascii="Arial" w:eastAsia="Times New Roman" w:hAnsi="Arial" w:cs="Arial"/>
                <w:sz w:val="20"/>
                <w:szCs w:val="20"/>
              </w:rPr>
              <w:t>Sum of rate</w:t>
            </w:r>
          </w:p>
        </w:tc>
        <w:tc>
          <w:tcPr>
            <w:tcW w:w="636" w:type="pct"/>
            <w:shd w:val="clear" w:color="auto" w:fill="auto"/>
            <w:noWrap/>
            <w:vAlign w:val="bottom"/>
            <w:hideMark/>
          </w:tcPr>
          <w:p w14:paraId="11A39AA0" w14:textId="77777777" w:rsidR="008358ED" w:rsidRPr="008358ED" w:rsidRDefault="008358ED" w:rsidP="008358ED">
            <w:pPr>
              <w:spacing w:after="0" w:line="240" w:lineRule="auto"/>
              <w:jc w:val="center"/>
              <w:rPr>
                <w:rFonts w:ascii="Arial" w:eastAsia="Times New Roman" w:hAnsi="Arial" w:cs="Arial"/>
                <w:sz w:val="20"/>
                <w:szCs w:val="20"/>
              </w:rPr>
            </w:pPr>
            <w:r w:rsidRPr="008358ED">
              <w:rPr>
                <w:rFonts w:ascii="Arial" w:eastAsia="Times New Roman" w:hAnsi="Arial" w:cs="Arial"/>
                <w:color w:val="FF0000"/>
                <w:sz w:val="20"/>
                <w:szCs w:val="20"/>
              </w:rPr>
              <w:t>1.273E+07</w:t>
            </w:r>
          </w:p>
        </w:tc>
        <w:tc>
          <w:tcPr>
            <w:tcW w:w="636" w:type="pct"/>
            <w:shd w:val="clear" w:color="auto" w:fill="auto"/>
            <w:noWrap/>
            <w:vAlign w:val="bottom"/>
            <w:hideMark/>
          </w:tcPr>
          <w:p w14:paraId="4C6F9FAD" w14:textId="77777777" w:rsidR="008358ED" w:rsidRPr="008358ED" w:rsidRDefault="008358ED" w:rsidP="008358ED">
            <w:pPr>
              <w:spacing w:after="0" w:line="240" w:lineRule="auto"/>
              <w:jc w:val="center"/>
              <w:rPr>
                <w:rFonts w:ascii="Arial" w:eastAsia="Times New Roman" w:hAnsi="Arial" w:cs="Arial"/>
                <w:sz w:val="20"/>
                <w:szCs w:val="20"/>
              </w:rPr>
            </w:pPr>
          </w:p>
        </w:tc>
        <w:tc>
          <w:tcPr>
            <w:tcW w:w="636" w:type="pct"/>
            <w:shd w:val="clear" w:color="auto" w:fill="auto"/>
            <w:noWrap/>
            <w:vAlign w:val="bottom"/>
            <w:hideMark/>
          </w:tcPr>
          <w:p w14:paraId="714D887C" w14:textId="77777777" w:rsidR="008358ED" w:rsidRPr="008358ED" w:rsidRDefault="008358ED" w:rsidP="008358ED">
            <w:pPr>
              <w:spacing w:after="0" w:line="240" w:lineRule="auto"/>
              <w:jc w:val="center"/>
              <w:rPr>
                <w:rFonts w:ascii="Times New Roman" w:eastAsia="Times New Roman" w:hAnsi="Times New Roman" w:cs="Times New Roman"/>
                <w:sz w:val="20"/>
                <w:szCs w:val="20"/>
              </w:rPr>
            </w:pPr>
          </w:p>
        </w:tc>
        <w:tc>
          <w:tcPr>
            <w:tcW w:w="337" w:type="pct"/>
            <w:shd w:val="clear" w:color="auto" w:fill="auto"/>
            <w:noWrap/>
            <w:vAlign w:val="bottom"/>
            <w:hideMark/>
          </w:tcPr>
          <w:p w14:paraId="4679F8AE" w14:textId="77777777" w:rsidR="008358ED" w:rsidRPr="008358ED" w:rsidRDefault="008358ED" w:rsidP="008358ED">
            <w:pPr>
              <w:spacing w:after="0" w:line="240" w:lineRule="auto"/>
              <w:jc w:val="center"/>
              <w:rPr>
                <w:rFonts w:ascii="Times New Roman" w:eastAsia="Times New Roman" w:hAnsi="Times New Roman" w:cs="Times New Roman"/>
                <w:sz w:val="20"/>
                <w:szCs w:val="20"/>
              </w:rPr>
            </w:pPr>
          </w:p>
        </w:tc>
        <w:tc>
          <w:tcPr>
            <w:tcW w:w="636" w:type="pct"/>
            <w:shd w:val="clear" w:color="auto" w:fill="auto"/>
            <w:noWrap/>
            <w:vAlign w:val="bottom"/>
            <w:hideMark/>
          </w:tcPr>
          <w:p w14:paraId="5045F9F6" w14:textId="77777777" w:rsidR="008358ED" w:rsidRPr="008358ED" w:rsidRDefault="008358ED" w:rsidP="008358ED">
            <w:pPr>
              <w:spacing w:after="0" w:line="240" w:lineRule="auto"/>
              <w:jc w:val="center"/>
              <w:rPr>
                <w:rFonts w:ascii="Arial" w:eastAsia="Times New Roman" w:hAnsi="Arial" w:cs="Arial"/>
                <w:sz w:val="20"/>
                <w:szCs w:val="20"/>
              </w:rPr>
            </w:pPr>
            <w:r w:rsidRPr="008358ED">
              <w:rPr>
                <w:rFonts w:ascii="Arial" w:eastAsia="Times New Roman" w:hAnsi="Arial" w:cs="Arial"/>
                <w:color w:val="FF0000"/>
                <w:sz w:val="20"/>
                <w:szCs w:val="20"/>
              </w:rPr>
              <w:t>1.921E+07</w:t>
            </w:r>
          </w:p>
        </w:tc>
        <w:tc>
          <w:tcPr>
            <w:tcW w:w="636" w:type="pct"/>
            <w:shd w:val="clear" w:color="auto" w:fill="auto"/>
            <w:noWrap/>
            <w:vAlign w:val="bottom"/>
            <w:hideMark/>
          </w:tcPr>
          <w:p w14:paraId="27932889" w14:textId="77777777" w:rsidR="008358ED" w:rsidRPr="008358ED" w:rsidRDefault="008358ED" w:rsidP="008358ED">
            <w:pPr>
              <w:spacing w:after="0" w:line="240" w:lineRule="auto"/>
              <w:jc w:val="center"/>
              <w:rPr>
                <w:rFonts w:ascii="Arial" w:eastAsia="Times New Roman" w:hAnsi="Arial" w:cs="Arial"/>
                <w:sz w:val="20"/>
                <w:szCs w:val="20"/>
              </w:rPr>
            </w:pPr>
          </w:p>
        </w:tc>
        <w:tc>
          <w:tcPr>
            <w:tcW w:w="636" w:type="pct"/>
            <w:shd w:val="clear" w:color="auto" w:fill="auto"/>
            <w:noWrap/>
            <w:vAlign w:val="bottom"/>
            <w:hideMark/>
          </w:tcPr>
          <w:p w14:paraId="5386E543" w14:textId="77777777" w:rsidR="008358ED" w:rsidRPr="008358ED" w:rsidRDefault="008358ED" w:rsidP="008358ED">
            <w:pPr>
              <w:spacing w:after="0" w:line="240" w:lineRule="auto"/>
              <w:jc w:val="center"/>
              <w:rPr>
                <w:rFonts w:ascii="Times New Roman" w:eastAsia="Times New Roman" w:hAnsi="Times New Roman" w:cs="Times New Roman"/>
                <w:sz w:val="20"/>
                <w:szCs w:val="20"/>
              </w:rPr>
            </w:pPr>
          </w:p>
        </w:tc>
      </w:tr>
    </w:tbl>
    <w:p w14:paraId="33BF0AC2" w14:textId="77777777" w:rsidR="008358ED" w:rsidRPr="00E168E9" w:rsidRDefault="008358ED" w:rsidP="003F3FC6">
      <w:pPr>
        <w:rPr>
          <w:color w:val="FF0000"/>
          <w:lang w:val="en-US"/>
        </w:rPr>
      </w:pPr>
    </w:p>
    <w:p w14:paraId="4115FC62" w14:textId="34A7C2B0" w:rsidR="00C545F3" w:rsidRDefault="00E70EA3" w:rsidP="005C7B24">
      <w:pPr>
        <w:pStyle w:val="Heading2"/>
        <w:rPr>
          <w:lang w:val="en-US"/>
        </w:rPr>
      </w:pPr>
      <w:r>
        <w:rPr>
          <w:lang w:val="en-US"/>
        </w:rPr>
        <w:lastRenderedPageBreak/>
        <w:t xml:space="preserve">1.2 </w:t>
      </w:r>
      <w:r w:rsidR="004479D9">
        <w:rPr>
          <w:lang w:val="en-US"/>
        </w:rPr>
        <w:t xml:space="preserve">Rate production formula </w:t>
      </w:r>
      <w:r w:rsidR="005C7B24">
        <w:rPr>
          <w:lang w:val="en-US"/>
        </w:rPr>
        <w:t>to be implemented</w:t>
      </w:r>
    </w:p>
    <w:p w14:paraId="03800064" w14:textId="6A2D455B" w:rsidR="009C63A4" w:rsidRDefault="005C7B24" w:rsidP="005C7B24">
      <w:r>
        <w:rPr>
          <w:lang w:val="en-US"/>
        </w:rPr>
        <w:t>For equation 13, the require</w:t>
      </w:r>
      <w:r w:rsidR="00464A2E">
        <w:rPr>
          <w:lang w:val="en-US"/>
        </w:rPr>
        <w:t>d</w:t>
      </w:r>
      <w:r>
        <w:rPr>
          <w:lang w:val="en-US"/>
        </w:rPr>
        <w:t xml:space="preserve"> parameters include the concentration of [U] and [Th] in </w:t>
      </w:r>
      <w:r w:rsidR="009C63A4">
        <w:rPr>
          <w:lang w:val="en-US"/>
        </w:rPr>
        <w:t xml:space="preserve">solid phase, </w:t>
      </w:r>
      <w:r w:rsidRPr="009C63A4">
        <w:rPr>
          <w:color w:val="FF0000"/>
          <w:lang w:val="en-US"/>
        </w:rPr>
        <w:t xml:space="preserve">ppm or </w:t>
      </w:r>
      <w:del w:id="17" w:author="SU Danyang" w:date="2022-05-26T13:08:00Z">
        <w:r w:rsidR="00464A2E" w:rsidDel="007B0882">
          <w:rPr>
            <w:color w:val="FF0000"/>
            <w:lang w:val="en-US"/>
          </w:rPr>
          <w:delText>u</w:delText>
        </w:r>
      </w:del>
      <w:r w:rsidR="009C63A4" w:rsidRPr="009C63A4">
        <w:rPr>
          <w:color w:val="FF0000"/>
          <w:lang w:val="en-US"/>
        </w:rPr>
        <w:t>g/</w:t>
      </w:r>
      <w:del w:id="18" w:author="SU Danyang" w:date="2022-05-26T13:08:00Z">
        <w:r w:rsidR="00464A2E" w:rsidDel="007B0882">
          <w:rPr>
            <w:color w:val="FF0000"/>
            <w:lang w:val="en-US"/>
          </w:rPr>
          <w:delText xml:space="preserve">g </w:delText>
        </w:r>
      </w:del>
      <w:ins w:id="19" w:author="SU Danyang" w:date="2022-05-26T13:08:00Z">
        <w:r w:rsidR="007B0882">
          <w:rPr>
            <w:color w:val="FF0000"/>
            <w:lang w:val="en-US"/>
          </w:rPr>
          <w:t xml:space="preserve">m^3 </w:t>
        </w:r>
      </w:ins>
      <w:r w:rsidR="00464A2E">
        <w:rPr>
          <w:color w:val="FF0000"/>
          <w:lang w:val="en-US"/>
        </w:rPr>
        <w:t>solid</w:t>
      </w:r>
      <w:r w:rsidR="009C63A4">
        <w:rPr>
          <w:lang w:val="en-US"/>
        </w:rPr>
        <w:t>?</w:t>
      </w:r>
    </w:p>
    <w:p w14:paraId="609BA610" w14:textId="77777777" w:rsidR="009C63A4" w:rsidRDefault="009C63A4" w:rsidP="005C7B24">
      <w:pPr>
        <w:rPr>
          <w:lang w:val="en-US"/>
        </w:rPr>
      </w:pPr>
      <w:r w:rsidRPr="00C066E0">
        <w:rPr>
          <w:noProof/>
        </w:rPr>
        <w:drawing>
          <wp:inline distT="0" distB="0" distL="0" distR="0" wp14:anchorId="391F81B0" wp14:editId="08BF138F">
            <wp:extent cx="5943600" cy="250525"/>
            <wp:effectExtent l="0" t="0" r="0" b="0"/>
            <wp:docPr id="4" name="Picture 6">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93B90B82-58AF-7487-1D7B-FFE4B850753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93B90B82-58AF-7487-1D7B-FFE4B8507537}"/>
                        </a:ext>
                      </a:extLst>
                    </pic:cNvPr>
                    <pic:cNvPicPr>
                      <a:picLocks noChangeAspect="1"/>
                    </pic:cNvPicPr>
                  </pic:nvPicPr>
                  <pic:blipFill rotWithShape="1">
                    <a:blip r:embed="rId10"/>
                    <a:srcRect t="75187"/>
                    <a:stretch/>
                  </pic:blipFill>
                  <pic:spPr bwMode="auto">
                    <a:xfrm>
                      <a:off x="0" y="0"/>
                      <a:ext cx="5943600" cy="250525"/>
                    </a:xfrm>
                    <a:prstGeom prst="rect">
                      <a:avLst/>
                    </a:prstGeom>
                    <a:ln>
                      <a:noFill/>
                    </a:ln>
                    <a:extLst>
                      <a:ext uri="{53640926-AAD7-44D8-BBD7-CCE9431645EC}">
                        <a14:shadowObscured xmlns:a14="http://schemas.microsoft.com/office/drawing/2010/main"/>
                      </a:ext>
                    </a:extLst>
                  </pic:spPr>
                </pic:pic>
              </a:graphicData>
            </a:graphic>
          </wp:inline>
        </w:drawing>
      </w:r>
    </w:p>
    <w:p w14:paraId="4E3E9452" w14:textId="77777777" w:rsidR="009C63A4" w:rsidRDefault="009C63A4" w:rsidP="005C7B24">
      <w:pPr>
        <w:rPr>
          <w:lang w:val="en-US"/>
        </w:rPr>
      </w:pPr>
      <w:r>
        <w:rPr>
          <w:lang w:val="en-US"/>
        </w:rPr>
        <w:t xml:space="preserve">For more general equation, we need </w:t>
      </w:r>
      <w:r w:rsidRPr="009C63A4">
        <w:rPr>
          <w:color w:val="FF0000"/>
          <w:lang w:val="en-US"/>
        </w:rPr>
        <w:t>fractional natural abundance</w:t>
      </w:r>
      <w:r>
        <w:rPr>
          <w:lang w:val="en-US"/>
        </w:rPr>
        <w:t xml:space="preserve"> of isotope R, Avogadro’s number Na (constant), Molar mass of R (g, also constant), decay constant of R (yr</w:t>
      </w:r>
      <w:r w:rsidRPr="009C63A4">
        <w:rPr>
          <w:vertAlign w:val="superscript"/>
          <w:lang w:val="en-US"/>
        </w:rPr>
        <w:t>-1</w:t>
      </w:r>
      <w:r w:rsidRPr="009C63A4">
        <w:rPr>
          <w:lang w:val="en-US"/>
        </w:rPr>
        <w:t>, constant</w:t>
      </w:r>
      <w:r>
        <w:rPr>
          <w:lang w:val="en-US"/>
        </w:rPr>
        <w:t>), number of alpha particles emitted in the complete decay chain (8, 7, 6 for U238, U235 and Th232).</w:t>
      </w:r>
    </w:p>
    <w:p w14:paraId="51CCE5D4" w14:textId="77777777" w:rsidR="00464A2E" w:rsidRPr="004479D9" w:rsidRDefault="00FC285C" w:rsidP="00464A2E">
      <w:pPr>
        <w:rPr>
          <w:color w:val="FF0000"/>
          <w:lang w:val="en-US"/>
        </w:rPr>
      </w:pPr>
      <m:oMathPara>
        <m:oMath>
          <m:sPre>
            <m:sPrePr>
              <m:ctrlPr>
                <w:rPr>
                  <w:rFonts w:ascii="Cambria Math" w:hAnsi="Cambria Math"/>
                  <w:i/>
                  <w:color w:val="FF0000"/>
                  <w:lang w:val="en-US"/>
                </w:rPr>
              </m:ctrlPr>
            </m:sPrePr>
            <m:sub/>
            <m:sup>
              <m:r>
                <w:rPr>
                  <w:rFonts w:ascii="Cambria Math" w:hAnsi="Cambria Math"/>
                  <w:color w:val="FF0000"/>
                  <w:lang w:val="en-US"/>
                </w:rPr>
                <m:t>4</m:t>
              </m:r>
            </m:sup>
            <m:e>
              <m:r>
                <m:rPr>
                  <m:sty m:val="p"/>
                </m:rPr>
                <w:rPr>
                  <w:rFonts w:ascii="Cambria Math" w:hAnsi="Cambria Math"/>
                  <w:color w:val="FF0000"/>
                  <w:lang w:val="en-US"/>
                </w:rPr>
                <m:t>He</m:t>
              </m:r>
              <m:r>
                <w:rPr>
                  <w:rFonts w:ascii="Cambria Math" w:hAnsi="Cambria Math"/>
                  <w:color w:val="FF0000"/>
                  <w:lang w:val="en-US"/>
                </w:rPr>
                <m:t xml:space="preserve"> </m:t>
              </m:r>
              <w:commentRangeStart w:id="20"/>
              <m:r>
                <m:rPr>
                  <m:sty m:val="p"/>
                </m:rPr>
                <w:rPr>
                  <w:rFonts w:ascii="Cambria Math" w:hAnsi="Cambria Math"/>
                  <w:color w:val="FF0000"/>
                  <w:lang w:val="en-US"/>
                </w:rPr>
                <m:t>atoms</m:t>
              </m:r>
              <m:r>
                <w:rPr>
                  <w:rFonts w:ascii="Cambria Math" w:hAnsi="Cambria Math"/>
                  <w:color w:val="FF0000"/>
                  <w:lang w:val="en-US"/>
                </w:rPr>
                <m:t xml:space="preserve"> </m:t>
              </m:r>
              <m:sSup>
                <m:sSupPr>
                  <m:ctrlPr>
                    <w:rPr>
                      <w:rFonts w:ascii="Cambria Math" w:hAnsi="Cambria Math"/>
                      <w:color w:val="FF0000"/>
                      <w:lang w:val="en-US"/>
                    </w:rPr>
                  </m:ctrlPr>
                </m:sSupPr>
                <m:e>
                  <m:r>
                    <m:rPr>
                      <m:sty m:val="p"/>
                    </m:rPr>
                    <w:rPr>
                      <w:rFonts w:ascii="Cambria Math" w:hAnsi="Cambria Math"/>
                      <w:color w:val="FF0000"/>
                      <w:lang w:val="en-US"/>
                    </w:rPr>
                    <m:t>g</m:t>
                  </m:r>
                </m:e>
                <m:sup>
                  <m:r>
                    <m:rPr>
                      <m:sty m:val="p"/>
                    </m:rPr>
                    <w:rPr>
                      <w:rFonts w:ascii="Cambria Math" w:hAnsi="Cambria Math"/>
                      <w:color w:val="FF0000"/>
                      <w:lang w:val="en-US"/>
                    </w:rPr>
                    <m:t>-1</m:t>
                  </m:r>
                </m:sup>
              </m:sSup>
              <m:r>
                <m:rPr>
                  <m:sty m:val="p"/>
                </m:rPr>
                <w:rPr>
                  <w:rFonts w:ascii="Cambria Math" w:hAnsi="Cambria Math"/>
                  <w:color w:val="FF0000"/>
                  <w:lang w:val="en-US"/>
                </w:rPr>
                <m:t xml:space="preserve"> </m:t>
              </m:r>
              <m:sSup>
                <m:sSupPr>
                  <m:ctrlPr>
                    <w:rPr>
                      <w:rFonts w:ascii="Cambria Math" w:hAnsi="Cambria Math"/>
                      <w:color w:val="FF0000"/>
                      <w:lang w:val="en-US"/>
                    </w:rPr>
                  </m:ctrlPr>
                </m:sSupPr>
                <m:e>
                  <m:r>
                    <m:rPr>
                      <m:sty m:val="p"/>
                    </m:rPr>
                    <w:rPr>
                      <w:rFonts w:ascii="Cambria Math" w:hAnsi="Cambria Math"/>
                      <w:color w:val="FF0000"/>
                      <w:lang w:val="en-US"/>
                    </w:rPr>
                    <m:t>yr</m:t>
                  </m:r>
                </m:e>
                <m:sup>
                  <m:r>
                    <m:rPr>
                      <m:sty m:val="p"/>
                    </m:rPr>
                    <w:rPr>
                      <w:rFonts w:ascii="Cambria Math" w:hAnsi="Cambria Math"/>
                      <w:color w:val="FF0000"/>
                      <w:lang w:val="en-US"/>
                    </w:rPr>
                    <m:t>-1</m:t>
                  </m:r>
                </m:sup>
              </m:sSup>
              <w:commentRangeEnd w:id="20"/>
              <m:r>
                <m:rPr>
                  <m:sty m:val="p"/>
                </m:rPr>
                <w:rPr>
                  <w:rStyle w:val="CommentReference"/>
                </w:rPr>
                <w:commentReference w:id="20"/>
              </m:r>
            </m:e>
          </m:sPre>
          <m:r>
            <w:rPr>
              <w:rFonts w:ascii="Cambria Math" w:hAnsi="Cambria Math"/>
              <w:color w:val="FF0000"/>
              <w:lang w:val="en-US"/>
            </w:rPr>
            <m:t>=</m:t>
          </m:r>
          <m:sSub>
            <m:sSubPr>
              <m:ctrlPr>
                <w:rPr>
                  <w:rFonts w:ascii="Cambria Math" w:hAnsi="Cambria Math"/>
                  <w:i/>
                  <w:color w:val="FF0000"/>
                  <w:lang w:val="en-US"/>
                </w:rPr>
              </m:ctrlPr>
            </m:sSubPr>
            <m:e>
              <m:r>
                <w:rPr>
                  <w:rFonts w:ascii="Cambria Math" w:hAnsi="Cambria Math"/>
                  <w:color w:val="FF0000"/>
                  <w:lang w:val="en-US"/>
                </w:rPr>
                <m:t>X</m:t>
              </m:r>
            </m:e>
            <m:sub>
              <m:r>
                <w:rPr>
                  <w:rFonts w:ascii="Cambria Math" w:hAnsi="Cambria Math"/>
                  <w:color w:val="FF0000"/>
                  <w:lang w:val="en-US"/>
                </w:rPr>
                <m:t>r</m:t>
              </m:r>
            </m:sub>
          </m:sSub>
          <m:d>
            <m:dPr>
              <m:begChr m:val="["/>
              <m:endChr m:val="]"/>
              <m:ctrlPr>
                <w:rPr>
                  <w:rFonts w:ascii="Cambria Math" w:hAnsi="Cambria Math"/>
                  <w:i/>
                  <w:color w:val="FF0000"/>
                  <w:lang w:val="en-US"/>
                </w:rPr>
              </m:ctrlPr>
            </m:dPr>
            <m:e>
              <m:r>
                <w:rPr>
                  <w:rFonts w:ascii="Cambria Math" w:hAnsi="Cambria Math"/>
                  <w:color w:val="FF0000"/>
                  <w:lang w:val="en-US"/>
                </w:rPr>
                <m:t>R</m:t>
              </m:r>
            </m:e>
          </m:d>
          <m:d>
            <m:dPr>
              <m:ctrlPr>
                <w:rPr>
                  <w:rFonts w:ascii="Cambria Math" w:hAnsi="Cambria Math"/>
                  <w:i/>
                  <w:color w:val="FF0000"/>
                  <w:lang w:val="en-US"/>
                </w:rPr>
              </m:ctrlPr>
            </m:dPr>
            <m:e>
              <m:sSub>
                <m:sSubPr>
                  <m:ctrlPr>
                    <w:rPr>
                      <w:rFonts w:ascii="Cambria Math" w:hAnsi="Cambria Math"/>
                      <w:i/>
                      <w:color w:val="FF0000"/>
                      <w:lang w:val="en-US"/>
                    </w:rPr>
                  </m:ctrlPr>
                </m:sSubPr>
                <m:e>
                  <m:r>
                    <w:rPr>
                      <w:rFonts w:ascii="Cambria Math" w:hAnsi="Cambria Math"/>
                      <w:color w:val="FF0000"/>
                      <w:lang w:val="en-US"/>
                    </w:rPr>
                    <m:t>N</m:t>
                  </m:r>
                </m:e>
                <m:sub>
                  <m:r>
                    <w:rPr>
                      <w:rFonts w:ascii="Cambria Math" w:hAnsi="Cambria Math"/>
                      <w:color w:val="FF0000"/>
                      <w:lang w:val="en-US"/>
                    </w:rPr>
                    <m:t>A</m:t>
                  </m:r>
                </m:sub>
              </m:sSub>
              <m:r>
                <w:rPr>
                  <w:rFonts w:ascii="Cambria Math" w:hAnsi="Cambria Math"/>
                  <w:color w:val="FF0000"/>
                  <w:lang w:val="en-US"/>
                </w:rPr>
                <m:t>/</m:t>
              </m:r>
              <m:sSub>
                <m:sSubPr>
                  <m:ctrlPr>
                    <w:rPr>
                      <w:rFonts w:ascii="Cambria Math" w:hAnsi="Cambria Math"/>
                      <w:i/>
                      <w:color w:val="FF0000"/>
                      <w:lang w:val="en-US"/>
                    </w:rPr>
                  </m:ctrlPr>
                </m:sSubPr>
                <m:e>
                  <m:r>
                    <w:rPr>
                      <w:rFonts w:ascii="Cambria Math" w:hAnsi="Cambria Math"/>
                      <w:color w:val="FF0000"/>
                      <w:lang w:val="en-US"/>
                    </w:rPr>
                    <m:t>A</m:t>
                  </m:r>
                </m:e>
                <m:sub>
                  <m:r>
                    <w:rPr>
                      <w:rFonts w:ascii="Cambria Math" w:hAnsi="Cambria Math"/>
                      <w:color w:val="FF0000"/>
                      <w:lang w:val="en-US"/>
                    </w:rPr>
                    <m:t>r</m:t>
                  </m:r>
                </m:sub>
              </m:sSub>
            </m:e>
          </m:d>
          <w:commentRangeStart w:id="21"/>
          <w:commentRangeEnd w:id="21"/>
          <m:r>
            <m:rPr>
              <m:sty m:val="p"/>
            </m:rPr>
            <w:rPr>
              <w:rStyle w:val="CommentReference"/>
            </w:rPr>
            <w:commentReference w:id="21"/>
          </m:r>
          <m:r>
            <w:rPr>
              <w:rFonts w:ascii="Cambria Math" w:hAnsi="Cambria Math"/>
              <w:color w:val="FF0000"/>
              <w:lang w:val="en-US"/>
            </w:rPr>
            <m:t>×</m:t>
          </m:r>
          <m:sSup>
            <m:sSupPr>
              <m:ctrlPr>
                <w:rPr>
                  <w:rFonts w:ascii="Cambria Math" w:hAnsi="Cambria Math"/>
                  <w:i/>
                  <w:color w:val="FF0000"/>
                  <w:lang w:val="en-US"/>
                </w:rPr>
              </m:ctrlPr>
            </m:sSupPr>
            <m:e>
              <m:r>
                <w:rPr>
                  <w:rFonts w:ascii="Cambria Math" w:hAnsi="Cambria Math"/>
                  <w:color w:val="FF0000"/>
                  <w:lang w:val="en-US"/>
                </w:rPr>
                <m:t>10</m:t>
              </m:r>
            </m:e>
            <m:sup>
              <m:r>
                <w:rPr>
                  <w:rFonts w:ascii="Cambria Math" w:hAnsi="Cambria Math"/>
                  <w:color w:val="FF0000"/>
                  <w:lang w:val="en-US"/>
                </w:rPr>
                <m:t>-6</m:t>
              </m:r>
            </m:sup>
          </m:sSup>
          <m:d>
            <m:dPr>
              <m:ctrlPr>
                <w:rPr>
                  <w:rFonts w:ascii="Cambria Math" w:hAnsi="Cambria Math"/>
                  <w:i/>
                  <w:color w:val="FF0000"/>
                  <w:lang w:val="en-US"/>
                </w:rPr>
              </m:ctrlPr>
            </m:dPr>
            <m:e>
              <m:sSup>
                <m:sSupPr>
                  <m:ctrlPr>
                    <w:rPr>
                      <w:rFonts w:ascii="Cambria Math" w:hAnsi="Cambria Math"/>
                      <w:i/>
                      <w:color w:val="FF0000"/>
                      <w:lang w:val="en-US"/>
                    </w:rPr>
                  </m:ctrlPr>
                </m:sSupPr>
                <m:e>
                  <m:r>
                    <w:rPr>
                      <w:rFonts w:ascii="Cambria Math" w:hAnsi="Cambria Math"/>
                      <w:color w:val="FF0000"/>
                      <w:lang w:val="en-US"/>
                    </w:rPr>
                    <m:t>e</m:t>
                  </m:r>
                </m:e>
                <m:sup>
                  <m:r>
                    <w:rPr>
                      <w:rFonts w:ascii="Cambria Math" w:hAnsi="Cambria Math"/>
                      <w:color w:val="FF0000"/>
                      <w:lang w:val="en-US"/>
                    </w:rPr>
                    <m:t>λt</m:t>
                  </m:r>
                </m:sup>
              </m:sSup>
              <m:r>
                <w:rPr>
                  <w:rFonts w:ascii="Cambria Math" w:hAnsi="Cambria Math"/>
                  <w:color w:val="FF0000"/>
                  <w:lang w:val="en-US"/>
                </w:rPr>
                <m:t>-1</m:t>
              </m:r>
            </m:e>
          </m:d>
          <m:r>
            <w:rPr>
              <w:rFonts w:ascii="Cambria Math" w:hAnsi="Cambria Math"/>
              <w:color w:val="FF0000"/>
              <w:lang w:val="en-US"/>
            </w:rPr>
            <m:t>×</m:t>
          </m:r>
          <m:sSub>
            <m:sSubPr>
              <m:ctrlPr>
                <w:rPr>
                  <w:rFonts w:ascii="Cambria Math" w:hAnsi="Cambria Math"/>
                  <w:i/>
                  <w:color w:val="FF0000"/>
                  <w:lang w:val="en-US"/>
                </w:rPr>
              </m:ctrlPr>
            </m:sSubPr>
            <m:e>
              <m:r>
                <m:rPr>
                  <m:sty m:val="p"/>
                </m:rPr>
                <w:rPr>
                  <w:rFonts w:ascii="Cambria Math" w:hAnsi="Cambria Math"/>
                  <w:color w:val="FF0000"/>
                  <w:lang w:val="en-US"/>
                </w:rPr>
                <m:t>yield</m:t>
              </m:r>
            </m:e>
            <m:sub>
              <m:r>
                <w:rPr>
                  <w:rFonts w:ascii="Cambria Math" w:hAnsi="Cambria Math"/>
                  <w:color w:val="FF0000"/>
                  <w:lang w:val="en-US"/>
                </w:rPr>
                <m:t>r</m:t>
              </m:r>
            </m:sub>
          </m:sSub>
          <m:r>
            <w:rPr>
              <w:rFonts w:ascii="Cambria Math" w:hAnsi="Cambria Math"/>
              <w:color w:val="FF0000"/>
              <w:lang w:val="en-US"/>
            </w:rPr>
            <m:t>/t</m:t>
          </m:r>
        </m:oMath>
      </m:oMathPara>
    </w:p>
    <w:p w14:paraId="4B7D4B8A" w14:textId="77777777" w:rsidR="004479D9" w:rsidRDefault="004479D9" w:rsidP="00464A2E">
      <w:pPr>
        <w:rPr>
          <w:color w:val="FF0000"/>
          <w:lang w:val="en-US"/>
        </w:rPr>
      </w:pPr>
    </w:p>
    <w:p w14:paraId="163EC689" w14:textId="3CCDECF2" w:rsidR="00265D2E" w:rsidRDefault="00265D2E" w:rsidP="00464A2E">
      <w:pPr>
        <w:rPr>
          <w:color w:val="FF0000"/>
          <w:lang w:val="en-US"/>
        </w:rPr>
      </w:pPr>
      <w:r>
        <w:rPr>
          <w:color w:val="FF0000"/>
          <w:lang w:val="en-US"/>
        </w:rPr>
        <w:t>The production of He (mol) during one time step for one control volume can be calculated by</w:t>
      </w:r>
    </w:p>
    <w:p w14:paraId="7E80B745" w14:textId="04C27BBA" w:rsidR="00265D2E" w:rsidRDefault="00265D2E" w:rsidP="00464A2E">
      <w:pPr>
        <w:rPr>
          <w:ins w:id="22" w:author="SU Danyang" w:date="2022-05-26T10:53:00Z"/>
          <w:b/>
          <w:color w:val="FF0000"/>
          <w:lang w:val="en-US"/>
        </w:rPr>
      </w:pPr>
      <w:r w:rsidRPr="00265D2E">
        <w:rPr>
          <w:b/>
          <w:color w:val="FF0000"/>
          <w:lang w:val="en-US"/>
        </w:rPr>
        <w:t xml:space="preserve">Q = </w:t>
      </w:r>
      <w:r w:rsidRPr="00265D2E">
        <w:rPr>
          <w:b/>
          <w:color w:val="FF0000"/>
          <w:vertAlign w:val="superscript"/>
          <w:lang w:val="en-US"/>
        </w:rPr>
        <w:t>4</w:t>
      </w:r>
      <w:r w:rsidRPr="00265D2E">
        <w:rPr>
          <w:b/>
          <w:color w:val="FF0000"/>
          <w:lang w:val="en-US"/>
        </w:rPr>
        <w:t>He (atoms  g</w:t>
      </w:r>
      <w:r w:rsidRPr="00265D2E">
        <w:rPr>
          <w:b/>
          <w:color w:val="FF0000"/>
          <w:vertAlign w:val="superscript"/>
          <w:lang w:val="en-US"/>
        </w:rPr>
        <w:t>-1</w:t>
      </w:r>
      <w:r w:rsidRPr="00265D2E">
        <w:rPr>
          <w:b/>
          <w:color w:val="FF0000"/>
          <w:lang w:val="en-US"/>
        </w:rPr>
        <w:t xml:space="preserve"> yr</w:t>
      </w:r>
      <w:r w:rsidRPr="00265D2E">
        <w:rPr>
          <w:b/>
          <w:color w:val="FF0000"/>
          <w:vertAlign w:val="superscript"/>
          <w:lang w:val="en-US"/>
        </w:rPr>
        <w:t>-1</w:t>
      </w:r>
      <w:r w:rsidRPr="00265D2E">
        <w:rPr>
          <w:b/>
          <w:color w:val="FF0000"/>
          <w:lang w:val="en-US"/>
        </w:rPr>
        <w:t>) *delt (yr) * cvol (m</w:t>
      </w:r>
      <w:r w:rsidRPr="00265D2E">
        <w:rPr>
          <w:b/>
          <w:color w:val="FF0000"/>
          <w:vertAlign w:val="superscript"/>
          <w:lang w:val="en-US"/>
        </w:rPr>
        <w:t>3</w:t>
      </w:r>
      <w:r w:rsidRPr="00265D2E">
        <w:rPr>
          <w:b/>
          <w:color w:val="FF0000"/>
          <w:lang w:val="en-US"/>
        </w:rPr>
        <w:t>) * bulk density (g m</w:t>
      </w:r>
      <w:r w:rsidRPr="00265D2E">
        <w:rPr>
          <w:b/>
          <w:color w:val="FF0000"/>
          <w:vertAlign w:val="superscript"/>
          <w:lang w:val="en-US"/>
        </w:rPr>
        <w:t>-3</w:t>
      </w:r>
      <w:r w:rsidRPr="00265D2E">
        <w:rPr>
          <w:b/>
          <w:color w:val="FF0000"/>
          <w:lang w:val="en-US"/>
        </w:rPr>
        <w:t>)</w:t>
      </w:r>
      <w:r>
        <w:rPr>
          <w:b/>
          <w:color w:val="FF0000"/>
          <w:lang w:val="en-US"/>
        </w:rPr>
        <w:t xml:space="preserve"> </w:t>
      </w:r>
      <w:r w:rsidRPr="00265D2E">
        <w:rPr>
          <w:b/>
          <w:color w:val="FF0000"/>
          <w:lang w:val="en-US"/>
        </w:rPr>
        <w:t>/</w:t>
      </w:r>
      <w:r>
        <w:rPr>
          <w:b/>
          <w:color w:val="FF0000"/>
          <w:lang w:val="en-US"/>
        </w:rPr>
        <w:t xml:space="preserve"> </w:t>
      </w:r>
      <w:r w:rsidRPr="00265D2E">
        <w:rPr>
          <w:b/>
          <w:color w:val="FF0000"/>
          <w:lang w:val="en-US"/>
        </w:rPr>
        <w:t xml:space="preserve">6.02e23 </w:t>
      </w:r>
      <w:r>
        <w:rPr>
          <w:b/>
          <w:color w:val="FF0000"/>
          <w:lang w:val="en-US"/>
        </w:rPr>
        <w:t xml:space="preserve"> </w:t>
      </w:r>
      <w:r w:rsidRPr="00265D2E">
        <w:rPr>
          <w:b/>
          <w:color w:val="FF0000"/>
          <w:lang w:val="en-US"/>
        </w:rPr>
        <w:t>(atmos mol</w:t>
      </w:r>
      <w:r w:rsidRPr="00265D2E">
        <w:rPr>
          <w:b/>
          <w:color w:val="FF0000"/>
          <w:vertAlign w:val="superscript"/>
          <w:lang w:val="en-US"/>
        </w:rPr>
        <w:t>-1</w:t>
      </w:r>
      <w:r w:rsidRPr="00265D2E">
        <w:rPr>
          <w:b/>
          <w:color w:val="FF0000"/>
          <w:lang w:val="en-US"/>
        </w:rPr>
        <w:t>)</w:t>
      </w:r>
      <w:r>
        <w:rPr>
          <w:b/>
          <w:color w:val="FF0000"/>
          <w:lang w:val="en-US"/>
        </w:rPr>
        <w:t xml:space="preserve"> =&gt; x mol</w:t>
      </w:r>
    </w:p>
    <w:p w14:paraId="7ECA431C" w14:textId="1095FC8D" w:rsidR="00075AF5" w:rsidRPr="00265D2E" w:rsidDel="007C7858" w:rsidRDefault="00075AF5" w:rsidP="00464A2E">
      <w:pPr>
        <w:rPr>
          <w:del w:id="23" w:author="SU Danyang" w:date="2022-05-30T12:15:00Z"/>
          <w:b/>
          <w:color w:val="FF0000"/>
          <w:lang w:val="en-US"/>
        </w:rPr>
      </w:pPr>
    </w:p>
    <w:p w14:paraId="4307DB54" w14:textId="0D2D6996" w:rsidR="00265D2E" w:rsidDel="007C7858" w:rsidRDefault="00265D2E" w:rsidP="00464A2E">
      <w:pPr>
        <w:rPr>
          <w:del w:id="24" w:author="SU Danyang" w:date="2022-05-30T12:15:00Z"/>
          <w:color w:val="FF0000"/>
          <w:lang w:val="en-US"/>
        </w:rPr>
      </w:pPr>
    </w:p>
    <w:p w14:paraId="060BC741" w14:textId="77777777" w:rsidR="007C7858" w:rsidRDefault="007C7858" w:rsidP="00464A2E">
      <w:pPr>
        <w:rPr>
          <w:ins w:id="25" w:author="SU Danyang" w:date="2022-05-30T12:15:00Z"/>
          <w:b/>
          <w:color w:val="FF0000"/>
          <w:lang w:val="en-US"/>
        </w:rPr>
      </w:pPr>
    </w:p>
    <w:p w14:paraId="20C7C4E0" w14:textId="0459D9F9" w:rsidR="004479D9" w:rsidRPr="00036615" w:rsidRDefault="004479D9" w:rsidP="00464A2E">
      <w:pPr>
        <w:rPr>
          <w:b/>
          <w:color w:val="FF0000"/>
          <w:lang w:val="en-US"/>
        </w:rPr>
      </w:pPr>
      <w:r w:rsidRPr="00036615">
        <w:rPr>
          <w:b/>
          <w:color w:val="FF0000"/>
          <w:lang w:val="en-US"/>
        </w:rPr>
        <w:t xml:space="preserve">Do we need to consider </w:t>
      </w:r>
      <w:r w:rsidRPr="00036615">
        <w:rPr>
          <w:b/>
          <w:color w:val="FF0000"/>
          <w:vertAlign w:val="superscript"/>
          <w:lang w:val="en-US"/>
        </w:rPr>
        <w:t>3</w:t>
      </w:r>
      <w:r w:rsidRPr="00036615">
        <w:rPr>
          <w:b/>
          <w:color w:val="FF0000"/>
          <w:lang w:val="en-US"/>
        </w:rPr>
        <w:t xml:space="preserve">He? </w:t>
      </w:r>
      <w:r w:rsidR="00036615" w:rsidRPr="00036615">
        <w:rPr>
          <w:b/>
          <w:color w:val="FF0000"/>
          <w:lang w:val="en-US"/>
        </w:rPr>
        <w:t xml:space="preserve">If considered, use user specified rate of </w:t>
      </w:r>
      <w:r w:rsidR="00036615" w:rsidRPr="00036615">
        <w:rPr>
          <w:b/>
          <w:color w:val="FF0000"/>
          <w:vertAlign w:val="superscript"/>
          <w:lang w:val="en-US"/>
        </w:rPr>
        <w:t>3</w:t>
      </w:r>
      <w:r w:rsidR="00036615" w:rsidRPr="00036615">
        <w:rPr>
          <w:b/>
          <w:color w:val="FF0000"/>
          <w:lang w:val="en-US"/>
        </w:rPr>
        <w:t xml:space="preserve">He or user specified ratio of  </w:t>
      </w:r>
      <w:r w:rsidR="00036615" w:rsidRPr="00036615">
        <w:rPr>
          <w:b/>
          <w:color w:val="FF0000"/>
          <w:vertAlign w:val="superscript"/>
          <w:lang w:val="en-US"/>
        </w:rPr>
        <w:t>3</w:t>
      </w:r>
      <w:r w:rsidR="00036615" w:rsidRPr="00036615">
        <w:rPr>
          <w:b/>
          <w:color w:val="FF0000"/>
          <w:lang w:val="en-US"/>
        </w:rPr>
        <w:t>He/</w:t>
      </w:r>
      <w:r w:rsidR="00036615" w:rsidRPr="00036615">
        <w:rPr>
          <w:b/>
          <w:color w:val="FF0000"/>
          <w:vertAlign w:val="superscript"/>
          <w:lang w:val="en-US"/>
        </w:rPr>
        <w:t>4</w:t>
      </w:r>
      <w:r w:rsidR="00036615" w:rsidRPr="00036615">
        <w:rPr>
          <w:b/>
          <w:color w:val="FF0000"/>
          <w:lang w:val="en-US"/>
        </w:rPr>
        <w:t>He?</w:t>
      </w:r>
    </w:p>
    <w:p w14:paraId="3E34EA65" w14:textId="22E49CDA" w:rsidR="004479D9" w:rsidRDefault="00E70EA3" w:rsidP="004479D9">
      <w:pPr>
        <w:pStyle w:val="Heading2"/>
        <w:rPr>
          <w:lang w:val="en-US"/>
        </w:rPr>
      </w:pPr>
      <w:r>
        <w:rPr>
          <w:lang w:val="en-US"/>
        </w:rPr>
        <w:t xml:space="preserve">1.3 </w:t>
      </w:r>
      <w:r w:rsidR="004479D9">
        <w:rPr>
          <w:lang w:val="en-US"/>
        </w:rPr>
        <w:t>How to implement in MIN3P code</w:t>
      </w:r>
    </w:p>
    <w:p w14:paraId="62184868" w14:textId="77777777" w:rsidR="00BD1C04" w:rsidRDefault="00036615" w:rsidP="00464A2E">
      <w:pPr>
        <w:rPr>
          <w:lang w:val="en-US"/>
        </w:rPr>
      </w:pPr>
      <w:r w:rsidRPr="00036615">
        <w:rPr>
          <w:lang w:val="en-US"/>
        </w:rPr>
        <w:t xml:space="preserve">Taking </w:t>
      </w:r>
      <w:r>
        <w:rPr>
          <w:lang w:val="en-US"/>
        </w:rPr>
        <w:t xml:space="preserve">Helium as an example. </w:t>
      </w:r>
    </w:p>
    <w:p w14:paraId="786E1C33" w14:textId="6925FC99" w:rsidR="00BD1C04" w:rsidRPr="00E70EA3" w:rsidRDefault="00BD1C04" w:rsidP="00E70EA3">
      <w:pPr>
        <w:pStyle w:val="ListParagraph"/>
        <w:numPr>
          <w:ilvl w:val="0"/>
          <w:numId w:val="1"/>
        </w:numPr>
        <w:rPr>
          <w:lang w:val="en-US"/>
        </w:rPr>
      </w:pPr>
      <w:r w:rsidRPr="00E70EA3">
        <w:rPr>
          <w:lang w:val="en-US"/>
        </w:rPr>
        <w:t>Aqueous c</w:t>
      </w:r>
      <w:r w:rsidR="00036615" w:rsidRPr="00E70EA3">
        <w:rPr>
          <w:lang w:val="en-US"/>
        </w:rPr>
        <w:t xml:space="preserve">omponents </w:t>
      </w:r>
      <w:r w:rsidRPr="00E70EA3">
        <w:rPr>
          <w:lang w:val="en-US"/>
        </w:rPr>
        <w:t>be added (</w:t>
      </w:r>
      <w:commentRangeStart w:id="26"/>
      <w:r w:rsidRPr="00E70EA3">
        <w:rPr>
          <w:vertAlign w:val="superscript"/>
          <w:lang w:val="en-US"/>
        </w:rPr>
        <w:t>4</w:t>
      </w:r>
      <w:r w:rsidRPr="00E70EA3">
        <w:rPr>
          <w:lang w:val="en-US"/>
        </w:rPr>
        <w:t>He(aq)</w:t>
      </w:r>
      <w:ins w:id="27" w:author="Uli Mayer" w:date="2022-05-20T07:42:00Z">
        <w:r w:rsidR="0068533D">
          <w:rPr>
            <w:lang w:val="en-US"/>
          </w:rPr>
          <w:t>)</w:t>
        </w:r>
      </w:ins>
      <w:del w:id="28" w:author="Uli Mayer" w:date="2022-05-20T07:42:00Z">
        <w:r w:rsidRPr="00E70EA3" w:rsidDel="0068533D">
          <w:rPr>
            <w:lang w:val="en-US"/>
          </w:rPr>
          <w:delText xml:space="preserve">, </w:delText>
        </w:r>
        <w:commentRangeEnd w:id="26"/>
        <w:r w:rsidR="0068533D" w:rsidDel="0068533D">
          <w:rPr>
            <w:rStyle w:val="CommentReference"/>
          </w:rPr>
          <w:commentReference w:id="26"/>
        </w:r>
        <w:r w:rsidRPr="00E70EA3" w:rsidDel="0068533D">
          <w:rPr>
            <w:vertAlign w:val="superscript"/>
            <w:lang w:val="en-US"/>
          </w:rPr>
          <w:delText>3</w:delText>
        </w:r>
        <w:r w:rsidRPr="00E70EA3" w:rsidDel="0068533D">
          <w:rPr>
            <w:lang w:val="en-US"/>
          </w:rPr>
          <w:delText>He(aq))</w:delText>
        </w:r>
      </w:del>
      <w:r w:rsidRPr="00E70EA3">
        <w:rPr>
          <w:lang w:val="en-US"/>
        </w:rPr>
        <w:t xml:space="preserve">. </w:t>
      </w:r>
    </w:p>
    <w:p w14:paraId="3B3814B0" w14:textId="7F135A27" w:rsidR="00BD1C04" w:rsidRPr="00E70EA3" w:rsidRDefault="00BD1C04" w:rsidP="00E70EA3">
      <w:pPr>
        <w:pStyle w:val="ListParagraph"/>
        <w:numPr>
          <w:ilvl w:val="0"/>
          <w:numId w:val="1"/>
        </w:numPr>
        <w:rPr>
          <w:lang w:val="en-US"/>
        </w:rPr>
      </w:pPr>
      <w:r w:rsidRPr="00E70EA3">
        <w:rPr>
          <w:lang w:val="en-US"/>
        </w:rPr>
        <w:t xml:space="preserve">Gas </w:t>
      </w:r>
      <w:ins w:id="29" w:author="Uli Mayer" w:date="2022-05-20T07:42:00Z">
        <w:r w:rsidR="0068533D">
          <w:rPr>
            <w:lang w:val="en-US"/>
          </w:rPr>
          <w:t>species</w:t>
        </w:r>
      </w:ins>
      <w:del w:id="30" w:author="Uli Mayer" w:date="2022-05-20T07:42:00Z">
        <w:r w:rsidRPr="00E70EA3" w:rsidDel="0068533D">
          <w:rPr>
            <w:lang w:val="en-US"/>
          </w:rPr>
          <w:delText>component</w:delText>
        </w:r>
      </w:del>
      <w:r w:rsidRPr="00E70EA3">
        <w:rPr>
          <w:lang w:val="en-US"/>
        </w:rPr>
        <w:t xml:space="preserve"> to be added </w:t>
      </w:r>
      <w:commentRangeStart w:id="31"/>
      <w:r w:rsidRPr="00E70EA3">
        <w:rPr>
          <w:lang w:val="en-US"/>
        </w:rPr>
        <w:t>(</w:t>
      </w:r>
      <w:r w:rsidRPr="00E70EA3">
        <w:rPr>
          <w:vertAlign w:val="superscript"/>
          <w:lang w:val="en-US"/>
        </w:rPr>
        <w:t>4</w:t>
      </w:r>
      <w:r w:rsidRPr="00E70EA3">
        <w:rPr>
          <w:lang w:val="en-US"/>
        </w:rPr>
        <w:t>He</w:t>
      </w:r>
      <w:del w:id="32" w:author="Uli Mayer" w:date="2022-05-20T07:42:00Z">
        <w:r w:rsidRPr="00E70EA3" w:rsidDel="0068533D">
          <w:rPr>
            <w:lang w:val="en-US"/>
          </w:rPr>
          <w:delText xml:space="preserve">, </w:delText>
        </w:r>
        <w:r w:rsidRPr="00E70EA3" w:rsidDel="0068533D">
          <w:rPr>
            <w:vertAlign w:val="superscript"/>
            <w:lang w:val="en-US"/>
          </w:rPr>
          <w:delText>3</w:delText>
        </w:r>
        <w:r w:rsidRPr="00E70EA3" w:rsidDel="0068533D">
          <w:rPr>
            <w:lang w:val="en-US"/>
          </w:rPr>
          <w:delText>He</w:delText>
        </w:r>
      </w:del>
      <w:r w:rsidRPr="00E70EA3">
        <w:rPr>
          <w:lang w:val="en-US"/>
        </w:rPr>
        <w:t xml:space="preserve">). </w:t>
      </w:r>
      <w:commentRangeEnd w:id="31"/>
      <w:r w:rsidR="0068533D">
        <w:rPr>
          <w:rStyle w:val="CommentReference"/>
        </w:rPr>
        <w:commentReference w:id="31"/>
      </w:r>
    </w:p>
    <w:p w14:paraId="77D0E6F3" w14:textId="73F44168" w:rsidR="00036615" w:rsidRPr="00E70EA3" w:rsidRDefault="00BD1C04" w:rsidP="00E70EA3">
      <w:pPr>
        <w:pStyle w:val="ListParagraph"/>
        <w:numPr>
          <w:ilvl w:val="0"/>
          <w:numId w:val="1"/>
        </w:numPr>
        <w:rPr>
          <w:lang w:val="en-US"/>
        </w:rPr>
      </w:pPr>
      <w:r w:rsidRPr="00E70EA3">
        <w:rPr>
          <w:lang w:val="en-US"/>
        </w:rPr>
        <w:t xml:space="preserve">Reaction between aqueous and gas phases: </w:t>
      </w:r>
      <w:commentRangeStart w:id="33"/>
      <w:r w:rsidRPr="00E70EA3">
        <w:rPr>
          <w:vertAlign w:val="superscript"/>
          <w:lang w:val="en-US"/>
        </w:rPr>
        <w:t>4</w:t>
      </w:r>
      <w:r w:rsidRPr="00E70EA3">
        <w:rPr>
          <w:lang w:val="en-US"/>
        </w:rPr>
        <w:t xml:space="preserve">He(aq) </w:t>
      </w:r>
      <w:r>
        <w:rPr>
          <w:lang w:val="en-US"/>
        </w:rPr>
        <w:sym w:font="Symbol" w:char="F0DB"/>
      </w:r>
      <w:r w:rsidRPr="00E70EA3">
        <w:rPr>
          <w:lang w:val="en-US"/>
        </w:rPr>
        <w:t xml:space="preserve"> </w:t>
      </w:r>
      <w:r w:rsidRPr="00E70EA3">
        <w:rPr>
          <w:vertAlign w:val="superscript"/>
          <w:lang w:val="en-US"/>
        </w:rPr>
        <w:t>4</w:t>
      </w:r>
      <w:r w:rsidRPr="00E70EA3">
        <w:rPr>
          <w:lang w:val="en-US"/>
        </w:rPr>
        <w:t>He</w:t>
      </w:r>
      <w:commentRangeEnd w:id="33"/>
      <w:r w:rsidR="0068533D">
        <w:rPr>
          <w:rStyle w:val="CommentReference"/>
        </w:rPr>
        <w:commentReference w:id="33"/>
      </w:r>
      <w:r w:rsidRPr="00E70EA3">
        <w:rPr>
          <w:lang w:val="en-US"/>
        </w:rPr>
        <w:t xml:space="preserve">, </w:t>
      </w:r>
      <w:r w:rsidRPr="00E70EA3">
        <w:rPr>
          <w:vertAlign w:val="superscript"/>
          <w:lang w:val="en-US"/>
        </w:rPr>
        <w:t>3</w:t>
      </w:r>
      <w:r w:rsidRPr="00E70EA3">
        <w:rPr>
          <w:lang w:val="en-US"/>
        </w:rPr>
        <w:t xml:space="preserve">He(aq) </w:t>
      </w:r>
      <w:r>
        <w:rPr>
          <w:lang w:val="en-US"/>
        </w:rPr>
        <w:sym w:font="Symbol" w:char="F0DB"/>
      </w:r>
      <w:r w:rsidRPr="00E70EA3">
        <w:rPr>
          <w:lang w:val="en-US"/>
        </w:rPr>
        <w:t xml:space="preserve"> </w:t>
      </w:r>
      <w:r w:rsidRPr="00E70EA3">
        <w:rPr>
          <w:vertAlign w:val="superscript"/>
          <w:lang w:val="en-US"/>
        </w:rPr>
        <w:t>3</w:t>
      </w:r>
      <w:r w:rsidRPr="00E70EA3">
        <w:rPr>
          <w:lang w:val="en-US"/>
        </w:rPr>
        <w:t>He.</w:t>
      </w:r>
    </w:p>
    <w:p w14:paraId="31AEC3C9" w14:textId="3CDC705F" w:rsidR="00E70EA3" w:rsidRDefault="00BD1C04" w:rsidP="00942025">
      <w:pPr>
        <w:pStyle w:val="ListParagraph"/>
        <w:numPr>
          <w:ilvl w:val="0"/>
          <w:numId w:val="1"/>
        </w:numPr>
        <w:rPr>
          <w:lang w:val="en-US"/>
        </w:rPr>
      </w:pPr>
      <w:commentRangeStart w:id="34"/>
      <w:r w:rsidRPr="00E70EA3">
        <w:rPr>
          <w:lang w:val="en-US"/>
        </w:rPr>
        <w:t>Reaction</w:t>
      </w:r>
      <w:commentRangeEnd w:id="34"/>
      <w:r w:rsidR="003C7E6D">
        <w:rPr>
          <w:rStyle w:val="CommentReference"/>
        </w:rPr>
        <w:commentReference w:id="34"/>
      </w:r>
      <w:r w:rsidRPr="00E70EA3">
        <w:rPr>
          <w:lang w:val="en-US"/>
        </w:rPr>
        <w:t xml:space="preserve"> between aqueous and mineral phases to represent production of helium and then calculate the updated aqueous concentration and gas saturatio</w:t>
      </w:r>
      <w:r w:rsidR="00E70EA3">
        <w:rPr>
          <w:lang w:val="en-US"/>
        </w:rPr>
        <w:t>n. This part is implemented as a source/sink term. We calculate how much He is generated during current time step delt and pass it to the right hand side. Since the production rate does not dependent on the aqueous phase of [U] and [Th], no Jacobi matrix modification is required.</w:t>
      </w:r>
    </w:p>
    <w:p w14:paraId="3F710FFB" w14:textId="72B93E49" w:rsidR="007529DF" w:rsidRPr="00E70EA3" w:rsidRDefault="007529DF" w:rsidP="00942025">
      <w:pPr>
        <w:pStyle w:val="ListParagraph"/>
        <w:numPr>
          <w:ilvl w:val="0"/>
          <w:numId w:val="1"/>
        </w:numPr>
        <w:rPr>
          <w:lang w:val="en-US"/>
        </w:rPr>
      </w:pPr>
      <w:r w:rsidRPr="007529DF">
        <w:rPr>
          <w:color w:val="FF0000"/>
          <w:lang w:val="en-US"/>
        </w:rPr>
        <w:t>Verification examples?</w:t>
      </w:r>
      <w:r>
        <w:rPr>
          <w:color w:val="FF0000"/>
          <w:lang w:val="en-US"/>
        </w:rPr>
        <w:t xml:space="preserve"> Compare results to the model without considering noble gas ingrowth. </w:t>
      </w:r>
      <w:r w:rsidR="00CC0232">
        <w:rPr>
          <w:color w:val="FF0000"/>
          <w:lang w:val="en-US"/>
        </w:rPr>
        <w:t xml:space="preserve">What kind of conceptual model shall we use? </w:t>
      </w:r>
    </w:p>
    <w:p w14:paraId="0F10F458" w14:textId="30CB5221" w:rsidR="004479D9" w:rsidRDefault="004479D9" w:rsidP="00464A2E">
      <w:pPr>
        <w:rPr>
          <w:ins w:id="35" w:author="Uli Mayer" w:date="2022-05-20T09:46:00Z"/>
          <w:color w:val="FF0000"/>
          <w:lang w:val="en-US"/>
        </w:rPr>
      </w:pPr>
    </w:p>
    <w:p w14:paraId="031A97EE" w14:textId="38381F4E" w:rsidR="003C7E6D" w:rsidRDefault="003C7E6D" w:rsidP="00464A2E">
      <w:pPr>
        <w:rPr>
          <w:ins w:id="36" w:author="Uli Mayer" w:date="2022-05-20T09:46:00Z"/>
          <w:color w:val="FF0000"/>
          <w:lang w:val="en-US"/>
        </w:rPr>
      </w:pPr>
      <w:ins w:id="37" w:author="Uli Mayer" w:date="2022-05-20T09:46:00Z">
        <w:r>
          <w:rPr>
            <w:color w:val="FF0000"/>
            <w:lang w:val="en-US"/>
          </w:rPr>
          <w:t>I’d like to get this done in more general terms, as follows:</w:t>
        </w:r>
      </w:ins>
    </w:p>
    <w:p w14:paraId="5C15B50C" w14:textId="5693B245" w:rsidR="003C7E6D" w:rsidRDefault="003C7E6D" w:rsidP="00464A2E">
      <w:pPr>
        <w:rPr>
          <w:ins w:id="38" w:author="Uli Mayer" w:date="2022-05-20T09:48:00Z"/>
          <w:color w:val="FF0000"/>
          <w:lang w:val="en-US"/>
        </w:rPr>
      </w:pPr>
      <w:ins w:id="39" w:author="Uli Mayer" w:date="2022-05-20T09:47:00Z">
        <w:r>
          <w:rPr>
            <w:color w:val="FF0000"/>
            <w:lang w:val="en-US"/>
          </w:rPr>
          <w:t>Ideally this would be done through mineral.dbs</w:t>
        </w:r>
      </w:ins>
      <w:ins w:id="40" w:author="Uli Mayer" w:date="2022-05-20T09:53:00Z">
        <w:r w:rsidR="00177AD7">
          <w:rPr>
            <w:color w:val="FF0000"/>
            <w:lang w:val="en-US"/>
          </w:rPr>
          <w:t xml:space="preserve"> with a series of first-order </w:t>
        </w:r>
      </w:ins>
      <w:ins w:id="41" w:author="Uli Mayer" w:date="2022-05-20T09:54:00Z">
        <w:r w:rsidR="00177AD7">
          <w:rPr>
            <w:color w:val="FF0000"/>
            <w:lang w:val="en-US"/>
          </w:rPr>
          <w:t xml:space="preserve">decay </w:t>
        </w:r>
      </w:ins>
      <w:ins w:id="42" w:author="Uli Mayer" w:date="2022-05-20T09:53:00Z">
        <w:r w:rsidR="00177AD7">
          <w:rPr>
            <w:color w:val="FF0000"/>
            <w:lang w:val="en-US"/>
          </w:rPr>
          <w:t>reactions and the opportunity to specify the initial 238U, 235U and 232U concentrations in the domain, as a function of rock unit</w:t>
        </w:r>
      </w:ins>
      <w:ins w:id="43" w:author="Uli Mayer" w:date="2022-05-20T09:47:00Z">
        <w:r w:rsidR="00177AD7">
          <w:rPr>
            <w:color w:val="FF0000"/>
            <w:lang w:val="en-US"/>
          </w:rPr>
          <w:t xml:space="preserve">. </w:t>
        </w:r>
      </w:ins>
      <w:ins w:id="44" w:author="Uli Mayer" w:date="2022-05-20T09:54:00Z">
        <w:r w:rsidR="00177AD7">
          <w:rPr>
            <w:color w:val="FF0000"/>
            <w:lang w:val="en-US"/>
          </w:rPr>
          <w:t>This</w:t>
        </w:r>
      </w:ins>
      <w:ins w:id="45" w:author="Uli Mayer" w:date="2022-05-20T09:47:00Z">
        <w:r w:rsidR="00177AD7">
          <w:rPr>
            <w:color w:val="FF0000"/>
            <w:lang w:val="en-US"/>
          </w:rPr>
          <w:t xml:space="preserve"> </w:t>
        </w:r>
      </w:ins>
      <w:ins w:id="46" w:author="Uli Mayer" w:date="2022-05-20T09:54:00Z">
        <w:r w:rsidR="00177AD7">
          <w:rPr>
            <w:color w:val="FF0000"/>
            <w:lang w:val="en-US"/>
          </w:rPr>
          <w:t xml:space="preserve">will make </w:t>
        </w:r>
      </w:ins>
      <w:ins w:id="47" w:author="Uli Mayer" w:date="2022-05-20T09:47:00Z">
        <w:r>
          <w:rPr>
            <w:color w:val="FF0000"/>
            <w:lang w:val="en-US"/>
          </w:rPr>
          <w:t xml:space="preserve">use </w:t>
        </w:r>
      </w:ins>
      <w:ins w:id="48" w:author="Uli Mayer" w:date="2022-05-20T09:54:00Z">
        <w:r w:rsidR="00177AD7">
          <w:rPr>
            <w:color w:val="FF0000"/>
            <w:lang w:val="en-US"/>
          </w:rPr>
          <w:t xml:space="preserve">of </w:t>
        </w:r>
      </w:ins>
      <w:ins w:id="49" w:author="Uli Mayer" w:date="2022-05-20T09:47:00Z">
        <w:r>
          <w:rPr>
            <w:color w:val="FF0000"/>
            <w:lang w:val="en-US"/>
          </w:rPr>
          <w:t>the existing framework</w:t>
        </w:r>
      </w:ins>
      <w:ins w:id="50" w:author="Uli Mayer" w:date="2022-05-20T09:54:00Z">
        <w:r w:rsidR="00177AD7">
          <w:rPr>
            <w:color w:val="FF0000"/>
            <w:lang w:val="en-US"/>
          </w:rPr>
          <w:t xml:space="preserve"> for source-sink terms and can e</w:t>
        </w:r>
      </w:ins>
      <w:ins w:id="51" w:author="Uli Mayer" w:date="2022-05-20T09:55:00Z">
        <w:r w:rsidR="00177AD7">
          <w:rPr>
            <w:color w:val="FF0000"/>
            <w:lang w:val="en-US"/>
          </w:rPr>
          <w:t>a</w:t>
        </w:r>
      </w:ins>
      <w:ins w:id="52" w:author="Uli Mayer" w:date="2022-05-20T09:54:00Z">
        <w:r w:rsidR="00177AD7">
          <w:rPr>
            <w:color w:val="FF0000"/>
            <w:lang w:val="en-US"/>
          </w:rPr>
          <w:t>sily be expanded</w:t>
        </w:r>
      </w:ins>
      <w:ins w:id="53" w:author="Uli Mayer" w:date="2022-05-20T09:47:00Z">
        <w:r>
          <w:rPr>
            <w:color w:val="FF0000"/>
            <w:lang w:val="en-US"/>
          </w:rPr>
          <w:t xml:space="preserve">. However, this will require some modifications, </w:t>
        </w:r>
      </w:ins>
      <w:ins w:id="54" w:author="Uli Mayer" w:date="2022-05-20T09:48:00Z">
        <w:r>
          <w:rPr>
            <w:color w:val="FF0000"/>
            <w:lang w:val="en-US"/>
          </w:rPr>
          <w:t>because:</w:t>
        </w:r>
      </w:ins>
    </w:p>
    <w:p w14:paraId="5ED64154" w14:textId="09A732CB" w:rsidR="003C7E6D" w:rsidRDefault="00177AD7">
      <w:pPr>
        <w:pStyle w:val="ListParagraph"/>
        <w:numPr>
          <w:ilvl w:val="0"/>
          <w:numId w:val="2"/>
        </w:numPr>
        <w:rPr>
          <w:ins w:id="55" w:author="Uli Mayer" w:date="2022-05-20T09:49:00Z"/>
          <w:color w:val="FF0000"/>
          <w:lang w:val="en-US"/>
        </w:rPr>
        <w:pPrChange w:id="56" w:author="Uli Mayer" w:date="2022-05-20T09:48:00Z">
          <w:pPr/>
        </w:pPrChange>
      </w:pPr>
      <w:ins w:id="57" w:author="Uli Mayer" w:date="2022-05-20T09:48:00Z">
        <w:r>
          <w:rPr>
            <w:color w:val="FF0000"/>
            <w:lang w:val="en-US"/>
          </w:rPr>
          <w:t>The release of noble gases is dependent on a solid phase concentration, not an aqueous concentr</w:t>
        </w:r>
      </w:ins>
      <w:ins w:id="58" w:author="Uli Mayer" w:date="2022-05-20T09:49:00Z">
        <w:r>
          <w:rPr>
            <w:color w:val="FF0000"/>
            <w:lang w:val="en-US"/>
          </w:rPr>
          <w:t xml:space="preserve">ation. </w:t>
        </w:r>
        <w:r w:rsidR="00234CB8">
          <w:rPr>
            <w:color w:val="FF0000"/>
            <w:lang w:val="en-US"/>
          </w:rPr>
          <w:t>m</w:t>
        </w:r>
        <w:r>
          <w:rPr>
            <w:color w:val="FF0000"/>
            <w:lang w:val="en-US"/>
          </w:rPr>
          <w:t>ineral.dbs does not allow to express a first order reaction based on a solid phase concentration at this time. This would have to be added.</w:t>
        </w:r>
      </w:ins>
      <w:ins w:id="59" w:author="Uli Mayer" w:date="2022-05-20T13:48:00Z">
        <w:r w:rsidR="00234CB8">
          <w:rPr>
            <w:color w:val="FF0000"/>
            <w:lang w:val="en-US"/>
          </w:rPr>
          <w:t xml:space="preserve">   </w:t>
        </w:r>
      </w:ins>
      <w:ins w:id="60" w:author="Uli Mayer" w:date="2022-05-20T13:47:00Z">
        <w:r w:rsidR="00234CB8">
          <w:rPr>
            <w:color w:val="FF0000"/>
            <w:lang w:val="en-US"/>
          </w:rPr>
          <w:t xml:space="preserve">  </w:t>
        </w:r>
      </w:ins>
      <w:ins w:id="61" w:author="Uli Mayer" w:date="2022-05-20T13:46:00Z">
        <w:r w:rsidR="00234CB8">
          <w:rPr>
            <w:color w:val="FF0000"/>
            <w:lang w:val="en-US"/>
          </w:rPr>
          <w:t xml:space="preserve"> </w:t>
        </w:r>
      </w:ins>
      <w:ins w:id="62" w:author="Uli Mayer" w:date="2022-05-20T13:45:00Z">
        <w:r w:rsidR="00234CB8">
          <w:rPr>
            <w:color w:val="FF0000"/>
            <w:lang w:val="en-US"/>
          </w:rPr>
          <w:t xml:space="preserve">    </w:t>
        </w:r>
      </w:ins>
    </w:p>
    <w:p w14:paraId="3DB6840F" w14:textId="5DF498AE" w:rsidR="00177AD7" w:rsidRDefault="00177AD7">
      <w:pPr>
        <w:pStyle w:val="ListParagraph"/>
        <w:numPr>
          <w:ilvl w:val="0"/>
          <w:numId w:val="2"/>
        </w:numPr>
        <w:rPr>
          <w:ins w:id="63" w:author="Uli Mayer" w:date="2022-05-20T13:49:00Z"/>
          <w:color w:val="FF0000"/>
          <w:lang w:val="en-US"/>
        </w:rPr>
        <w:pPrChange w:id="64" w:author="Uli Mayer" w:date="2022-05-20T09:48:00Z">
          <w:pPr/>
        </w:pPrChange>
      </w:pPr>
      <w:ins w:id="65" w:author="Uli Mayer" w:date="2022-05-20T09:49:00Z">
        <w:r>
          <w:rPr>
            <w:color w:val="FF0000"/>
            <w:lang w:val="en-US"/>
          </w:rPr>
          <w:lastRenderedPageBreak/>
          <w:t xml:space="preserve">It would be nice to keep track of the products (not only He). This is also not </w:t>
        </w:r>
      </w:ins>
      <w:ins w:id="66" w:author="Uli Mayer" w:date="2022-05-20T09:50:00Z">
        <w:r>
          <w:rPr>
            <w:color w:val="FF0000"/>
            <w:lang w:val="en-US"/>
          </w:rPr>
          <w:t>facilitated</w:t>
        </w:r>
      </w:ins>
      <w:ins w:id="67" w:author="Uli Mayer" w:date="2022-05-20T09:49:00Z">
        <w:r>
          <w:rPr>
            <w:color w:val="FF0000"/>
            <w:lang w:val="en-US"/>
          </w:rPr>
          <w:t xml:space="preserve"> </w:t>
        </w:r>
      </w:ins>
      <w:ins w:id="68" w:author="Uli Mayer" w:date="2022-05-20T09:50:00Z">
        <w:r>
          <w:rPr>
            <w:color w:val="FF0000"/>
            <w:lang w:val="en-US"/>
          </w:rPr>
          <w:t xml:space="preserve">by mineral.dbs at this point, since interactions only take place between a single mineral and </w:t>
        </w:r>
      </w:ins>
      <w:ins w:id="69" w:author="Uli Mayer" w:date="2022-05-20T09:51:00Z">
        <w:r>
          <w:rPr>
            <w:color w:val="FF0000"/>
            <w:lang w:val="en-US"/>
          </w:rPr>
          <w:t>aqueous</w:t>
        </w:r>
      </w:ins>
      <w:ins w:id="70" w:author="Uli Mayer" w:date="2022-05-20T09:50:00Z">
        <w:r>
          <w:rPr>
            <w:color w:val="FF0000"/>
            <w:lang w:val="en-US"/>
          </w:rPr>
          <w:t xml:space="preserve"> </w:t>
        </w:r>
      </w:ins>
      <w:ins w:id="71" w:author="Uli Mayer" w:date="2022-05-20T09:51:00Z">
        <w:r>
          <w:rPr>
            <w:color w:val="FF0000"/>
            <w:lang w:val="en-US"/>
          </w:rPr>
          <w:t xml:space="preserve">components. This would require to include consumption and production of a solid phase. </w:t>
        </w:r>
      </w:ins>
      <w:ins w:id="72" w:author="Uli Mayer" w:date="2022-05-20T13:54:00Z">
        <w:r w:rsidR="00EA086B">
          <w:rPr>
            <w:color w:val="FF0000"/>
            <w:lang w:val="en-US"/>
          </w:rPr>
          <w:t>This step is probably more complicated, but much less important.</w:t>
        </w:r>
      </w:ins>
      <w:ins w:id="73" w:author="Uli Mayer" w:date="2022-05-20T13:55:00Z">
        <w:r w:rsidR="00EA086B">
          <w:rPr>
            <w:color w:val="FF0000"/>
            <w:lang w:val="en-US"/>
          </w:rPr>
          <w:t xml:space="preserve"> Probably best to leave out for now.</w:t>
        </w:r>
      </w:ins>
    </w:p>
    <w:p w14:paraId="326D22AC" w14:textId="42B4140F" w:rsidR="00234CB8" w:rsidRDefault="00234CB8">
      <w:pPr>
        <w:rPr>
          <w:ins w:id="74" w:author="Uli Mayer" w:date="2022-05-20T13:50:00Z"/>
          <w:color w:val="FF0000"/>
          <w:lang w:val="en-US"/>
        </w:rPr>
      </w:pPr>
      <w:ins w:id="75" w:author="Uli Mayer" w:date="2022-05-20T13:50:00Z">
        <w:r>
          <w:rPr>
            <w:color w:val="FF0000"/>
            <w:lang w:val="en-US"/>
          </w:rPr>
          <w:t xml:space="preserve">This can be done as a function of volume fraction directly or solid phase concentration. In the future, this would lend itself well to extend the formulation to look at noble gas ingrowth directly linked to mineralogical composition.  For example, the reaction </w:t>
        </w:r>
        <w:r>
          <w:rPr>
            <w:color w:val="FF0000"/>
            <w:vertAlign w:val="superscript"/>
            <w:lang w:val="en-US"/>
          </w:rPr>
          <w:t>238</w:t>
        </w:r>
        <w:r>
          <w:rPr>
            <w:color w:val="FF0000"/>
            <w:lang w:val="en-US"/>
          </w:rPr>
          <w:t xml:space="preserve">U -&gt; </w:t>
        </w:r>
        <w:r>
          <w:rPr>
            <w:color w:val="FF0000"/>
            <w:vertAlign w:val="superscript"/>
            <w:lang w:val="en-US"/>
          </w:rPr>
          <w:t>206</w:t>
        </w:r>
        <w:r>
          <w:rPr>
            <w:color w:val="FF0000"/>
            <w:lang w:val="en-US"/>
          </w:rPr>
          <w:t xml:space="preserve">Pb + 8 </w:t>
        </w:r>
        <w:r w:rsidRPr="00FD187B">
          <w:rPr>
            <w:color w:val="FF0000"/>
            <w:vertAlign w:val="superscript"/>
            <w:lang w:val="en-US"/>
          </w:rPr>
          <w:t>4</w:t>
        </w:r>
        <w:r>
          <w:rPr>
            <w:color w:val="FF0000"/>
            <w:lang w:val="en-US"/>
          </w:rPr>
          <w:t xml:space="preserve">He would go in the database along with the first order decay constant. </w:t>
        </w:r>
        <w:r>
          <w:rPr>
            <w:color w:val="FF0000"/>
            <w:vertAlign w:val="superscript"/>
            <w:lang w:val="en-US"/>
          </w:rPr>
          <w:t>238</w:t>
        </w:r>
        <w:r>
          <w:rPr>
            <w:color w:val="FF0000"/>
            <w:lang w:val="en-US"/>
          </w:rPr>
          <w:t xml:space="preserve">U and </w:t>
        </w:r>
        <w:r>
          <w:rPr>
            <w:color w:val="FF0000"/>
            <w:vertAlign w:val="superscript"/>
            <w:lang w:val="en-US"/>
          </w:rPr>
          <w:t>206</w:t>
        </w:r>
        <w:r>
          <w:rPr>
            <w:color w:val="FF0000"/>
            <w:lang w:val="en-US"/>
          </w:rPr>
          <w:t xml:space="preserve">Pb would be solids. </w:t>
        </w:r>
        <w:r w:rsidRPr="00FD187B">
          <w:rPr>
            <w:color w:val="FF0000"/>
            <w:vertAlign w:val="superscript"/>
            <w:lang w:val="en-US"/>
          </w:rPr>
          <w:t>4</w:t>
        </w:r>
        <w:r>
          <w:rPr>
            <w:color w:val="FF0000"/>
            <w:lang w:val="en-US"/>
          </w:rPr>
          <w:t>He is the aqueous component. The rate would be written as R = - k [</w:t>
        </w:r>
        <w:r>
          <w:rPr>
            <w:color w:val="FF0000"/>
            <w:vertAlign w:val="superscript"/>
            <w:lang w:val="en-US"/>
          </w:rPr>
          <w:t>238</w:t>
        </w:r>
        <w:r>
          <w:rPr>
            <w:color w:val="FF0000"/>
            <w:lang w:val="en-US"/>
          </w:rPr>
          <w:t>U], leading to th</w:t>
        </w:r>
      </w:ins>
      <w:ins w:id="76" w:author="Uli Mayer" w:date="2022-05-20T13:52:00Z">
        <w:r w:rsidR="00EA086B">
          <w:rPr>
            <w:color w:val="FF0000"/>
            <w:lang w:val="en-US"/>
          </w:rPr>
          <w:t>e</w:t>
        </w:r>
      </w:ins>
      <w:ins w:id="77" w:author="Uli Mayer" w:date="2022-05-20T13:50:00Z">
        <w:r>
          <w:rPr>
            <w:color w:val="FF0000"/>
            <w:lang w:val="en-US"/>
          </w:rPr>
          <w:t xml:space="preserve"> production of </w:t>
        </w:r>
        <w:r>
          <w:rPr>
            <w:color w:val="FF0000"/>
            <w:vertAlign w:val="superscript"/>
            <w:lang w:val="en-US"/>
          </w:rPr>
          <w:t>206</w:t>
        </w:r>
        <w:r>
          <w:rPr>
            <w:color w:val="FF0000"/>
            <w:lang w:val="en-US"/>
          </w:rPr>
          <w:t xml:space="preserve">Pb  </w:t>
        </w:r>
      </w:ins>
      <w:ins w:id="78" w:author="Uli Mayer" w:date="2022-05-20T13:55:00Z">
        <w:r w:rsidR="00EA086B">
          <w:rPr>
            <w:color w:val="FF0000"/>
            <w:lang w:val="en-US"/>
          </w:rPr>
          <w:t xml:space="preserve">(no need to keep track of that initially) </w:t>
        </w:r>
      </w:ins>
      <w:ins w:id="79" w:author="Uli Mayer" w:date="2022-05-20T13:50:00Z">
        <w:r>
          <w:rPr>
            <w:color w:val="FF0000"/>
            <w:lang w:val="en-US"/>
          </w:rPr>
          <w:t xml:space="preserve">and the release of 8 </w:t>
        </w:r>
        <w:r w:rsidRPr="00FD187B">
          <w:rPr>
            <w:color w:val="FF0000"/>
            <w:vertAlign w:val="superscript"/>
            <w:lang w:val="en-US"/>
          </w:rPr>
          <w:t>4</w:t>
        </w:r>
        <w:r>
          <w:rPr>
            <w:color w:val="FF0000"/>
            <w:lang w:val="en-US"/>
          </w:rPr>
          <w:t xml:space="preserve">He to the water phase. Since there is no limit on </w:t>
        </w:r>
        <w:r>
          <w:rPr>
            <w:color w:val="FF0000"/>
            <w:vertAlign w:val="superscript"/>
            <w:lang w:val="en-US"/>
          </w:rPr>
          <w:t>238</w:t>
        </w:r>
        <w:r>
          <w:rPr>
            <w:color w:val="FF0000"/>
            <w:lang w:val="en-US"/>
          </w:rPr>
          <w:t xml:space="preserve">U over time scales of interest, this should be fairly straightforward.      </w:t>
        </w:r>
        <w:r>
          <w:rPr>
            <w:color w:val="FF0000"/>
            <w:vertAlign w:val="superscript"/>
            <w:lang w:val="en-US"/>
          </w:rPr>
          <w:t>238</w:t>
        </w:r>
        <w:r>
          <w:rPr>
            <w:color w:val="FF0000"/>
            <w:lang w:val="en-US"/>
          </w:rPr>
          <w:t xml:space="preserve">U </w:t>
        </w:r>
      </w:ins>
      <w:ins w:id="80" w:author="Uli Mayer" w:date="2022-05-20T13:56:00Z">
        <w:r w:rsidR="00EA086B">
          <w:rPr>
            <w:color w:val="FF0000"/>
            <w:lang w:val="en-US"/>
          </w:rPr>
          <w:t>(</w:t>
        </w:r>
      </w:ins>
      <w:ins w:id="81" w:author="Uli Mayer" w:date="2022-05-20T13:50:00Z">
        <w:r>
          <w:rPr>
            <w:color w:val="FF0000"/>
            <w:lang w:val="en-US"/>
          </w:rPr>
          <w:t>and</w:t>
        </w:r>
      </w:ins>
      <w:ins w:id="82" w:author="Uli Mayer" w:date="2022-05-20T13:56:00Z">
        <w:r w:rsidR="00EA086B">
          <w:rPr>
            <w:color w:val="FF0000"/>
            <w:lang w:val="en-US"/>
          </w:rPr>
          <w:t xml:space="preserve"> possibly</w:t>
        </w:r>
      </w:ins>
      <w:ins w:id="83" w:author="Uli Mayer" w:date="2022-05-20T13:50:00Z">
        <w:r>
          <w:rPr>
            <w:color w:val="FF0000"/>
            <w:lang w:val="en-US"/>
          </w:rPr>
          <w:t xml:space="preserve"> </w:t>
        </w:r>
        <w:r>
          <w:rPr>
            <w:color w:val="FF0000"/>
            <w:vertAlign w:val="superscript"/>
            <w:lang w:val="en-US"/>
          </w:rPr>
          <w:t>206</w:t>
        </w:r>
        <w:r>
          <w:rPr>
            <w:color w:val="FF0000"/>
            <w:lang w:val="en-US"/>
          </w:rPr>
          <w:t>Pb</w:t>
        </w:r>
      </w:ins>
      <w:ins w:id="84" w:author="Uli Mayer" w:date="2022-05-20T13:56:00Z">
        <w:r w:rsidR="00EA086B">
          <w:rPr>
            <w:color w:val="FF0000"/>
            <w:lang w:val="en-US"/>
          </w:rPr>
          <w:t>)</w:t>
        </w:r>
      </w:ins>
      <w:ins w:id="85" w:author="Uli Mayer" w:date="2022-05-20T13:50:00Z">
        <w:r>
          <w:rPr>
            <w:color w:val="FF0000"/>
            <w:lang w:val="en-US"/>
          </w:rPr>
          <w:t xml:space="preserve"> can be updated at end of time step.</w:t>
        </w:r>
      </w:ins>
      <w:ins w:id="86" w:author="Uli Mayer" w:date="2022-05-20T13:52:00Z">
        <w:r w:rsidR="00EA086B">
          <w:rPr>
            <w:color w:val="FF0000"/>
            <w:lang w:val="en-US"/>
          </w:rPr>
          <w:t xml:space="preserve"> Concentrations would have to be g</w:t>
        </w:r>
      </w:ins>
      <w:ins w:id="87" w:author="Uli Mayer" w:date="2022-05-20T13:53:00Z">
        <w:r w:rsidR="00EA086B">
          <w:rPr>
            <w:color w:val="FF0000"/>
            <w:lang w:val="en-US"/>
          </w:rPr>
          <w:t>i</w:t>
        </w:r>
      </w:ins>
      <w:ins w:id="88" w:author="Uli Mayer" w:date="2022-05-20T13:52:00Z">
        <w:r w:rsidR="00EA086B">
          <w:rPr>
            <w:color w:val="FF0000"/>
            <w:lang w:val="en-US"/>
          </w:rPr>
          <w:t>ven in terms of [mol L-1 bulk]</w:t>
        </w:r>
      </w:ins>
      <w:ins w:id="89" w:author="Uli Mayer" w:date="2022-05-20T13:56:00Z">
        <w:r w:rsidR="00EA086B">
          <w:rPr>
            <w:color w:val="FF0000"/>
            <w:lang w:val="en-US"/>
          </w:rPr>
          <w:t xml:space="preserve"> (volume fraction does not make sens</w:t>
        </w:r>
      </w:ins>
      <w:ins w:id="90" w:author="Uli Mayer" w:date="2022-05-20T13:57:00Z">
        <w:r w:rsidR="00EA086B">
          <w:rPr>
            <w:color w:val="FF0000"/>
            <w:lang w:val="en-US"/>
          </w:rPr>
          <w:t>e</w:t>
        </w:r>
      </w:ins>
      <w:ins w:id="91" w:author="Uli Mayer" w:date="2022-05-20T13:56:00Z">
        <w:r w:rsidR="00EA086B">
          <w:rPr>
            <w:color w:val="FF0000"/>
            <w:lang w:val="en-US"/>
          </w:rPr>
          <w:t xml:space="preserve"> in this case). There</w:t>
        </w:r>
      </w:ins>
      <w:ins w:id="92" w:author="Uli Mayer" w:date="2022-05-20T13:57:00Z">
        <w:r w:rsidR="00EA086B">
          <w:rPr>
            <w:color w:val="FF0000"/>
            <w:lang w:val="en-US"/>
          </w:rPr>
          <w:t>fore s</w:t>
        </w:r>
      </w:ins>
      <w:ins w:id="93" w:author="Uli Mayer" w:date="2022-05-20T13:56:00Z">
        <w:r w:rsidR="00EA086B">
          <w:rPr>
            <w:color w:val="FF0000"/>
            <w:lang w:val="en-US"/>
          </w:rPr>
          <w:t>ome adjustments needed</w:t>
        </w:r>
      </w:ins>
      <w:ins w:id="94" w:author="Uli Mayer" w:date="2022-05-20T13:57:00Z">
        <w:r w:rsidR="00EA086B">
          <w:rPr>
            <w:color w:val="FF0000"/>
            <w:lang w:val="en-US"/>
          </w:rPr>
          <w:t xml:space="preserve"> re input in .dat file</w:t>
        </w:r>
      </w:ins>
      <w:ins w:id="95" w:author="Uli Mayer" w:date="2022-05-20T13:56:00Z">
        <w:r w:rsidR="00EA086B">
          <w:rPr>
            <w:color w:val="FF0000"/>
            <w:lang w:val="en-US"/>
          </w:rPr>
          <w:t xml:space="preserve">, </w:t>
        </w:r>
      </w:ins>
      <w:ins w:id="96" w:author="Uli Mayer" w:date="2022-05-20T13:57:00Z">
        <w:r w:rsidR="00EA086B">
          <w:rPr>
            <w:color w:val="FF0000"/>
            <w:lang w:val="en-US"/>
          </w:rPr>
          <w:t>or .min file.</w:t>
        </w:r>
      </w:ins>
    </w:p>
    <w:p w14:paraId="06D5CF72" w14:textId="4D40E335" w:rsidR="00177AD7" w:rsidRPr="00177AD7" w:rsidRDefault="00177AD7">
      <w:pPr>
        <w:rPr>
          <w:ins w:id="97" w:author="Uli Mayer" w:date="2022-05-20T09:48:00Z"/>
          <w:color w:val="FF0000"/>
          <w:lang w:val="en-US"/>
          <w:rPrChange w:id="98" w:author="Uli Mayer" w:date="2022-05-20T09:51:00Z">
            <w:rPr>
              <w:ins w:id="99" w:author="Uli Mayer" w:date="2022-05-20T09:48:00Z"/>
              <w:lang w:val="en-US"/>
            </w:rPr>
          </w:rPrChange>
        </w:rPr>
      </w:pPr>
      <w:ins w:id="100" w:author="Uli Mayer" w:date="2022-05-20T09:52:00Z">
        <w:r>
          <w:rPr>
            <w:color w:val="FF0000"/>
            <w:lang w:val="en-US"/>
          </w:rPr>
          <w:t>We can discuss this in a meeting next week.</w:t>
        </w:r>
      </w:ins>
    </w:p>
    <w:p w14:paraId="61475E86" w14:textId="5F640F0E" w:rsidR="003C7E6D" w:rsidRPr="00234CB8" w:rsidRDefault="00234CB8" w:rsidP="00464A2E">
      <w:pPr>
        <w:rPr>
          <w:ins w:id="101" w:author="Uli Mayer" w:date="2022-05-20T09:18:00Z"/>
          <w:b/>
          <w:color w:val="FF0000"/>
          <w:u w:val="single"/>
          <w:lang w:val="en-US"/>
          <w:rPrChange w:id="102" w:author="Uli Mayer" w:date="2022-05-20T13:50:00Z">
            <w:rPr>
              <w:ins w:id="103" w:author="Uli Mayer" w:date="2022-05-20T09:18:00Z"/>
              <w:color w:val="FF0000"/>
              <w:lang w:val="en-US"/>
            </w:rPr>
          </w:rPrChange>
        </w:rPr>
      </w:pPr>
      <w:ins w:id="104" w:author="Uli Mayer" w:date="2022-05-20T13:50:00Z">
        <w:r w:rsidRPr="00234CB8">
          <w:rPr>
            <w:b/>
            <w:color w:val="FF0000"/>
            <w:u w:val="single"/>
            <w:lang w:val="en-US"/>
            <w:rPrChange w:id="105" w:author="Uli Mayer" w:date="2022-05-20T13:50:00Z">
              <w:rPr>
                <w:color w:val="FF0000"/>
                <w:lang w:val="en-US"/>
              </w:rPr>
            </w:rPrChange>
          </w:rPr>
          <w:t>Specifically for the case with He</w:t>
        </w:r>
        <w:r>
          <w:rPr>
            <w:b/>
            <w:color w:val="FF0000"/>
            <w:u w:val="single"/>
            <w:lang w:val="en-US"/>
          </w:rPr>
          <w:t xml:space="preserve"> (from Wikipedia</w:t>
        </w:r>
      </w:ins>
      <w:ins w:id="106" w:author="SU Danyang" w:date="2022-05-30T09:14:00Z">
        <w:r w:rsidR="00AC64B2">
          <w:rPr>
            <w:b/>
            <w:color w:val="FF0000"/>
            <w:u w:val="single"/>
            <w:lang w:val="en-US"/>
          </w:rPr>
          <w:t xml:space="preserve"> </w:t>
        </w:r>
        <w:r w:rsidR="00AC64B2" w:rsidRPr="00AC64B2">
          <w:rPr>
            <w:b/>
            <w:color w:val="FF0000"/>
            <w:u w:val="single"/>
            <w:lang w:val="en-US"/>
          </w:rPr>
          <w:t>https://en.wikipedia.org/wiki/Uranium-238</w:t>
        </w:r>
      </w:ins>
      <w:ins w:id="107" w:author="Uli Mayer" w:date="2022-05-20T13:50:00Z">
        <w:r>
          <w:rPr>
            <w:b/>
            <w:color w:val="FF0000"/>
            <w:u w:val="single"/>
            <w:lang w:val="en-US"/>
          </w:rPr>
          <w:t>)</w:t>
        </w:r>
        <w:r w:rsidRPr="00234CB8">
          <w:rPr>
            <w:b/>
            <w:color w:val="FF0000"/>
            <w:u w:val="single"/>
            <w:lang w:val="en-US"/>
            <w:rPrChange w:id="108" w:author="Uli Mayer" w:date="2022-05-20T13:50:00Z">
              <w:rPr>
                <w:color w:val="FF0000"/>
                <w:lang w:val="en-US"/>
              </w:rPr>
            </w:rPrChange>
          </w:rPr>
          <w:t xml:space="preserve">: </w:t>
        </w:r>
      </w:ins>
    </w:p>
    <w:p w14:paraId="6185F542" w14:textId="105A7764" w:rsidR="00FC1B6A" w:rsidRDefault="00234CB8" w:rsidP="00464A2E">
      <w:pPr>
        <w:rPr>
          <w:ins w:id="109" w:author="Uli Mayer" w:date="2022-05-20T09:19:00Z"/>
          <w:color w:val="FF0000"/>
          <w:lang w:val="en-US"/>
        </w:rPr>
      </w:pPr>
      <w:ins w:id="110" w:author="Uli Mayer" w:date="2022-05-20T13:50:00Z">
        <w:r>
          <w:rPr>
            <w:color w:val="FF0000"/>
            <w:lang w:val="en-US"/>
          </w:rPr>
          <w:t>Note all rate coefficients end up the same as in Ballantine paper.</w:t>
        </w:r>
      </w:ins>
    </w:p>
    <w:p w14:paraId="00661A6E" w14:textId="5BD1CB83" w:rsidR="00FC1B6A" w:rsidRPr="00B04B4C" w:rsidRDefault="00FC1B6A" w:rsidP="00464A2E">
      <w:pPr>
        <w:rPr>
          <w:ins w:id="111" w:author="Uli Mayer" w:date="2022-05-20T09:24:00Z"/>
          <w:color w:val="FF0000"/>
          <w:u w:val="single"/>
          <w:lang w:val="en-US"/>
          <w:rPrChange w:id="112" w:author="Uli Mayer" w:date="2022-05-20T09:37:00Z">
            <w:rPr>
              <w:ins w:id="113" w:author="Uli Mayer" w:date="2022-05-20T09:24:00Z"/>
              <w:color w:val="FF0000"/>
              <w:lang w:val="en-US"/>
            </w:rPr>
          </w:rPrChange>
        </w:rPr>
      </w:pPr>
      <w:ins w:id="114" w:author="Uli Mayer" w:date="2022-05-20T09:24:00Z">
        <w:r w:rsidRPr="00B04B4C">
          <w:rPr>
            <w:color w:val="FF0000"/>
            <w:u w:val="single"/>
            <w:lang w:val="en-US"/>
            <w:rPrChange w:id="115" w:author="Uli Mayer" w:date="2022-05-20T09:37:00Z">
              <w:rPr>
                <w:color w:val="FF0000"/>
                <w:lang w:val="en-US"/>
              </w:rPr>
            </w:rPrChange>
          </w:rPr>
          <w:t>238U – yield 8</w:t>
        </w:r>
      </w:ins>
      <w:ins w:id="116" w:author="Uli Mayer" w:date="2022-05-20T09:25:00Z">
        <w:r w:rsidRPr="00B04B4C">
          <w:rPr>
            <w:color w:val="FF0000"/>
            <w:u w:val="single"/>
            <w:lang w:val="en-US"/>
            <w:rPrChange w:id="117" w:author="Uli Mayer" w:date="2022-05-20T09:37:00Z">
              <w:rPr>
                <w:color w:val="FF0000"/>
                <w:lang w:val="en-US"/>
              </w:rPr>
            </w:rPrChange>
          </w:rPr>
          <w:t xml:space="preserve"> He</w:t>
        </w:r>
      </w:ins>
    </w:p>
    <w:p w14:paraId="5E4AF72C" w14:textId="2988EE80" w:rsidR="00FC1B6A" w:rsidRDefault="00FC1B6A" w:rsidP="00464A2E">
      <w:pPr>
        <w:rPr>
          <w:ins w:id="118" w:author="Uli Mayer" w:date="2022-05-20T09:24:00Z"/>
          <w:color w:val="FF0000"/>
          <w:lang w:val="en-US"/>
        </w:rPr>
      </w:pPr>
      <w:ins w:id="119" w:author="Uli Mayer" w:date="2022-05-20T09:28:00Z">
        <w:r w:rsidRPr="00FC1B6A">
          <w:rPr>
            <w:noProof/>
            <w:color w:val="FF0000"/>
          </w:rPr>
          <w:drawing>
            <wp:inline distT="0" distB="0" distL="0" distR="0" wp14:anchorId="053273B4" wp14:editId="208DDE47">
              <wp:extent cx="5943600" cy="106172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061720"/>
                      </a:xfrm>
                      <a:prstGeom prst="rect">
                        <a:avLst/>
                      </a:prstGeom>
                    </pic:spPr>
                  </pic:pic>
                </a:graphicData>
              </a:graphic>
            </wp:inline>
          </w:drawing>
        </w:r>
      </w:ins>
    </w:p>
    <w:p w14:paraId="712F7379" w14:textId="29A72E15" w:rsidR="00B04B4C" w:rsidRDefault="00B04B4C" w:rsidP="00B04B4C">
      <w:pPr>
        <w:rPr>
          <w:ins w:id="120" w:author="Uli Mayer" w:date="2022-05-20T09:28:00Z"/>
          <w:color w:val="FF0000"/>
          <w:lang w:val="en-US"/>
        </w:rPr>
      </w:pPr>
      <w:ins w:id="121" w:author="Uli Mayer" w:date="2022-05-20T09:28:00Z">
        <w:r>
          <w:rPr>
            <w:color w:val="FF0000"/>
            <w:lang w:val="en-US"/>
          </w:rPr>
          <w:t>Effectively</w:t>
        </w:r>
      </w:ins>
      <w:ins w:id="122" w:author="Uli Mayer" w:date="2022-05-20T13:51:00Z">
        <w:r w:rsidR="00234CB8">
          <w:rPr>
            <w:color w:val="FF0000"/>
            <w:lang w:val="en-US"/>
          </w:rPr>
          <w:t xml:space="preserve"> (because 1</w:t>
        </w:r>
        <w:r w:rsidR="00234CB8" w:rsidRPr="00234CB8">
          <w:rPr>
            <w:color w:val="FF0000"/>
            <w:vertAlign w:val="superscript"/>
            <w:lang w:val="en-US"/>
            <w:rPrChange w:id="123" w:author="Uli Mayer" w:date="2022-05-20T13:51:00Z">
              <w:rPr>
                <w:color w:val="FF0000"/>
                <w:lang w:val="en-US"/>
              </w:rPr>
            </w:rPrChange>
          </w:rPr>
          <w:t>st</w:t>
        </w:r>
        <w:r w:rsidR="00234CB8">
          <w:rPr>
            <w:color w:val="FF0000"/>
            <w:lang w:val="en-US"/>
          </w:rPr>
          <w:t xml:space="preserve"> step is rate-determining)</w:t>
        </w:r>
      </w:ins>
      <w:ins w:id="124" w:author="Uli Mayer" w:date="2022-05-20T09:28:00Z">
        <w:r>
          <w:rPr>
            <w:color w:val="FF0000"/>
            <w:lang w:val="en-US"/>
          </w:rPr>
          <w:t xml:space="preserve">: </w:t>
        </w:r>
        <w:r>
          <w:rPr>
            <w:color w:val="FF0000"/>
            <w:vertAlign w:val="superscript"/>
            <w:lang w:val="en-US"/>
          </w:rPr>
          <w:t>238</w:t>
        </w:r>
        <w:r>
          <w:rPr>
            <w:color w:val="FF0000"/>
            <w:lang w:val="en-US"/>
          </w:rPr>
          <w:t xml:space="preserve">U -&gt; </w:t>
        </w:r>
        <w:r>
          <w:rPr>
            <w:color w:val="FF0000"/>
            <w:vertAlign w:val="superscript"/>
            <w:lang w:val="en-US"/>
          </w:rPr>
          <w:t>206</w:t>
        </w:r>
        <w:r>
          <w:rPr>
            <w:color w:val="FF0000"/>
            <w:lang w:val="en-US"/>
          </w:rPr>
          <w:t xml:space="preserve">Pb + 8 </w:t>
        </w:r>
        <w:r w:rsidRPr="00FD187B">
          <w:rPr>
            <w:color w:val="FF0000"/>
            <w:vertAlign w:val="superscript"/>
            <w:lang w:val="en-US"/>
          </w:rPr>
          <w:t>4</w:t>
        </w:r>
        <w:r>
          <w:rPr>
            <w:color w:val="FF0000"/>
            <w:lang w:val="en-US"/>
          </w:rPr>
          <w:t xml:space="preserve">He    with </w:t>
        </w:r>
        <w:r w:rsidRPr="00355734">
          <w:rPr>
            <w:b/>
            <w:color w:val="0070C0"/>
            <w:lang w:val="en-US"/>
            <w:rPrChange w:id="125" w:author="danyang" w:date="2022-05-24T16:18:00Z">
              <w:rPr>
                <w:color w:val="FF0000"/>
                <w:lang w:val="en-US"/>
              </w:rPr>
            </w:rPrChange>
          </w:rPr>
          <w:t>k = 0.693/ t1/2 = 0.693 / 4.468 x 10^9 = 1.55 x 10-10 yr-1</w:t>
        </w:r>
      </w:ins>
    </w:p>
    <w:p w14:paraId="69462B58" w14:textId="443CB19D" w:rsidR="00B04B4C" w:rsidRDefault="00B04B4C" w:rsidP="00B04B4C">
      <w:pPr>
        <w:rPr>
          <w:ins w:id="126" w:author="Uli Mayer" w:date="2022-05-20T09:36:00Z"/>
          <w:color w:val="FF0000"/>
          <w:lang w:val="en-US"/>
        </w:rPr>
      </w:pPr>
      <w:ins w:id="127" w:author="Uli Mayer" w:date="2022-05-20T09:36:00Z">
        <w:r>
          <w:rPr>
            <w:color w:val="FF0000"/>
            <w:lang w:val="en-US"/>
          </w:rPr>
          <w:t>R = - k [</w:t>
        </w:r>
        <w:r>
          <w:rPr>
            <w:color w:val="FF0000"/>
            <w:vertAlign w:val="superscript"/>
            <w:lang w:val="en-US"/>
          </w:rPr>
          <w:t>238</w:t>
        </w:r>
        <w:r>
          <w:rPr>
            <w:color w:val="FF0000"/>
            <w:lang w:val="en-US"/>
          </w:rPr>
          <w:t xml:space="preserve">U] or in terms of production of </w:t>
        </w:r>
        <w:r w:rsidRPr="00FD187B">
          <w:rPr>
            <w:color w:val="FF0000"/>
            <w:vertAlign w:val="superscript"/>
            <w:lang w:val="en-US"/>
          </w:rPr>
          <w:t>4</w:t>
        </w:r>
        <w:r>
          <w:rPr>
            <w:color w:val="FF0000"/>
            <w:lang w:val="en-US"/>
          </w:rPr>
          <w:t>He: R = 8 k [</w:t>
        </w:r>
        <w:r>
          <w:rPr>
            <w:color w:val="FF0000"/>
            <w:vertAlign w:val="superscript"/>
            <w:lang w:val="en-US"/>
          </w:rPr>
          <w:t>23</w:t>
        </w:r>
      </w:ins>
      <w:ins w:id="128" w:author="Uli Mayer" w:date="2022-05-20T09:37:00Z">
        <w:r>
          <w:rPr>
            <w:color w:val="FF0000"/>
            <w:vertAlign w:val="superscript"/>
            <w:lang w:val="en-US"/>
          </w:rPr>
          <w:t>8</w:t>
        </w:r>
      </w:ins>
      <w:ins w:id="129" w:author="Uli Mayer" w:date="2022-05-20T09:36:00Z">
        <w:r>
          <w:rPr>
            <w:color w:val="FF0000"/>
            <w:lang w:val="en-US"/>
          </w:rPr>
          <w:t xml:space="preserve">U], note that </w:t>
        </w:r>
        <w:r w:rsidRPr="00FD187B">
          <w:rPr>
            <w:color w:val="FF0000"/>
            <w:vertAlign w:val="superscript"/>
            <w:lang w:val="en-US"/>
          </w:rPr>
          <w:t>23</w:t>
        </w:r>
      </w:ins>
      <w:ins w:id="130" w:author="Uli Mayer" w:date="2022-05-20T09:37:00Z">
        <w:r>
          <w:rPr>
            <w:color w:val="FF0000"/>
            <w:vertAlign w:val="superscript"/>
            <w:lang w:val="en-US"/>
          </w:rPr>
          <w:t>8</w:t>
        </w:r>
      </w:ins>
      <w:ins w:id="131" w:author="Uli Mayer" w:date="2022-05-20T09:36:00Z">
        <w:r>
          <w:rPr>
            <w:color w:val="FF0000"/>
            <w:lang w:val="en-US"/>
          </w:rPr>
          <w:t>U is U in solid phase</w:t>
        </w:r>
      </w:ins>
    </w:p>
    <w:p w14:paraId="40E6E9F7" w14:textId="77777777" w:rsidR="00FC1B6A" w:rsidRDefault="00FC1B6A" w:rsidP="00464A2E">
      <w:pPr>
        <w:rPr>
          <w:ins w:id="132" w:author="Uli Mayer" w:date="2022-05-20T09:28:00Z"/>
          <w:color w:val="FF0000"/>
          <w:lang w:val="en-US"/>
        </w:rPr>
      </w:pPr>
    </w:p>
    <w:p w14:paraId="48DD2133" w14:textId="2BE30FEE" w:rsidR="00FC1B6A" w:rsidRPr="00B04B4C" w:rsidRDefault="00FC1B6A" w:rsidP="00464A2E">
      <w:pPr>
        <w:rPr>
          <w:ins w:id="133" w:author="Uli Mayer" w:date="2022-05-20T09:18:00Z"/>
          <w:color w:val="FF0000"/>
          <w:u w:val="single"/>
          <w:lang w:val="en-US"/>
          <w:rPrChange w:id="134" w:author="Uli Mayer" w:date="2022-05-20T09:37:00Z">
            <w:rPr>
              <w:ins w:id="135" w:author="Uli Mayer" w:date="2022-05-20T09:18:00Z"/>
              <w:color w:val="FF0000"/>
              <w:lang w:val="en-US"/>
            </w:rPr>
          </w:rPrChange>
        </w:rPr>
      </w:pPr>
      <w:ins w:id="136" w:author="Uli Mayer" w:date="2022-05-20T09:19:00Z">
        <w:r w:rsidRPr="00B04B4C">
          <w:rPr>
            <w:color w:val="FF0000"/>
            <w:u w:val="single"/>
            <w:lang w:val="en-US"/>
            <w:rPrChange w:id="137" w:author="Uli Mayer" w:date="2022-05-20T09:37:00Z">
              <w:rPr>
                <w:color w:val="FF0000"/>
                <w:lang w:val="en-US"/>
              </w:rPr>
            </w:rPrChange>
          </w:rPr>
          <w:t>235U</w:t>
        </w:r>
      </w:ins>
      <w:ins w:id="138" w:author="Uli Mayer" w:date="2022-05-20T09:24:00Z">
        <w:r w:rsidRPr="00B04B4C">
          <w:rPr>
            <w:color w:val="FF0000"/>
            <w:u w:val="single"/>
            <w:lang w:val="en-US"/>
            <w:rPrChange w:id="139" w:author="Uli Mayer" w:date="2022-05-20T09:37:00Z">
              <w:rPr>
                <w:color w:val="FF0000"/>
                <w:lang w:val="en-US"/>
              </w:rPr>
            </w:rPrChange>
          </w:rPr>
          <w:t xml:space="preserve"> – yield 7 He</w:t>
        </w:r>
      </w:ins>
    </w:p>
    <w:p w14:paraId="18B00564" w14:textId="606F138A" w:rsidR="00FC1B6A" w:rsidRDefault="00FC1B6A" w:rsidP="00464A2E">
      <w:pPr>
        <w:rPr>
          <w:ins w:id="140" w:author="Uli Mayer" w:date="2022-05-20T09:18:00Z"/>
          <w:color w:val="FF0000"/>
          <w:lang w:val="en-US"/>
        </w:rPr>
      </w:pPr>
      <w:ins w:id="141" w:author="Uli Mayer" w:date="2022-05-20T09:18:00Z">
        <w:r w:rsidRPr="00FC1B6A">
          <w:rPr>
            <w:noProof/>
            <w:color w:val="FF0000"/>
          </w:rPr>
          <w:drawing>
            <wp:inline distT="0" distB="0" distL="0" distR="0" wp14:anchorId="64B5576D" wp14:editId="22F30763">
              <wp:extent cx="5943600" cy="16630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663065"/>
                      </a:xfrm>
                      <a:prstGeom prst="rect">
                        <a:avLst/>
                      </a:prstGeom>
                    </pic:spPr>
                  </pic:pic>
                </a:graphicData>
              </a:graphic>
            </wp:inline>
          </w:drawing>
        </w:r>
      </w:ins>
    </w:p>
    <w:p w14:paraId="204D8647" w14:textId="6837BAD0" w:rsidR="00FC1B6A" w:rsidRDefault="00FC1B6A" w:rsidP="00464A2E">
      <w:pPr>
        <w:rPr>
          <w:ins w:id="142" w:author="Uli Mayer" w:date="2022-05-20T09:18:00Z"/>
          <w:color w:val="FF0000"/>
          <w:lang w:val="en-US"/>
        </w:rPr>
      </w:pPr>
    </w:p>
    <w:p w14:paraId="3D06B54C" w14:textId="735F971F" w:rsidR="00FC1B6A" w:rsidRDefault="00FC1B6A" w:rsidP="00464A2E">
      <w:pPr>
        <w:rPr>
          <w:ins w:id="143" w:author="Uli Mayer" w:date="2022-05-20T09:34:00Z"/>
          <w:color w:val="FF0000"/>
          <w:lang w:val="en-US"/>
        </w:rPr>
      </w:pPr>
      <w:ins w:id="144" w:author="Uli Mayer" w:date="2022-05-20T09:19:00Z">
        <w:r>
          <w:rPr>
            <w:color w:val="FF0000"/>
            <w:lang w:val="en-US"/>
          </w:rPr>
          <w:t xml:space="preserve">Effectively: </w:t>
        </w:r>
        <w:r w:rsidRPr="00FC1B6A">
          <w:rPr>
            <w:color w:val="FF0000"/>
            <w:vertAlign w:val="superscript"/>
            <w:lang w:val="en-US"/>
            <w:rPrChange w:id="145" w:author="Uli Mayer" w:date="2022-05-20T09:19:00Z">
              <w:rPr>
                <w:color w:val="FF0000"/>
                <w:lang w:val="en-US"/>
              </w:rPr>
            </w:rPrChange>
          </w:rPr>
          <w:t>235</w:t>
        </w:r>
        <w:r>
          <w:rPr>
            <w:color w:val="FF0000"/>
            <w:lang w:val="en-US"/>
          </w:rPr>
          <w:t xml:space="preserve">U -&gt; </w:t>
        </w:r>
        <w:r w:rsidRPr="00FC1B6A">
          <w:rPr>
            <w:color w:val="FF0000"/>
            <w:vertAlign w:val="superscript"/>
            <w:lang w:val="en-US"/>
            <w:rPrChange w:id="146" w:author="Uli Mayer" w:date="2022-05-20T09:19:00Z">
              <w:rPr>
                <w:color w:val="FF0000"/>
                <w:lang w:val="en-US"/>
              </w:rPr>
            </w:rPrChange>
          </w:rPr>
          <w:t>207</w:t>
        </w:r>
        <w:r>
          <w:rPr>
            <w:color w:val="FF0000"/>
            <w:lang w:val="en-US"/>
          </w:rPr>
          <w:t xml:space="preserve">Pb + 7 </w:t>
        </w:r>
        <w:r w:rsidRPr="00FC1B6A">
          <w:rPr>
            <w:color w:val="FF0000"/>
            <w:vertAlign w:val="superscript"/>
            <w:lang w:val="en-US"/>
            <w:rPrChange w:id="147" w:author="Uli Mayer" w:date="2022-05-20T09:19:00Z">
              <w:rPr>
                <w:color w:val="FF0000"/>
                <w:lang w:val="en-US"/>
              </w:rPr>
            </w:rPrChange>
          </w:rPr>
          <w:t>4</w:t>
        </w:r>
        <w:r>
          <w:rPr>
            <w:color w:val="FF0000"/>
            <w:lang w:val="en-US"/>
          </w:rPr>
          <w:t>He</w:t>
        </w:r>
      </w:ins>
      <w:ins w:id="148" w:author="Uli Mayer" w:date="2022-05-20T09:20:00Z">
        <w:r>
          <w:rPr>
            <w:color w:val="FF0000"/>
            <w:lang w:val="en-US"/>
          </w:rPr>
          <w:t xml:space="preserve">    with </w:t>
        </w:r>
        <w:r w:rsidRPr="00012BCE">
          <w:rPr>
            <w:b/>
            <w:color w:val="0070C0"/>
            <w:lang w:val="en-US"/>
            <w:rPrChange w:id="149" w:author="danyang" w:date="2022-05-24T16:18:00Z">
              <w:rPr>
                <w:color w:val="FF0000"/>
                <w:lang w:val="en-US"/>
              </w:rPr>
            </w:rPrChange>
          </w:rPr>
          <w:t>k = 0.693/ t1/2 = 0.693 / 7.038 x 10</w:t>
        </w:r>
      </w:ins>
      <w:ins w:id="150" w:author="Uli Mayer" w:date="2022-05-20T09:23:00Z">
        <w:r w:rsidRPr="00012BCE">
          <w:rPr>
            <w:b/>
            <w:color w:val="0070C0"/>
            <w:lang w:val="en-US"/>
            <w:rPrChange w:id="151" w:author="danyang" w:date="2022-05-24T16:18:00Z">
              <w:rPr>
                <w:color w:val="FF0000"/>
                <w:lang w:val="en-US"/>
              </w:rPr>
            </w:rPrChange>
          </w:rPr>
          <w:t>^8 = 9.85 x 10-10</w:t>
        </w:r>
      </w:ins>
      <w:ins w:id="152" w:author="Uli Mayer" w:date="2022-05-20T09:24:00Z">
        <w:r w:rsidRPr="00012BCE">
          <w:rPr>
            <w:b/>
            <w:color w:val="0070C0"/>
            <w:lang w:val="en-US"/>
            <w:rPrChange w:id="153" w:author="danyang" w:date="2022-05-24T16:18:00Z">
              <w:rPr>
                <w:color w:val="FF0000"/>
                <w:lang w:val="en-US"/>
              </w:rPr>
            </w:rPrChange>
          </w:rPr>
          <w:t xml:space="preserve"> yr-1</w:t>
        </w:r>
      </w:ins>
    </w:p>
    <w:p w14:paraId="35357DD8" w14:textId="2231EC93" w:rsidR="00B04B4C" w:rsidRDefault="00B04B4C" w:rsidP="00464A2E">
      <w:pPr>
        <w:rPr>
          <w:ins w:id="154" w:author="Uli Mayer" w:date="2022-05-20T09:24:00Z"/>
          <w:color w:val="FF0000"/>
          <w:lang w:val="en-US"/>
        </w:rPr>
      </w:pPr>
      <w:ins w:id="155" w:author="Uli Mayer" w:date="2022-05-20T09:34:00Z">
        <w:r>
          <w:rPr>
            <w:color w:val="FF0000"/>
            <w:lang w:val="en-US"/>
          </w:rPr>
          <w:t>R =</w:t>
        </w:r>
      </w:ins>
      <w:ins w:id="156" w:author="Uli Mayer" w:date="2022-05-20T09:35:00Z">
        <w:r>
          <w:rPr>
            <w:color w:val="FF0000"/>
            <w:lang w:val="en-US"/>
          </w:rPr>
          <w:t xml:space="preserve"> -</w:t>
        </w:r>
      </w:ins>
      <w:ins w:id="157" w:author="Uli Mayer" w:date="2022-05-20T09:34:00Z">
        <w:r>
          <w:rPr>
            <w:color w:val="FF0000"/>
            <w:lang w:val="en-US"/>
          </w:rPr>
          <w:t xml:space="preserve"> k [</w:t>
        </w:r>
        <w:r w:rsidRPr="00B04B4C">
          <w:rPr>
            <w:color w:val="FF0000"/>
            <w:vertAlign w:val="superscript"/>
            <w:lang w:val="en-US"/>
            <w:rPrChange w:id="158" w:author="Uli Mayer" w:date="2022-05-20T09:34:00Z">
              <w:rPr>
                <w:color w:val="FF0000"/>
                <w:lang w:val="en-US"/>
              </w:rPr>
            </w:rPrChange>
          </w:rPr>
          <w:t>235</w:t>
        </w:r>
        <w:r>
          <w:rPr>
            <w:color w:val="FF0000"/>
            <w:lang w:val="en-US"/>
          </w:rPr>
          <w:t>U]</w:t>
        </w:r>
      </w:ins>
      <w:ins w:id="159" w:author="Uli Mayer" w:date="2022-05-20T09:35:00Z">
        <w:r>
          <w:rPr>
            <w:color w:val="FF0000"/>
            <w:lang w:val="en-US"/>
          </w:rPr>
          <w:t xml:space="preserve"> or in terms of production of </w:t>
        </w:r>
        <w:r w:rsidRPr="00B04B4C">
          <w:rPr>
            <w:color w:val="FF0000"/>
            <w:vertAlign w:val="superscript"/>
            <w:lang w:val="en-US"/>
            <w:rPrChange w:id="160" w:author="Uli Mayer" w:date="2022-05-20T09:35:00Z">
              <w:rPr>
                <w:color w:val="FF0000"/>
                <w:lang w:val="en-US"/>
              </w:rPr>
            </w:rPrChange>
          </w:rPr>
          <w:t>4</w:t>
        </w:r>
        <w:r>
          <w:rPr>
            <w:color w:val="FF0000"/>
            <w:lang w:val="en-US"/>
          </w:rPr>
          <w:t>He: R = 7 k [</w:t>
        </w:r>
        <w:r w:rsidRPr="00B04B4C">
          <w:rPr>
            <w:color w:val="FF0000"/>
            <w:vertAlign w:val="superscript"/>
            <w:lang w:val="en-US"/>
            <w:rPrChange w:id="161" w:author="Uli Mayer" w:date="2022-05-20T09:36:00Z">
              <w:rPr>
                <w:color w:val="FF0000"/>
                <w:lang w:val="en-US"/>
              </w:rPr>
            </w:rPrChange>
          </w:rPr>
          <w:t>235</w:t>
        </w:r>
        <w:r>
          <w:rPr>
            <w:color w:val="FF0000"/>
            <w:lang w:val="en-US"/>
          </w:rPr>
          <w:t>U]</w:t>
        </w:r>
      </w:ins>
      <w:ins w:id="162" w:author="Uli Mayer" w:date="2022-05-20T09:36:00Z">
        <w:r>
          <w:rPr>
            <w:color w:val="FF0000"/>
            <w:lang w:val="en-US"/>
          </w:rPr>
          <w:t xml:space="preserve">, note that </w:t>
        </w:r>
        <w:r w:rsidRPr="00B04B4C">
          <w:rPr>
            <w:color w:val="FF0000"/>
            <w:vertAlign w:val="superscript"/>
            <w:lang w:val="en-US"/>
            <w:rPrChange w:id="163" w:author="Uli Mayer" w:date="2022-05-20T09:36:00Z">
              <w:rPr>
                <w:color w:val="FF0000"/>
                <w:lang w:val="en-US"/>
              </w:rPr>
            </w:rPrChange>
          </w:rPr>
          <w:t>235</w:t>
        </w:r>
        <w:r>
          <w:rPr>
            <w:color w:val="FF0000"/>
            <w:lang w:val="en-US"/>
          </w:rPr>
          <w:t>U is U in solid phase</w:t>
        </w:r>
      </w:ins>
    </w:p>
    <w:p w14:paraId="5FC81593" w14:textId="77777777" w:rsidR="003C7E6D" w:rsidRDefault="003C7E6D" w:rsidP="00464A2E">
      <w:pPr>
        <w:rPr>
          <w:ins w:id="164" w:author="Uli Mayer" w:date="2022-05-20T09:41:00Z"/>
          <w:color w:val="FF0000"/>
          <w:u w:val="single"/>
          <w:lang w:val="en-US"/>
        </w:rPr>
      </w:pPr>
    </w:p>
    <w:p w14:paraId="643C4EF3" w14:textId="4CA13702" w:rsidR="00FC1B6A" w:rsidRPr="003C7E6D" w:rsidRDefault="00FC1B6A" w:rsidP="00464A2E">
      <w:pPr>
        <w:rPr>
          <w:ins w:id="165" w:author="Uli Mayer" w:date="2022-05-20T09:25:00Z"/>
          <w:color w:val="FF0000"/>
          <w:u w:val="single"/>
          <w:lang w:val="en-US"/>
          <w:rPrChange w:id="166" w:author="Uli Mayer" w:date="2022-05-20T09:41:00Z">
            <w:rPr>
              <w:ins w:id="167" w:author="Uli Mayer" w:date="2022-05-20T09:25:00Z"/>
              <w:color w:val="FF0000"/>
              <w:lang w:val="en-US"/>
            </w:rPr>
          </w:rPrChange>
        </w:rPr>
      </w:pPr>
      <w:ins w:id="168" w:author="Uli Mayer" w:date="2022-05-20T09:25:00Z">
        <w:r w:rsidRPr="003C7E6D">
          <w:rPr>
            <w:color w:val="FF0000"/>
            <w:u w:val="single"/>
            <w:lang w:val="en-US"/>
            <w:rPrChange w:id="169" w:author="Uli Mayer" w:date="2022-05-20T09:41:00Z">
              <w:rPr>
                <w:color w:val="FF0000"/>
                <w:lang w:val="en-US"/>
              </w:rPr>
            </w:rPrChange>
          </w:rPr>
          <w:t>232 Th – Yield 6 He</w:t>
        </w:r>
      </w:ins>
    </w:p>
    <w:p w14:paraId="6B46DE63" w14:textId="77777777" w:rsidR="00FC1B6A" w:rsidRDefault="00FC1B6A" w:rsidP="00464A2E">
      <w:pPr>
        <w:rPr>
          <w:ins w:id="170" w:author="Uli Mayer" w:date="2022-05-20T09:25:00Z"/>
          <w:color w:val="FF0000"/>
          <w:lang w:val="en-US"/>
        </w:rPr>
      </w:pPr>
    </w:p>
    <w:p w14:paraId="3987E558" w14:textId="3931C257" w:rsidR="00FC1B6A" w:rsidRDefault="003C7E6D" w:rsidP="00464A2E">
      <w:pPr>
        <w:rPr>
          <w:ins w:id="171" w:author="Uli Mayer" w:date="2022-05-20T09:43:00Z"/>
          <w:color w:val="FF0000"/>
          <w:lang w:val="en-US"/>
        </w:rPr>
      </w:pPr>
      <w:ins w:id="172" w:author="Uli Mayer" w:date="2022-05-20T09:42:00Z">
        <w:r w:rsidRPr="003C7E6D">
          <w:rPr>
            <w:noProof/>
            <w:color w:val="FF0000"/>
          </w:rPr>
          <w:drawing>
            <wp:inline distT="0" distB="0" distL="0" distR="0" wp14:anchorId="0ADFE92B" wp14:editId="6DA34242">
              <wp:extent cx="4747846" cy="389588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754370" cy="3901234"/>
                      </a:xfrm>
                      <a:prstGeom prst="rect">
                        <a:avLst/>
                      </a:prstGeom>
                    </pic:spPr>
                  </pic:pic>
                </a:graphicData>
              </a:graphic>
            </wp:inline>
          </w:drawing>
        </w:r>
      </w:ins>
    </w:p>
    <w:p w14:paraId="44F947DD" w14:textId="2A46D555" w:rsidR="003C7E6D" w:rsidRDefault="003C7E6D" w:rsidP="00464A2E">
      <w:pPr>
        <w:rPr>
          <w:ins w:id="173" w:author="Uli Mayer" w:date="2022-05-20T09:43:00Z"/>
          <w:color w:val="FF0000"/>
          <w:lang w:val="en-US"/>
        </w:rPr>
      </w:pPr>
    </w:p>
    <w:p w14:paraId="2728E46F" w14:textId="668FC8B1" w:rsidR="003C7E6D" w:rsidRDefault="003C7E6D" w:rsidP="003C7E6D">
      <w:pPr>
        <w:rPr>
          <w:ins w:id="174" w:author="Uli Mayer" w:date="2022-05-20T09:43:00Z"/>
          <w:color w:val="FF0000"/>
          <w:lang w:val="en-US"/>
        </w:rPr>
      </w:pPr>
      <w:ins w:id="175" w:author="Uli Mayer" w:date="2022-05-20T09:43:00Z">
        <w:r>
          <w:rPr>
            <w:color w:val="FF0000"/>
            <w:lang w:val="en-US"/>
          </w:rPr>
          <w:t xml:space="preserve">Effectively: </w:t>
        </w:r>
        <w:r w:rsidRPr="00FD187B">
          <w:rPr>
            <w:color w:val="FF0000"/>
            <w:vertAlign w:val="superscript"/>
            <w:lang w:val="en-US"/>
          </w:rPr>
          <w:t>23</w:t>
        </w:r>
        <w:r>
          <w:rPr>
            <w:color w:val="FF0000"/>
            <w:vertAlign w:val="superscript"/>
            <w:lang w:val="en-US"/>
          </w:rPr>
          <w:t>2</w:t>
        </w:r>
        <w:r>
          <w:rPr>
            <w:color w:val="FF0000"/>
            <w:lang w:val="en-US"/>
          </w:rPr>
          <w:t xml:space="preserve">Th -&gt; </w:t>
        </w:r>
        <w:r w:rsidRPr="00FD187B">
          <w:rPr>
            <w:color w:val="FF0000"/>
            <w:vertAlign w:val="superscript"/>
            <w:lang w:val="en-US"/>
          </w:rPr>
          <w:t>20</w:t>
        </w:r>
        <w:r>
          <w:rPr>
            <w:color w:val="FF0000"/>
            <w:vertAlign w:val="superscript"/>
            <w:lang w:val="en-US"/>
          </w:rPr>
          <w:t>8</w:t>
        </w:r>
        <w:r>
          <w:rPr>
            <w:color w:val="FF0000"/>
            <w:lang w:val="en-US"/>
          </w:rPr>
          <w:t xml:space="preserve">Pb + 6 </w:t>
        </w:r>
        <w:r w:rsidRPr="00FD187B">
          <w:rPr>
            <w:color w:val="FF0000"/>
            <w:vertAlign w:val="superscript"/>
            <w:lang w:val="en-US"/>
          </w:rPr>
          <w:t>4</w:t>
        </w:r>
        <w:r>
          <w:rPr>
            <w:color w:val="FF0000"/>
            <w:lang w:val="en-US"/>
          </w:rPr>
          <w:t xml:space="preserve">He    with </w:t>
        </w:r>
        <w:r w:rsidRPr="00012BCE">
          <w:rPr>
            <w:b/>
            <w:color w:val="0070C0"/>
            <w:lang w:val="en-US"/>
            <w:rPrChange w:id="176" w:author="danyang" w:date="2022-05-24T16:24:00Z">
              <w:rPr>
                <w:color w:val="FF0000"/>
                <w:lang w:val="en-US"/>
              </w:rPr>
            </w:rPrChange>
          </w:rPr>
          <w:t>k = 0.693/ t1/2 = 0.693 / 1.4 x 10^10 = 4.95 x 10-11 yr-1</w:t>
        </w:r>
      </w:ins>
    </w:p>
    <w:p w14:paraId="66D02C7F" w14:textId="7EBA2B49" w:rsidR="003C7E6D" w:rsidRDefault="003C7E6D" w:rsidP="003C7E6D">
      <w:pPr>
        <w:rPr>
          <w:ins w:id="177" w:author="danyang" w:date="2022-05-25T09:42:00Z"/>
          <w:color w:val="FF0000"/>
          <w:lang w:val="en-US"/>
        </w:rPr>
      </w:pPr>
      <w:ins w:id="178" w:author="Uli Mayer" w:date="2022-05-20T09:43:00Z">
        <w:r>
          <w:rPr>
            <w:color w:val="FF0000"/>
            <w:lang w:val="en-US"/>
          </w:rPr>
          <w:t>R = - k [</w:t>
        </w:r>
        <w:r>
          <w:rPr>
            <w:color w:val="FF0000"/>
            <w:vertAlign w:val="superscript"/>
            <w:lang w:val="en-US"/>
          </w:rPr>
          <w:t>232</w:t>
        </w:r>
        <w:r>
          <w:rPr>
            <w:color w:val="FF0000"/>
            <w:lang w:val="en-US"/>
          </w:rPr>
          <w:t xml:space="preserve">Th] or in terms of production of </w:t>
        </w:r>
        <w:r w:rsidRPr="00FD187B">
          <w:rPr>
            <w:color w:val="FF0000"/>
            <w:vertAlign w:val="superscript"/>
            <w:lang w:val="en-US"/>
          </w:rPr>
          <w:t>4</w:t>
        </w:r>
        <w:r>
          <w:rPr>
            <w:color w:val="FF0000"/>
            <w:lang w:val="en-US"/>
          </w:rPr>
          <w:t>He: R = 6 k [</w:t>
        </w:r>
        <w:r>
          <w:rPr>
            <w:color w:val="FF0000"/>
            <w:vertAlign w:val="superscript"/>
            <w:lang w:val="en-US"/>
          </w:rPr>
          <w:t>232</w:t>
        </w:r>
        <w:r>
          <w:rPr>
            <w:color w:val="FF0000"/>
            <w:lang w:val="en-US"/>
          </w:rPr>
          <w:t xml:space="preserve">Th], note that </w:t>
        </w:r>
        <w:r>
          <w:rPr>
            <w:color w:val="FF0000"/>
            <w:vertAlign w:val="superscript"/>
            <w:lang w:val="en-US"/>
          </w:rPr>
          <w:t>232</w:t>
        </w:r>
        <w:r>
          <w:rPr>
            <w:color w:val="FF0000"/>
            <w:lang w:val="en-US"/>
          </w:rPr>
          <w:t>Th is Th in solid phase</w:t>
        </w:r>
      </w:ins>
    </w:p>
    <w:p w14:paraId="737AE0F1" w14:textId="77777777" w:rsidR="00ED4BE9" w:rsidRDefault="00ED4BE9" w:rsidP="003C7E6D">
      <w:pPr>
        <w:rPr>
          <w:ins w:id="179" w:author="danyang" w:date="2022-05-25T09:42:00Z"/>
          <w:color w:val="FF0000"/>
          <w:lang w:val="en-US"/>
        </w:rPr>
      </w:pPr>
    </w:p>
    <w:p w14:paraId="34ED1EAA" w14:textId="77777777" w:rsidR="007E4784" w:rsidRDefault="007E4784">
      <w:pPr>
        <w:rPr>
          <w:ins w:id="180" w:author="danyang" w:date="2022-05-25T10:16:00Z"/>
          <w:rFonts w:asciiTheme="majorHAnsi" w:eastAsiaTheme="majorEastAsia" w:hAnsiTheme="majorHAnsi" w:cstheme="majorBidi"/>
          <w:color w:val="1F4D78" w:themeColor="accent1" w:themeShade="7F"/>
          <w:sz w:val="24"/>
          <w:szCs w:val="24"/>
          <w:lang w:val="en-US"/>
        </w:rPr>
      </w:pPr>
      <w:ins w:id="181" w:author="danyang" w:date="2022-05-25T10:16:00Z">
        <w:r>
          <w:rPr>
            <w:lang w:val="en-US"/>
          </w:rPr>
          <w:br w:type="page"/>
        </w:r>
      </w:ins>
    </w:p>
    <w:p w14:paraId="4C148445" w14:textId="4B486F92" w:rsidR="00ED4BE9" w:rsidRDefault="00565668">
      <w:pPr>
        <w:pStyle w:val="Heading3"/>
        <w:rPr>
          <w:ins w:id="182" w:author="danyang" w:date="2022-05-25T09:56:00Z"/>
          <w:lang w:val="en-US"/>
        </w:rPr>
        <w:pPrChange w:id="183" w:author="danyang" w:date="2022-05-25T09:55:00Z">
          <w:pPr/>
        </w:pPrChange>
      </w:pPr>
      <w:ins w:id="184" w:author="danyang" w:date="2022-05-25T09:55:00Z">
        <w:r>
          <w:rPr>
            <w:lang w:val="en-US"/>
          </w:rPr>
          <w:lastRenderedPageBreak/>
          <w:t>Formulation and keywords to be used</w:t>
        </w:r>
      </w:ins>
    </w:p>
    <w:p w14:paraId="35A5494E" w14:textId="7982CB78" w:rsidR="00565668" w:rsidRDefault="00565668">
      <w:pPr>
        <w:rPr>
          <w:ins w:id="185" w:author="danyang" w:date="2022-05-25T09:57:00Z"/>
          <w:color w:val="FF0000"/>
          <w:lang w:val="en-US"/>
        </w:rPr>
      </w:pPr>
      <w:ins w:id="186" w:author="danyang" w:date="2022-05-25T09:56:00Z">
        <w:r>
          <w:rPr>
            <w:lang w:val="en-US"/>
          </w:rPr>
          <w:t xml:space="preserve">Rate formulation: </w:t>
        </w:r>
        <w:r>
          <w:rPr>
            <w:color w:val="FF0000"/>
            <w:lang w:val="en-US"/>
          </w:rPr>
          <w:t>R = - k [</w:t>
        </w:r>
        <w:r w:rsidRPr="00565668">
          <w:rPr>
            <w:color w:val="FF0000"/>
            <w:lang w:val="en-US"/>
            <w:rPrChange w:id="187" w:author="danyang" w:date="2022-05-25T09:56:00Z">
              <w:rPr>
                <w:color w:val="FF0000"/>
                <w:vertAlign w:val="superscript"/>
                <w:lang w:val="en-US"/>
              </w:rPr>
            </w:rPrChange>
          </w:rPr>
          <w:t>M</w:t>
        </w:r>
        <w:r>
          <w:rPr>
            <w:color w:val="FF0000"/>
            <w:lang w:val="en-US"/>
          </w:rPr>
          <w:t xml:space="preserve">] </w:t>
        </w:r>
      </w:ins>
      <w:ins w:id="188" w:author="danyang" w:date="2022-05-25T09:57:00Z">
        <w:r>
          <w:rPr>
            <w:color w:val="FF0000"/>
            <w:lang w:val="en-US"/>
          </w:rPr>
          <w:t>=ln2/(t_halflife)</w:t>
        </w:r>
      </w:ins>
    </w:p>
    <w:p w14:paraId="29C4A538" w14:textId="650C74B2" w:rsidR="00565668" w:rsidRDefault="00AC0E2F">
      <w:pPr>
        <w:pStyle w:val="Heading3"/>
        <w:rPr>
          <w:ins w:id="189" w:author="danyang" w:date="2022-05-25T10:25:00Z"/>
          <w:lang w:val="en-US"/>
        </w:rPr>
        <w:pPrChange w:id="190" w:author="danyang" w:date="2022-05-25T10:05:00Z">
          <w:pPr/>
        </w:pPrChange>
      </w:pPr>
      <w:ins w:id="191" w:author="danyang" w:date="2022-05-25T10:05:00Z">
        <w:r>
          <w:rPr>
            <w:lang w:val="en-US"/>
          </w:rPr>
          <w:t>Input file</w:t>
        </w:r>
      </w:ins>
    </w:p>
    <w:p w14:paraId="7C0CF6AA" w14:textId="6EFF220C" w:rsidR="00982F7F" w:rsidRDefault="00982F7F">
      <w:pPr>
        <w:rPr>
          <w:ins w:id="192" w:author="danyang" w:date="2022-05-25T10:25:00Z"/>
          <w:lang w:val="en-US"/>
        </w:rPr>
      </w:pPr>
      <w:ins w:id="193" w:author="danyang" w:date="2022-05-25T10:25:00Z">
        <w:r>
          <w:rPr>
            <w:lang w:val="en-US"/>
          </w:rPr>
          <w:t>‘Components’</w:t>
        </w:r>
      </w:ins>
    </w:p>
    <w:p w14:paraId="226B45D3" w14:textId="00CFC894" w:rsidR="00982F7F" w:rsidRDefault="00982F7F">
      <w:pPr>
        <w:rPr>
          <w:ins w:id="194" w:author="danyang" w:date="2022-05-25T10:25:00Z"/>
          <w:color w:val="FF0000"/>
          <w:lang w:val="en-US"/>
        </w:rPr>
      </w:pPr>
      <w:ins w:id="195" w:author="danyang" w:date="2022-05-25T10:25:00Z">
        <w:r>
          <w:rPr>
            <w:color w:val="FF0000"/>
            <w:lang w:val="en-US"/>
          </w:rPr>
          <w:t>‘4He(aq)’</w:t>
        </w:r>
      </w:ins>
    </w:p>
    <w:p w14:paraId="3E4E9934" w14:textId="22C9FEAF" w:rsidR="00982F7F" w:rsidRDefault="00982F7F">
      <w:pPr>
        <w:rPr>
          <w:ins w:id="196" w:author="danyang" w:date="2022-05-25T10:28:00Z"/>
          <w:color w:val="FF0000"/>
          <w:lang w:val="en-US"/>
        </w:rPr>
      </w:pPr>
      <w:ins w:id="197" w:author="danyang" w:date="2022-05-25T10:25:00Z">
        <w:r>
          <w:rPr>
            <w:color w:val="FF0000"/>
            <w:u w:val="single"/>
            <w:lang w:val="en-US"/>
          </w:rPr>
          <w:t>‘</w:t>
        </w:r>
      </w:ins>
      <w:ins w:id="198" w:author="danyang" w:date="2022-05-25T10:28:00Z">
        <w:r>
          <w:rPr>
            <w:color w:val="FF0000"/>
            <w:u w:val="single"/>
            <w:lang w:val="en-US"/>
          </w:rPr>
          <w:t>206</w:t>
        </w:r>
      </w:ins>
      <w:ins w:id="199" w:author="danyang" w:date="2022-05-25T10:25:00Z">
        <w:r>
          <w:rPr>
            <w:color w:val="FF0000"/>
            <w:lang w:val="en-US"/>
          </w:rPr>
          <w:t xml:space="preserve">Pb(aq)’ </w:t>
        </w:r>
      </w:ins>
      <w:ins w:id="200" w:author="danyang" w:date="2022-05-25T10:31:00Z">
        <w:r>
          <w:rPr>
            <w:color w:val="FF0000"/>
            <w:lang w:val="en-US"/>
          </w:rPr>
          <w:t xml:space="preserve">     ;can be ignored if this is not necessary to be considered</w:t>
        </w:r>
      </w:ins>
    </w:p>
    <w:p w14:paraId="5499DD80" w14:textId="1A9FCF02" w:rsidR="00982F7F" w:rsidRDefault="00982F7F">
      <w:pPr>
        <w:rPr>
          <w:ins w:id="201" w:author="danyang" w:date="2022-05-25T10:28:00Z"/>
          <w:color w:val="FF0000"/>
          <w:lang w:val="en-US"/>
        </w:rPr>
      </w:pPr>
      <w:ins w:id="202" w:author="danyang" w:date="2022-05-25T10:28:00Z">
        <w:r>
          <w:rPr>
            <w:color w:val="FF0000"/>
            <w:u w:val="single"/>
            <w:lang w:val="en-US"/>
          </w:rPr>
          <w:t>‘207</w:t>
        </w:r>
        <w:r>
          <w:rPr>
            <w:color w:val="FF0000"/>
            <w:lang w:val="en-US"/>
          </w:rPr>
          <w:t>Pb(aq)’</w:t>
        </w:r>
      </w:ins>
    </w:p>
    <w:p w14:paraId="701715C2" w14:textId="3287E787" w:rsidR="00982F7F" w:rsidRDefault="00982F7F">
      <w:pPr>
        <w:rPr>
          <w:ins w:id="203" w:author="danyang" w:date="2022-05-25T10:25:00Z"/>
          <w:lang w:val="en-US"/>
        </w:rPr>
      </w:pPr>
      <w:ins w:id="204" w:author="danyang" w:date="2022-05-25T10:31:00Z">
        <w:r>
          <w:rPr>
            <w:color w:val="FF0000"/>
            <w:u w:val="single"/>
            <w:lang w:val="en-US"/>
          </w:rPr>
          <w:t>‘208</w:t>
        </w:r>
        <w:r>
          <w:rPr>
            <w:color w:val="FF0000"/>
            <w:lang w:val="en-US"/>
          </w:rPr>
          <w:t>Pb(aq)’</w:t>
        </w:r>
      </w:ins>
    </w:p>
    <w:p w14:paraId="249B67A8" w14:textId="77777777" w:rsidR="00982F7F" w:rsidRDefault="00982F7F">
      <w:pPr>
        <w:rPr>
          <w:ins w:id="205" w:author="danyang" w:date="2022-05-25T10:26:00Z"/>
          <w:lang w:val="en-US"/>
        </w:rPr>
      </w:pPr>
    </w:p>
    <w:p w14:paraId="1808FB28" w14:textId="1CD5F335" w:rsidR="007E4784" w:rsidRDefault="007E4784">
      <w:pPr>
        <w:rPr>
          <w:ins w:id="206" w:author="danyang" w:date="2022-05-25T10:20:00Z"/>
          <w:lang w:val="en-US"/>
        </w:rPr>
      </w:pPr>
      <w:ins w:id="207" w:author="danyang" w:date="2022-05-25T10:20:00Z">
        <w:r>
          <w:rPr>
            <w:lang w:val="en-US"/>
          </w:rPr>
          <w:t>‘minerals’</w:t>
        </w:r>
      </w:ins>
    </w:p>
    <w:p w14:paraId="67D6316E" w14:textId="66179083" w:rsidR="007E4784" w:rsidRDefault="00982F7F" w:rsidP="007E4784">
      <w:pPr>
        <w:rPr>
          <w:ins w:id="208" w:author="danyang" w:date="2022-05-25T10:27:00Z"/>
          <w:color w:val="FF0000"/>
          <w:u w:val="single"/>
          <w:lang w:val="en-US"/>
        </w:rPr>
      </w:pPr>
      <w:ins w:id="209" w:author="danyang" w:date="2022-05-25T10:27:00Z">
        <w:r>
          <w:rPr>
            <w:color w:val="FF0000"/>
            <w:u w:val="single"/>
            <w:lang w:val="en-US"/>
          </w:rPr>
          <w:t>‘</w:t>
        </w:r>
      </w:ins>
      <w:ins w:id="210" w:author="danyang" w:date="2022-05-25T10:20:00Z">
        <w:r w:rsidR="007E4784">
          <w:rPr>
            <w:color w:val="FF0000"/>
            <w:u w:val="single"/>
            <w:lang w:val="en-US"/>
          </w:rPr>
          <w:t>238U-</w:t>
        </w:r>
        <w:r w:rsidR="007E4784" w:rsidRPr="00317FA6">
          <w:rPr>
            <w:color w:val="FF0000"/>
            <w:u w:val="single"/>
            <w:lang w:val="en-US"/>
          </w:rPr>
          <w:t>yield</w:t>
        </w:r>
        <w:r w:rsidR="007E4784">
          <w:rPr>
            <w:color w:val="FF0000"/>
            <w:u w:val="single"/>
            <w:lang w:val="en-US"/>
          </w:rPr>
          <w:t>-</w:t>
        </w:r>
      </w:ins>
      <w:ins w:id="211" w:author="danyang" w:date="2022-05-25T10:27:00Z">
        <w:r>
          <w:rPr>
            <w:color w:val="FF0000"/>
            <w:u w:val="single"/>
            <w:lang w:val="en-US"/>
          </w:rPr>
          <w:t>8</w:t>
        </w:r>
      </w:ins>
      <w:ins w:id="212" w:author="danyang" w:date="2022-05-25T10:20:00Z">
        <w:r w:rsidR="007E4784" w:rsidRPr="00317FA6">
          <w:rPr>
            <w:color w:val="FF0000"/>
            <w:u w:val="single"/>
            <w:lang w:val="en-US"/>
          </w:rPr>
          <w:t>He</w:t>
        </w:r>
      </w:ins>
      <w:ins w:id="213" w:author="danyang" w:date="2022-05-25T10:27:00Z">
        <w:r>
          <w:rPr>
            <w:color w:val="FF0000"/>
            <w:u w:val="single"/>
            <w:lang w:val="en-US"/>
          </w:rPr>
          <w:t>’</w:t>
        </w:r>
      </w:ins>
    </w:p>
    <w:p w14:paraId="7D41B5A8" w14:textId="61050E28" w:rsidR="00982F7F" w:rsidRDefault="00982F7F" w:rsidP="007E4784">
      <w:pPr>
        <w:rPr>
          <w:ins w:id="214" w:author="danyang" w:date="2022-05-25T10:29:00Z"/>
          <w:color w:val="FF0000"/>
          <w:u w:val="single"/>
          <w:lang w:val="en-US"/>
        </w:rPr>
      </w:pPr>
      <w:ins w:id="215" w:author="danyang" w:date="2022-05-25T10:29:00Z">
        <w:r>
          <w:rPr>
            <w:color w:val="FF0000"/>
            <w:u w:val="single"/>
            <w:lang w:val="en-US"/>
          </w:rPr>
          <w:t>‘235U-</w:t>
        </w:r>
        <w:r w:rsidRPr="00317FA6">
          <w:rPr>
            <w:color w:val="FF0000"/>
            <w:u w:val="single"/>
            <w:lang w:val="en-US"/>
          </w:rPr>
          <w:t>yield</w:t>
        </w:r>
        <w:r>
          <w:rPr>
            <w:color w:val="FF0000"/>
            <w:u w:val="single"/>
            <w:lang w:val="en-US"/>
          </w:rPr>
          <w:t>-7</w:t>
        </w:r>
        <w:r w:rsidRPr="00317FA6">
          <w:rPr>
            <w:color w:val="FF0000"/>
            <w:u w:val="single"/>
            <w:lang w:val="en-US"/>
          </w:rPr>
          <w:t>He</w:t>
        </w:r>
        <w:r>
          <w:rPr>
            <w:color w:val="FF0000"/>
            <w:u w:val="single"/>
            <w:lang w:val="en-US"/>
          </w:rPr>
          <w:t>’</w:t>
        </w:r>
      </w:ins>
    </w:p>
    <w:p w14:paraId="0CA645A2" w14:textId="1FFE064C" w:rsidR="00982F7F" w:rsidRDefault="00982F7F" w:rsidP="007E4784">
      <w:pPr>
        <w:rPr>
          <w:ins w:id="216" w:author="danyang" w:date="2022-05-25T10:29:00Z"/>
          <w:color w:val="FF0000"/>
          <w:u w:val="single"/>
          <w:lang w:val="en-US"/>
        </w:rPr>
      </w:pPr>
      <w:ins w:id="217" w:author="danyang" w:date="2022-05-25T10:29:00Z">
        <w:r>
          <w:rPr>
            <w:color w:val="FF0000"/>
            <w:u w:val="single"/>
            <w:lang w:val="en-US"/>
          </w:rPr>
          <w:t>‘232</w:t>
        </w:r>
      </w:ins>
      <w:ins w:id="218" w:author="SU Danyang" w:date="2022-05-27T12:34:00Z">
        <w:r w:rsidR="00801958">
          <w:rPr>
            <w:color w:val="FF0000"/>
            <w:u w:val="single"/>
            <w:lang w:val="en-US"/>
          </w:rPr>
          <w:t>Th</w:t>
        </w:r>
      </w:ins>
      <w:ins w:id="219" w:author="danyang" w:date="2022-05-25T10:30:00Z">
        <w:r>
          <w:rPr>
            <w:color w:val="FF0000"/>
            <w:u w:val="single"/>
            <w:lang w:val="en-US"/>
          </w:rPr>
          <w:t>-</w:t>
        </w:r>
        <w:r w:rsidRPr="00317FA6">
          <w:rPr>
            <w:color w:val="FF0000"/>
            <w:u w:val="single"/>
            <w:lang w:val="en-US"/>
          </w:rPr>
          <w:t>yield</w:t>
        </w:r>
        <w:r>
          <w:rPr>
            <w:color w:val="FF0000"/>
            <w:u w:val="single"/>
            <w:lang w:val="en-US"/>
          </w:rPr>
          <w:t>-</w:t>
        </w:r>
      </w:ins>
      <w:ins w:id="220" w:author="danyang" w:date="2022-05-25T10:29:00Z">
        <w:r w:rsidRPr="00317FA6">
          <w:rPr>
            <w:color w:val="FF0000"/>
            <w:u w:val="single"/>
            <w:lang w:val="en-US"/>
          </w:rPr>
          <w:t>6He</w:t>
        </w:r>
        <w:r>
          <w:rPr>
            <w:color w:val="FF0000"/>
            <w:u w:val="single"/>
            <w:lang w:val="en-US"/>
          </w:rPr>
          <w:t>’</w:t>
        </w:r>
      </w:ins>
    </w:p>
    <w:p w14:paraId="19FCFDF5" w14:textId="77777777" w:rsidR="00982F7F" w:rsidRDefault="00982F7F" w:rsidP="007E4784">
      <w:pPr>
        <w:rPr>
          <w:ins w:id="221" w:author="danyang" w:date="2022-05-25T10:20:00Z"/>
          <w:color w:val="FF0000"/>
          <w:u w:val="single"/>
          <w:lang w:val="en-US"/>
        </w:rPr>
      </w:pPr>
    </w:p>
    <w:p w14:paraId="0C147224" w14:textId="2E51CF04" w:rsidR="00AC0E2F" w:rsidRDefault="00AC0E2F">
      <w:pPr>
        <w:spacing w:line="240" w:lineRule="auto"/>
        <w:rPr>
          <w:ins w:id="222" w:author="danyang" w:date="2022-05-25T10:09:00Z"/>
          <w:lang w:val="en-US"/>
        </w:rPr>
        <w:pPrChange w:id="223" w:author="danyang" w:date="2022-05-25T10:11:00Z">
          <w:pPr/>
        </w:pPrChange>
      </w:pPr>
      <w:ins w:id="224" w:author="danyang" w:date="2022-05-25T10:06:00Z">
        <w:r>
          <w:rPr>
            <w:lang w:val="en-US"/>
          </w:rPr>
          <w:t>‘scaling for  kinetic reactions’</w:t>
        </w:r>
      </w:ins>
    </w:p>
    <w:p w14:paraId="6720BFCD" w14:textId="3908DA85" w:rsidR="00AC0E2F" w:rsidRDefault="00982F7F">
      <w:pPr>
        <w:spacing w:line="240" w:lineRule="auto"/>
        <w:rPr>
          <w:ins w:id="225" w:author="danyang" w:date="2022-05-25T10:32:00Z"/>
          <w:b/>
          <w:color w:val="0070C0"/>
          <w:lang w:val="en-US"/>
        </w:rPr>
        <w:pPrChange w:id="226" w:author="danyang" w:date="2022-05-25T10:11:00Z">
          <w:pPr/>
        </w:pPrChange>
      </w:pPr>
      <w:ins w:id="227" w:author="danyang" w:date="2022-05-25T10:23:00Z">
        <w:r>
          <w:rPr>
            <w:b/>
            <w:color w:val="0070C0"/>
            <w:lang w:val="en-US"/>
          </w:rPr>
          <w:t>4.919e-18</w:t>
        </w:r>
      </w:ins>
      <w:ins w:id="228" w:author="danyang" w:date="2022-05-25T10:21:00Z">
        <w:r w:rsidR="007E4784">
          <w:rPr>
            <w:b/>
            <w:color w:val="0070C0"/>
            <w:lang w:val="en-US"/>
          </w:rPr>
          <w:t xml:space="preserve">   ;</w:t>
        </w:r>
      </w:ins>
      <w:ins w:id="229" w:author="danyang" w:date="2022-05-25T10:35:00Z">
        <w:r w:rsidR="005436C1">
          <w:rPr>
            <w:b/>
            <w:color w:val="0070C0"/>
            <w:lang w:val="en-US"/>
          </w:rPr>
          <w:t xml:space="preserve"> </w:t>
        </w:r>
      </w:ins>
      <w:ins w:id="230" w:author="danyang" w:date="2022-05-25T10:24:00Z">
        <w:r>
          <w:rPr>
            <w:b/>
            <w:color w:val="0070C0"/>
            <w:lang w:val="en-US"/>
          </w:rPr>
          <w:t>s</w:t>
        </w:r>
        <w:r w:rsidRPr="00982F7F">
          <w:rPr>
            <w:b/>
            <w:color w:val="0070C0"/>
            <w:vertAlign w:val="superscript"/>
            <w:lang w:val="en-US"/>
            <w:rPrChange w:id="231" w:author="danyang" w:date="2022-05-25T10:24:00Z">
              <w:rPr>
                <w:b/>
                <w:color w:val="0070C0"/>
                <w:lang w:val="en-US"/>
              </w:rPr>
            </w:rPrChange>
          </w:rPr>
          <w:t>-1</w:t>
        </w:r>
        <w:r>
          <w:rPr>
            <w:b/>
            <w:color w:val="0070C0"/>
            <w:lang w:val="en-US"/>
          </w:rPr>
          <w:t xml:space="preserve">, = </w:t>
        </w:r>
      </w:ins>
      <w:ins w:id="232" w:author="danyang" w:date="2022-05-25T10:21:00Z">
        <w:r w:rsidR="007E4784" w:rsidRPr="00317FA6">
          <w:rPr>
            <w:b/>
            <w:color w:val="0070C0"/>
            <w:lang w:val="en-US"/>
          </w:rPr>
          <w:t>1.55 x 10</w:t>
        </w:r>
        <w:r w:rsidR="007E4784" w:rsidRPr="00982F7F">
          <w:rPr>
            <w:b/>
            <w:color w:val="0070C0"/>
            <w:vertAlign w:val="superscript"/>
            <w:lang w:val="en-US"/>
            <w:rPrChange w:id="233" w:author="danyang" w:date="2022-05-25T10:24:00Z">
              <w:rPr>
                <w:b/>
                <w:color w:val="0070C0"/>
                <w:lang w:val="en-US"/>
              </w:rPr>
            </w:rPrChange>
          </w:rPr>
          <w:t>-10</w:t>
        </w:r>
        <w:r w:rsidR="007E4784" w:rsidRPr="00317FA6">
          <w:rPr>
            <w:b/>
            <w:color w:val="0070C0"/>
            <w:lang w:val="en-US"/>
          </w:rPr>
          <w:t xml:space="preserve"> yr-1</w:t>
        </w:r>
      </w:ins>
    </w:p>
    <w:p w14:paraId="7C7E288F" w14:textId="61746266" w:rsidR="00982F7F" w:rsidRDefault="005436C1">
      <w:pPr>
        <w:spacing w:line="240" w:lineRule="auto"/>
        <w:rPr>
          <w:ins w:id="234" w:author="danyang" w:date="2022-05-25T10:35:00Z"/>
          <w:b/>
          <w:color w:val="0070C0"/>
          <w:lang w:val="en-US"/>
        </w:rPr>
        <w:pPrChange w:id="235" w:author="danyang" w:date="2022-05-25T10:11:00Z">
          <w:pPr/>
        </w:pPrChange>
      </w:pPr>
      <w:ins w:id="236" w:author="danyang" w:date="2022-05-25T10:33:00Z">
        <w:r>
          <w:rPr>
            <w:b/>
            <w:color w:val="0070C0"/>
            <w:lang w:val="en-US"/>
          </w:rPr>
          <w:t>3.123e-17   ;</w:t>
        </w:r>
        <w:r w:rsidRPr="005436C1">
          <w:rPr>
            <w:b/>
            <w:color w:val="0070C0"/>
            <w:lang w:val="en-US"/>
          </w:rPr>
          <w:t xml:space="preserve"> </w:t>
        </w:r>
        <w:r>
          <w:rPr>
            <w:b/>
            <w:color w:val="0070C0"/>
            <w:lang w:val="en-US"/>
          </w:rPr>
          <w:t>s</w:t>
        </w:r>
        <w:r w:rsidRPr="00317FA6">
          <w:rPr>
            <w:b/>
            <w:color w:val="0070C0"/>
            <w:vertAlign w:val="superscript"/>
            <w:lang w:val="en-US"/>
          </w:rPr>
          <w:t>-1</w:t>
        </w:r>
        <w:r>
          <w:rPr>
            <w:b/>
            <w:color w:val="0070C0"/>
            <w:lang w:val="en-US"/>
          </w:rPr>
          <w:t xml:space="preserve">, = </w:t>
        </w:r>
      </w:ins>
      <w:ins w:id="237" w:author="danyang" w:date="2022-05-25T10:34:00Z">
        <w:r w:rsidRPr="00317FA6">
          <w:rPr>
            <w:b/>
            <w:color w:val="0070C0"/>
            <w:lang w:val="en-US"/>
          </w:rPr>
          <w:t>9.85 x 10</w:t>
        </w:r>
        <w:r w:rsidRPr="005436C1">
          <w:rPr>
            <w:b/>
            <w:color w:val="0070C0"/>
            <w:vertAlign w:val="superscript"/>
            <w:lang w:val="en-US"/>
            <w:rPrChange w:id="238" w:author="danyang" w:date="2022-05-25T10:34:00Z">
              <w:rPr>
                <w:b/>
                <w:color w:val="0070C0"/>
                <w:lang w:val="en-US"/>
              </w:rPr>
            </w:rPrChange>
          </w:rPr>
          <w:t>-10</w:t>
        </w:r>
        <w:r w:rsidRPr="00317FA6">
          <w:rPr>
            <w:b/>
            <w:color w:val="0070C0"/>
            <w:lang w:val="en-US"/>
          </w:rPr>
          <w:t xml:space="preserve"> yr-1</w:t>
        </w:r>
      </w:ins>
    </w:p>
    <w:p w14:paraId="575BCD75" w14:textId="133140E2" w:rsidR="005436C1" w:rsidRDefault="005436C1" w:rsidP="005436C1">
      <w:pPr>
        <w:spacing w:line="240" w:lineRule="auto"/>
        <w:rPr>
          <w:ins w:id="239" w:author="danyang" w:date="2022-05-25T10:35:00Z"/>
          <w:b/>
          <w:color w:val="0070C0"/>
          <w:lang w:val="en-US"/>
        </w:rPr>
      </w:pPr>
      <w:ins w:id="240" w:author="danyang" w:date="2022-05-25T10:35:00Z">
        <w:r>
          <w:rPr>
            <w:b/>
            <w:color w:val="0070C0"/>
            <w:lang w:val="en-US"/>
          </w:rPr>
          <w:t>1.570e-18   ; s</w:t>
        </w:r>
        <w:r w:rsidRPr="00317FA6">
          <w:rPr>
            <w:b/>
            <w:color w:val="0070C0"/>
            <w:vertAlign w:val="superscript"/>
            <w:lang w:val="en-US"/>
          </w:rPr>
          <w:t>-1</w:t>
        </w:r>
        <w:r>
          <w:rPr>
            <w:b/>
            <w:color w:val="0070C0"/>
            <w:lang w:val="en-US"/>
          </w:rPr>
          <w:t xml:space="preserve">, = </w:t>
        </w:r>
        <w:r w:rsidRPr="00317FA6">
          <w:rPr>
            <w:b/>
            <w:color w:val="0070C0"/>
            <w:lang w:val="en-US"/>
          </w:rPr>
          <w:t>4.95 x 10</w:t>
        </w:r>
        <w:r w:rsidRPr="005436C1">
          <w:rPr>
            <w:b/>
            <w:color w:val="0070C0"/>
            <w:vertAlign w:val="superscript"/>
            <w:lang w:val="en-US"/>
            <w:rPrChange w:id="241" w:author="danyang" w:date="2022-05-25T10:35:00Z">
              <w:rPr>
                <w:b/>
                <w:color w:val="0070C0"/>
                <w:lang w:val="en-US"/>
              </w:rPr>
            </w:rPrChange>
          </w:rPr>
          <w:t>-11</w:t>
        </w:r>
        <w:r w:rsidRPr="00317FA6">
          <w:rPr>
            <w:b/>
            <w:color w:val="0070C0"/>
            <w:lang w:val="en-US"/>
          </w:rPr>
          <w:t xml:space="preserve"> yr-1</w:t>
        </w:r>
      </w:ins>
    </w:p>
    <w:p w14:paraId="087A01C5" w14:textId="77777777" w:rsidR="00AC0E2F" w:rsidRDefault="00AC0E2F">
      <w:pPr>
        <w:spacing w:line="240" w:lineRule="auto"/>
        <w:rPr>
          <w:ins w:id="242" w:author="danyang" w:date="2022-05-25T10:08:00Z"/>
          <w:lang w:val="en-US"/>
        </w:rPr>
        <w:pPrChange w:id="243" w:author="danyang" w:date="2022-05-25T10:11:00Z">
          <w:pPr/>
        </w:pPrChange>
      </w:pPr>
    </w:p>
    <w:p w14:paraId="6A058B76" w14:textId="4E79C19E" w:rsidR="00AC0E2F" w:rsidRDefault="00AC0E2F">
      <w:pPr>
        <w:pStyle w:val="Heading3"/>
        <w:rPr>
          <w:ins w:id="244" w:author="danyang" w:date="2022-05-25T10:32:00Z"/>
          <w:lang w:val="en-US"/>
        </w:rPr>
        <w:pPrChange w:id="245" w:author="danyang" w:date="2022-05-25T10:09:00Z">
          <w:pPr/>
        </w:pPrChange>
      </w:pPr>
      <w:ins w:id="246" w:author="danyang" w:date="2022-05-25T10:09:00Z">
        <w:r>
          <w:rPr>
            <w:lang w:val="en-US"/>
          </w:rPr>
          <w:t>Database mineral.dbs</w:t>
        </w:r>
      </w:ins>
    </w:p>
    <w:p w14:paraId="6C87C00C" w14:textId="77777777" w:rsidR="007C7858" w:rsidRPr="007C7858" w:rsidRDefault="007C7858" w:rsidP="007C7858">
      <w:pPr>
        <w:rPr>
          <w:ins w:id="247" w:author="SU Danyang" w:date="2022-05-30T12:16:00Z"/>
          <w:lang w:val="en-US"/>
        </w:rPr>
      </w:pPr>
      <w:ins w:id="248" w:author="SU Danyang" w:date="2022-05-30T12:16:00Z">
        <w:r w:rsidRPr="007C7858">
          <w:rPr>
            <w:lang w:val="en-US"/>
          </w:rPr>
          <w:t>! Noble gas ingrowth - May 2022</w:t>
        </w:r>
      </w:ins>
    </w:p>
    <w:p w14:paraId="2EDF7ABB" w14:textId="77777777" w:rsidR="007C7858" w:rsidRPr="007C7858" w:rsidRDefault="007C7858" w:rsidP="007C7858">
      <w:pPr>
        <w:rPr>
          <w:ins w:id="249" w:author="SU Danyang" w:date="2022-05-30T12:16:00Z"/>
          <w:lang w:val="en-US"/>
        </w:rPr>
      </w:pPr>
      <w:ins w:id="250" w:author="SU Danyang" w:date="2022-05-30T12:16:00Z">
        <w:r w:rsidRPr="007C7858">
          <w:rPr>
            <w:lang w:val="en-US"/>
          </w:rPr>
          <w:t>!</w:t>
        </w:r>
      </w:ins>
    </w:p>
    <w:p w14:paraId="4E7420D7" w14:textId="77777777" w:rsidR="007C7858" w:rsidRPr="007C7858" w:rsidRDefault="007C7858" w:rsidP="007C7858">
      <w:pPr>
        <w:rPr>
          <w:ins w:id="251" w:author="SU Danyang" w:date="2022-05-30T12:16:00Z"/>
          <w:lang w:val="en-US"/>
        </w:rPr>
      </w:pPr>
      <w:ins w:id="252" w:author="SU Danyang" w:date="2022-05-30T12:16:00Z">
        <w:r w:rsidRPr="007C7858">
          <w:rPr>
            <w:lang w:val="en-US"/>
          </w:rPr>
          <w:t>!'238u-yield-8he'</w:t>
        </w:r>
      </w:ins>
    </w:p>
    <w:p w14:paraId="581CA7D4" w14:textId="77777777" w:rsidR="007C7858" w:rsidRPr="007C7858" w:rsidRDefault="007C7858" w:rsidP="007C7858">
      <w:pPr>
        <w:rPr>
          <w:ins w:id="253" w:author="SU Danyang" w:date="2022-05-30T12:16:00Z"/>
          <w:lang w:val="en-US"/>
        </w:rPr>
      </w:pPr>
      <w:ins w:id="254" w:author="SU Danyang" w:date="2022-05-30T12:16:00Z">
        <w:r w:rsidRPr="007C7858">
          <w:rPr>
            <w:lang w:val="en-US"/>
          </w:rPr>
          <w:t>!</w:t>
        </w:r>
      </w:ins>
    </w:p>
    <w:p w14:paraId="5E5F540B" w14:textId="77777777" w:rsidR="007C7858" w:rsidRPr="007C7858" w:rsidRDefault="007C7858" w:rsidP="007C7858">
      <w:pPr>
        <w:rPr>
          <w:ins w:id="255" w:author="SU Danyang" w:date="2022-05-30T12:16:00Z"/>
          <w:lang w:val="en-US"/>
        </w:rPr>
      </w:pPr>
      <w:ins w:id="256" w:author="SU Danyang" w:date="2022-05-30T12:16:00Z">
        <w:r w:rsidRPr="007C7858">
          <w:rPr>
            <w:lang w:val="en-US"/>
          </w:rPr>
          <w:t>'238u-yield-8he'</w:t>
        </w:r>
      </w:ins>
    </w:p>
    <w:p w14:paraId="0A2816A5" w14:textId="77777777" w:rsidR="007C7858" w:rsidRPr="007C7858" w:rsidRDefault="007C7858" w:rsidP="007C7858">
      <w:pPr>
        <w:rPr>
          <w:ins w:id="257" w:author="SU Danyang" w:date="2022-05-30T12:16:00Z"/>
          <w:lang w:val="en-US"/>
        </w:rPr>
      </w:pPr>
      <w:ins w:id="258" w:author="SU Danyang" w:date="2022-05-30T12:16:00Z">
        <w:r w:rsidRPr="007C7858">
          <w:rPr>
            <w:lang w:val="en-US"/>
          </w:rPr>
          <w:t>'surface'</w:t>
        </w:r>
      </w:ins>
    </w:p>
    <w:p w14:paraId="3EF979F4" w14:textId="77777777" w:rsidR="007C7858" w:rsidRPr="007C7858" w:rsidRDefault="007C7858" w:rsidP="007C7858">
      <w:pPr>
        <w:rPr>
          <w:ins w:id="259" w:author="SU Danyang" w:date="2022-05-30T12:16:00Z"/>
          <w:lang w:val="en-US"/>
        </w:rPr>
      </w:pPr>
      <w:ins w:id="260" w:author="SU Danyang" w:date="2022-05-30T12:16:00Z">
        <w:r w:rsidRPr="007C7858">
          <w:rPr>
            <w:lang w:val="en-US"/>
          </w:rPr>
          <w:t>238.0    19.1                     ;to be updated</w:t>
        </w:r>
      </w:ins>
    </w:p>
    <w:p w14:paraId="03C86075" w14:textId="77777777" w:rsidR="007C7858" w:rsidRPr="007C7858" w:rsidRDefault="007C7858" w:rsidP="007C7858">
      <w:pPr>
        <w:rPr>
          <w:ins w:id="261" w:author="SU Danyang" w:date="2022-05-30T12:16:00Z"/>
          <w:lang w:val="en-US"/>
        </w:rPr>
      </w:pPr>
      <w:ins w:id="262" w:author="SU Danyang" w:date="2022-05-30T12:16:00Z">
        <w:r w:rsidRPr="007C7858">
          <w:rPr>
            <w:lang w:val="en-US"/>
          </w:rPr>
          <w:t>1  '4he(aq)'  8                   ; 2  '206Pb(aq)'  1.0  '4he(aq)'  8</w:t>
        </w:r>
      </w:ins>
    </w:p>
    <w:p w14:paraId="392921AD" w14:textId="77777777" w:rsidR="007C7858" w:rsidRPr="007C7858" w:rsidRDefault="007C7858" w:rsidP="007C7858">
      <w:pPr>
        <w:rPr>
          <w:ins w:id="263" w:author="SU Danyang" w:date="2022-05-30T12:16:00Z"/>
          <w:lang w:val="en-US"/>
        </w:rPr>
      </w:pPr>
      <w:ins w:id="264" w:author="SU Danyang" w:date="2022-05-30T12:16:00Z">
        <w:r w:rsidRPr="007C7858">
          <w:rPr>
            <w:lang w:val="en-US"/>
          </w:rPr>
          <w:t>'irreversible dissolution'</w:t>
        </w:r>
      </w:ins>
    </w:p>
    <w:p w14:paraId="79FDB406" w14:textId="77777777" w:rsidR="007C7858" w:rsidRPr="007C7858" w:rsidRDefault="007C7858" w:rsidP="007C7858">
      <w:pPr>
        <w:rPr>
          <w:ins w:id="265" w:author="SU Danyang" w:date="2022-05-30T12:16:00Z"/>
          <w:lang w:val="en-US"/>
        </w:rPr>
      </w:pPr>
      <w:ins w:id="266" w:author="SU Danyang" w:date="2022-05-30T12:16:00Z">
        <w:r w:rsidRPr="007C7858">
          <w:rPr>
            <w:lang w:val="en-US"/>
          </w:rPr>
          <w:t xml:space="preserve">'log rate constant' -17.308 </w:t>
        </w:r>
      </w:ins>
    </w:p>
    <w:p w14:paraId="14F043A4" w14:textId="77777777" w:rsidR="007C7858" w:rsidRPr="007C7858" w:rsidRDefault="007C7858" w:rsidP="007C7858">
      <w:pPr>
        <w:rPr>
          <w:ins w:id="267" w:author="SU Danyang" w:date="2022-05-30T12:16:00Z"/>
          <w:lang w:val="en-US"/>
        </w:rPr>
      </w:pPr>
      <w:ins w:id="268" w:author="SU Danyang" w:date="2022-05-30T12:16:00Z">
        <w:r w:rsidRPr="007C7858">
          <w:rPr>
            <w:lang w:val="en-US"/>
          </w:rPr>
          <w:lastRenderedPageBreak/>
          <w:t>'fractional C^m'    1             ;function of solid or mineral phase concentration</w:t>
        </w:r>
      </w:ins>
    </w:p>
    <w:p w14:paraId="605FAEFC" w14:textId="77777777" w:rsidR="007C7858" w:rsidRPr="007C7858" w:rsidRDefault="007C7858" w:rsidP="007C7858">
      <w:pPr>
        <w:rPr>
          <w:ins w:id="269" w:author="SU Danyang" w:date="2022-05-30T12:16:00Z"/>
          <w:lang w:val="en-US"/>
        </w:rPr>
      </w:pPr>
      <w:ins w:id="270" w:author="SU Danyang" w:date="2022-05-30T12:16:00Z">
        <w:r w:rsidRPr="007C7858">
          <w:rPr>
            <w:lang w:val="en-US"/>
          </w:rPr>
          <w:t>'238u-yield-8he'    1</w:t>
        </w:r>
      </w:ins>
    </w:p>
    <w:p w14:paraId="51C8F388" w14:textId="77777777" w:rsidR="007C7858" w:rsidRPr="007C7858" w:rsidRDefault="007C7858" w:rsidP="007C7858">
      <w:pPr>
        <w:rPr>
          <w:ins w:id="271" w:author="SU Danyang" w:date="2022-05-30T12:16:00Z"/>
          <w:lang w:val="en-US"/>
        </w:rPr>
      </w:pPr>
    </w:p>
    <w:p w14:paraId="25337728" w14:textId="77777777" w:rsidR="007C7858" w:rsidRPr="007C7858" w:rsidRDefault="007C7858" w:rsidP="007C7858">
      <w:pPr>
        <w:rPr>
          <w:ins w:id="272" w:author="SU Danyang" w:date="2022-05-30T12:16:00Z"/>
          <w:lang w:val="en-US"/>
        </w:rPr>
      </w:pPr>
      <w:ins w:id="273" w:author="SU Danyang" w:date="2022-05-30T12:16:00Z">
        <w:r w:rsidRPr="007C7858">
          <w:rPr>
            <w:lang w:val="en-US"/>
          </w:rPr>
          <w:t>!</w:t>
        </w:r>
      </w:ins>
    </w:p>
    <w:p w14:paraId="426F0FB3" w14:textId="77777777" w:rsidR="007C7858" w:rsidRPr="007C7858" w:rsidRDefault="007C7858" w:rsidP="007C7858">
      <w:pPr>
        <w:rPr>
          <w:ins w:id="274" w:author="SU Danyang" w:date="2022-05-30T12:16:00Z"/>
          <w:lang w:val="en-US"/>
        </w:rPr>
      </w:pPr>
      <w:ins w:id="275" w:author="SU Danyang" w:date="2022-05-30T12:16:00Z">
        <w:r w:rsidRPr="007C7858">
          <w:rPr>
            <w:lang w:val="en-US"/>
          </w:rPr>
          <w:t>!'235u-yield-7he'</w:t>
        </w:r>
      </w:ins>
    </w:p>
    <w:p w14:paraId="39BA1B85" w14:textId="77777777" w:rsidR="007C7858" w:rsidRPr="007C7858" w:rsidRDefault="007C7858" w:rsidP="007C7858">
      <w:pPr>
        <w:rPr>
          <w:ins w:id="276" w:author="SU Danyang" w:date="2022-05-30T12:16:00Z"/>
          <w:lang w:val="en-US"/>
        </w:rPr>
      </w:pPr>
      <w:ins w:id="277" w:author="SU Danyang" w:date="2022-05-30T12:16:00Z">
        <w:r w:rsidRPr="007C7858">
          <w:rPr>
            <w:lang w:val="en-US"/>
          </w:rPr>
          <w:t>!</w:t>
        </w:r>
      </w:ins>
    </w:p>
    <w:p w14:paraId="33BEA0D2" w14:textId="77777777" w:rsidR="007C7858" w:rsidRPr="007C7858" w:rsidRDefault="007C7858" w:rsidP="007C7858">
      <w:pPr>
        <w:rPr>
          <w:ins w:id="278" w:author="SU Danyang" w:date="2022-05-30T12:16:00Z"/>
          <w:lang w:val="en-US"/>
        </w:rPr>
      </w:pPr>
      <w:ins w:id="279" w:author="SU Danyang" w:date="2022-05-30T12:16:00Z">
        <w:r w:rsidRPr="007C7858">
          <w:rPr>
            <w:lang w:val="en-US"/>
          </w:rPr>
          <w:t>'235u-yield-7he'</w:t>
        </w:r>
      </w:ins>
    </w:p>
    <w:p w14:paraId="332C7A85" w14:textId="77777777" w:rsidR="007C7858" w:rsidRPr="007C7858" w:rsidRDefault="007C7858" w:rsidP="007C7858">
      <w:pPr>
        <w:rPr>
          <w:ins w:id="280" w:author="SU Danyang" w:date="2022-05-30T12:16:00Z"/>
          <w:lang w:val="en-US"/>
        </w:rPr>
      </w:pPr>
      <w:ins w:id="281" w:author="SU Danyang" w:date="2022-05-30T12:16:00Z">
        <w:r w:rsidRPr="007C7858">
          <w:rPr>
            <w:lang w:val="en-US"/>
          </w:rPr>
          <w:t>'surface'</w:t>
        </w:r>
      </w:ins>
    </w:p>
    <w:p w14:paraId="4C651F2D" w14:textId="77777777" w:rsidR="007C7858" w:rsidRPr="007C7858" w:rsidRDefault="007C7858" w:rsidP="007C7858">
      <w:pPr>
        <w:rPr>
          <w:ins w:id="282" w:author="SU Danyang" w:date="2022-05-30T12:16:00Z"/>
          <w:lang w:val="en-US"/>
        </w:rPr>
      </w:pPr>
      <w:ins w:id="283" w:author="SU Danyang" w:date="2022-05-30T12:16:00Z">
        <w:r w:rsidRPr="007C7858">
          <w:rPr>
            <w:lang w:val="en-US"/>
          </w:rPr>
          <w:t>235.0  19.1                       ;to be updated</w:t>
        </w:r>
      </w:ins>
    </w:p>
    <w:p w14:paraId="5E69D989" w14:textId="77777777" w:rsidR="007C7858" w:rsidRPr="007C7858" w:rsidRDefault="007C7858" w:rsidP="007C7858">
      <w:pPr>
        <w:rPr>
          <w:ins w:id="284" w:author="SU Danyang" w:date="2022-05-30T12:16:00Z"/>
          <w:lang w:val="en-US"/>
        </w:rPr>
      </w:pPr>
      <w:ins w:id="285" w:author="SU Danyang" w:date="2022-05-30T12:16:00Z">
        <w:r w:rsidRPr="007C7858">
          <w:rPr>
            <w:lang w:val="en-US"/>
          </w:rPr>
          <w:t>1  '4he(aq)'  7                   ;  2  '207Pb(aq)'  1.0  '4he(aq)'  7</w:t>
        </w:r>
      </w:ins>
    </w:p>
    <w:p w14:paraId="1DCB54F5" w14:textId="77777777" w:rsidR="007C7858" w:rsidRPr="007C7858" w:rsidRDefault="007C7858" w:rsidP="007C7858">
      <w:pPr>
        <w:rPr>
          <w:ins w:id="286" w:author="SU Danyang" w:date="2022-05-30T12:16:00Z"/>
          <w:lang w:val="en-US"/>
        </w:rPr>
      </w:pPr>
      <w:ins w:id="287" w:author="SU Danyang" w:date="2022-05-30T12:16:00Z">
        <w:r w:rsidRPr="007C7858">
          <w:rPr>
            <w:lang w:val="en-US"/>
          </w:rPr>
          <w:t>'irreversible dissolution'</w:t>
        </w:r>
      </w:ins>
    </w:p>
    <w:p w14:paraId="1C86FBF8" w14:textId="77777777" w:rsidR="007C7858" w:rsidRPr="007C7858" w:rsidRDefault="007C7858" w:rsidP="007C7858">
      <w:pPr>
        <w:rPr>
          <w:ins w:id="288" w:author="SU Danyang" w:date="2022-05-30T12:16:00Z"/>
          <w:lang w:val="en-US"/>
        </w:rPr>
      </w:pPr>
      <w:ins w:id="289" w:author="SU Danyang" w:date="2022-05-30T12:16:00Z">
        <w:r w:rsidRPr="007C7858">
          <w:rPr>
            <w:lang w:val="en-US"/>
          </w:rPr>
          <w:t xml:space="preserve">'log rate constant' -16.505 </w:t>
        </w:r>
      </w:ins>
    </w:p>
    <w:p w14:paraId="017D1F15" w14:textId="77777777" w:rsidR="007C7858" w:rsidRPr="007C7858" w:rsidRDefault="007C7858" w:rsidP="007C7858">
      <w:pPr>
        <w:rPr>
          <w:ins w:id="290" w:author="SU Danyang" w:date="2022-05-30T12:16:00Z"/>
          <w:lang w:val="en-US"/>
        </w:rPr>
      </w:pPr>
      <w:ins w:id="291" w:author="SU Danyang" w:date="2022-05-30T12:16:00Z">
        <w:r w:rsidRPr="007C7858">
          <w:rPr>
            <w:lang w:val="en-US"/>
          </w:rPr>
          <w:t>'fractional C^m'    1             ;function of solid or mineral phase concentration</w:t>
        </w:r>
      </w:ins>
    </w:p>
    <w:p w14:paraId="381E0EC5" w14:textId="77777777" w:rsidR="007C7858" w:rsidRPr="007C7858" w:rsidRDefault="007C7858" w:rsidP="007C7858">
      <w:pPr>
        <w:rPr>
          <w:ins w:id="292" w:author="SU Danyang" w:date="2022-05-30T12:16:00Z"/>
          <w:lang w:val="en-US"/>
        </w:rPr>
      </w:pPr>
      <w:ins w:id="293" w:author="SU Danyang" w:date="2022-05-30T12:16:00Z">
        <w:r w:rsidRPr="007C7858">
          <w:rPr>
            <w:lang w:val="en-US"/>
          </w:rPr>
          <w:t>'235u-yield-7he'    1</w:t>
        </w:r>
      </w:ins>
    </w:p>
    <w:p w14:paraId="74296080" w14:textId="77777777" w:rsidR="007C7858" w:rsidRPr="007C7858" w:rsidRDefault="007C7858" w:rsidP="007C7858">
      <w:pPr>
        <w:rPr>
          <w:ins w:id="294" w:author="SU Danyang" w:date="2022-05-30T12:16:00Z"/>
          <w:lang w:val="en-US"/>
        </w:rPr>
      </w:pPr>
    </w:p>
    <w:p w14:paraId="7267F7FF" w14:textId="77777777" w:rsidR="007C7858" w:rsidRPr="007C7858" w:rsidRDefault="007C7858" w:rsidP="007C7858">
      <w:pPr>
        <w:rPr>
          <w:ins w:id="295" w:author="SU Danyang" w:date="2022-05-30T12:16:00Z"/>
          <w:lang w:val="en-US"/>
        </w:rPr>
      </w:pPr>
      <w:ins w:id="296" w:author="SU Danyang" w:date="2022-05-30T12:16:00Z">
        <w:r w:rsidRPr="007C7858">
          <w:rPr>
            <w:lang w:val="en-US"/>
          </w:rPr>
          <w:t>!</w:t>
        </w:r>
      </w:ins>
    </w:p>
    <w:p w14:paraId="19A1E840" w14:textId="77777777" w:rsidR="007C7858" w:rsidRPr="007C7858" w:rsidRDefault="007C7858" w:rsidP="007C7858">
      <w:pPr>
        <w:rPr>
          <w:ins w:id="297" w:author="SU Danyang" w:date="2022-05-30T12:16:00Z"/>
          <w:lang w:val="en-US"/>
        </w:rPr>
      </w:pPr>
      <w:ins w:id="298" w:author="SU Danyang" w:date="2022-05-30T12:16:00Z">
        <w:r w:rsidRPr="007C7858">
          <w:rPr>
            <w:lang w:val="en-US"/>
          </w:rPr>
          <w:t>!'232th-yield-6he'</w:t>
        </w:r>
      </w:ins>
    </w:p>
    <w:p w14:paraId="7357A767" w14:textId="77777777" w:rsidR="007C7858" w:rsidRPr="007C7858" w:rsidRDefault="007C7858" w:rsidP="007C7858">
      <w:pPr>
        <w:rPr>
          <w:ins w:id="299" w:author="SU Danyang" w:date="2022-05-30T12:16:00Z"/>
          <w:lang w:val="en-US"/>
        </w:rPr>
      </w:pPr>
      <w:ins w:id="300" w:author="SU Danyang" w:date="2022-05-30T12:16:00Z">
        <w:r w:rsidRPr="007C7858">
          <w:rPr>
            <w:lang w:val="en-US"/>
          </w:rPr>
          <w:t>!</w:t>
        </w:r>
      </w:ins>
    </w:p>
    <w:p w14:paraId="04BE178D" w14:textId="77777777" w:rsidR="007C7858" w:rsidRPr="007C7858" w:rsidRDefault="007C7858" w:rsidP="007C7858">
      <w:pPr>
        <w:rPr>
          <w:ins w:id="301" w:author="SU Danyang" w:date="2022-05-30T12:16:00Z"/>
          <w:lang w:val="en-US"/>
        </w:rPr>
      </w:pPr>
      <w:ins w:id="302" w:author="SU Danyang" w:date="2022-05-30T12:16:00Z">
        <w:r w:rsidRPr="007C7858">
          <w:rPr>
            <w:lang w:val="en-US"/>
          </w:rPr>
          <w:t>'232th-yield-6he'</w:t>
        </w:r>
      </w:ins>
    </w:p>
    <w:p w14:paraId="0B9A3CE4" w14:textId="77777777" w:rsidR="007C7858" w:rsidRPr="007C7858" w:rsidRDefault="007C7858" w:rsidP="007C7858">
      <w:pPr>
        <w:rPr>
          <w:ins w:id="303" w:author="SU Danyang" w:date="2022-05-30T12:16:00Z"/>
          <w:lang w:val="en-US"/>
        </w:rPr>
      </w:pPr>
      <w:ins w:id="304" w:author="SU Danyang" w:date="2022-05-30T12:16:00Z">
        <w:r w:rsidRPr="007C7858">
          <w:rPr>
            <w:lang w:val="en-US"/>
          </w:rPr>
          <w:t>'surface'</w:t>
        </w:r>
      </w:ins>
    </w:p>
    <w:p w14:paraId="371EA0F0" w14:textId="77777777" w:rsidR="007C7858" w:rsidRPr="007C7858" w:rsidRDefault="007C7858" w:rsidP="007C7858">
      <w:pPr>
        <w:rPr>
          <w:ins w:id="305" w:author="SU Danyang" w:date="2022-05-30T12:16:00Z"/>
          <w:lang w:val="en-US"/>
        </w:rPr>
      </w:pPr>
      <w:ins w:id="306" w:author="SU Danyang" w:date="2022-05-30T12:16:00Z">
        <w:r w:rsidRPr="007C7858">
          <w:rPr>
            <w:lang w:val="en-US"/>
          </w:rPr>
          <w:t>232.0  11.7                       ;to be updated</w:t>
        </w:r>
      </w:ins>
    </w:p>
    <w:p w14:paraId="2D10F42D" w14:textId="77777777" w:rsidR="007C7858" w:rsidRPr="007C7858" w:rsidRDefault="007C7858" w:rsidP="007C7858">
      <w:pPr>
        <w:rPr>
          <w:ins w:id="307" w:author="SU Danyang" w:date="2022-05-30T12:16:00Z"/>
          <w:lang w:val="en-US"/>
        </w:rPr>
      </w:pPr>
      <w:ins w:id="308" w:author="SU Danyang" w:date="2022-05-30T12:16:00Z">
        <w:r w:rsidRPr="007C7858">
          <w:rPr>
            <w:lang w:val="en-US"/>
          </w:rPr>
          <w:t>1  '4he(aq)'  6                   ; 2  '208Pb(aq)'  1.0  '4he(aq)'  6</w:t>
        </w:r>
      </w:ins>
    </w:p>
    <w:p w14:paraId="7E7425C8" w14:textId="77777777" w:rsidR="007C7858" w:rsidRPr="007C7858" w:rsidRDefault="007C7858" w:rsidP="007C7858">
      <w:pPr>
        <w:rPr>
          <w:ins w:id="309" w:author="SU Danyang" w:date="2022-05-30T12:16:00Z"/>
          <w:lang w:val="en-US"/>
        </w:rPr>
      </w:pPr>
      <w:ins w:id="310" w:author="SU Danyang" w:date="2022-05-30T12:16:00Z">
        <w:r w:rsidRPr="007C7858">
          <w:rPr>
            <w:lang w:val="en-US"/>
          </w:rPr>
          <w:t>'irreversible dissolution'</w:t>
        </w:r>
      </w:ins>
    </w:p>
    <w:p w14:paraId="48DA55C7" w14:textId="77777777" w:rsidR="007C7858" w:rsidRPr="007C7858" w:rsidRDefault="007C7858" w:rsidP="007C7858">
      <w:pPr>
        <w:rPr>
          <w:ins w:id="311" w:author="SU Danyang" w:date="2022-05-30T12:16:00Z"/>
          <w:lang w:val="en-US"/>
        </w:rPr>
      </w:pPr>
      <w:ins w:id="312" w:author="SU Danyang" w:date="2022-05-30T12:16:00Z">
        <w:r w:rsidRPr="007C7858">
          <w:rPr>
            <w:lang w:val="en-US"/>
          </w:rPr>
          <w:t>'log rate constant' -17.804</w:t>
        </w:r>
      </w:ins>
    </w:p>
    <w:p w14:paraId="7B199153" w14:textId="77777777" w:rsidR="007C7858" w:rsidRPr="007C7858" w:rsidRDefault="007C7858" w:rsidP="007C7858">
      <w:pPr>
        <w:rPr>
          <w:ins w:id="313" w:author="SU Danyang" w:date="2022-05-30T12:16:00Z"/>
          <w:lang w:val="en-US"/>
        </w:rPr>
      </w:pPr>
      <w:ins w:id="314" w:author="SU Danyang" w:date="2022-05-30T12:16:00Z">
        <w:r w:rsidRPr="007C7858">
          <w:rPr>
            <w:lang w:val="en-US"/>
          </w:rPr>
          <w:t>'fractional C^m     1             ;function of solid or mineral phase concentration</w:t>
        </w:r>
      </w:ins>
    </w:p>
    <w:p w14:paraId="0892A2DA" w14:textId="1EE91BC9" w:rsidR="00982F7F" w:rsidRPr="00982F7F" w:rsidRDefault="007C7858" w:rsidP="007C7858">
      <w:pPr>
        <w:rPr>
          <w:ins w:id="315" w:author="danyang" w:date="2022-05-25T10:11:00Z"/>
          <w:lang w:val="en-US"/>
        </w:rPr>
      </w:pPr>
      <w:ins w:id="316" w:author="SU Danyang" w:date="2022-05-30T12:16:00Z">
        <w:r w:rsidRPr="007C7858">
          <w:rPr>
            <w:lang w:val="en-US"/>
          </w:rPr>
          <w:t>'232th-yield-6he'   1</w:t>
        </w:r>
      </w:ins>
    </w:p>
    <w:p w14:paraId="42163938" w14:textId="6C573111" w:rsidR="00AC0E2F" w:rsidDel="007C7858" w:rsidRDefault="00982F7F" w:rsidP="00AC0E2F">
      <w:pPr>
        <w:rPr>
          <w:ins w:id="317" w:author="danyang" w:date="2022-05-25T10:12:00Z"/>
          <w:del w:id="318" w:author="SU Danyang" w:date="2022-05-30T12:16:00Z"/>
          <w:color w:val="FF0000"/>
          <w:u w:val="single"/>
          <w:lang w:val="en-US"/>
        </w:rPr>
      </w:pPr>
      <w:ins w:id="319" w:author="danyang" w:date="2022-05-25T10:27:00Z">
        <w:del w:id="320" w:author="SU Danyang" w:date="2022-05-30T12:16:00Z">
          <w:r w:rsidDel="007C7858">
            <w:rPr>
              <w:color w:val="FF0000"/>
              <w:u w:val="single"/>
              <w:lang w:val="en-US"/>
            </w:rPr>
            <w:delText>‘</w:delText>
          </w:r>
        </w:del>
      </w:ins>
      <w:ins w:id="321" w:author="danyang" w:date="2022-05-25T10:12:00Z">
        <w:del w:id="322" w:author="SU Danyang" w:date="2022-05-30T12:16:00Z">
          <w:r w:rsidR="00AC0E2F" w:rsidDel="007C7858">
            <w:rPr>
              <w:color w:val="FF0000"/>
              <w:u w:val="single"/>
              <w:lang w:val="en-US"/>
            </w:rPr>
            <w:delText>238U-</w:delText>
          </w:r>
          <w:r w:rsidR="00AC0E2F" w:rsidRPr="00317FA6" w:rsidDel="007C7858">
            <w:rPr>
              <w:color w:val="FF0000"/>
              <w:u w:val="single"/>
              <w:lang w:val="en-US"/>
            </w:rPr>
            <w:delText>yield</w:delText>
          </w:r>
          <w:r w:rsidR="00AC0E2F" w:rsidDel="007C7858">
            <w:rPr>
              <w:color w:val="FF0000"/>
              <w:u w:val="single"/>
              <w:lang w:val="en-US"/>
            </w:rPr>
            <w:delText>-</w:delText>
          </w:r>
        </w:del>
      </w:ins>
      <w:ins w:id="323" w:author="danyang" w:date="2022-05-25T10:27:00Z">
        <w:del w:id="324" w:author="SU Danyang" w:date="2022-05-30T12:16:00Z">
          <w:r w:rsidDel="007C7858">
            <w:rPr>
              <w:color w:val="FF0000"/>
              <w:u w:val="single"/>
              <w:lang w:val="en-US"/>
            </w:rPr>
            <w:delText>8</w:delText>
          </w:r>
        </w:del>
      </w:ins>
      <w:ins w:id="325" w:author="danyang" w:date="2022-05-25T10:12:00Z">
        <w:del w:id="326" w:author="SU Danyang" w:date="2022-05-30T12:16:00Z">
          <w:r w:rsidR="00AC0E2F" w:rsidRPr="00317FA6" w:rsidDel="007C7858">
            <w:rPr>
              <w:color w:val="FF0000"/>
              <w:u w:val="single"/>
              <w:lang w:val="en-US"/>
            </w:rPr>
            <w:delText>He</w:delText>
          </w:r>
        </w:del>
      </w:ins>
      <w:ins w:id="327" w:author="danyang" w:date="2022-05-25T10:27:00Z">
        <w:del w:id="328" w:author="SU Danyang" w:date="2022-05-30T12:16:00Z">
          <w:r w:rsidDel="007C7858">
            <w:rPr>
              <w:color w:val="FF0000"/>
              <w:u w:val="single"/>
              <w:lang w:val="en-US"/>
            </w:rPr>
            <w:delText>’</w:delText>
          </w:r>
        </w:del>
      </w:ins>
    </w:p>
    <w:p w14:paraId="3F8EEB84" w14:textId="3BC4603A" w:rsidR="00AC0E2F" w:rsidDel="007C7858" w:rsidRDefault="007E4784" w:rsidP="00AC0E2F">
      <w:pPr>
        <w:rPr>
          <w:ins w:id="329" w:author="danyang" w:date="2022-05-25T10:13:00Z"/>
          <w:del w:id="330" w:author="SU Danyang" w:date="2022-05-30T12:16:00Z"/>
          <w:color w:val="FF0000"/>
          <w:u w:val="single"/>
          <w:lang w:val="en-US"/>
        </w:rPr>
      </w:pPr>
      <w:ins w:id="331" w:author="danyang" w:date="2022-05-25T10:13:00Z">
        <w:del w:id="332" w:author="SU Danyang" w:date="2022-05-30T12:16:00Z">
          <w:r w:rsidDel="007C7858">
            <w:rPr>
              <w:color w:val="FF0000"/>
              <w:u w:val="single"/>
              <w:lang w:val="en-US"/>
            </w:rPr>
            <w:delText>‘surface’</w:delText>
          </w:r>
        </w:del>
      </w:ins>
    </w:p>
    <w:p w14:paraId="515600D6" w14:textId="756FD31B" w:rsidR="007E4784" w:rsidDel="007C7858" w:rsidRDefault="007E4784" w:rsidP="00AC0E2F">
      <w:pPr>
        <w:rPr>
          <w:ins w:id="333" w:author="danyang" w:date="2022-05-25T10:13:00Z"/>
          <w:del w:id="334" w:author="SU Danyang" w:date="2022-05-30T12:16:00Z"/>
          <w:color w:val="FF0000"/>
          <w:u w:val="single"/>
          <w:lang w:val="en-US"/>
        </w:rPr>
      </w:pPr>
      <w:ins w:id="335" w:author="danyang" w:date="2022-05-25T10:13:00Z">
        <w:del w:id="336" w:author="SU Danyang" w:date="2022-05-30T12:16:00Z">
          <w:r w:rsidDel="007C7858">
            <w:rPr>
              <w:color w:val="FF0000"/>
              <w:u w:val="single"/>
              <w:lang w:val="en-US"/>
            </w:rPr>
            <w:delText xml:space="preserve">100.0  1.0  </w:delText>
          </w:r>
        </w:del>
      </w:ins>
      <w:ins w:id="337" w:author="danyang" w:date="2022-05-25T10:19:00Z">
        <w:del w:id="338" w:author="SU Danyang" w:date="2022-05-30T12:16:00Z">
          <w:r w:rsidDel="007C7858">
            <w:rPr>
              <w:color w:val="FF0000"/>
              <w:u w:val="single"/>
              <w:lang w:val="en-US"/>
            </w:rPr>
            <w:delText xml:space="preserve">                      ;</w:delText>
          </w:r>
        </w:del>
      </w:ins>
      <w:ins w:id="339" w:author="danyang" w:date="2022-05-25T10:13:00Z">
        <w:del w:id="340" w:author="SU Danyang" w:date="2022-05-30T12:16:00Z">
          <w:r w:rsidDel="007C7858">
            <w:rPr>
              <w:color w:val="FF0000"/>
              <w:u w:val="single"/>
              <w:lang w:val="en-US"/>
            </w:rPr>
            <w:delText>to be updated</w:delText>
          </w:r>
        </w:del>
      </w:ins>
    </w:p>
    <w:p w14:paraId="5B1CA79E" w14:textId="5A443690" w:rsidR="007E4784" w:rsidDel="007C7858" w:rsidRDefault="002B62AF" w:rsidP="00AC0E2F">
      <w:pPr>
        <w:rPr>
          <w:ins w:id="341" w:author="danyang" w:date="2022-05-25T10:16:00Z"/>
          <w:del w:id="342" w:author="SU Danyang" w:date="2022-05-30T12:16:00Z"/>
          <w:color w:val="FF0000"/>
          <w:u w:val="single"/>
          <w:lang w:val="en-US"/>
        </w:rPr>
      </w:pPr>
      <w:ins w:id="343" w:author="danyang" w:date="2022-05-25T10:56:00Z">
        <w:del w:id="344" w:author="SU Danyang" w:date="2022-05-30T12:16:00Z">
          <w:r w:rsidDel="007C7858">
            <w:rPr>
              <w:color w:val="FF0000"/>
              <w:u w:val="single"/>
              <w:lang w:val="en-US"/>
            </w:rPr>
            <w:delText xml:space="preserve">1 </w:delText>
          </w:r>
          <w:r w:rsidDel="007C7858">
            <w:rPr>
              <w:color w:val="FF0000"/>
              <w:vertAlign w:val="superscript"/>
              <w:lang w:val="en-US"/>
            </w:rPr>
            <w:delText xml:space="preserve"> </w:delText>
          </w:r>
          <w:r w:rsidDel="007C7858">
            <w:rPr>
              <w:color w:val="FF0000"/>
              <w:lang w:val="en-US"/>
            </w:rPr>
            <w:delText>‘4He(aq)’</w:delText>
          </w:r>
          <w:r w:rsidDel="007C7858">
            <w:rPr>
              <w:color w:val="FF0000"/>
              <w:u w:val="single"/>
              <w:lang w:val="en-US"/>
            </w:rPr>
            <w:delText xml:space="preserve">  8                 ; </w:delText>
          </w:r>
        </w:del>
      </w:ins>
      <w:ins w:id="345" w:author="danyang" w:date="2022-05-25T10:14:00Z">
        <w:del w:id="346" w:author="SU Danyang" w:date="2022-05-30T12:16:00Z">
          <w:r w:rsidR="007E4784" w:rsidDel="007C7858">
            <w:rPr>
              <w:color w:val="FF0000"/>
              <w:u w:val="single"/>
              <w:lang w:val="en-US"/>
            </w:rPr>
            <w:delText xml:space="preserve">2 </w:delText>
          </w:r>
          <w:r w:rsidR="007E4784" w:rsidDel="007C7858">
            <w:rPr>
              <w:color w:val="FF0000"/>
              <w:vertAlign w:val="superscript"/>
              <w:lang w:val="en-US"/>
            </w:rPr>
            <w:delText xml:space="preserve"> </w:delText>
          </w:r>
          <w:r w:rsidR="007E4784" w:rsidDel="007C7858">
            <w:rPr>
              <w:color w:val="FF0000"/>
              <w:u w:val="single"/>
              <w:lang w:val="en-US"/>
            </w:rPr>
            <w:delText>‘</w:delText>
          </w:r>
        </w:del>
      </w:ins>
      <w:ins w:id="347" w:author="danyang" w:date="2022-05-25T10:31:00Z">
        <w:del w:id="348" w:author="SU Danyang" w:date="2022-05-30T12:16:00Z">
          <w:r w:rsidR="00982F7F" w:rsidDel="007C7858">
            <w:rPr>
              <w:color w:val="FF0000"/>
              <w:u w:val="single"/>
              <w:lang w:val="en-US"/>
            </w:rPr>
            <w:delText>206</w:delText>
          </w:r>
        </w:del>
      </w:ins>
      <w:ins w:id="349" w:author="danyang" w:date="2022-05-25T10:14:00Z">
        <w:del w:id="350" w:author="SU Danyang" w:date="2022-05-30T12:16:00Z">
          <w:r w:rsidR="007E4784" w:rsidDel="007C7858">
            <w:rPr>
              <w:color w:val="FF0000"/>
              <w:lang w:val="en-US"/>
            </w:rPr>
            <w:delText>Pb</w:delText>
          </w:r>
        </w:del>
      </w:ins>
      <w:ins w:id="351" w:author="danyang" w:date="2022-05-25T10:25:00Z">
        <w:del w:id="352" w:author="SU Danyang" w:date="2022-05-30T12:16:00Z">
          <w:r w:rsidR="00982F7F" w:rsidDel="007C7858">
            <w:rPr>
              <w:color w:val="FF0000"/>
              <w:lang w:val="en-US"/>
            </w:rPr>
            <w:delText>(aq)</w:delText>
          </w:r>
        </w:del>
      </w:ins>
      <w:ins w:id="353" w:author="danyang" w:date="2022-05-25T10:14:00Z">
        <w:del w:id="354" w:author="SU Danyang" w:date="2022-05-30T12:16:00Z">
          <w:r w:rsidR="007E4784" w:rsidDel="007C7858">
            <w:rPr>
              <w:color w:val="FF0000"/>
              <w:lang w:val="en-US"/>
            </w:rPr>
            <w:delText>’</w:delText>
          </w:r>
        </w:del>
      </w:ins>
      <w:ins w:id="355" w:author="danyang" w:date="2022-05-25T10:15:00Z">
        <w:del w:id="356" w:author="SU Danyang" w:date="2022-05-30T12:16:00Z">
          <w:r w:rsidR="007E4784" w:rsidDel="007C7858">
            <w:rPr>
              <w:color w:val="FF0000"/>
              <w:lang w:val="en-US"/>
            </w:rPr>
            <w:delText xml:space="preserve">  </w:delText>
          </w:r>
        </w:del>
      </w:ins>
      <w:ins w:id="357" w:author="danyang" w:date="2022-05-25T10:14:00Z">
        <w:del w:id="358" w:author="SU Danyang" w:date="2022-05-30T12:16:00Z">
          <w:r w:rsidR="007E4784" w:rsidDel="007C7858">
            <w:rPr>
              <w:color w:val="FF0000"/>
              <w:lang w:val="en-US"/>
            </w:rPr>
            <w:delText>1.0</w:delText>
          </w:r>
        </w:del>
      </w:ins>
      <w:ins w:id="359" w:author="danyang" w:date="2022-05-25T10:15:00Z">
        <w:del w:id="360" w:author="SU Danyang" w:date="2022-05-30T12:16:00Z">
          <w:r w:rsidR="007E4784" w:rsidDel="007C7858">
            <w:rPr>
              <w:color w:val="FF0000"/>
              <w:lang w:val="en-US"/>
            </w:rPr>
            <w:delText xml:space="preserve"> </w:delText>
          </w:r>
        </w:del>
      </w:ins>
      <w:ins w:id="361" w:author="danyang" w:date="2022-05-25T10:14:00Z">
        <w:del w:id="362" w:author="SU Danyang" w:date="2022-05-30T12:16:00Z">
          <w:r w:rsidR="007E4784" w:rsidDel="007C7858">
            <w:rPr>
              <w:color w:val="FF0000"/>
              <w:lang w:val="en-US"/>
            </w:rPr>
            <w:delText xml:space="preserve"> </w:delText>
          </w:r>
        </w:del>
      </w:ins>
      <w:ins w:id="363" w:author="danyang" w:date="2022-05-25T10:15:00Z">
        <w:del w:id="364" w:author="SU Danyang" w:date="2022-05-30T12:16:00Z">
          <w:r w:rsidR="007E4784" w:rsidDel="007C7858">
            <w:rPr>
              <w:color w:val="FF0000"/>
              <w:lang w:val="en-US"/>
            </w:rPr>
            <w:delText>‘4</w:delText>
          </w:r>
        </w:del>
      </w:ins>
      <w:ins w:id="365" w:author="danyang" w:date="2022-05-25T10:14:00Z">
        <w:del w:id="366" w:author="SU Danyang" w:date="2022-05-30T12:16:00Z">
          <w:r w:rsidR="007E4784" w:rsidDel="007C7858">
            <w:rPr>
              <w:color w:val="FF0000"/>
              <w:lang w:val="en-US"/>
            </w:rPr>
            <w:delText>He</w:delText>
          </w:r>
        </w:del>
      </w:ins>
      <w:ins w:id="367" w:author="danyang" w:date="2022-05-25T10:25:00Z">
        <w:del w:id="368" w:author="SU Danyang" w:date="2022-05-30T12:16:00Z">
          <w:r w:rsidR="00982F7F" w:rsidDel="007C7858">
            <w:rPr>
              <w:color w:val="FF0000"/>
              <w:lang w:val="en-US"/>
            </w:rPr>
            <w:delText>(aq)</w:delText>
          </w:r>
        </w:del>
      </w:ins>
      <w:ins w:id="369" w:author="danyang" w:date="2022-05-25T10:15:00Z">
        <w:del w:id="370" w:author="SU Danyang" w:date="2022-05-30T12:16:00Z">
          <w:r w:rsidR="007E4784" w:rsidDel="007C7858">
            <w:rPr>
              <w:color w:val="FF0000"/>
              <w:lang w:val="en-US"/>
            </w:rPr>
            <w:delText>’</w:delText>
          </w:r>
        </w:del>
      </w:ins>
      <w:ins w:id="371" w:author="danyang" w:date="2022-05-25T10:14:00Z">
        <w:del w:id="372" w:author="SU Danyang" w:date="2022-05-30T12:16:00Z">
          <w:r w:rsidR="007E4784" w:rsidDel="007C7858">
            <w:rPr>
              <w:color w:val="FF0000"/>
              <w:u w:val="single"/>
              <w:lang w:val="en-US"/>
            </w:rPr>
            <w:delText xml:space="preserve"> </w:delText>
          </w:r>
        </w:del>
      </w:ins>
      <w:ins w:id="373" w:author="danyang" w:date="2022-05-25T10:15:00Z">
        <w:del w:id="374" w:author="SU Danyang" w:date="2022-05-30T12:16:00Z">
          <w:r w:rsidR="007E4784" w:rsidDel="007C7858">
            <w:rPr>
              <w:color w:val="FF0000"/>
              <w:u w:val="single"/>
              <w:lang w:val="en-US"/>
            </w:rPr>
            <w:delText xml:space="preserve"> 8</w:delText>
          </w:r>
        </w:del>
      </w:ins>
    </w:p>
    <w:p w14:paraId="07BE2572" w14:textId="1CBBD326" w:rsidR="007E4784" w:rsidDel="007C7858" w:rsidRDefault="007E4784" w:rsidP="00AC0E2F">
      <w:pPr>
        <w:rPr>
          <w:ins w:id="375" w:author="danyang" w:date="2022-05-25T10:16:00Z"/>
          <w:del w:id="376" w:author="SU Danyang" w:date="2022-05-30T12:16:00Z"/>
          <w:color w:val="FF0000"/>
          <w:u w:val="single"/>
          <w:lang w:val="en-US"/>
        </w:rPr>
      </w:pPr>
      <w:ins w:id="377" w:author="danyang" w:date="2022-05-25T10:16:00Z">
        <w:del w:id="378" w:author="SU Danyang" w:date="2022-05-30T12:16:00Z">
          <w:r w:rsidDel="007C7858">
            <w:rPr>
              <w:color w:val="FF0000"/>
              <w:u w:val="single"/>
              <w:lang w:val="en-US"/>
            </w:rPr>
            <w:delText>‘irreversible dissolution’</w:delText>
          </w:r>
        </w:del>
      </w:ins>
    </w:p>
    <w:p w14:paraId="477A7566" w14:textId="4F284016" w:rsidR="007E4784" w:rsidDel="007C7858" w:rsidRDefault="007E4784" w:rsidP="00AC0E2F">
      <w:pPr>
        <w:rPr>
          <w:ins w:id="379" w:author="danyang" w:date="2022-05-25T10:20:00Z"/>
          <w:del w:id="380" w:author="SU Danyang" w:date="2022-05-30T12:16:00Z"/>
          <w:color w:val="FF0000"/>
          <w:u w:val="single"/>
          <w:lang w:val="en-US"/>
        </w:rPr>
      </w:pPr>
      <w:ins w:id="381" w:author="danyang" w:date="2022-05-25T10:16:00Z">
        <w:del w:id="382" w:author="SU Danyang" w:date="2022-05-30T12:16:00Z">
          <w:r w:rsidDel="007C7858">
            <w:rPr>
              <w:color w:val="FF0000"/>
              <w:u w:val="single"/>
              <w:lang w:val="en-US"/>
            </w:rPr>
            <w:delText xml:space="preserve">‘fractional </w:delText>
          </w:r>
        </w:del>
        <w:del w:id="383" w:author="SU Danyang" w:date="2022-05-27T12:34:00Z">
          <w:r w:rsidDel="00C53AD9">
            <w:rPr>
              <w:color w:val="FF0000"/>
              <w:u w:val="single"/>
              <w:lang w:val="en-US"/>
            </w:rPr>
            <w:delText>T</w:delText>
          </w:r>
        </w:del>
      </w:ins>
      <w:ins w:id="384" w:author="danyang" w:date="2022-05-25T10:19:00Z">
        <w:del w:id="385" w:author="SU Danyang" w:date="2022-05-30T12:16:00Z">
          <w:r w:rsidDel="007C7858">
            <w:rPr>
              <w:color w:val="FF0000"/>
              <w:u w:val="single"/>
              <w:lang w:val="en-US"/>
            </w:rPr>
            <w:delText>^</w:delText>
          </w:r>
        </w:del>
        <w:del w:id="386" w:author="SU Danyang" w:date="2022-05-27T12:34:00Z">
          <w:r w:rsidDel="00C53AD9">
            <w:rPr>
              <w:color w:val="FF0000"/>
              <w:u w:val="single"/>
              <w:lang w:val="en-US"/>
            </w:rPr>
            <w:delText>s</w:delText>
          </w:r>
        </w:del>
      </w:ins>
      <w:ins w:id="387" w:author="danyang" w:date="2022-05-25T10:16:00Z">
        <w:del w:id="388" w:author="SU Danyang" w:date="2022-05-30T12:16:00Z">
          <w:r w:rsidDel="007C7858">
            <w:rPr>
              <w:color w:val="FF0000"/>
              <w:u w:val="single"/>
              <w:lang w:val="en-US"/>
            </w:rPr>
            <w:delText>’</w:delText>
          </w:r>
        </w:del>
      </w:ins>
      <w:ins w:id="389" w:author="danyang" w:date="2022-05-25T10:19:00Z">
        <w:del w:id="390" w:author="SU Danyang" w:date="2022-05-30T12:16:00Z">
          <w:r w:rsidDel="007C7858">
            <w:rPr>
              <w:color w:val="FF0000"/>
              <w:u w:val="single"/>
              <w:lang w:val="en-US"/>
            </w:rPr>
            <w:delText xml:space="preserve">    1          ;</w:delText>
          </w:r>
        </w:del>
      </w:ins>
      <w:ins w:id="391" w:author="danyang" w:date="2022-05-25T10:20:00Z">
        <w:del w:id="392" w:author="SU Danyang" w:date="2022-05-30T12:16:00Z">
          <w:r w:rsidRPr="003E4383" w:rsidDel="007C7858">
            <w:rPr>
              <w:b/>
              <w:color w:val="00B0F0"/>
              <w:u w:val="single"/>
              <w:lang w:val="en-US"/>
              <w:rPrChange w:id="393" w:author="danyang" w:date="2022-05-25T10:39:00Z">
                <w:rPr>
                  <w:color w:val="FF0000"/>
                  <w:u w:val="single"/>
                  <w:lang w:val="en-US"/>
                </w:rPr>
              </w:rPrChange>
            </w:rPr>
            <w:delText>T^s or T^m</w:delText>
          </w:r>
          <w:r w:rsidDel="007C7858">
            <w:rPr>
              <w:color w:val="FF0000"/>
              <w:u w:val="single"/>
              <w:lang w:val="en-US"/>
            </w:rPr>
            <w:delText xml:space="preserve">, </w:delText>
          </w:r>
        </w:del>
      </w:ins>
      <w:ins w:id="394" w:author="danyang" w:date="2022-05-25T10:19:00Z">
        <w:del w:id="395" w:author="SU Danyang" w:date="2022-05-30T12:16:00Z">
          <w:r w:rsidDel="007C7858">
            <w:rPr>
              <w:color w:val="FF0000"/>
              <w:u w:val="single"/>
              <w:lang w:val="en-US"/>
            </w:rPr>
            <w:delText xml:space="preserve">function of solid </w:delText>
          </w:r>
        </w:del>
      </w:ins>
      <w:ins w:id="396" w:author="danyang" w:date="2022-05-25T10:20:00Z">
        <w:del w:id="397" w:author="SU Danyang" w:date="2022-05-30T12:16:00Z">
          <w:r w:rsidDel="007C7858">
            <w:rPr>
              <w:color w:val="FF0000"/>
              <w:u w:val="single"/>
              <w:lang w:val="en-US"/>
            </w:rPr>
            <w:delText xml:space="preserve">or mineral </w:delText>
          </w:r>
        </w:del>
      </w:ins>
      <w:ins w:id="398" w:author="danyang" w:date="2022-05-25T10:19:00Z">
        <w:del w:id="399" w:author="SU Danyang" w:date="2022-05-30T12:16:00Z">
          <w:r w:rsidDel="007C7858">
            <w:rPr>
              <w:color w:val="FF0000"/>
              <w:u w:val="single"/>
              <w:lang w:val="en-US"/>
            </w:rPr>
            <w:delText>phase concentration</w:delText>
          </w:r>
        </w:del>
      </w:ins>
    </w:p>
    <w:p w14:paraId="08FB51B6" w14:textId="4C274B3F" w:rsidR="007E4784" w:rsidDel="007C7858" w:rsidRDefault="007E4784" w:rsidP="00AC0E2F">
      <w:pPr>
        <w:rPr>
          <w:ins w:id="400" w:author="danyang" w:date="2022-05-25T10:26:00Z"/>
          <w:del w:id="401" w:author="SU Danyang" w:date="2022-05-30T12:16:00Z"/>
          <w:color w:val="FF0000"/>
          <w:u w:val="single"/>
          <w:lang w:val="en-US"/>
        </w:rPr>
      </w:pPr>
      <w:ins w:id="402" w:author="danyang" w:date="2022-05-25T10:20:00Z">
        <w:del w:id="403" w:author="SU Danyang" w:date="2022-05-30T12:16:00Z">
          <w:r w:rsidDel="007C7858">
            <w:rPr>
              <w:color w:val="FF0000"/>
              <w:u w:val="single"/>
              <w:lang w:val="en-US"/>
            </w:rPr>
            <w:delText>‘238U-</w:delText>
          </w:r>
          <w:r w:rsidRPr="00317FA6" w:rsidDel="007C7858">
            <w:rPr>
              <w:color w:val="FF0000"/>
              <w:u w:val="single"/>
              <w:lang w:val="en-US"/>
            </w:rPr>
            <w:delText>yield</w:delText>
          </w:r>
          <w:r w:rsidDel="007C7858">
            <w:rPr>
              <w:color w:val="FF0000"/>
              <w:u w:val="single"/>
              <w:lang w:val="en-US"/>
            </w:rPr>
            <w:delText>-</w:delText>
          </w:r>
        </w:del>
      </w:ins>
      <w:ins w:id="404" w:author="danyang" w:date="2022-05-25T10:29:00Z">
        <w:del w:id="405" w:author="SU Danyang" w:date="2022-05-30T12:16:00Z">
          <w:r w:rsidR="00982F7F" w:rsidDel="007C7858">
            <w:rPr>
              <w:color w:val="FF0000"/>
              <w:u w:val="single"/>
              <w:lang w:val="en-US"/>
            </w:rPr>
            <w:delText>8</w:delText>
          </w:r>
        </w:del>
      </w:ins>
      <w:ins w:id="406" w:author="danyang" w:date="2022-05-25T10:20:00Z">
        <w:del w:id="407" w:author="SU Danyang" w:date="2022-05-30T12:16:00Z">
          <w:r w:rsidRPr="00317FA6" w:rsidDel="007C7858">
            <w:rPr>
              <w:color w:val="FF0000"/>
              <w:u w:val="single"/>
              <w:lang w:val="en-US"/>
            </w:rPr>
            <w:delText>He</w:delText>
          </w:r>
          <w:r w:rsidDel="007C7858">
            <w:rPr>
              <w:color w:val="FF0000"/>
              <w:u w:val="single"/>
              <w:lang w:val="en-US"/>
            </w:rPr>
            <w:delText>’   1</w:delText>
          </w:r>
        </w:del>
      </w:ins>
    </w:p>
    <w:p w14:paraId="78E46EDF" w14:textId="1A7E7CEA" w:rsidR="00982F7F" w:rsidDel="007C7858" w:rsidRDefault="00982F7F" w:rsidP="00AC0E2F">
      <w:pPr>
        <w:rPr>
          <w:ins w:id="408" w:author="danyang" w:date="2022-05-25T10:27:00Z"/>
          <w:del w:id="409" w:author="SU Danyang" w:date="2022-05-30T12:16:00Z"/>
          <w:color w:val="FF0000"/>
          <w:u w:val="single"/>
          <w:lang w:val="en-US"/>
        </w:rPr>
      </w:pPr>
    </w:p>
    <w:p w14:paraId="4A3FDAC2" w14:textId="08F08A46" w:rsidR="00982F7F" w:rsidDel="007C7858" w:rsidRDefault="00982F7F" w:rsidP="00982F7F">
      <w:pPr>
        <w:rPr>
          <w:ins w:id="410" w:author="danyang" w:date="2022-05-25T10:27:00Z"/>
          <w:del w:id="411" w:author="SU Danyang" w:date="2022-05-30T12:16:00Z"/>
          <w:color w:val="FF0000"/>
          <w:u w:val="single"/>
          <w:lang w:val="en-US"/>
        </w:rPr>
      </w:pPr>
      <w:ins w:id="412" w:author="danyang" w:date="2022-05-25T10:27:00Z">
        <w:del w:id="413" w:author="SU Danyang" w:date="2022-05-30T12:16:00Z">
          <w:r w:rsidDel="007C7858">
            <w:rPr>
              <w:color w:val="FF0000"/>
              <w:u w:val="single"/>
              <w:lang w:val="en-US"/>
            </w:rPr>
            <w:delText xml:space="preserve"> ‘235U-</w:delText>
          </w:r>
          <w:r w:rsidRPr="00317FA6" w:rsidDel="007C7858">
            <w:rPr>
              <w:color w:val="FF0000"/>
              <w:u w:val="single"/>
              <w:lang w:val="en-US"/>
            </w:rPr>
            <w:delText>yield</w:delText>
          </w:r>
          <w:r w:rsidDel="007C7858">
            <w:rPr>
              <w:color w:val="FF0000"/>
              <w:u w:val="single"/>
              <w:lang w:val="en-US"/>
            </w:rPr>
            <w:delText>-7</w:delText>
          </w:r>
          <w:r w:rsidRPr="00317FA6" w:rsidDel="007C7858">
            <w:rPr>
              <w:color w:val="FF0000"/>
              <w:u w:val="single"/>
              <w:lang w:val="en-US"/>
            </w:rPr>
            <w:delText>He</w:delText>
          </w:r>
          <w:r w:rsidDel="007C7858">
            <w:rPr>
              <w:color w:val="FF0000"/>
              <w:u w:val="single"/>
              <w:lang w:val="en-US"/>
            </w:rPr>
            <w:delText>’</w:delText>
          </w:r>
        </w:del>
      </w:ins>
    </w:p>
    <w:p w14:paraId="0EB81C99" w14:textId="73918A6D" w:rsidR="00982F7F" w:rsidDel="007C7858" w:rsidRDefault="00982F7F" w:rsidP="00982F7F">
      <w:pPr>
        <w:rPr>
          <w:ins w:id="414" w:author="danyang" w:date="2022-05-25T10:27:00Z"/>
          <w:del w:id="415" w:author="SU Danyang" w:date="2022-05-30T12:16:00Z"/>
          <w:color w:val="FF0000"/>
          <w:u w:val="single"/>
          <w:lang w:val="en-US"/>
        </w:rPr>
      </w:pPr>
      <w:ins w:id="416" w:author="danyang" w:date="2022-05-25T10:27:00Z">
        <w:del w:id="417" w:author="SU Danyang" w:date="2022-05-30T12:16:00Z">
          <w:r w:rsidDel="007C7858">
            <w:rPr>
              <w:color w:val="FF0000"/>
              <w:u w:val="single"/>
              <w:lang w:val="en-US"/>
            </w:rPr>
            <w:delText>‘surface’</w:delText>
          </w:r>
        </w:del>
      </w:ins>
    </w:p>
    <w:p w14:paraId="482DD513" w14:textId="73CFB9B4" w:rsidR="00982F7F" w:rsidDel="007C7858" w:rsidRDefault="00982F7F" w:rsidP="00982F7F">
      <w:pPr>
        <w:rPr>
          <w:ins w:id="418" w:author="danyang" w:date="2022-05-25T10:27:00Z"/>
          <w:del w:id="419" w:author="SU Danyang" w:date="2022-05-30T12:16:00Z"/>
          <w:color w:val="FF0000"/>
          <w:u w:val="single"/>
          <w:lang w:val="en-US"/>
        </w:rPr>
      </w:pPr>
      <w:ins w:id="420" w:author="danyang" w:date="2022-05-25T10:27:00Z">
        <w:del w:id="421" w:author="SU Danyang" w:date="2022-05-30T12:16:00Z">
          <w:r w:rsidDel="007C7858">
            <w:rPr>
              <w:color w:val="FF0000"/>
              <w:u w:val="single"/>
              <w:lang w:val="en-US"/>
            </w:rPr>
            <w:delText>100.0  1.0                        ;to be updated</w:delText>
          </w:r>
        </w:del>
      </w:ins>
    </w:p>
    <w:p w14:paraId="21541C49" w14:textId="55A651D6" w:rsidR="00982F7F" w:rsidDel="007C7858" w:rsidRDefault="002B62AF" w:rsidP="00982F7F">
      <w:pPr>
        <w:rPr>
          <w:ins w:id="422" w:author="danyang" w:date="2022-05-25T10:27:00Z"/>
          <w:del w:id="423" w:author="SU Danyang" w:date="2022-05-30T12:16:00Z"/>
          <w:color w:val="FF0000"/>
          <w:u w:val="single"/>
          <w:lang w:val="en-US"/>
        </w:rPr>
      </w:pPr>
      <w:ins w:id="424" w:author="danyang" w:date="2022-05-25T10:57:00Z">
        <w:del w:id="425" w:author="SU Danyang" w:date="2022-05-30T12:16:00Z">
          <w:r w:rsidDel="007C7858">
            <w:rPr>
              <w:color w:val="FF0000"/>
              <w:u w:val="single"/>
              <w:lang w:val="en-US"/>
            </w:rPr>
            <w:delText xml:space="preserve">1 </w:delText>
          </w:r>
          <w:r w:rsidDel="007C7858">
            <w:rPr>
              <w:color w:val="FF0000"/>
              <w:vertAlign w:val="superscript"/>
              <w:lang w:val="en-US"/>
            </w:rPr>
            <w:delText xml:space="preserve"> </w:delText>
          </w:r>
          <w:r w:rsidDel="007C7858">
            <w:rPr>
              <w:color w:val="FF0000"/>
              <w:lang w:val="en-US"/>
            </w:rPr>
            <w:delText>‘4He(aq)’</w:delText>
          </w:r>
          <w:r w:rsidDel="007C7858">
            <w:rPr>
              <w:color w:val="FF0000"/>
              <w:u w:val="single"/>
              <w:lang w:val="en-US"/>
            </w:rPr>
            <w:delText xml:space="preserve">  7                 ;  </w:delText>
          </w:r>
        </w:del>
      </w:ins>
      <w:ins w:id="426" w:author="danyang" w:date="2022-05-25T10:27:00Z">
        <w:del w:id="427" w:author="SU Danyang" w:date="2022-05-30T12:16:00Z">
          <w:r w:rsidR="00982F7F" w:rsidDel="007C7858">
            <w:rPr>
              <w:color w:val="FF0000"/>
              <w:u w:val="single"/>
              <w:lang w:val="en-US"/>
            </w:rPr>
            <w:delText xml:space="preserve">2 </w:delText>
          </w:r>
          <w:r w:rsidR="00982F7F" w:rsidDel="007C7858">
            <w:rPr>
              <w:color w:val="FF0000"/>
              <w:vertAlign w:val="superscript"/>
              <w:lang w:val="en-US"/>
            </w:rPr>
            <w:delText xml:space="preserve"> </w:delText>
          </w:r>
          <w:r w:rsidR="00982F7F" w:rsidDel="007C7858">
            <w:rPr>
              <w:color w:val="FF0000"/>
              <w:u w:val="single"/>
              <w:lang w:val="en-US"/>
            </w:rPr>
            <w:delText>‘</w:delText>
          </w:r>
        </w:del>
      </w:ins>
      <w:ins w:id="428" w:author="danyang" w:date="2022-05-25T10:31:00Z">
        <w:del w:id="429" w:author="SU Danyang" w:date="2022-05-30T12:16:00Z">
          <w:r w:rsidR="00982F7F" w:rsidDel="007C7858">
            <w:rPr>
              <w:color w:val="FF0000"/>
              <w:u w:val="single"/>
              <w:lang w:val="en-US"/>
            </w:rPr>
            <w:delText>207</w:delText>
          </w:r>
        </w:del>
      </w:ins>
      <w:ins w:id="430" w:author="danyang" w:date="2022-05-25T10:27:00Z">
        <w:del w:id="431" w:author="SU Danyang" w:date="2022-05-30T12:16:00Z">
          <w:r w:rsidR="00982F7F" w:rsidDel="007C7858">
            <w:rPr>
              <w:color w:val="FF0000"/>
              <w:lang w:val="en-US"/>
            </w:rPr>
            <w:delText>Pb(aq)’  1.0  ‘4He(aq)’</w:delText>
          </w:r>
          <w:r w:rsidR="00982F7F" w:rsidDel="007C7858">
            <w:rPr>
              <w:color w:val="FF0000"/>
              <w:u w:val="single"/>
              <w:lang w:val="en-US"/>
            </w:rPr>
            <w:delText xml:space="preserve">  </w:delText>
          </w:r>
        </w:del>
      </w:ins>
      <w:ins w:id="432" w:author="danyang" w:date="2022-05-25T10:29:00Z">
        <w:del w:id="433" w:author="SU Danyang" w:date="2022-05-30T12:16:00Z">
          <w:r w:rsidR="00982F7F" w:rsidDel="007C7858">
            <w:rPr>
              <w:color w:val="FF0000"/>
              <w:u w:val="single"/>
              <w:lang w:val="en-US"/>
            </w:rPr>
            <w:delText>7</w:delText>
          </w:r>
        </w:del>
      </w:ins>
    </w:p>
    <w:p w14:paraId="32CDE2F4" w14:textId="1DB91DCE" w:rsidR="00982F7F" w:rsidDel="007C7858" w:rsidRDefault="00982F7F" w:rsidP="00982F7F">
      <w:pPr>
        <w:rPr>
          <w:ins w:id="434" w:author="danyang" w:date="2022-05-25T10:27:00Z"/>
          <w:del w:id="435" w:author="SU Danyang" w:date="2022-05-30T12:16:00Z"/>
          <w:color w:val="FF0000"/>
          <w:u w:val="single"/>
          <w:lang w:val="en-US"/>
        </w:rPr>
      </w:pPr>
      <w:ins w:id="436" w:author="danyang" w:date="2022-05-25T10:27:00Z">
        <w:del w:id="437" w:author="SU Danyang" w:date="2022-05-30T12:16:00Z">
          <w:r w:rsidDel="007C7858">
            <w:rPr>
              <w:color w:val="FF0000"/>
              <w:u w:val="single"/>
              <w:lang w:val="en-US"/>
            </w:rPr>
            <w:delText>‘irreversible dissolution’</w:delText>
          </w:r>
        </w:del>
      </w:ins>
    </w:p>
    <w:p w14:paraId="1F887A97" w14:textId="73C36CA0" w:rsidR="00982F7F" w:rsidDel="007C7858" w:rsidRDefault="00982F7F" w:rsidP="00982F7F">
      <w:pPr>
        <w:rPr>
          <w:ins w:id="438" w:author="danyang" w:date="2022-05-25T10:27:00Z"/>
          <w:del w:id="439" w:author="SU Danyang" w:date="2022-05-30T12:16:00Z"/>
          <w:color w:val="FF0000"/>
          <w:u w:val="single"/>
          <w:lang w:val="en-US"/>
        </w:rPr>
      </w:pPr>
      <w:ins w:id="440" w:author="danyang" w:date="2022-05-25T10:27:00Z">
        <w:del w:id="441" w:author="SU Danyang" w:date="2022-05-30T12:16:00Z">
          <w:r w:rsidDel="007C7858">
            <w:rPr>
              <w:color w:val="FF0000"/>
              <w:u w:val="single"/>
              <w:lang w:val="en-US"/>
            </w:rPr>
            <w:delText xml:space="preserve">‘fractional </w:delText>
          </w:r>
        </w:del>
        <w:del w:id="442" w:author="SU Danyang" w:date="2022-05-27T12:35:00Z">
          <w:r w:rsidDel="00C53AD9">
            <w:rPr>
              <w:color w:val="FF0000"/>
              <w:u w:val="single"/>
              <w:lang w:val="en-US"/>
            </w:rPr>
            <w:delText>T</w:delText>
          </w:r>
        </w:del>
        <w:del w:id="443" w:author="SU Danyang" w:date="2022-05-30T12:16:00Z">
          <w:r w:rsidDel="007C7858">
            <w:rPr>
              <w:color w:val="FF0000"/>
              <w:u w:val="single"/>
              <w:lang w:val="en-US"/>
            </w:rPr>
            <w:delText>^</w:delText>
          </w:r>
        </w:del>
        <w:del w:id="444" w:author="SU Danyang" w:date="2022-05-27T12:35:00Z">
          <w:r w:rsidDel="00C53AD9">
            <w:rPr>
              <w:color w:val="FF0000"/>
              <w:u w:val="single"/>
              <w:lang w:val="en-US"/>
            </w:rPr>
            <w:delText>s</w:delText>
          </w:r>
        </w:del>
        <w:del w:id="445" w:author="SU Danyang" w:date="2022-05-30T12:16:00Z">
          <w:r w:rsidDel="007C7858">
            <w:rPr>
              <w:color w:val="FF0000"/>
              <w:u w:val="single"/>
              <w:lang w:val="en-US"/>
            </w:rPr>
            <w:delText>’    1          ;T^s or T^m, function of solid or mineral phase concentration</w:delText>
          </w:r>
        </w:del>
      </w:ins>
    </w:p>
    <w:p w14:paraId="51D3C56D" w14:textId="100042FF" w:rsidR="00982F7F" w:rsidDel="007C7858" w:rsidRDefault="00982F7F" w:rsidP="00982F7F">
      <w:pPr>
        <w:rPr>
          <w:ins w:id="446" w:author="danyang" w:date="2022-05-25T10:30:00Z"/>
          <w:del w:id="447" w:author="SU Danyang" w:date="2022-05-30T12:16:00Z"/>
          <w:color w:val="FF0000"/>
          <w:u w:val="single"/>
          <w:lang w:val="en-US"/>
        </w:rPr>
      </w:pPr>
      <w:ins w:id="448" w:author="danyang" w:date="2022-05-25T10:27:00Z">
        <w:del w:id="449" w:author="SU Danyang" w:date="2022-05-30T12:16:00Z">
          <w:r w:rsidDel="007C7858">
            <w:rPr>
              <w:color w:val="FF0000"/>
              <w:u w:val="single"/>
              <w:lang w:val="en-US"/>
            </w:rPr>
            <w:delText>‘23</w:delText>
          </w:r>
        </w:del>
      </w:ins>
      <w:ins w:id="450" w:author="danyang" w:date="2022-05-25T10:29:00Z">
        <w:del w:id="451" w:author="SU Danyang" w:date="2022-05-30T12:16:00Z">
          <w:r w:rsidDel="007C7858">
            <w:rPr>
              <w:color w:val="FF0000"/>
              <w:u w:val="single"/>
              <w:lang w:val="en-US"/>
            </w:rPr>
            <w:delText>5</w:delText>
          </w:r>
        </w:del>
      </w:ins>
      <w:ins w:id="452" w:author="danyang" w:date="2022-05-25T10:27:00Z">
        <w:del w:id="453" w:author="SU Danyang" w:date="2022-05-30T12:16:00Z">
          <w:r w:rsidDel="007C7858">
            <w:rPr>
              <w:color w:val="FF0000"/>
              <w:u w:val="single"/>
              <w:lang w:val="en-US"/>
            </w:rPr>
            <w:delText>U-</w:delText>
          </w:r>
          <w:r w:rsidRPr="00317FA6" w:rsidDel="007C7858">
            <w:rPr>
              <w:color w:val="FF0000"/>
              <w:u w:val="single"/>
              <w:lang w:val="en-US"/>
            </w:rPr>
            <w:delText>yield</w:delText>
          </w:r>
          <w:r w:rsidDel="007C7858">
            <w:rPr>
              <w:color w:val="FF0000"/>
              <w:u w:val="single"/>
              <w:lang w:val="en-US"/>
            </w:rPr>
            <w:delText>-</w:delText>
          </w:r>
        </w:del>
      </w:ins>
      <w:ins w:id="454" w:author="danyang" w:date="2022-05-25T10:29:00Z">
        <w:del w:id="455" w:author="SU Danyang" w:date="2022-05-30T12:16:00Z">
          <w:r w:rsidDel="007C7858">
            <w:rPr>
              <w:color w:val="FF0000"/>
              <w:u w:val="single"/>
              <w:lang w:val="en-US"/>
            </w:rPr>
            <w:delText>7</w:delText>
          </w:r>
        </w:del>
      </w:ins>
      <w:ins w:id="456" w:author="danyang" w:date="2022-05-25T10:27:00Z">
        <w:del w:id="457" w:author="SU Danyang" w:date="2022-05-30T12:16:00Z">
          <w:r w:rsidRPr="00317FA6" w:rsidDel="007C7858">
            <w:rPr>
              <w:color w:val="FF0000"/>
              <w:u w:val="single"/>
              <w:lang w:val="en-US"/>
            </w:rPr>
            <w:delText>He</w:delText>
          </w:r>
          <w:r w:rsidDel="007C7858">
            <w:rPr>
              <w:color w:val="FF0000"/>
              <w:u w:val="single"/>
              <w:lang w:val="en-US"/>
            </w:rPr>
            <w:delText>’   1</w:delText>
          </w:r>
        </w:del>
      </w:ins>
    </w:p>
    <w:p w14:paraId="36DE1EA2" w14:textId="7516F50B" w:rsidR="00982F7F" w:rsidDel="007C7858" w:rsidRDefault="00982F7F" w:rsidP="00982F7F">
      <w:pPr>
        <w:rPr>
          <w:ins w:id="458" w:author="danyang" w:date="2022-05-25T10:30:00Z"/>
          <w:del w:id="459" w:author="SU Danyang" w:date="2022-05-30T12:16:00Z"/>
          <w:color w:val="FF0000"/>
          <w:u w:val="single"/>
          <w:lang w:val="en-US"/>
        </w:rPr>
      </w:pPr>
    </w:p>
    <w:p w14:paraId="74605873" w14:textId="3500911F" w:rsidR="00982F7F" w:rsidDel="007C7858" w:rsidRDefault="00982F7F" w:rsidP="00982F7F">
      <w:pPr>
        <w:rPr>
          <w:ins w:id="460" w:author="danyang" w:date="2022-05-25T10:30:00Z"/>
          <w:del w:id="461" w:author="SU Danyang" w:date="2022-05-30T12:16:00Z"/>
          <w:color w:val="FF0000"/>
          <w:u w:val="single"/>
          <w:lang w:val="en-US"/>
        </w:rPr>
      </w:pPr>
      <w:ins w:id="462" w:author="danyang" w:date="2022-05-25T10:30:00Z">
        <w:del w:id="463" w:author="SU Danyang" w:date="2022-05-30T12:16:00Z">
          <w:r w:rsidDel="007C7858">
            <w:rPr>
              <w:color w:val="FF0000"/>
              <w:u w:val="single"/>
              <w:lang w:val="en-US"/>
            </w:rPr>
            <w:delText>‘232-</w:delText>
          </w:r>
          <w:r w:rsidRPr="00317FA6" w:rsidDel="007C7858">
            <w:rPr>
              <w:color w:val="FF0000"/>
              <w:u w:val="single"/>
              <w:lang w:val="en-US"/>
            </w:rPr>
            <w:delText>yield</w:delText>
          </w:r>
          <w:r w:rsidDel="007C7858">
            <w:rPr>
              <w:color w:val="FF0000"/>
              <w:u w:val="single"/>
              <w:lang w:val="en-US"/>
            </w:rPr>
            <w:delText>-</w:delText>
          </w:r>
          <w:r w:rsidRPr="00317FA6" w:rsidDel="007C7858">
            <w:rPr>
              <w:color w:val="FF0000"/>
              <w:u w:val="single"/>
              <w:lang w:val="en-US"/>
            </w:rPr>
            <w:delText>6He</w:delText>
          </w:r>
          <w:r w:rsidDel="007C7858">
            <w:rPr>
              <w:color w:val="FF0000"/>
              <w:u w:val="single"/>
              <w:lang w:val="en-US"/>
            </w:rPr>
            <w:delText>’</w:delText>
          </w:r>
        </w:del>
      </w:ins>
    </w:p>
    <w:p w14:paraId="0EE5045F" w14:textId="41AAA8C5" w:rsidR="00982F7F" w:rsidDel="007C7858" w:rsidRDefault="00982F7F" w:rsidP="00982F7F">
      <w:pPr>
        <w:rPr>
          <w:ins w:id="464" w:author="danyang" w:date="2022-05-25T10:30:00Z"/>
          <w:del w:id="465" w:author="SU Danyang" w:date="2022-05-30T12:16:00Z"/>
          <w:color w:val="FF0000"/>
          <w:u w:val="single"/>
          <w:lang w:val="en-US"/>
        </w:rPr>
      </w:pPr>
      <w:ins w:id="466" w:author="danyang" w:date="2022-05-25T10:30:00Z">
        <w:del w:id="467" w:author="SU Danyang" w:date="2022-05-30T12:16:00Z">
          <w:r w:rsidDel="007C7858">
            <w:rPr>
              <w:color w:val="FF0000"/>
              <w:u w:val="single"/>
              <w:lang w:val="en-US"/>
            </w:rPr>
            <w:delText xml:space="preserve"> ‘surface’</w:delText>
          </w:r>
        </w:del>
      </w:ins>
    </w:p>
    <w:p w14:paraId="02E565CA" w14:textId="1CD2E73A" w:rsidR="00982F7F" w:rsidDel="007C7858" w:rsidRDefault="00982F7F" w:rsidP="00982F7F">
      <w:pPr>
        <w:rPr>
          <w:ins w:id="468" w:author="danyang" w:date="2022-05-25T10:30:00Z"/>
          <w:del w:id="469" w:author="SU Danyang" w:date="2022-05-30T12:16:00Z"/>
          <w:color w:val="FF0000"/>
          <w:u w:val="single"/>
          <w:lang w:val="en-US"/>
        </w:rPr>
      </w:pPr>
      <w:ins w:id="470" w:author="danyang" w:date="2022-05-25T10:30:00Z">
        <w:del w:id="471" w:author="SU Danyang" w:date="2022-05-30T12:16:00Z">
          <w:r w:rsidDel="007C7858">
            <w:rPr>
              <w:color w:val="FF0000"/>
              <w:u w:val="single"/>
              <w:lang w:val="en-US"/>
            </w:rPr>
            <w:delText>100.0  1.0                        ;to be updated</w:delText>
          </w:r>
        </w:del>
      </w:ins>
    </w:p>
    <w:p w14:paraId="357EAF7B" w14:textId="580D4A94" w:rsidR="00982F7F" w:rsidDel="007C7858" w:rsidRDefault="002B62AF" w:rsidP="00982F7F">
      <w:pPr>
        <w:rPr>
          <w:ins w:id="472" w:author="danyang" w:date="2022-05-25T10:30:00Z"/>
          <w:del w:id="473" w:author="SU Danyang" w:date="2022-05-30T12:16:00Z"/>
          <w:color w:val="FF0000"/>
          <w:u w:val="single"/>
          <w:lang w:val="en-US"/>
        </w:rPr>
      </w:pPr>
      <w:ins w:id="474" w:author="danyang" w:date="2022-05-25T10:57:00Z">
        <w:del w:id="475" w:author="SU Danyang" w:date="2022-05-30T12:16:00Z">
          <w:r w:rsidDel="007C7858">
            <w:rPr>
              <w:color w:val="FF0000"/>
              <w:u w:val="single"/>
              <w:lang w:val="en-US"/>
            </w:rPr>
            <w:delText>1</w:delText>
          </w:r>
          <w:r w:rsidDel="007C7858">
            <w:rPr>
              <w:color w:val="FF0000"/>
              <w:lang w:val="en-US"/>
            </w:rPr>
            <w:delText xml:space="preserve">  ‘4He(aq)’</w:delText>
          </w:r>
          <w:r w:rsidDel="007C7858">
            <w:rPr>
              <w:color w:val="FF0000"/>
              <w:u w:val="single"/>
              <w:lang w:val="en-US"/>
            </w:rPr>
            <w:delText xml:space="preserve">  6                 ; </w:delText>
          </w:r>
        </w:del>
      </w:ins>
      <w:ins w:id="476" w:author="danyang" w:date="2022-05-25T10:30:00Z">
        <w:del w:id="477" w:author="SU Danyang" w:date="2022-05-30T12:16:00Z">
          <w:r w:rsidR="00982F7F" w:rsidDel="007C7858">
            <w:rPr>
              <w:color w:val="FF0000"/>
              <w:u w:val="single"/>
              <w:lang w:val="en-US"/>
            </w:rPr>
            <w:delText xml:space="preserve">2 </w:delText>
          </w:r>
          <w:r w:rsidR="00982F7F" w:rsidDel="007C7858">
            <w:rPr>
              <w:color w:val="FF0000"/>
              <w:vertAlign w:val="superscript"/>
              <w:lang w:val="en-US"/>
            </w:rPr>
            <w:delText xml:space="preserve"> </w:delText>
          </w:r>
          <w:r w:rsidR="00982F7F" w:rsidDel="007C7858">
            <w:rPr>
              <w:color w:val="FF0000"/>
              <w:u w:val="single"/>
              <w:lang w:val="en-US"/>
            </w:rPr>
            <w:delText>‘</w:delText>
          </w:r>
        </w:del>
      </w:ins>
      <w:ins w:id="478" w:author="danyang" w:date="2022-05-25T10:31:00Z">
        <w:del w:id="479" w:author="SU Danyang" w:date="2022-05-30T12:16:00Z">
          <w:r w:rsidR="00982F7F" w:rsidDel="007C7858">
            <w:rPr>
              <w:color w:val="FF0000"/>
              <w:u w:val="single"/>
              <w:lang w:val="en-US"/>
            </w:rPr>
            <w:delText>208</w:delText>
          </w:r>
        </w:del>
      </w:ins>
      <w:ins w:id="480" w:author="danyang" w:date="2022-05-25T10:30:00Z">
        <w:del w:id="481" w:author="SU Danyang" w:date="2022-05-30T12:16:00Z">
          <w:r w:rsidR="00982F7F" w:rsidDel="007C7858">
            <w:rPr>
              <w:color w:val="FF0000"/>
              <w:lang w:val="en-US"/>
            </w:rPr>
            <w:delText>Pb(aq)’  1.0  ‘4He(aq)’</w:delText>
          </w:r>
          <w:r w:rsidR="00982F7F" w:rsidDel="007C7858">
            <w:rPr>
              <w:color w:val="FF0000"/>
              <w:u w:val="single"/>
              <w:lang w:val="en-US"/>
            </w:rPr>
            <w:delText xml:space="preserve">  </w:delText>
          </w:r>
        </w:del>
      </w:ins>
      <w:ins w:id="482" w:author="danyang" w:date="2022-05-25T10:31:00Z">
        <w:del w:id="483" w:author="SU Danyang" w:date="2022-05-30T12:16:00Z">
          <w:r w:rsidR="00982F7F" w:rsidDel="007C7858">
            <w:rPr>
              <w:color w:val="FF0000"/>
              <w:u w:val="single"/>
              <w:lang w:val="en-US"/>
            </w:rPr>
            <w:delText>6</w:delText>
          </w:r>
        </w:del>
      </w:ins>
    </w:p>
    <w:p w14:paraId="581EC4E5" w14:textId="5600A28D" w:rsidR="00982F7F" w:rsidDel="007C7858" w:rsidRDefault="00982F7F" w:rsidP="00982F7F">
      <w:pPr>
        <w:rPr>
          <w:ins w:id="484" w:author="danyang" w:date="2022-05-25T10:30:00Z"/>
          <w:del w:id="485" w:author="SU Danyang" w:date="2022-05-30T12:16:00Z"/>
          <w:color w:val="FF0000"/>
          <w:u w:val="single"/>
          <w:lang w:val="en-US"/>
        </w:rPr>
      </w:pPr>
      <w:ins w:id="486" w:author="danyang" w:date="2022-05-25T10:30:00Z">
        <w:del w:id="487" w:author="SU Danyang" w:date="2022-05-30T12:16:00Z">
          <w:r w:rsidDel="007C7858">
            <w:rPr>
              <w:color w:val="FF0000"/>
              <w:u w:val="single"/>
              <w:lang w:val="en-US"/>
            </w:rPr>
            <w:delText>‘irreversible dissolution’</w:delText>
          </w:r>
        </w:del>
      </w:ins>
    </w:p>
    <w:p w14:paraId="2F74736A" w14:textId="1ABBFBB8" w:rsidR="00982F7F" w:rsidDel="007C7858" w:rsidRDefault="00982F7F" w:rsidP="00982F7F">
      <w:pPr>
        <w:rPr>
          <w:ins w:id="488" w:author="danyang" w:date="2022-05-25T10:30:00Z"/>
          <w:del w:id="489" w:author="SU Danyang" w:date="2022-05-30T12:16:00Z"/>
          <w:color w:val="FF0000"/>
          <w:u w:val="single"/>
          <w:lang w:val="en-US"/>
        </w:rPr>
      </w:pPr>
      <w:ins w:id="490" w:author="danyang" w:date="2022-05-25T10:30:00Z">
        <w:del w:id="491" w:author="SU Danyang" w:date="2022-05-30T12:16:00Z">
          <w:r w:rsidDel="007C7858">
            <w:rPr>
              <w:color w:val="FF0000"/>
              <w:u w:val="single"/>
              <w:lang w:val="en-US"/>
            </w:rPr>
            <w:delText xml:space="preserve">‘fractional </w:delText>
          </w:r>
        </w:del>
      </w:ins>
      <w:ins w:id="492" w:author="danyang" w:date="2022-05-25T15:38:00Z">
        <w:del w:id="493" w:author="SU Danyang" w:date="2022-05-30T12:16:00Z">
          <w:r w:rsidR="00466F6B" w:rsidDel="007C7858">
            <w:rPr>
              <w:color w:val="FF0000"/>
              <w:u w:val="single"/>
              <w:lang w:val="en-US"/>
            </w:rPr>
            <w:delText>C</w:delText>
          </w:r>
        </w:del>
      </w:ins>
      <w:ins w:id="494" w:author="danyang" w:date="2022-05-25T10:30:00Z">
        <w:del w:id="495" w:author="SU Danyang" w:date="2022-05-30T12:16:00Z">
          <w:r w:rsidDel="007C7858">
            <w:rPr>
              <w:color w:val="FF0000"/>
              <w:u w:val="single"/>
              <w:lang w:val="en-US"/>
            </w:rPr>
            <w:delText>^</w:delText>
          </w:r>
        </w:del>
        <w:del w:id="496" w:author="SU Danyang" w:date="2022-05-27T12:35:00Z">
          <w:r w:rsidDel="00C53AD9">
            <w:rPr>
              <w:color w:val="FF0000"/>
              <w:u w:val="single"/>
              <w:lang w:val="en-US"/>
            </w:rPr>
            <w:delText>s’</w:delText>
          </w:r>
        </w:del>
        <w:del w:id="497" w:author="SU Danyang" w:date="2022-05-30T12:16:00Z">
          <w:r w:rsidDel="007C7858">
            <w:rPr>
              <w:color w:val="FF0000"/>
              <w:u w:val="single"/>
              <w:lang w:val="en-US"/>
            </w:rPr>
            <w:delText xml:space="preserve">    1          ;T^s or T^m, function of solid or mineral phase concentration</w:delText>
          </w:r>
        </w:del>
      </w:ins>
    </w:p>
    <w:p w14:paraId="217C6467" w14:textId="27BD4A77" w:rsidR="00982F7F" w:rsidDel="007C7858" w:rsidRDefault="00982F7F" w:rsidP="00982F7F">
      <w:pPr>
        <w:rPr>
          <w:ins w:id="498" w:author="danyang" w:date="2022-05-25T10:30:00Z"/>
          <w:del w:id="499" w:author="SU Danyang" w:date="2022-05-30T12:16:00Z"/>
          <w:color w:val="FF0000"/>
          <w:u w:val="single"/>
          <w:lang w:val="en-US"/>
        </w:rPr>
      </w:pPr>
      <w:ins w:id="500" w:author="danyang" w:date="2022-05-25T10:30:00Z">
        <w:del w:id="501" w:author="SU Danyang" w:date="2022-05-30T12:16:00Z">
          <w:r w:rsidDel="007C7858">
            <w:rPr>
              <w:color w:val="FF0000"/>
              <w:u w:val="single"/>
              <w:lang w:val="en-US"/>
            </w:rPr>
            <w:delText>‘232-</w:delText>
          </w:r>
          <w:r w:rsidRPr="00317FA6" w:rsidDel="007C7858">
            <w:rPr>
              <w:color w:val="FF0000"/>
              <w:u w:val="single"/>
              <w:lang w:val="en-US"/>
            </w:rPr>
            <w:delText>yield</w:delText>
          </w:r>
          <w:r w:rsidDel="007C7858">
            <w:rPr>
              <w:color w:val="FF0000"/>
              <w:u w:val="single"/>
              <w:lang w:val="en-US"/>
            </w:rPr>
            <w:delText>-</w:delText>
          </w:r>
          <w:r w:rsidRPr="00317FA6" w:rsidDel="007C7858">
            <w:rPr>
              <w:color w:val="FF0000"/>
              <w:u w:val="single"/>
              <w:lang w:val="en-US"/>
            </w:rPr>
            <w:delText>6He</w:delText>
          </w:r>
          <w:r w:rsidDel="007C7858">
            <w:rPr>
              <w:color w:val="FF0000"/>
              <w:u w:val="single"/>
              <w:lang w:val="en-US"/>
            </w:rPr>
            <w:delText>’   1</w:delText>
          </w:r>
        </w:del>
      </w:ins>
    </w:p>
    <w:p w14:paraId="024A0D4A" w14:textId="23DE9155" w:rsidR="00982F7F" w:rsidDel="007C7858" w:rsidRDefault="00982F7F" w:rsidP="00982F7F">
      <w:pPr>
        <w:rPr>
          <w:ins w:id="502" w:author="danyang" w:date="2022-05-25T10:27:00Z"/>
          <w:del w:id="503" w:author="SU Danyang" w:date="2022-05-30T12:16:00Z"/>
          <w:color w:val="FF0000"/>
          <w:u w:val="single"/>
          <w:lang w:val="en-US"/>
        </w:rPr>
      </w:pPr>
    </w:p>
    <w:p w14:paraId="033CB030" w14:textId="6913309F" w:rsidR="00982F7F" w:rsidDel="007C7858" w:rsidRDefault="005436C1">
      <w:pPr>
        <w:pStyle w:val="Heading3"/>
        <w:rPr>
          <w:ins w:id="504" w:author="danyang" w:date="2022-05-25T10:36:00Z"/>
          <w:del w:id="505" w:author="SU Danyang" w:date="2022-05-30T12:16:00Z"/>
          <w:lang w:val="en-US"/>
        </w:rPr>
        <w:pPrChange w:id="506" w:author="danyang" w:date="2022-05-25T10:36:00Z">
          <w:pPr/>
        </w:pPrChange>
      </w:pPr>
      <w:ins w:id="507" w:author="danyang" w:date="2022-05-25T10:36:00Z">
        <w:del w:id="508" w:author="SU Danyang" w:date="2022-05-30T12:16:00Z">
          <w:r w:rsidDel="007C7858">
            <w:rPr>
              <w:lang w:val="en-US"/>
            </w:rPr>
            <w:delText>Output</w:delText>
          </w:r>
        </w:del>
      </w:ins>
    </w:p>
    <w:p w14:paraId="1482A7DD" w14:textId="67D9EE25" w:rsidR="000E785E" w:rsidDel="007C7858" w:rsidRDefault="005436C1">
      <w:pPr>
        <w:rPr>
          <w:ins w:id="509" w:author="danyang" w:date="2022-05-25T10:37:00Z"/>
          <w:del w:id="510" w:author="SU Danyang" w:date="2022-05-30T12:16:00Z"/>
          <w:lang w:val="en-US"/>
        </w:rPr>
      </w:pPr>
      <w:ins w:id="511" w:author="danyang" w:date="2022-05-25T10:36:00Z">
        <w:del w:id="512" w:author="SU Danyang" w:date="2022-05-30T12:16:00Z">
          <w:r w:rsidDel="007C7858">
            <w:rPr>
              <w:lang w:val="en-US"/>
            </w:rPr>
            <w:delText>Track how much mass is generated from each reactions (mineral phases)</w:delText>
          </w:r>
        </w:del>
      </w:ins>
    </w:p>
    <w:p w14:paraId="73D9F24C" w14:textId="2E91F4E8" w:rsidR="000E785E" w:rsidDel="007C7858" w:rsidRDefault="000E785E">
      <w:pPr>
        <w:rPr>
          <w:ins w:id="513" w:author="danyang" w:date="2022-05-25T10:37:00Z"/>
          <w:del w:id="514" w:author="SU Danyang" w:date="2022-05-30T12:16:00Z"/>
          <w:lang w:val="en-US"/>
        </w:rPr>
      </w:pPr>
    </w:p>
    <w:p w14:paraId="0B314A85" w14:textId="6A075702" w:rsidR="000E785E" w:rsidDel="007C7858" w:rsidRDefault="000E785E">
      <w:pPr>
        <w:pStyle w:val="Heading3"/>
        <w:rPr>
          <w:ins w:id="515" w:author="danyang" w:date="2022-05-25T10:37:00Z"/>
          <w:del w:id="516" w:author="SU Danyang" w:date="2022-05-30T12:16:00Z"/>
          <w:lang w:val="en-US"/>
        </w:rPr>
        <w:pPrChange w:id="517" w:author="danyang" w:date="2022-05-25T10:37:00Z">
          <w:pPr/>
        </w:pPrChange>
      </w:pPr>
      <w:ins w:id="518" w:author="danyang" w:date="2022-05-25T10:37:00Z">
        <w:del w:id="519" w:author="SU Danyang" w:date="2022-05-30T12:16:00Z">
          <w:r w:rsidDel="007C7858">
            <w:rPr>
              <w:lang w:val="en-US"/>
            </w:rPr>
            <w:delText xml:space="preserve">Demonstration Examples </w:delText>
          </w:r>
        </w:del>
      </w:ins>
    </w:p>
    <w:p w14:paraId="5286E1C8" w14:textId="7C8204AC" w:rsidR="000E785E" w:rsidDel="007C7858" w:rsidRDefault="000E785E">
      <w:pPr>
        <w:rPr>
          <w:ins w:id="520" w:author="danyang" w:date="2022-05-25T11:02:00Z"/>
          <w:del w:id="521" w:author="SU Danyang" w:date="2022-05-30T12:16:00Z"/>
          <w:lang w:val="en-US"/>
        </w:rPr>
      </w:pPr>
      <w:ins w:id="522" w:author="danyang" w:date="2022-05-25T10:37:00Z">
        <w:del w:id="523" w:author="SU Danyang" w:date="2022-05-30T12:16:00Z">
          <w:r w:rsidDel="007C7858">
            <w:rPr>
              <w:lang w:val="en-US"/>
            </w:rPr>
            <w:delText>The reaction of noble gas ingrowth is so small, any demonstration example to show the importance of this?</w:delText>
          </w:r>
        </w:del>
      </w:ins>
    </w:p>
    <w:p w14:paraId="027D91CE" w14:textId="77777777" w:rsidR="007C7858" w:rsidRDefault="007C7858">
      <w:pPr>
        <w:rPr>
          <w:ins w:id="524" w:author="SU Danyang" w:date="2022-05-30T12:16:00Z"/>
          <w:lang w:val="en-US"/>
        </w:rPr>
      </w:pPr>
    </w:p>
    <w:p w14:paraId="4666C4D4" w14:textId="4E112321" w:rsidR="002B62AF" w:rsidRPr="000E785E" w:rsidRDefault="002B62AF">
      <w:pPr>
        <w:rPr>
          <w:ins w:id="525" w:author="danyang" w:date="2022-05-25T10:26:00Z"/>
          <w:lang w:val="en-US"/>
        </w:rPr>
      </w:pPr>
      <w:ins w:id="526" w:author="danyang" w:date="2022-05-25T11:02:00Z">
        <w:r>
          <w:rPr>
            <w:lang w:val="en-US"/>
          </w:rPr>
          <w:t>Batch reaction; 1D diffusion; probably DGR site?</w:t>
        </w:r>
      </w:ins>
    </w:p>
    <w:p w14:paraId="6E0830E3" w14:textId="77777777" w:rsidR="007E4784" w:rsidRPr="00317FA6" w:rsidRDefault="007E4784" w:rsidP="00AC0E2F">
      <w:pPr>
        <w:rPr>
          <w:ins w:id="527" w:author="danyang" w:date="2022-05-25T10:12:00Z"/>
          <w:color w:val="FF0000"/>
          <w:u w:val="single"/>
          <w:lang w:val="en-US"/>
        </w:rPr>
      </w:pPr>
    </w:p>
    <w:p w14:paraId="2780F8F7" w14:textId="77777777" w:rsidR="007C7858" w:rsidRDefault="007C7858" w:rsidP="007C7858">
      <w:pPr>
        <w:rPr>
          <w:ins w:id="528" w:author="SU Danyang" w:date="2022-05-30T12:15:00Z"/>
          <w:b/>
          <w:color w:val="FF0000"/>
          <w:lang w:val="en-US"/>
        </w:rPr>
      </w:pPr>
      <w:ins w:id="529" w:author="SU Danyang" w:date="2022-05-30T12:15:00Z">
        <w:r>
          <w:rPr>
            <w:b/>
            <w:color w:val="FF0000"/>
            <w:lang w:val="en-US"/>
          </w:rPr>
          <w:lastRenderedPageBreak/>
          <w:t>Assuming [238U] = 1ppm = 1mg L</w:t>
        </w:r>
        <w:r w:rsidRPr="00171D3A">
          <w:rPr>
            <w:b/>
            <w:color w:val="FF0000"/>
            <w:vertAlign w:val="superscript"/>
            <w:lang w:val="en-US"/>
          </w:rPr>
          <w:t>-1</w:t>
        </w:r>
        <w:r>
          <w:rPr>
            <w:b/>
            <w:color w:val="FF0000"/>
            <w:lang w:val="en-US"/>
          </w:rPr>
          <w:t xml:space="preserve"> = 1g/m</w:t>
        </w:r>
        <w:r w:rsidRPr="00171D3A">
          <w:rPr>
            <w:b/>
            <w:color w:val="FF0000"/>
            <w:vertAlign w:val="superscript"/>
            <w:lang w:val="en-US"/>
          </w:rPr>
          <w:t>3</w:t>
        </w:r>
        <w:r>
          <w:rPr>
            <w:b/>
            <w:color w:val="FF0000"/>
            <w:lang w:val="en-US"/>
          </w:rPr>
          <w:t xml:space="preserve"> solid, cvol = 1 m</w:t>
        </w:r>
        <w:r w:rsidRPr="00171D3A">
          <w:rPr>
            <w:b/>
            <w:color w:val="FF0000"/>
            <w:vertAlign w:val="superscript"/>
            <w:lang w:val="en-US"/>
          </w:rPr>
          <w:t>3</w:t>
        </w:r>
        <w:r>
          <w:rPr>
            <w:b/>
            <w:color w:val="FF0000"/>
            <w:lang w:val="en-US"/>
          </w:rPr>
          <w:t xml:space="preserve">, delt = 1 year, </w:t>
        </w:r>
      </w:ins>
    </w:p>
    <w:p w14:paraId="19DBE829" w14:textId="77777777" w:rsidR="007C7858" w:rsidRDefault="007C7858" w:rsidP="007C7858">
      <w:pPr>
        <w:rPr>
          <w:ins w:id="530" w:author="SU Danyang" w:date="2022-05-30T12:15:00Z"/>
          <w:b/>
          <w:color w:val="FF0000"/>
          <w:lang w:val="en-US"/>
        </w:rPr>
      </w:pPr>
    </w:p>
    <w:p w14:paraId="24662ADD" w14:textId="77777777" w:rsidR="007C7858" w:rsidRDefault="007C7858" w:rsidP="007C7858">
      <w:pPr>
        <w:rPr>
          <w:ins w:id="531" w:author="SU Danyang" w:date="2022-05-30T12:15:00Z"/>
          <w:b/>
          <w:color w:val="FF0000"/>
          <w:lang w:val="en-US"/>
        </w:rPr>
      </w:pPr>
      <w:ins w:id="532" w:author="SU Danyang" w:date="2022-05-30T12:15:00Z">
        <w:r>
          <w:rPr>
            <w:b/>
            <w:color w:val="FF0000"/>
            <w:lang w:val="en-US"/>
          </w:rPr>
          <w:t xml:space="preserve">1 g </w:t>
        </w:r>
        <w:r w:rsidRPr="00171D3A">
          <w:rPr>
            <w:b/>
            <w:color w:val="FF0000"/>
            <w:vertAlign w:val="superscript"/>
            <w:lang w:val="en-US"/>
          </w:rPr>
          <w:t>238</w:t>
        </w:r>
        <w:r>
          <w:rPr>
            <w:b/>
            <w:color w:val="FF0000"/>
            <w:lang w:val="en-US"/>
          </w:rPr>
          <w:t>U equals 10</w:t>
        </w:r>
        <w:r w:rsidRPr="00171D3A">
          <w:rPr>
            <w:b/>
            <w:color w:val="FF0000"/>
            <w:vertAlign w:val="superscript"/>
            <w:lang w:val="en-US"/>
          </w:rPr>
          <w:t>6</w:t>
        </w:r>
        <w:r>
          <w:rPr>
            <w:b/>
            <w:color w:val="FF0000"/>
            <w:lang w:val="en-US"/>
          </w:rPr>
          <w:t xml:space="preserve"> g rock, generates </w:t>
        </w:r>
        <w:r w:rsidRPr="00171D3A">
          <w:rPr>
            <w:b/>
            <w:color w:val="FF0000"/>
            <w:vertAlign w:val="superscript"/>
            <w:lang w:val="en-US"/>
          </w:rPr>
          <w:t>4</w:t>
        </w:r>
        <w:r>
          <w:rPr>
            <w:b/>
            <w:color w:val="FF0000"/>
            <w:lang w:val="en-US"/>
          </w:rPr>
          <w:t>He in one year according to equation 13</w:t>
        </w:r>
      </w:ins>
    </w:p>
    <w:p w14:paraId="7E871C13" w14:textId="77777777" w:rsidR="007C7858" w:rsidRDefault="007C7858" w:rsidP="007C7858">
      <w:pPr>
        <w:rPr>
          <w:ins w:id="533" w:author="SU Danyang" w:date="2022-05-30T12:15:00Z"/>
          <w:b/>
          <w:color w:val="FF0000"/>
          <w:lang w:val="en-US"/>
        </w:rPr>
      </w:pPr>
      <w:ins w:id="534" w:author="SU Danyang" w:date="2022-05-30T12:15:00Z">
        <w:r>
          <w:rPr>
            <w:b/>
            <w:color w:val="FF0000"/>
            <w:lang w:val="en-US"/>
          </w:rPr>
          <w:t>Q (4He)= 3.115e6*1*1*1*1.0e6/6.02e23=5.17e-12 mol</w:t>
        </w:r>
      </w:ins>
    </w:p>
    <w:p w14:paraId="204D0329" w14:textId="77777777" w:rsidR="007C7858" w:rsidRDefault="007C7858" w:rsidP="007C7858">
      <w:pPr>
        <w:rPr>
          <w:ins w:id="535" w:author="SU Danyang" w:date="2022-05-30T12:15:00Z"/>
          <w:b/>
          <w:color w:val="FF0000"/>
          <w:lang w:val="en-US"/>
        </w:rPr>
      </w:pPr>
    </w:p>
    <w:p w14:paraId="457EF1EB" w14:textId="77777777" w:rsidR="007C7858" w:rsidRDefault="007C7858" w:rsidP="007C7858">
      <w:pPr>
        <w:rPr>
          <w:ins w:id="536" w:author="SU Danyang" w:date="2022-05-30T12:15:00Z"/>
          <w:b/>
          <w:color w:val="FF0000"/>
          <w:lang w:val="en-US"/>
        </w:rPr>
      </w:pPr>
      <w:ins w:id="537" w:author="SU Danyang" w:date="2022-05-30T12:15:00Z">
        <w:r>
          <w:rPr>
            <w:b/>
            <w:color w:val="FF0000"/>
            <w:lang w:val="en-US"/>
          </w:rPr>
          <w:t xml:space="preserve">1 g </w:t>
        </w:r>
        <w:r w:rsidRPr="00171D3A">
          <w:rPr>
            <w:b/>
            <w:color w:val="FF0000"/>
            <w:vertAlign w:val="superscript"/>
            <w:lang w:val="en-US"/>
          </w:rPr>
          <w:t>238</w:t>
        </w:r>
        <w:r>
          <w:rPr>
            <w:b/>
            <w:color w:val="FF0000"/>
            <w:lang w:val="en-US"/>
          </w:rPr>
          <w:t xml:space="preserve">U generates </w:t>
        </w:r>
        <w:r w:rsidRPr="00171D3A">
          <w:rPr>
            <w:b/>
            <w:color w:val="FF0000"/>
            <w:vertAlign w:val="superscript"/>
            <w:lang w:val="en-US"/>
          </w:rPr>
          <w:t>4</w:t>
        </w:r>
        <w:r>
          <w:rPr>
            <w:b/>
            <w:color w:val="FF0000"/>
            <w:lang w:val="en-US"/>
          </w:rPr>
          <w:t>He in one year according to rate constant from wikipedia</w:t>
        </w:r>
      </w:ins>
    </w:p>
    <w:p w14:paraId="32139CCA" w14:textId="77777777" w:rsidR="007C7858" w:rsidRDefault="007C7858" w:rsidP="007C7858">
      <w:pPr>
        <w:rPr>
          <w:ins w:id="538" w:author="SU Danyang" w:date="2022-05-30T12:15:00Z"/>
          <w:b/>
          <w:color w:val="0070C0"/>
          <w:lang w:val="en-US"/>
        </w:rPr>
      </w:pPr>
      <w:ins w:id="539" w:author="SU Danyang" w:date="2022-05-30T12:15:00Z">
        <w:r>
          <w:rPr>
            <w:color w:val="FF0000"/>
            <w:vertAlign w:val="superscript"/>
            <w:lang w:val="en-US"/>
          </w:rPr>
          <w:t>238</w:t>
        </w:r>
        <w:r>
          <w:rPr>
            <w:color w:val="FF0000"/>
            <w:lang w:val="en-US"/>
          </w:rPr>
          <w:t xml:space="preserve">U -&gt; </w:t>
        </w:r>
        <w:r>
          <w:rPr>
            <w:color w:val="FF0000"/>
            <w:vertAlign w:val="superscript"/>
            <w:lang w:val="en-US"/>
          </w:rPr>
          <w:t>206</w:t>
        </w:r>
        <w:r>
          <w:rPr>
            <w:color w:val="FF0000"/>
            <w:lang w:val="en-US"/>
          </w:rPr>
          <w:t xml:space="preserve">Pb + 8 </w:t>
        </w:r>
        <w:r w:rsidRPr="00FD187B">
          <w:rPr>
            <w:color w:val="FF0000"/>
            <w:vertAlign w:val="superscript"/>
            <w:lang w:val="en-US"/>
          </w:rPr>
          <w:t>4</w:t>
        </w:r>
        <w:r>
          <w:rPr>
            <w:color w:val="FF0000"/>
            <w:lang w:val="en-US"/>
          </w:rPr>
          <w:t xml:space="preserve">He    with </w:t>
        </w:r>
        <w:r w:rsidRPr="00936104">
          <w:rPr>
            <w:b/>
            <w:color w:val="0070C0"/>
            <w:lang w:val="en-US"/>
          </w:rPr>
          <w:t>k = 0.693/ t1/2 = 0.693 / 4.468 x 10^9 = 1.55 x 10-10 yr-1</w:t>
        </w:r>
      </w:ins>
    </w:p>
    <w:p w14:paraId="3572B1BF" w14:textId="405059F7" w:rsidR="007C7858" w:rsidRDefault="007C7858" w:rsidP="007C7858">
      <w:pPr>
        <w:rPr>
          <w:ins w:id="540" w:author="SU Danyang" w:date="2022-05-30T12:16:00Z"/>
          <w:b/>
          <w:color w:val="FF0000"/>
          <w:lang w:val="en-US"/>
        </w:rPr>
      </w:pPr>
      <w:ins w:id="541" w:author="SU Danyang" w:date="2022-05-30T12:15:00Z">
        <w:r>
          <w:rPr>
            <w:b/>
            <w:color w:val="FF0000"/>
            <w:lang w:val="en-US"/>
          </w:rPr>
          <w:t>Q(4He)=1.0/238*1.55e-10*8=5.21e-12 mol</w:t>
        </w:r>
      </w:ins>
    </w:p>
    <w:p w14:paraId="65982335" w14:textId="32238FC9" w:rsidR="00783B9A" w:rsidRDefault="00783B9A" w:rsidP="007C7858">
      <w:pPr>
        <w:rPr>
          <w:ins w:id="542" w:author="SU Danyang" w:date="2022-06-02T16:18:00Z"/>
          <w:b/>
          <w:color w:val="FF0000"/>
          <w:lang w:val="en-US"/>
        </w:rPr>
      </w:pPr>
    </w:p>
    <w:p w14:paraId="194FEE7C" w14:textId="46A20C1E" w:rsidR="000C60B9" w:rsidRDefault="000C60B9">
      <w:pPr>
        <w:rPr>
          <w:ins w:id="543" w:author="SU Danyang" w:date="2022-06-02T16:19:00Z"/>
          <w:b/>
          <w:color w:val="FF0000"/>
          <w:lang w:val="en-US"/>
        </w:rPr>
      </w:pPr>
      <w:ins w:id="544" w:author="SU Danyang" w:date="2022-06-02T16:19:00Z">
        <w:r>
          <w:rPr>
            <w:b/>
            <w:color w:val="FF0000"/>
            <w:lang w:val="en-US"/>
          </w:rPr>
          <w:br w:type="page"/>
        </w:r>
      </w:ins>
    </w:p>
    <w:p w14:paraId="700A5ABF" w14:textId="1C7ECF28" w:rsidR="000C60B9" w:rsidRDefault="000C60B9" w:rsidP="007C7858">
      <w:pPr>
        <w:rPr>
          <w:ins w:id="545" w:author="SU Danyang" w:date="2022-06-02T16:20:00Z"/>
          <w:b/>
          <w:color w:val="FF0000"/>
          <w:lang w:val="en-US"/>
        </w:rPr>
      </w:pPr>
      <w:ins w:id="546" w:author="SU Danyang" w:date="2022-06-02T16:19:00Z">
        <w:r>
          <w:rPr>
            <w:b/>
            <w:color w:val="FF0000"/>
            <w:lang w:val="en-US"/>
          </w:rPr>
          <w:lastRenderedPageBreak/>
          <w:t xml:space="preserve">Andrews et al. 1989, Atmospheric and radiogenic gases in groundwaters from the Stripa granite, </w:t>
        </w:r>
      </w:ins>
      <w:ins w:id="547" w:author="SU Danyang" w:date="2022-06-02T16:20:00Z">
        <w:r>
          <w:rPr>
            <w:b/>
            <w:color w:val="FF0000"/>
            <w:lang w:val="en-US"/>
          </w:rPr>
          <w:t>Geochimica et Cosmochimica Acta,  Vol 53, pp. 1831-1841</w:t>
        </w:r>
      </w:ins>
    </w:p>
    <w:p w14:paraId="47DDE77B" w14:textId="77777777" w:rsidR="000C60B9" w:rsidRDefault="000C60B9" w:rsidP="007C7858">
      <w:pPr>
        <w:rPr>
          <w:ins w:id="548" w:author="SU Danyang" w:date="2022-05-30T12:16:00Z"/>
          <w:b/>
          <w:color w:val="FF0000"/>
          <w:lang w:val="en-US"/>
        </w:rPr>
      </w:pPr>
    </w:p>
    <w:p w14:paraId="49FA45C5" w14:textId="3A7B13B7" w:rsidR="00783B9A" w:rsidRDefault="000C60B9" w:rsidP="007C7858">
      <w:pPr>
        <w:rPr>
          <w:ins w:id="549" w:author="SU Danyang" w:date="2022-05-30T12:15:00Z"/>
          <w:b/>
          <w:color w:val="FF0000"/>
          <w:lang w:val="en-US"/>
        </w:rPr>
      </w:pPr>
      <w:ins w:id="550" w:author="SU Danyang" w:date="2022-06-02T16:21:00Z">
        <w:r>
          <w:rPr>
            <w:b/>
            <w:noProof/>
            <w:color w:val="FF0000"/>
          </w:rPr>
          <w:drawing>
            <wp:inline distT="0" distB="0" distL="0" distR="0" wp14:anchorId="1EB023E2" wp14:editId="507B4C26">
              <wp:extent cx="5943600" cy="5967730"/>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8">
                        <a:extLst>
                          <a:ext uri="{28A0092B-C50C-407E-A947-70E740481C1C}">
                            <a14:useLocalDpi xmlns:a14="http://schemas.microsoft.com/office/drawing/2010/main" val="0"/>
                          </a:ext>
                        </a:extLst>
                      </a:blip>
                      <a:stretch>
                        <a:fillRect/>
                      </a:stretch>
                    </pic:blipFill>
                    <pic:spPr>
                      <a:xfrm>
                        <a:off x="0" y="0"/>
                        <a:ext cx="5943600" cy="5967730"/>
                      </a:xfrm>
                      <a:prstGeom prst="rect">
                        <a:avLst/>
                      </a:prstGeom>
                    </pic:spPr>
                  </pic:pic>
                </a:graphicData>
              </a:graphic>
            </wp:inline>
          </w:drawing>
        </w:r>
      </w:ins>
    </w:p>
    <w:p w14:paraId="632F3CDC" w14:textId="4FC12E5B" w:rsidR="00AC0E2F" w:rsidRPr="00AC0E2F" w:rsidDel="000C60B9" w:rsidRDefault="00AC0E2F">
      <w:pPr>
        <w:rPr>
          <w:ins w:id="551" w:author="danyang" w:date="2022-05-25T10:09:00Z"/>
          <w:del w:id="552" w:author="SU Danyang" w:date="2022-06-02T16:32:00Z"/>
          <w:lang w:val="en-US"/>
        </w:rPr>
      </w:pPr>
    </w:p>
    <w:p w14:paraId="3005BC97" w14:textId="10029A7C" w:rsidR="00AC0E2F" w:rsidRPr="00AC0E2F" w:rsidDel="000C60B9" w:rsidRDefault="00AC0E2F">
      <w:pPr>
        <w:rPr>
          <w:ins w:id="553" w:author="Uli Mayer" w:date="2022-05-20T09:43:00Z"/>
          <w:del w:id="554" w:author="SU Danyang" w:date="2022-06-02T16:32:00Z"/>
          <w:lang w:val="en-US"/>
        </w:rPr>
      </w:pPr>
    </w:p>
    <w:p w14:paraId="5B47EA7D" w14:textId="34FD743D" w:rsidR="003C7E6D" w:rsidRDefault="000C60B9">
      <w:pPr>
        <w:autoSpaceDE w:val="0"/>
        <w:autoSpaceDN w:val="0"/>
        <w:adjustRightInd w:val="0"/>
        <w:spacing w:after="0" w:line="240" w:lineRule="auto"/>
        <w:rPr>
          <w:ins w:id="555" w:author="Uli Mayer" w:date="2022-05-20T09:43:00Z"/>
          <w:color w:val="FF0000"/>
          <w:u w:val="single"/>
          <w:lang w:val="en-US"/>
        </w:rPr>
        <w:pPrChange w:id="556" w:author="SU Danyang" w:date="2022-06-02T16:32:00Z">
          <w:pPr/>
        </w:pPrChange>
      </w:pPr>
      <w:ins w:id="557" w:author="SU Danyang" w:date="2022-06-02T16:32:00Z">
        <w:r>
          <w:rPr>
            <w:rFonts w:ascii="Times New Roman" w:hAnsi="Times New Roman" w:cs="Times New Roman"/>
            <w:sz w:val="17"/>
            <w:szCs w:val="17"/>
            <w:lang w:val="en-US"/>
          </w:rPr>
          <w:t>Static fluid in a fracture within a rock containing stored He must gradually acquire He by diffusion out of the rock matrix. An equilibrium is established when the chemical potentials for He in the rock matrix and in the water phase are equal.</w:t>
        </w:r>
      </w:ins>
    </w:p>
    <w:p w14:paraId="7A72F4DE" w14:textId="77777777" w:rsidR="003C7E6D" w:rsidRPr="00E168E9" w:rsidRDefault="003C7E6D" w:rsidP="00464A2E">
      <w:pPr>
        <w:rPr>
          <w:color w:val="FF0000"/>
          <w:lang w:val="en-US"/>
        </w:rPr>
      </w:pPr>
    </w:p>
    <w:sectPr w:rsidR="003C7E6D" w:rsidRPr="00E168E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6" w:author="danyang" w:date="2022-05-19T14:58:00Z" w:initials="d">
    <w:p w14:paraId="7DB00F8A" w14:textId="77777777" w:rsidR="005C7B24" w:rsidRDefault="005C7B24">
      <w:pPr>
        <w:pStyle w:val="CommentText"/>
      </w:pPr>
      <w:r>
        <w:rPr>
          <w:rStyle w:val="CommentReference"/>
        </w:rPr>
        <w:annotationRef/>
      </w:r>
      <w:r>
        <w:t>TBD, which one is right?</w:t>
      </w:r>
      <w:r w:rsidR="009C63A4">
        <w:t xml:space="preserve"> The first one is t</w:t>
      </w:r>
      <w:r w:rsidR="00464A2E">
        <w:t>ime</w:t>
      </w:r>
      <w:r w:rsidR="009C63A4">
        <w:t xml:space="preserve"> dependent, even though the difference is  very small given reasonable t range.</w:t>
      </w:r>
    </w:p>
  </w:comment>
  <w:comment w:id="20" w:author="Uli Mayer" w:date="2022-05-20T07:54:00Z" w:initials="UM">
    <w:p w14:paraId="5E865620" w14:textId="038C80D2" w:rsidR="00966195" w:rsidRDefault="00966195">
      <w:pPr>
        <w:pStyle w:val="CommentText"/>
      </w:pPr>
      <w:r>
        <w:rPr>
          <w:rStyle w:val="CommentReference"/>
        </w:rPr>
        <w:annotationRef/>
      </w:r>
      <w:r>
        <w:t xml:space="preserve">Express this in terms of mol l-bulk day-1 in the MIN3P internal units </w:t>
      </w:r>
    </w:p>
  </w:comment>
  <w:comment w:id="21" w:author="danyang" w:date="2022-05-19T15:19:00Z" w:initials="d">
    <w:p w14:paraId="132A698C" w14:textId="319EBC6E" w:rsidR="004479D9" w:rsidRDefault="004479D9">
      <w:pPr>
        <w:pStyle w:val="CommentText"/>
      </w:pPr>
      <w:r>
        <w:rPr>
          <w:rStyle w:val="CommentReference"/>
        </w:rPr>
        <w:annotationRef/>
      </w:r>
      <w:r>
        <w:t>I think this is the one to use. Keep all the parameters default will have the same formula as equation 13.</w:t>
      </w:r>
    </w:p>
  </w:comment>
  <w:comment w:id="26" w:author="Uli Mayer" w:date="2022-05-20T07:40:00Z" w:initials="UM">
    <w:p w14:paraId="515C2B62" w14:textId="096CBD8E" w:rsidR="0068533D" w:rsidRDefault="0068533D">
      <w:pPr>
        <w:pStyle w:val="CommentText"/>
      </w:pPr>
      <w:r>
        <w:rPr>
          <w:rStyle w:val="CommentReference"/>
        </w:rPr>
        <w:annotationRef/>
      </w:r>
      <w:r>
        <w:t>Only 4He for now, which represents 99.9998% of all stable He.</w:t>
      </w:r>
    </w:p>
  </w:comment>
  <w:comment w:id="31" w:author="Uli Mayer" w:date="2022-05-20T07:42:00Z" w:initials="UM">
    <w:p w14:paraId="5ACD909A" w14:textId="1D0AE891" w:rsidR="0068533D" w:rsidRDefault="0068533D">
      <w:pPr>
        <w:pStyle w:val="CommentText"/>
      </w:pPr>
      <w:r>
        <w:rPr>
          <w:rStyle w:val="CommentReference"/>
        </w:rPr>
        <w:annotationRef/>
      </w:r>
      <w:r>
        <w:t>Gases.dbs</w:t>
      </w:r>
      <w:r w:rsidR="003C7E6D">
        <w:t>, only if degassing occurs. We are looking at dissolved He, which is He(aq)</w:t>
      </w:r>
    </w:p>
  </w:comment>
  <w:comment w:id="33" w:author="Uli Mayer" w:date="2022-05-20T07:43:00Z" w:initials="UM">
    <w:p w14:paraId="66FD451A" w14:textId="3D4C9ECB" w:rsidR="0068533D" w:rsidRDefault="0068533D">
      <w:pPr>
        <w:pStyle w:val="CommentText"/>
      </w:pPr>
      <w:r>
        <w:rPr>
          <w:rStyle w:val="CommentReference"/>
        </w:rPr>
        <w:annotationRef/>
      </w:r>
      <w:r>
        <w:t xml:space="preserve">Done </w:t>
      </w:r>
      <w:r w:rsidR="003C7E6D">
        <w:t>by adding H</w:t>
      </w:r>
      <w:r>
        <w:t>e to gases.dbs</w:t>
      </w:r>
      <w:r w:rsidR="003C7E6D">
        <w:t>, but not really needed initially, could be done to provide output in terms of partial pressures.</w:t>
      </w:r>
    </w:p>
  </w:comment>
  <w:comment w:id="34" w:author="Uli Mayer" w:date="2022-05-20T09:40:00Z" w:initials="UM">
    <w:p w14:paraId="3F74A13F" w14:textId="59DB498B" w:rsidR="003C7E6D" w:rsidRDefault="003C7E6D">
      <w:pPr>
        <w:pStyle w:val="CommentText"/>
      </w:pPr>
      <w:r>
        <w:rPr>
          <w:rStyle w:val="CommentReference"/>
        </w:rPr>
        <w:annotationRef/>
      </w:r>
      <w:r>
        <w:t>See below</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7DB00F8A" w15:done="0"/>
  <w15:commentEx w15:paraId="5E865620" w15:done="0"/>
  <w15:commentEx w15:paraId="132A698C" w15:done="0"/>
  <w15:commentEx w15:paraId="515C2B62" w15:done="0"/>
  <w15:commentEx w15:paraId="5ACD909A" w15:done="0"/>
  <w15:commentEx w15:paraId="66FD451A" w15:done="0"/>
  <w15:commentEx w15:paraId="3F74A13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39C210" w16cex:dateUtc="2022-05-19T21:58:00Z"/>
  <w16cex:commentExtensible w16cex:durableId="2639C211" w16cex:dateUtc="2022-05-20T14:54:00Z"/>
  <w16cex:commentExtensible w16cex:durableId="2639C212" w16cex:dateUtc="2022-05-19T22:19:00Z"/>
  <w16cex:commentExtensible w16cex:durableId="2639C213" w16cex:dateUtc="2022-05-20T14:40:00Z"/>
  <w16cex:commentExtensible w16cex:durableId="2639C214" w16cex:dateUtc="2022-05-20T14:42:00Z"/>
  <w16cex:commentExtensible w16cex:durableId="2639C215" w16cex:dateUtc="2022-05-20T14:43:00Z"/>
  <w16cex:commentExtensible w16cex:durableId="2639C216" w16cex:dateUtc="2022-05-20T16: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DB00F8A" w16cid:durableId="2639C210"/>
  <w16cid:commentId w16cid:paraId="5E865620" w16cid:durableId="2639C211"/>
  <w16cid:commentId w16cid:paraId="132A698C" w16cid:durableId="2639C212"/>
  <w16cid:commentId w16cid:paraId="515C2B62" w16cid:durableId="2639C213"/>
  <w16cid:commentId w16cid:paraId="5ACD909A" w16cid:durableId="2639C214"/>
  <w16cid:commentId w16cid:paraId="66FD451A" w16cid:durableId="2639C215"/>
  <w16cid:commentId w16cid:paraId="3F74A13F" w16cid:durableId="2639C216"/>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78B84B5" w14:textId="77777777" w:rsidR="00FC285C" w:rsidRDefault="00FC285C" w:rsidP="003C7E6D">
      <w:pPr>
        <w:spacing w:after="0" w:line="240" w:lineRule="auto"/>
      </w:pPr>
      <w:r>
        <w:separator/>
      </w:r>
    </w:p>
  </w:endnote>
  <w:endnote w:type="continuationSeparator" w:id="0">
    <w:p w14:paraId="5F4D6105" w14:textId="77777777" w:rsidR="00FC285C" w:rsidRDefault="00FC285C" w:rsidP="003C7E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27FA37E" w14:textId="77777777" w:rsidR="00FC285C" w:rsidRDefault="00FC285C" w:rsidP="003C7E6D">
      <w:pPr>
        <w:spacing w:after="0" w:line="240" w:lineRule="auto"/>
      </w:pPr>
      <w:r>
        <w:separator/>
      </w:r>
    </w:p>
  </w:footnote>
  <w:footnote w:type="continuationSeparator" w:id="0">
    <w:p w14:paraId="76328E4A" w14:textId="77777777" w:rsidR="00FC285C" w:rsidRDefault="00FC285C" w:rsidP="003C7E6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E1405A"/>
    <w:multiLevelType w:val="hybridMultilevel"/>
    <w:tmpl w:val="89D2A4D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1540A05"/>
    <w:multiLevelType w:val="hybridMultilevel"/>
    <w:tmpl w:val="2BD60A8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69B752EE"/>
    <w:multiLevelType w:val="hybridMultilevel"/>
    <w:tmpl w:val="1AF0C43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danyang">
    <w15:presenceInfo w15:providerId="None" w15:userId="danyang"/>
  </w15:person>
  <w15:person w15:author="SU Danyang">
    <w15:presenceInfo w15:providerId="Windows Live" w15:userId="a3692d56593f9078"/>
  </w15:person>
  <w15:person w15:author="Uli Mayer">
    <w15:presenceInfo w15:providerId="Windows Live" w15:userId="0f9ef6d2994fc0c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oNotDisplayPageBoundaries/>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60D3"/>
    <w:rsid w:val="00000138"/>
    <w:rsid w:val="00007454"/>
    <w:rsid w:val="00012BCE"/>
    <w:rsid w:val="00036615"/>
    <w:rsid w:val="00075AF5"/>
    <w:rsid w:val="00083972"/>
    <w:rsid w:val="00083FC7"/>
    <w:rsid w:val="000C60B9"/>
    <w:rsid w:val="000D6C46"/>
    <w:rsid w:val="000E785E"/>
    <w:rsid w:val="00110262"/>
    <w:rsid w:val="00171DFC"/>
    <w:rsid w:val="00177AD7"/>
    <w:rsid w:val="001B5EF2"/>
    <w:rsid w:val="001C09C1"/>
    <w:rsid w:val="00234CB8"/>
    <w:rsid w:val="00265D2E"/>
    <w:rsid w:val="002B62AF"/>
    <w:rsid w:val="00305856"/>
    <w:rsid w:val="00355734"/>
    <w:rsid w:val="00371177"/>
    <w:rsid w:val="003A2A86"/>
    <w:rsid w:val="003B3F43"/>
    <w:rsid w:val="003C7E6D"/>
    <w:rsid w:val="003E4383"/>
    <w:rsid w:val="003F3FC6"/>
    <w:rsid w:val="004479D9"/>
    <w:rsid w:val="00464A2E"/>
    <w:rsid w:val="00466F6B"/>
    <w:rsid w:val="005436C1"/>
    <w:rsid w:val="005601A9"/>
    <w:rsid w:val="00565668"/>
    <w:rsid w:val="005C754B"/>
    <w:rsid w:val="005C7B24"/>
    <w:rsid w:val="005C7C8A"/>
    <w:rsid w:val="006422BC"/>
    <w:rsid w:val="0067297C"/>
    <w:rsid w:val="0068533D"/>
    <w:rsid w:val="006E63B6"/>
    <w:rsid w:val="007529DF"/>
    <w:rsid w:val="00783B9A"/>
    <w:rsid w:val="007B0882"/>
    <w:rsid w:val="007C4B73"/>
    <w:rsid w:val="007C7858"/>
    <w:rsid w:val="007E4784"/>
    <w:rsid w:val="00801958"/>
    <w:rsid w:val="008358ED"/>
    <w:rsid w:val="008660D3"/>
    <w:rsid w:val="0089585F"/>
    <w:rsid w:val="008B0803"/>
    <w:rsid w:val="008E2C94"/>
    <w:rsid w:val="009571BC"/>
    <w:rsid w:val="00966195"/>
    <w:rsid w:val="00982F7F"/>
    <w:rsid w:val="009C63A4"/>
    <w:rsid w:val="009E2C7C"/>
    <w:rsid w:val="009E367F"/>
    <w:rsid w:val="00AC0E2F"/>
    <w:rsid w:val="00AC64B2"/>
    <w:rsid w:val="00B04B4C"/>
    <w:rsid w:val="00B6332F"/>
    <w:rsid w:val="00BB1513"/>
    <w:rsid w:val="00BD1C04"/>
    <w:rsid w:val="00C066E0"/>
    <w:rsid w:val="00C3775B"/>
    <w:rsid w:val="00C526E7"/>
    <w:rsid w:val="00C53AD9"/>
    <w:rsid w:val="00C545F3"/>
    <w:rsid w:val="00C80EFC"/>
    <w:rsid w:val="00C92A00"/>
    <w:rsid w:val="00CC0232"/>
    <w:rsid w:val="00CD3881"/>
    <w:rsid w:val="00CE30EF"/>
    <w:rsid w:val="00CF53EF"/>
    <w:rsid w:val="00E168E9"/>
    <w:rsid w:val="00E70EA3"/>
    <w:rsid w:val="00EA086B"/>
    <w:rsid w:val="00ED4BE9"/>
    <w:rsid w:val="00F7141F"/>
    <w:rsid w:val="00FC1B6A"/>
    <w:rsid w:val="00FC285C"/>
    <w:rsid w:val="00FD3B6D"/>
    <w:rsid w:val="00FE246F"/>
    <w:rsid w:val="00FE6F3D"/>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4A2E9"/>
  <w15:chartTrackingRefBased/>
  <w15:docId w15:val="{5A71F186-E044-4C20-9A32-B3506302C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CA"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F3FC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C7B2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56566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F3FC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3FC6"/>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3F3FC6"/>
    <w:rPr>
      <w:rFonts w:asciiTheme="majorHAnsi" w:eastAsiaTheme="majorEastAsia" w:hAnsiTheme="majorHAnsi" w:cstheme="majorBidi"/>
      <w:color w:val="2E74B5" w:themeColor="accent1" w:themeShade="BF"/>
      <w:sz w:val="32"/>
      <w:szCs w:val="32"/>
    </w:rPr>
  </w:style>
  <w:style w:type="character" w:styleId="PlaceholderText">
    <w:name w:val="Placeholder Text"/>
    <w:basedOn w:val="DefaultParagraphFont"/>
    <w:uiPriority w:val="99"/>
    <w:semiHidden/>
    <w:rsid w:val="00C066E0"/>
    <w:rPr>
      <w:color w:val="808080"/>
    </w:rPr>
  </w:style>
  <w:style w:type="character" w:styleId="CommentReference">
    <w:name w:val="annotation reference"/>
    <w:basedOn w:val="DefaultParagraphFont"/>
    <w:uiPriority w:val="99"/>
    <w:semiHidden/>
    <w:unhideWhenUsed/>
    <w:rsid w:val="00E168E9"/>
    <w:rPr>
      <w:sz w:val="16"/>
      <w:szCs w:val="16"/>
    </w:rPr>
  </w:style>
  <w:style w:type="paragraph" w:styleId="CommentText">
    <w:name w:val="annotation text"/>
    <w:basedOn w:val="Normal"/>
    <w:link w:val="CommentTextChar"/>
    <w:uiPriority w:val="99"/>
    <w:semiHidden/>
    <w:unhideWhenUsed/>
    <w:rsid w:val="00E168E9"/>
    <w:pPr>
      <w:spacing w:line="240" w:lineRule="auto"/>
    </w:pPr>
    <w:rPr>
      <w:sz w:val="20"/>
      <w:szCs w:val="20"/>
    </w:rPr>
  </w:style>
  <w:style w:type="character" w:customStyle="1" w:styleId="CommentTextChar">
    <w:name w:val="Comment Text Char"/>
    <w:basedOn w:val="DefaultParagraphFont"/>
    <w:link w:val="CommentText"/>
    <w:uiPriority w:val="99"/>
    <w:semiHidden/>
    <w:rsid w:val="00E168E9"/>
    <w:rPr>
      <w:sz w:val="20"/>
      <w:szCs w:val="20"/>
    </w:rPr>
  </w:style>
  <w:style w:type="paragraph" w:styleId="CommentSubject">
    <w:name w:val="annotation subject"/>
    <w:basedOn w:val="CommentText"/>
    <w:next w:val="CommentText"/>
    <w:link w:val="CommentSubjectChar"/>
    <w:uiPriority w:val="99"/>
    <w:semiHidden/>
    <w:unhideWhenUsed/>
    <w:rsid w:val="00E168E9"/>
    <w:rPr>
      <w:b/>
      <w:bCs/>
    </w:rPr>
  </w:style>
  <w:style w:type="character" w:customStyle="1" w:styleId="CommentSubjectChar">
    <w:name w:val="Comment Subject Char"/>
    <w:basedOn w:val="CommentTextChar"/>
    <w:link w:val="CommentSubject"/>
    <w:uiPriority w:val="99"/>
    <w:semiHidden/>
    <w:rsid w:val="00E168E9"/>
    <w:rPr>
      <w:b/>
      <w:bCs/>
      <w:sz w:val="20"/>
      <w:szCs w:val="20"/>
    </w:rPr>
  </w:style>
  <w:style w:type="paragraph" w:styleId="BalloonText">
    <w:name w:val="Balloon Text"/>
    <w:basedOn w:val="Normal"/>
    <w:link w:val="BalloonTextChar"/>
    <w:uiPriority w:val="99"/>
    <w:semiHidden/>
    <w:unhideWhenUsed/>
    <w:rsid w:val="00E168E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68E9"/>
    <w:rPr>
      <w:rFonts w:ascii="Segoe UI" w:hAnsi="Segoe UI" w:cs="Segoe UI"/>
      <w:sz w:val="18"/>
      <w:szCs w:val="18"/>
    </w:rPr>
  </w:style>
  <w:style w:type="character" w:customStyle="1" w:styleId="Heading2Char">
    <w:name w:val="Heading 2 Char"/>
    <w:basedOn w:val="DefaultParagraphFont"/>
    <w:link w:val="Heading2"/>
    <w:uiPriority w:val="9"/>
    <w:rsid w:val="005C7B24"/>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E70EA3"/>
    <w:pPr>
      <w:ind w:left="720"/>
      <w:contextualSpacing/>
    </w:pPr>
  </w:style>
  <w:style w:type="paragraph" w:styleId="Header">
    <w:name w:val="header"/>
    <w:basedOn w:val="Normal"/>
    <w:link w:val="HeaderChar"/>
    <w:uiPriority w:val="99"/>
    <w:unhideWhenUsed/>
    <w:rsid w:val="003C7E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7E6D"/>
  </w:style>
  <w:style w:type="paragraph" w:styleId="Footer">
    <w:name w:val="footer"/>
    <w:basedOn w:val="Normal"/>
    <w:link w:val="FooterChar"/>
    <w:uiPriority w:val="99"/>
    <w:unhideWhenUsed/>
    <w:rsid w:val="003C7E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7E6D"/>
  </w:style>
  <w:style w:type="character" w:customStyle="1" w:styleId="Heading3Char">
    <w:name w:val="Heading 3 Char"/>
    <w:basedOn w:val="DefaultParagraphFont"/>
    <w:link w:val="Heading3"/>
    <w:uiPriority w:val="9"/>
    <w:rsid w:val="00565668"/>
    <w:rPr>
      <w:rFonts w:asciiTheme="majorHAnsi" w:eastAsiaTheme="majorEastAsia" w:hAnsiTheme="majorHAnsi" w:cstheme="majorBidi"/>
      <w:color w:val="1F4D78" w:themeColor="accent1" w:themeShade="7F"/>
      <w:sz w:val="24"/>
      <w:szCs w:val="24"/>
    </w:rPr>
  </w:style>
  <w:style w:type="paragraph" w:styleId="Revision">
    <w:name w:val="Revision"/>
    <w:hidden/>
    <w:uiPriority w:val="99"/>
    <w:semiHidden/>
    <w:rsid w:val="003A2A8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6634662">
      <w:bodyDiv w:val="1"/>
      <w:marLeft w:val="0"/>
      <w:marRight w:val="0"/>
      <w:marTop w:val="0"/>
      <w:marBottom w:val="0"/>
      <w:divBdr>
        <w:top w:val="none" w:sz="0" w:space="0" w:color="auto"/>
        <w:left w:val="none" w:sz="0" w:space="0" w:color="auto"/>
        <w:bottom w:val="none" w:sz="0" w:space="0" w:color="auto"/>
        <w:right w:val="none" w:sz="0" w:space="0" w:color="auto"/>
      </w:divBdr>
    </w:div>
    <w:div w:id="201135276">
      <w:bodyDiv w:val="1"/>
      <w:marLeft w:val="0"/>
      <w:marRight w:val="0"/>
      <w:marTop w:val="0"/>
      <w:marBottom w:val="0"/>
      <w:divBdr>
        <w:top w:val="none" w:sz="0" w:space="0" w:color="auto"/>
        <w:left w:val="none" w:sz="0" w:space="0" w:color="auto"/>
        <w:bottom w:val="none" w:sz="0" w:space="0" w:color="auto"/>
        <w:right w:val="none" w:sz="0" w:space="0" w:color="auto"/>
      </w:divBdr>
    </w:div>
    <w:div w:id="655688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image" Target="media/image6.png"/><Relationship Id="rId23" Type="http://schemas.microsoft.com/office/2018/08/relationships/commentsExtensible" Target="commentsExtensible.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6734FB9A-A851-40EF-9F94-305BE81FDE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759</TotalTime>
  <Pages>9</Pages>
  <Words>1515</Words>
  <Characters>8636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danyang</dc:creator>
  <cp:keywords/>
  <dc:description/>
  <cp:lastModifiedBy>danyang</cp:lastModifiedBy>
  <cp:revision>25</cp:revision>
  <dcterms:created xsi:type="dcterms:W3CDTF">2022-05-20T17:00:00Z</dcterms:created>
  <dcterms:modified xsi:type="dcterms:W3CDTF">2022-06-08T19:00:00Z</dcterms:modified>
</cp:coreProperties>
</file>